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p>
      <w:pPr>
        <w:pStyle w:val="Heading1"/>
        <w:spacing w:before="320" w:after="100"/>
      </w:pPr>
      <w:r>
        <w:rPr>
          <w:rFonts w:ascii="Calibri" w:hAnsi="Calibri"/>
          <w:b/>
          <w:bCs/>
          <w:color w:val="1f2d5a"/>
          <w:sz w:val="36"/>
          <w:szCs w:val="36"/>
        </w:rPr>
        <w:t xml:space="preserve">Section 56 — Phase 3 Vendor Onboarding &amp; Integration Protocol</w:t>
      </w:r>
    </w:p>
    <w:p>
      <w:pPr>
        <w:spacing w:after="40"/>
      </w:pPr>
    </w:p>
    <w:p>
      <w:pPr>
        <w:pStyle w:val="Heading2"/>
        <w:spacing w:before="200" w:after="80"/>
      </w:pPr>
      <w:r>
        <w:rPr>
          <w:rFonts w:ascii="Calibri" w:hAnsi="Calibri"/>
          <w:b/>
          <w:bCs/>
          <w:color w:val="2e75b6"/>
          <w:sz w:val="28"/>
          <w:szCs w:val="28"/>
        </w:rPr>
        <w:t xml:space="preserve">56.1 Overview &amp; Scope</w:t>
      </w:r>
    </w:p>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p>
      <w:pPr>
        <w:spacing w:after="40"/>
      </w:pPr>
    </w:p>
    <w:p>
      <w:pPr>
        <w:pStyle w:val="Heading2"/>
        <w:spacing w:before="200" w:after="80"/>
      </w:pPr>
      <w:r>
        <w:rPr>
          <w:rFonts w:ascii="Calibri" w:hAnsi="Calibri"/>
          <w:b/>
          <w:bCs/>
          <w:color w:val="2e75b6"/>
          <w:sz w:val="28"/>
          <w:szCs w:val="28"/>
        </w:rPr>
        <w:t xml:space="preserve">56.2 Vendor Onboarding Checklist P3-ONB-CHK-01–12</w:t>
      </w:r>
    </w:p>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p>
      <w:pPr>
        <w:spacing w:after="40"/>
      </w:pPr>
    </w:p>
    <w:p>
      <w:pPr>
        <w:pStyle w:val="Heading2"/>
        <w:spacing w:before="200" w:after="80"/>
      </w:pPr>
      <w:r>
        <w:rPr>
          <w:rFonts w:ascii="Calibri" w:hAnsi="Calibri"/>
          <w:b/>
          <w:bCs/>
          <w:color w:val="2e75b6"/>
          <w:sz w:val="28"/>
          <w:szCs w:val="28"/>
        </w:rPr>
        <w:t xml:space="preserve">56.3 Integration Protocol by Workstream</w:t>
      </w:r>
    </w:p>
    <w:p>
      <w:pPr>
        <w:ind w:left="400"/>
        <w:spacing w:after="80"/>
      </w:pPr>
      <w:r>
        <w:rPr>
          <w:rFonts w:ascii="Calibri" w:hAnsi="Calibri"/>
          <w:sz w:val="24"/>
          <w:szCs w:val="24"/>
        </w:rPr>
        <w:t xml:space="preserve">Workstream A — GAP-01 Biophilic Design Enhancement &amp; GAP-02 Design Freeze Gate AI (WS-A Vendor)</w:t>
      </w:r>
    </w:p>
    <w:p>
      <w:pPr>
        <w:ind w:left="600" w:hanging="200"/>
        <w:spacing w:after="60"/>
      </w:pPr>
      <w:r>
        <w:rPr>
          <w:rFonts w:ascii="Calibri" w:hAnsi="Calibri"/>
          <w:sz w:val="22"/>
          <w:szCs w:val="22"/>
        </w:rPr>
        <w:t xml:space="preserve">• Integration method: REST API (JSON payload, OAuth 2.0) + MQTT sensor stream for real-time biophilic data ingestion</w:t>
      </w:r>
    </w:p>
    <w:p>
      <w:pPr>
        <w:ind w:left="600" w:hanging="200"/>
        <w:spacing w:after="60"/>
      </w:pPr>
      <w:r>
        <w:rPr>
          <w:rFonts w:ascii="Calibri" w:hAnsi="Calibri"/>
          <w:sz w:val="22"/>
          <w:szCs w:val="22"/>
        </w:rPr>
        <w:t xml:space="preserve">• DAPH API Gateway (Nexus) routes: /api/v3/gap01/biophilic-score · /api/v3/gap02/freeze-gate-check</w:t>
      </w:r>
    </w:p>
    <w:p>
      <w:pPr>
        <w:ind w:left="600" w:hanging="200"/>
        <w:spacing w:after="60"/>
      </w:pPr>
      <w:r>
        <w:rPr>
          <w:rFonts w:ascii="Calibri" w:hAnsi="Calibri"/>
          <w:sz w:val="22"/>
          <w:szCs w:val="22"/>
        </w:rPr>
        <w:t xml:space="preserve">• Latency SLA: API response ≤ 500 ms (p95) under 50 concurrent requests</w:t>
      </w:r>
    </w:p>
    <w:p>
      <w:pPr>
        <w:ind w:left="600" w:hanging="200"/>
        <w:spacing w:after="60"/>
      </w:pPr>
      <w:r>
        <w:rPr>
          <w:rFonts w:ascii="Calibri" w:hAnsi="Calibri"/>
          <w:sz w:val="22"/>
          <w:szCs w:val="22"/>
        </w:rPr>
        <w:t xml:space="preserve">• Data schema: Signal defines biophilic sensor schema v3.1; vendor must comply within P3-M1 Wk 4</w:t>
      </w:r>
    </w:p>
    <w:p>
      <w:pPr>
        <w:ind w:left="600" w:hanging="200"/>
        <w:spacing w:after="60"/>
      </w:pPr>
      <w:r>
        <w:rPr>
          <w:rFonts w:ascii="Calibri" w:hAnsi="Calibri"/>
          <w:sz w:val="22"/>
          <w:szCs w:val="22"/>
        </w:rPr>
        <w:t xml:space="preserve">• Acceptance criteria: GAP-01 accuracy ≥ 90% (500-image blind test) · GAP-02 gate accuracy ≥ 95% (200-scenario milestone test)</w:t>
      </w:r>
    </w:p>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p>
      <w:pPr>
        <w:spacing w:after="40"/>
      </w:pPr>
    </w:p>
    <w:p>
      <w:pPr>
        <w:ind w:left="400"/>
        <w:spacing w:after="80"/>
      </w:pPr>
      <w:r>
        <w:rPr>
          <w:rFonts w:ascii="Calibri" w:hAnsi="Calibri"/>
          <w:sz w:val="24"/>
          <w:szCs w:val="24"/>
        </w:rPr>
        <w:t xml:space="preserve">Workstream B — GAP-03 Sensory Commissioning Full Automation &amp; GAP-04 POE Analytics (WS-B Vendor)</w:t>
      </w:r>
    </w:p>
    <w:p>
      <w:pPr>
        <w:ind w:left="600" w:hanging="200"/>
        <w:spacing w:after="60"/>
      </w:pPr>
      <w:r>
        <w:rPr>
          <w:rFonts w:ascii="Calibri" w:hAnsi="Calibri"/>
          <w:sz w:val="22"/>
          <w:szCs w:val="22"/>
        </w:rPr>
        <w:t xml:space="preserve">• Integration method: RTSP sensor feed (commissioning data) + nightly batch ETL pipeline (PostgreSQL → DAPH Data Lake)</w:t>
      </w:r>
    </w:p>
    <w:p>
      <w:pPr>
        <w:ind w:left="600" w:hanging="200"/>
        <w:spacing w:after="60"/>
      </w:pPr>
      <w:r>
        <w:rPr>
          <w:rFonts w:ascii="Calibri" w:hAnsi="Calibri"/>
          <w:sz w:val="22"/>
          <w:szCs w:val="22"/>
        </w:rPr>
        <w:t xml:space="preserve">• DAPH API Gateway routes: /api/v3/gap03/sensory-report · /api/v3/gap04/poe-analytics</w:t>
      </w:r>
    </w:p>
    <w:p>
      <w:pPr>
        <w:ind w:left="600" w:hanging="200"/>
        <w:spacing w:after="60"/>
      </w:pPr>
      <w:r>
        <w:rPr>
          <w:rFonts w:ascii="Calibri" w:hAnsi="Calibri"/>
          <w:sz w:val="22"/>
          <w:szCs w:val="22"/>
        </w:rPr>
        <w:t xml:space="preserve">• Batch window: nightly 01:00–03:00 ICT; Aria monitors pipeline; alert threshold &gt; 5% data drop</w:t>
      </w:r>
    </w:p>
    <w:p>
      <w:pPr>
        <w:ind w:left="600" w:hanging="200"/>
        <w:spacing w:after="60"/>
      </w:pPr>
      <w:r>
        <w:rPr>
          <w:rFonts w:ascii="Calibri" w:hAnsi="Calibri"/>
          <w:sz w:val="22"/>
          <w:szCs w:val="22"/>
        </w:rPr>
        <w:t xml:space="preserve">• Data schema: Aria defines sensory schema v2.0 and POE survey schema v1.5; vendor compliance verified at smoke test</w:t>
      </w:r>
    </w:p>
    <w:p>
      <w:pPr>
        <w:ind w:left="600" w:hanging="200"/>
        <w:spacing w:after="60"/>
      </w:pPr>
      <w:r>
        <w:rPr>
          <w:rFonts w:ascii="Calibri" w:hAnsi="Calibri"/>
          <w:sz w:val="22"/>
          <w:szCs w:val="22"/>
        </w:rPr>
        <w:t xml:space="preserve">• Acceptance criteria: GAP-03 recall ≥ 92% (48-hour commissioning run) · GAP-04 completeness ≥ 95% (30-room POE survey)</w:t>
      </w:r>
    </w:p>
    <w:p>
      <w:pPr>
        <w:ind w:left="600" w:hanging="200"/>
        <w:spacing w:after="60"/>
      </w:pPr>
      <w:r>
        <w:rPr>
          <w:rFonts w:ascii="Calibri" w:hAnsi="Calibri"/>
          <w:sz w:val="22"/>
          <w:szCs w:val="22"/>
        </w:rPr>
        <w:t xml:space="preserve">• Fallback: Manual commissioning checklist (Aria escalates to Shore for on-site verification if sensor feed drops &gt; 10 min)</w:t>
      </w:r>
    </w:p>
    <w:p>
      <w:pPr>
        <w:spacing w:after="40"/>
      </w:pPr>
    </w:p>
    <w:p>
      <w:pPr>
        <w:ind w:left="400"/>
        <w:spacing w:after="80"/>
      </w:pPr>
      <w:r>
        <w:rPr>
          <w:rFonts w:ascii="Calibri" w:hAnsi="Calibri"/>
          <w:sz w:val="24"/>
          <w:szCs w:val="24"/>
        </w:rPr>
        <w:t xml:space="preserve">Workstream C — GAP-13 Client Experience Intelligence, GAP-14 ESG Reporting &amp; GAP-15 Drift Monitoring (WS-C Vendor)</w:t>
      </w:r>
    </w:p>
    <w:p>
      <w:pPr>
        <w:ind w:left="600" w:hanging="200"/>
        <w:spacing w:after="60"/>
      </w:pPr>
      <w:r>
        <w:rPr>
          <w:rFonts w:ascii="Calibri" w:hAnsi="Calibri"/>
          <w:sz w:val="22"/>
          <w:szCs w:val="22"/>
        </w:rPr>
        <w:t xml:space="preserve">• Integration method: Webhook (NPS events, real-time) + ESG data lake batch (weekly) + real-time drift stream (Kafka topic)</w:t>
      </w:r>
    </w:p>
    <w:p>
      <w:pPr>
        <w:ind w:left="600" w:hanging="200"/>
        <w:spacing w:after="60"/>
      </w:pPr>
      <w:r>
        <w:rPr>
          <w:rFonts w:ascii="Calibri" w:hAnsi="Calibri"/>
          <w:sz w:val="22"/>
          <w:szCs w:val="22"/>
        </w:rPr>
        <w:t xml:space="preserve">• DAPH API Gateway routes: /api/v3/gap13/nps-score · /api/v3/gap14/esg-coverage · /api/v3/gap15/drift-alert</w:t>
      </w:r>
    </w:p>
    <w:p>
      <w:pPr>
        <w:ind w:left="600" w:hanging="200"/>
        <w:spacing w:after="60"/>
      </w:pPr>
      <w:r>
        <w:rPr>
          <w:rFonts w:ascii="Calibri" w:hAnsi="Calibri"/>
          <w:sz w:val="22"/>
          <w:szCs w:val="22"/>
        </w:rPr>
        <w:t xml:space="preserve">• Real-time requirement: GAP-15 drift alert must propagate to Vega dashboard within ≤ 1 hour of detection</w:t>
      </w:r>
    </w:p>
    <w:p>
      <w:pPr>
        <w:ind w:left="600" w:hanging="200"/>
        <w:spacing w:after="60"/>
      </w:pPr>
      <w:r>
        <w:rPr>
          <w:rFonts w:ascii="Calibri" w:hAnsi="Calibri"/>
          <w:sz w:val="22"/>
          <w:szCs w:val="22"/>
        </w:rPr>
        <w:t xml:space="preserve">• Agent coverage: GAP-13 NPS scoring covers all 28 MONOLITH agents (Core agent coordination)</w:t>
      </w:r>
    </w:p>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p>
      <w:pPr>
        <w:ind w:left="600" w:hanging="200"/>
        <w:spacing w:after="60"/>
      </w:pPr>
      <w:r>
        <w:rPr>
          <w:rFonts w:ascii="Calibri" w:hAnsi="Calibri"/>
          <w:sz w:val="22"/>
          <w:szCs w:val="22"/>
        </w:rPr>
        <w:t xml:space="preserve">• Fallback: Vega activates manual drift-review protocol if Kafka stream delay &gt; 2 hours; Guardian flags compliance risk</w:t>
      </w:r>
    </w:p>
    <w:p>
      <w:pPr>
        <w:spacing w:after="40"/>
      </w:pPr>
    </w:p>
    <w:p>
      <w:pPr>
        <w:pStyle w:val="Heading2"/>
        <w:spacing w:before="200" w:after="80"/>
      </w:pPr>
      <w:r>
        <w:rPr>
          <w:rFonts w:ascii="Calibri" w:hAnsi="Calibri"/>
          <w:b/>
          <w:bCs/>
          <w:color w:val="2e75b6"/>
          <w:sz w:val="28"/>
          <w:szCs w:val="28"/>
        </w:rPr>
        <w:t xml:space="preserve">56.4 SLA Acceptance Testing Matrix</w:t>
      </w:r>
    </w:p>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p>
      <w:pPr>
        <w:spacing w:after="40"/>
      </w:pPr>
    </w:p>
    <w:p>
      <w:pPr>
        <w:pStyle w:val="Heading2"/>
        <w:spacing w:before="200" w:after="80"/>
      </w:pPr>
      <w:r>
        <w:rPr>
          <w:rFonts w:ascii="Calibri" w:hAnsi="Calibri"/>
          <w:b/>
          <w:bCs/>
          <w:color w:val="2e75b6"/>
          <w:sz w:val="28"/>
          <w:szCs w:val="28"/>
        </w:rPr>
        <w:t xml:space="preserve">56.5 90-Day Hypercare &amp; Escalation Framework</w:t>
      </w:r>
    </w:p>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p>
      <w:pPr>
        <w:spacing w:after="40"/>
      </w:pPr>
    </w:p>
    <w:p>
      <w:pPr>
        <w:ind w:left="400"/>
        <w:spacing w:after="80"/>
      </w:pPr>
      <w:r>
        <w:rPr>
          <w:rFonts w:ascii="Calibri" w:hAnsi="Calibri"/>
          <w:sz w:val="24"/>
          <w:szCs w:val="24"/>
        </w:rPr>
        <w:t xml:space="preserve">Escalation Path (all workstreams):</w:t>
      </w:r>
    </w:p>
    <w:p>
      <w:pPr>
        <w:ind w:left="600" w:hanging="200"/>
        <w:spacing w:after="60"/>
      </w:pPr>
      <w:r>
        <w:rPr>
          <w:rFonts w:ascii="Calibri" w:hAnsi="Calibri"/>
          <w:sz w:val="22"/>
          <w:szCs w:val="22"/>
        </w:rPr>
        <w:t xml:space="preserve">• L1 — Vendor TAM: Initial triage and resolution (P1 ≤ 2h, P2 ≤ 8h, P3 ≤ 24h during intensive hypercare)</w:t>
      </w:r>
    </w:p>
    <w:p>
      <w:pPr>
        <w:ind w:left="600" w:hanging="200"/>
        <w:spacing w:after="60"/>
      </w:pPr>
      <w:r>
        <w:rPr>
          <w:rFonts w:ascii="Calibri" w:hAnsi="Calibri"/>
          <w:sz w:val="22"/>
          <w:szCs w:val="22"/>
        </w:rPr>
        <w:t xml:space="preserve">• L2 — MONOLITH Workstream Lead (Signal / Aria / Core): Technical escalation if L1 unresolved within SLA</w:t>
      </w:r>
    </w:p>
    <w:p>
      <w:pPr>
        <w:ind w:left="600" w:hanging="200"/>
        <w:spacing w:after="60"/>
      </w:pPr>
      <w:r>
        <w:rPr>
          <w:rFonts w:ascii="Calibri" w:hAnsi="Calibri"/>
          <w:sz w:val="22"/>
          <w:szCs w:val="22"/>
        </w:rPr>
        <w:t xml:space="preserve">• L3 — MONOLITH Tech Lead: Cross-workstream impact or systemic integration failure</w:t>
      </w:r>
    </w:p>
    <w:p>
      <w:pPr>
        <w:ind w:left="600" w:hanging="200"/>
        <w:spacing w:after="60"/>
      </w:pPr>
      <w:r>
        <w:rPr>
          <w:rFonts w:ascii="Calibri" w:hAnsi="Calibri"/>
          <w:sz w:val="22"/>
          <w:szCs w:val="22"/>
        </w:rPr>
        <w:t xml:space="preserve">• L4 — Phase 3 Programme Director: Contract breach, SLA miss &gt; 3 consecutive incidents, or P3 milestone at risk</w:t>
      </w:r>
    </w:p>
    <w:p>
      <w:pPr>
        <w:ind w:left="600" w:hanging="200"/>
        <w:spacing w:after="60"/>
      </w:pPr>
      <w:r>
        <w:rPr>
          <w:rFonts w:ascii="Calibri" w:hAnsi="Calibri"/>
          <w:sz w:val="22"/>
          <w:szCs w:val="22"/>
        </w:rPr>
        <w:t xml:space="preserve">• Guardian agent: Invoked for any security or PDPA-related incident; independent of L1–L4 escalation ladder</w:t>
      </w:r>
    </w:p>
    <w:p>
      <w:pPr>
        <w:ind w:left="600" w:hanging="200"/>
        <w:spacing w:after="60"/>
      </w:pPr>
      <w:r>
        <w:rPr>
          <w:rFonts w:ascii="Calibri" w:hAnsi="Calibri"/>
          <w:sz w:val="22"/>
          <w:szCs w:val="22"/>
        </w:rPr>
        <w:t xml:space="preserve">• Ledger agent: Records all P1/P2 incidents, resolutions, and SLA performance data in real-time for SC reporting</w:t>
      </w:r>
    </w:p>
    <w:p>
      <w:pPr>
        <w:spacing w:after="40"/>
      </w:pPr>
    </w:p>
    <w:p>
      <w:pPr>
        <w:pStyle w:val="Heading2"/>
        <w:spacing w:before="200" w:after="80"/>
      </w:pPr>
      <w:r>
        <w:rPr>
          <w:rFonts w:ascii="Calibri" w:hAnsi="Calibri"/>
          <w:b/>
          <w:bCs/>
          <w:color w:val="2e75b6"/>
          <w:sz w:val="28"/>
          <w:szCs w:val="28"/>
        </w:rPr>
        <w:t xml:space="preserve">56.6 Phase Gate: P3-M2 Completion Criteria</w:t>
      </w:r>
    </w:p>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p>
      <w:pPr>
        <w:ind w:left="600" w:hanging="200"/>
        <w:spacing w:after="60"/>
      </w:pPr>
      <w:r>
        <w:rPr>
          <w:rFonts w:ascii="Calibri" w:hAnsi="Calibri"/>
          <w:sz w:val="22"/>
          <w:szCs w:val="22"/>
        </w:rPr>
        <w:t xml:space="preserve">• P3-ONB-CHK-01–12: All twelve onboarding checklist items confirmed complete</w:t>
      </w:r>
    </w:p>
    <w:p>
      <w:pPr>
        <w:ind w:left="600" w:hanging="200"/>
        <w:spacing w:after="60"/>
      </w:pPr>
      <w:r>
        <w:rPr>
          <w:rFonts w:ascii="Calibri" w:hAnsi="Calibri"/>
          <w:sz w:val="22"/>
          <w:szCs w:val="22"/>
        </w:rPr>
        <w:t xml:space="preserve">• SLA acceptance: All 7 GAP acceptance tests passed (per 56.4 matrix); no outstanding remediation windows open</w:t>
      </w:r>
    </w:p>
    <w:p>
      <w:pPr>
        <w:ind w:left="600" w:hanging="200"/>
        <w:spacing w:after="60"/>
      </w:pPr>
      <w:r>
        <w:rPr>
          <w:rFonts w:ascii="Calibri" w:hAnsi="Calibri"/>
          <w:sz w:val="22"/>
          <w:szCs w:val="22"/>
        </w:rPr>
        <w:t xml:space="preserve">• Security: Guardian pen-test sign-off complete (P3-ONB-CHK-10); zero critical vulnerabilities open</w:t>
      </w:r>
    </w:p>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p>
      <w:pPr>
        <w:ind w:left="600" w:hanging="200"/>
        <w:spacing w:after="60"/>
      </w:pPr>
      <w:r>
        <w:rPr>
          <w:rFonts w:ascii="Calibri" w:hAnsi="Calibri"/>
          <w:sz w:val="22"/>
          <w:szCs w:val="22"/>
        </w:rPr>
        <w:t xml:space="preserve">• Zero P1 incidents: No unresolved P1 incidents at gate date across all three workstreams</w:t>
      </w:r>
    </w:p>
    <w:p>
      <w:pPr>
        <w:ind w:left="600" w:hanging="200"/>
        <w:spacing w:after="60"/>
      </w:pPr>
      <w:r>
        <w:rPr>
          <w:rFonts w:ascii="Calibri" w:hAnsi="Calibri"/>
          <w:sz w:val="22"/>
          <w:szCs w:val="22"/>
        </w:rPr>
        <w:t xml:space="preserve">• Data pipelines stable: 72-hour clean run of all WS-A/B/C data pipelines with &lt; 1% data drop rate</w:t>
      </w:r>
    </w:p>
    <w:p>
      <w:pPr>
        <w:ind w:left="600" w:hanging="200"/>
        <w:spacing w:after="60"/>
      </w:pPr>
      <w:r>
        <w:rPr>
          <w:rFonts w:ascii="Calibri" w:hAnsi="Calibri"/>
          <w:sz w:val="22"/>
          <w:szCs w:val="22"/>
        </w:rPr>
        <w:t xml:space="preserve">• SC documentation: Onboarding completion report (MONOLITH-S56-P3ONB-001) signed off and lodged with Ledger</w:t>
      </w:r>
    </w:p>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p>
      <w:pPr>
        <w:spacing w:after="40"/>
      </w:pPr>
    </w:p>
    <w:p>
      <w:pPr>
        <w:pStyle w:val="Heading1"/>
        <w:spacing w:before="320" w:after="100"/>
      </w:pPr>
      <w:r>
        <w:rPr>
          <w:rFonts w:ascii="Calibri" w:hAnsi="Calibri"/>
          <w:b/>
          <w:bCs/>
          <w:color w:val="1f2d5a"/>
          <w:sz w:val="36"/>
          <w:szCs w:val="36"/>
        </w:rPr>
        <w:t xml:space="preserve">Section 57 — Phase 3 Go-Live Operations Plan</w:t>
      </w:r>
    </w:p>
    <w:p>
      <w:pPr>
        <w:spacing w:after="40"/>
      </w:pPr>
    </w:p>
    <w:p>
      <w:pPr>
        <w:pStyle w:val="Heading2"/>
        <w:spacing w:before="200" w:after="80"/>
      </w:pPr>
      <w:r>
        <w:rPr>
          <w:rFonts w:ascii="Calibri" w:hAnsi="Calibri"/>
          <w:b/>
          <w:bCs/>
          <w:color w:val="2e75b6"/>
          <w:sz w:val="28"/>
          <w:szCs w:val="28"/>
        </w:rPr>
        <w:t xml:space="preserve">57.1 Overview &amp; Scope</w:t>
      </w:r>
    </w:p>
    <w:p>
      <w:pPr>
        <w:ind w:left="400"/>
        <w:spacing w:after="80"/>
      </w:pPr>
      <w:r>
        <w:rPr>
          <w:rFonts w:ascii="Calibri" w:hAnsi="Calibri"/>
          <w:sz w:val="24"/>
          <w:szCs w:val="24"/>
        </w:rPr>
        <w:t xml:space="preserve">This section documents the Phase 3 Go-Live Operations Plan (MONOLITH-S57-P3GOLIVE-001 v1.0), governing the cutover execution, BAU transition, and post-go-live monitoring for all seven Phase 3 GAPs following successful completion of vendor onboarding (S56). Phase 3 Go-Live marks the achievement of the programme's 92% automation coverage target across all 28 MONOLITH agents, completing the three-phase journey from baseline 56% (pre-programme) through Phase 1 (68%), Phase 2 (80%), and Phase 3 (92%). This plan mirrors MONOLITH-S53-GOLIVE-001 (Phase 2 Go-Live, S53) and extends it to Phase 3 scope covering GAP-01, GAP-02, GAP-03, GAP-04, GAP-13, GAP-14, and GAP-15.</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MONOLITH-S57-P3GOLIVE-001 v1.0</w:t>
      </w:r>
    </w:p>
    <w:p>
      <w:pPr>
        <w:ind w:left="400"/>
        <w:spacing w:after="60"/>
      </w:pPr>
      <w:r>
        <w:rPr>
          <w:rFonts w:ascii="Calibri" w:hAnsi="Calibri"/>
          <w:b/>
          <w:bCs/>
          <w:sz w:val="22"/>
          <w:szCs w:val="22"/>
        </w:rPr>
        <w:t xml:space="preserve">Parent documents: </w:t>
      </w:r>
      <w:r>
        <w:rPr>
          <w:rFonts w:ascii="Calibri" w:hAnsi="Calibri"/>
          <w:sz w:val="22"/>
          <w:szCs w:val="22"/>
        </w:rPr>
        <w:t xml:space="preserve">S56 (Phase 3 Vendor Onboarding) · S54 (Phase 3 PDD) · S53 (Phase 2 Go-Live)</w:t>
      </w:r>
    </w:p>
    <w:p>
      <w:pPr>
        <w:ind w:left="400"/>
        <w:spacing w:after="60"/>
      </w:pPr>
      <w:r>
        <w:rPr>
          <w:rFonts w:ascii="Calibri" w:hAnsi="Calibri"/>
          <w:b/>
          <w:bCs/>
          <w:sz w:val="22"/>
          <w:szCs w:val="22"/>
        </w:rPr>
        <w:t xml:space="preserve">Programme milestone: </w:t>
      </w:r>
      <w:r>
        <w:rPr>
          <w:rFonts w:ascii="Calibri" w:hAnsi="Calibri"/>
          <w:sz w:val="22"/>
          <w:szCs w:val="22"/>
        </w:rPr>
        <w:t xml:space="preserve">P3-M4 — Phase 3 Go-Live &amp; Programme Closure Gate</w:t>
      </w:r>
    </w:p>
    <w:p>
      <w:pPr>
        <w:ind w:left="400"/>
        <w:spacing w:after="60"/>
      </w:pPr>
      <w:r>
        <w:rPr>
          <w:rFonts w:ascii="Calibri" w:hAnsi="Calibri"/>
          <w:b/>
          <w:bCs/>
          <w:sz w:val="22"/>
          <w:szCs w:val="22"/>
        </w:rPr>
        <w:t xml:space="preserve">Coverage target: </w:t>
      </w:r>
      <w:r>
        <w:rPr>
          <w:rFonts w:ascii="Calibri" w:hAnsi="Calibri"/>
          <w:sz w:val="22"/>
          <w:szCs w:val="22"/>
        </w:rPr>
        <w:t xml:space="preserve">92% automation coverage (28/28 agents); up from 80% at Phase 2 Go-Live</w:t>
      </w:r>
    </w:p>
    <w:p>
      <w:pPr>
        <w:ind w:left="400"/>
        <w:spacing w:after="60"/>
      </w:pPr>
      <w:r>
        <w:rPr>
          <w:rFonts w:ascii="Calibri" w:hAnsi="Calibri"/>
          <w:b/>
          <w:bCs/>
          <w:sz w:val="22"/>
          <w:szCs w:val="22"/>
        </w:rPr>
        <w:t xml:space="preserve">Trigger condition: </w:t>
      </w:r>
      <w:r>
        <w:rPr>
          <w:rFonts w:ascii="Calibri" w:hAnsi="Calibri"/>
          <w:sz w:val="22"/>
          <w:szCs w:val="22"/>
        </w:rPr>
        <w:t xml:space="preserve">P3-ONB-CHK-01–12 complete (S56); all 7 GAP SLA acceptance tests passed; P3-GL-CHK-08 Go/No-Go SC approval</w:t>
      </w:r>
    </w:p>
    <w:p>
      <w:pPr>
        <w:ind w:left="400"/>
        <w:spacing w:after="60"/>
      </w:pPr>
      <w:r>
        <w:rPr>
          <w:rFonts w:ascii="Calibri" w:hAnsi="Calibri"/>
          <w:b/>
          <w:bCs/>
          <w:sz w:val="22"/>
          <w:szCs w:val="22"/>
        </w:rPr>
        <w:t xml:space="preserve">Go-Live window: </w:t>
      </w:r>
      <w:r>
        <w:rPr>
          <w:rFonts w:ascii="Calibri" w:hAnsi="Calibri"/>
          <w:sz w:val="22"/>
          <w:szCs w:val="22"/>
        </w:rPr>
        <w:t xml:space="preserve">P3-M4 — maintenance window 23:00–03:00 ICT (Sunday night); 4-hour cutover</w:t>
      </w:r>
    </w:p>
    <w:p>
      <w:pPr>
        <w:ind w:left="400"/>
        <w:spacing w:after="60"/>
      </w:pPr>
      <w:r>
        <w:rPr>
          <w:rFonts w:ascii="Calibri" w:hAnsi="Calibri"/>
          <w:b/>
          <w:bCs/>
          <w:sz w:val="22"/>
          <w:szCs w:val="22"/>
        </w:rPr>
        <w:t xml:space="preserve">MONOLITH agents: </w:t>
      </w:r>
      <w:r>
        <w:rPr>
          <w:rFonts w:ascii="Calibri" w:hAnsi="Calibri"/>
          <w:sz w:val="22"/>
          <w:szCs w:val="22"/>
        </w:rPr>
        <w:t xml:space="preserve">All 28 agents — Nexus (gateway), Guardian (compliance), Ledger (audit), Signal/Aria/Core (WS leads), Vega (monitoring)</w:t>
      </w:r>
    </w:p>
    <w:p>
      <w:pPr>
        <w:ind w:left="400"/>
        <w:spacing w:after="60"/>
      </w:pPr>
      <w:r>
        <w:rPr>
          <w:rFonts w:ascii="Calibri" w:hAnsi="Calibri"/>
          <w:b/>
          <w:bCs/>
          <w:sz w:val="22"/>
          <w:szCs w:val="22"/>
        </w:rPr>
        <w:t xml:space="preserve">Phase 2 precedent: </w:t>
      </w:r>
      <w:r>
        <w:rPr>
          <w:rFonts w:ascii="Calibri" w:hAnsi="Calibri"/>
          <w:sz w:val="22"/>
          <w:szCs w:val="22"/>
        </w:rPr>
        <w:t xml:space="preserve">S53 MONOLITH-S53-GOLIVE-001; GL-CHK-10 SC approval confirmed; 80% coverage achieved</w:t>
      </w:r>
    </w:p>
    <w:p>
      <w:pPr>
        <w:spacing w:after="40"/>
      </w:pPr>
    </w:p>
    <w:p>
      <w:pPr>
        <w:pStyle w:val="Heading2"/>
        <w:spacing w:before="200" w:after="80"/>
      </w:pPr>
      <w:r>
        <w:rPr>
          <w:rFonts w:ascii="Calibri" w:hAnsi="Calibri"/>
          <w:b/>
          <w:bCs/>
          <w:color w:val="2e75b6"/>
          <w:sz w:val="28"/>
          <w:szCs w:val="28"/>
        </w:rPr>
        <w:t xml:space="preserve">57.2 Phase 3 Cutover Schedule (T-5 Days to T+72 Hours)</w:t>
      </w:r>
    </w:p>
    <w:p>
      <w:pPr>
        <w:ind w:left="400"/>
        <w:spacing w:after="80"/>
      </w:pPr>
      <w:r>
        <w:rPr>
          <w:rFonts w:ascii="Calibri" w:hAnsi="Calibri"/>
          <w:sz w:val="24"/>
          <w:szCs w:val="24"/>
        </w:rPr>
        <w:t xml:space="preserve">The Phase 3 cutover follows the same T-timeline framework as Phase 2 (S53), adapted for three workstreams and seven GAPs. All times are ICT (UTC+7). The cutover lead is the Phase 3 Programme Director supported by all three Workstream Leads (Signal, Aria, Core) and vendor TAMs.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Time Point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Activity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Success Criterion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Final system freeze — no configuration changes to WS-A/B/C integrations; vendor change freeze activated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Change freeze confirmed by all 3 vendors; Nexus freeze log created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migration validation — seed data verified for GAP-01/02/03/04/13/14/15 baseline models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critical data discrepancies; Ledger sign-off</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T-3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running start — Phase 3 systems active alongside Phase 2 BAU; output comparison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divergence rate &lt; 5%; no P1 alerts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 full rollback procedure executed in staging; timing verified ≤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completes in staging within 2h; documented P3-GL-CHK-05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T-1 day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review — P3-GL-CHK-01–09 verified; SC Chair final confirmation (P3-GL-CHK-08)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P3-GL-CHK-01–09 PASS; SC Chair sign-off recorded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window opens — MONOLITH maintenance mode activated; user access suspended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mode confirmed; Guardian audit log opened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WS-A cutover — GAP-01/02 production traffic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health check pass; GAP-01/02 production endpoints responding</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WS-B cutover — GAP-03/04 production pipeline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Pipeline health check pass; first batch run queued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WS-C cutover — GAP-13/14/15 webhook + Kafka streams switched to Phase 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GAP-15 drift stream live; NPS webhook test events confirmed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(01:00)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system health check — all 28 agents, all 7 GAP endpoints, Vega dashboard green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All WS Leads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28 agents responding; 0 P1 incidents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window closes — user access restored; Phase 3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complete; P3-M4 Go-Live declared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First post-go-live health check — GAP-01–04/13–15 SLA metrics reviewed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SLA metrics within ±5% of acceptance test results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Day-1 stand-up — all 3 vendor TAMs, all WS Leads; P1/P2 incident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unresolved P1 incidents; daily hypercare cadence established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T+72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post-go-live review — SC briefing; coverage achievement confirmed; hypercare status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confirmed; zero P1 open; SC acceptance of P3-M4 milestone</w:t>
            </w:r>
          </w:p>
        </w:tc>
      </w:tr>
    </w:tbl>
    <w:p>
      <w:pPr>
        <w:spacing w:after="40"/>
      </w:pPr>
    </w:p>
    <w:p>
      <w:pPr>
        <w:pStyle w:val="Heading2"/>
        <w:spacing w:before="200" w:after="80"/>
      </w:pPr>
      <w:r>
        <w:rPr>
          <w:rFonts w:ascii="Calibri" w:hAnsi="Calibri"/>
          <w:b/>
          <w:bCs/>
          <w:color w:val="2e75b6"/>
          <w:sz w:val="28"/>
          <w:szCs w:val="28"/>
        </w:rPr>
        <w:t xml:space="preserve">57.3 BAU Transition Plan — 92% Coverage Achievement</w:t>
      </w:r>
    </w:p>
    <w:p>
      <w:pPr>
        <w:ind w:left="400"/>
        <w:spacing w:after="80"/>
      </w:pPr>
      <w:r>
        <w:rPr>
          <w:rFonts w:ascii="Calibri" w:hAnsi="Calibri"/>
          <w:sz w:val="24"/>
          <w:szCs w:val="24"/>
        </w:rPr>
        <w:t xml:space="preserve">Following Go-Live (T+0), the programme enters a structured 90-day BAU transition mirroring the Phase 2 transition framework (S53). The target is stable 92% automation coverage across all 28 MONOLITH agents, with all SLA groups meeting their contracted targets and no outstanding programme remediation items.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BAU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Coverage KPI</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Key Activities</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1 — Stabilisation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1–30 (P3-M4 post-GL)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 (stabilising to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incident review; hypercare intensive; SLA tuning per GAP if &lt; target; Vega dashboard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 + All WS Leads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2 — Optimisation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31–60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GAP model retraining if GAP-01/03/13 below target; hypercare active phase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 Leads + Vendor TAMs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3 — Consolidation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61–90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update; SLA performance report to Ledger; hypercare transition to standard support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Ledger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Maintain ≥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 ITIL standard support; Vega continuous monitoring; annual GAP review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Ongoing — WS Leads + Vega</w:t>
            </w:r>
          </w:p>
        </w:tc>
      </w:tr>
    </w:tbl>
    <w:p>
      <w:pPr>
        <w:spacing w:after="40"/>
      </w:pPr>
    </w:p>
    <w:p>
      <w:pPr>
        <w:ind w:left="400"/>
        <w:spacing w:after="80"/>
      </w:pPr>
      <w:r>
        <w:rPr>
          <w:rFonts w:ascii="Calibri" w:hAnsi="Calibri"/>
          <w:sz w:val="24"/>
          <w:szCs w:val="24"/>
        </w:rPr>
        <w:t xml:space="preserve">92% Coverage Breakdown by Workstream and SLA Group:</w:t>
      </w:r>
    </w:p>
    <w:p>
      <w:pPr>
        <w:ind w:left="600" w:hanging="200"/>
        <w:spacing w:after="60"/>
      </w:pPr>
      <w:r>
        <w:rPr>
          <w:rFonts w:ascii="Calibri" w:hAnsi="Calibri"/>
          <w:sz w:val="22"/>
          <w:szCs w:val="22"/>
        </w:rPr>
        <w:t xml:space="preserve">• WS-A (GAP-01/02): Signal agent — Biophilic scoring active for all MONOLITH projects; Design Freeze Gate automated across all applicable milestones</w:t>
      </w:r>
    </w:p>
    <w:p>
      <w:pPr>
        <w:ind w:left="600" w:hanging="200"/>
        <w:spacing w:after="60"/>
      </w:pPr>
      <w:r>
        <w:rPr>
          <w:rFonts w:ascii="Calibri" w:hAnsi="Calibri"/>
          <w:sz w:val="22"/>
          <w:szCs w:val="22"/>
        </w:rPr>
        <w:t xml:space="preserve">• WS-B (GAP-03/04): Aria agent — Sensory commissioning reports auto-generated for all completed rooms; POE analytics live for all occupied spaces</w:t>
      </w:r>
    </w:p>
    <w:p>
      <w:pPr>
        <w:ind w:left="600" w:hanging="200"/>
        <w:spacing w:after="60"/>
      </w:pPr>
      <w:r>
        <w:rPr>
          <w:rFonts w:ascii="Calibri" w:hAnsi="Calibri"/>
          <w:sz w:val="22"/>
          <w:szCs w:val="22"/>
        </w:rPr>
        <w:t xml:space="preserve">• WS-C (GAP-13): Core agent — NPS accuracy ≥ 80% maintained across all 28 agents; Kelly/Signal/Aria/Blaze/Nova at Group A target (≥ 95%)</w:t>
      </w:r>
    </w:p>
    <w:p>
      <w:pPr>
        <w:ind w:left="600" w:hanging="200"/>
        <w:spacing w:after="60"/>
      </w:pPr>
      <w:r>
        <w:rPr>
          <w:rFonts w:ascii="Calibri" w:hAnsi="Calibri"/>
          <w:sz w:val="22"/>
          <w:szCs w:val="22"/>
        </w:rPr>
        <w:t xml:space="preserve">• WS-C (GAP-14): Ledger agent — ESG coverage ≥ 80% across all active material procurement events; quarterly ESG report auto-generated</w:t>
      </w:r>
    </w:p>
    <w:p>
      <w:pPr>
        <w:ind w:left="600" w:hanging="200"/>
        <w:spacing w:after="60"/>
      </w:pPr>
      <w:r>
        <w:rPr>
          <w:rFonts w:ascii="Calibri" w:hAnsi="Calibri"/>
          <w:sz w:val="22"/>
          <w:szCs w:val="22"/>
        </w:rPr>
        <w:t xml:space="preserve">• WS-C (GAP-15): Vega agent — Drift monitoring live for all 28 agents; alert latency ≤ 1h; model retraining triggered within 24h of confirmed drift</w:t>
      </w:r>
    </w:p>
    <w:p>
      <w:pPr>
        <w:ind w:left="600" w:hanging="200"/>
        <w:spacing w:after="60"/>
      </w:pPr>
      <w:r>
        <w:rPr>
          <w:rFonts w:ascii="Calibri" w:hAnsi="Calibri"/>
          <w:sz w:val="22"/>
          <w:szCs w:val="22"/>
        </w:rPr>
        <w:t xml:space="preserve">• Programme total: Phase 1 (68%) + Phase 2 (80%) + Phase 3 (92%) — THB 18.2M over three phases</w:t>
      </w:r>
    </w:p>
    <w:p>
      <w:pPr>
        <w:spacing w:after="40"/>
      </w:pPr>
    </w:p>
    <w:p>
      <w:pPr>
        <w:pStyle w:val="Heading2"/>
        <w:spacing w:before="200" w:after="80"/>
      </w:pPr>
      <w:r>
        <w:rPr>
          <w:rFonts w:ascii="Calibri" w:hAnsi="Calibri"/>
          <w:b/>
          <w:bCs/>
          <w:color w:val="2e75b6"/>
          <w:sz w:val="28"/>
          <w:szCs w:val="28"/>
        </w:rPr>
        <w:t xml:space="preserve">57.4 Phase 3 Readiness Gate Criteria (P3-GL-CHK-01–10)</w:t>
      </w:r>
    </w:p>
    <w:p>
      <w:pPr>
        <w:ind w:left="400"/>
        <w:spacing w:after="80"/>
      </w:pPr>
      <w:r>
        <w:rPr>
          <w:rFonts w:ascii="Calibri" w:hAnsi="Calibri"/>
          <w:sz w:val="24"/>
          <w:szCs w:val="24"/>
        </w:rPr>
        <w:t xml:space="preserve">The Phase 3 Go-Live readiness gate (P3-GL-CHK-01–10) must be fully satisfied before the Go/No-Go meeting (P3-GL-CHK-08) and SC final approval (P3-GL-CHK-10). This checklist mirrors GL-CHK-01–10 from S53 (Phase 2 Go-Live) and is mandatory for the P3-M4 milestone gate. P3-GL-CHK-08 and P3-GL-CHK-10 are hard SC gates.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Readiness Criterion</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Evidence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P3-ONB-CHK-01–12 fully complete — all vendors onboarded, SLA tests passed (S56)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S56 completion report signed by Programme Director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7 GAP SLA acceptance tests passed — no remediation windows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test result certificates per GAP (per S56 §56.4)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clean data pipeline run — WS-A/B/C all pipelines &lt; 1% data drop</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pipeline monitoring report (72h window)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complete — zero critical vulnerabilities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 pen-test sign-off certificate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procedure rehearsed — staging rollback ≤ 2 hours; documented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report with timestamps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Phase 3 cutover plan approved — cutover schedule (§57.2) distributed to all stakeholders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Signed cutover plan; stakeholder distribution list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criteria — all 3 vendor TAMs assigned; authorized LINE groups and delivery verified; escalation ladder active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confirmation (per S56 §56.5)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held — P3-GL-CHK-01–07 reviewed; SC Chair present; formal decision recorded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minutes with formal Go decision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baseline confirmed — pre-go-live agent coverage audit validates 92% target achievable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audit report — all 28 agents; 7 GAPs active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final approval — Phase 3 Go-Live authorised; P3-M4 milestone formally approved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resolution MONOLITH-SC-P3GL-001 signed and lodged with Ledger</w:t>
            </w:r>
          </w:p>
        </w:tc>
      </w:tr>
    </w:tbl>
    <w:p>
      <w:pPr>
        <w:spacing w:after="40"/>
      </w:pPr>
    </w:p>
    <w:p>
      <w:pPr>
        <w:ind w:left="400"/>
        <w:spacing w:after="80"/>
      </w:pPr>
      <w:r>
        <w:rPr>
          <w:rFonts w:ascii="Calibri" w:hAnsi="Calibri"/>
          <w:sz w:val="24"/>
          <w:szCs w:val="24"/>
        </w:rPr>
        <w:t xml:space="preserve">Note: P3-GL-CHK-10 (SC Chair final approval) mirrors GL-CHK-10 from S53, which triggered Phase 3 programme initiation. P3-GL-CHK-10 completes the Phase 3 delivery cycle and authorises transition to BAU operations. Any failure at P3-GL-CHK-08 (Go/No-Go) triggers a 5-working-day remediation window before re-assessment.</w:t>
      </w:r>
    </w:p>
    <w:p>
      <w:pPr>
        <w:spacing w:after="40"/>
      </w:pPr>
    </w:p>
    <w:p>
      <w:pPr>
        <w:pStyle w:val="Heading2"/>
        <w:spacing w:before="200" w:after="80"/>
      </w:pPr>
      <w:r>
        <w:rPr>
          <w:rFonts w:ascii="Calibri" w:hAnsi="Calibri"/>
          <w:b/>
          <w:bCs/>
          <w:color w:val="2e75b6"/>
          <w:sz w:val="28"/>
          <w:szCs w:val="28"/>
        </w:rPr>
        <w:t xml:space="preserve">57.5 Post-Go-Live Monitoring &amp; Programme Milestone P3-M4</w:t>
      </w:r>
    </w:p>
    <w:p>
      <w:pPr>
        <w:ind w:left="400"/>
        <w:spacing w:after="80"/>
      </w:pPr>
      <w:r>
        <w:rPr>
          <w:rFonts w:ascii="Calibri" w:hAnsi="Calibri"/>
          <w:sz w:val="24"/>
          <w:szCs w:val="24"/>
        </w:rPr>
        <w:t xml:space="preserve">Following Phase 3 Go-Live and 72-hour review, the programme enters the P3-M4 milestone completion phase. P3-M4 represents the final programme delivery milestone of the three-phase MONOLITH/DAPH Decor AI Agent Programme. Completion of P3-M4 triggers formal programme closure activities and transition to MONOLITH BAU governance under the SC.</w:t>
      </w:r>
    </w:p>
    <w:p>
      <w:pPr>
        <w:ind w:left="600" w:hanging="200"/>
        <w:spacing w:after="60"/>
      </w:pPr>
      <w:r>
        <w:rPr>
          <w:rFonts w:ascii="Calibri" w:hAnsi="Calibri"/>
          <w:sz w:val="22"/>
          <w:szCs w:val="22"/>
        </w:rPr>
        <w:t xml:space="preserve">• Vega agent: Continuous 24/7 monitoring of all 28 agents; daily SLA scorecards to Programme Director; weekly dashboard to SC</w:t>
      </w:r>
    </w:p>
    <w:p>
      <w:pPr>
        <w:ind w:left="600" w:hanging="200"/>
        <w:spacing w:after="60"/>
      </w:pPr>
      <w:r>
        <w:rPr>
          <w:rFonts w:ascii="Calibri" w:hAnsi="Calibri"/>
          <w:sz w:val="22"/>
          <w:szCs w:val="22"/>
        </w:rPr>
        <w:t xml:space="preserve">• Nexus agent: API gateway health monitoring; rate limiting and capacity management for production Phase 3 load</w:t>
      </w:r>
    </w:p>
    <w:p>
      <w:pPr>
        <w:ind w:left="600" w:hanging="200"/>
        <w:spacing w:after="60"/>
      </w:pPr>
      <w:r>
        <w:rPr>
          <w:rFonts w:ascii="Calibri" w:hAnsi="Calibri"/>
          <w:sz w:val="22"/>
          <w:szCs w:val="22"/>
        </w:rPr>
        <w:t xml:space="preserve">• Guardian agent: Ongoing PDPA and security compliance monitoring; monthly security posture report to SC</w:t>
      </w:r>
    </w:p>
    <w:p>
      <w:pPr>
        <w:ind w:left="600" w:hanging="200"/>
        <w:spacing w:after="60"/>
      </w:pPr>
      <w:r>
        <w:rPr>
          <w:rFonts w:ascii="Calibri" w:hAnsi="Calibri"/>
          <w:sz w:val="22"/>
          <w:szCs w:val="22"/>
        </w:rPr>
        <w:t xml:space="preserve">• Ledger agent: Contract performance tracking — monthly SLA reports per vendor; payment milestone management per MSA</w:t>
      </w:r>
    </w:p>
    <w:p>
      <w:pPr>
        <w:ind w:left="600" w:hanging="200"/>
        <w:spacing w:after="60"/>
      </w:pPr>
      <w:r>
        <w:rPr>
          <w:rFonts w:ascii="Calibri" w:hAnsi="Calibri"/>
          <w:sz w:val="22"/>
          <w:szCs w:val="22"/>
        </w:rPr>
        <w:t xml:space="preserve">• Core agent: GAP-13/14/15 BAU performance monitoring; NPS accuracy trending; ESG quarterly report generation</w:t>
      </w:r>
    </w:p>
    <w:p>
      <w:pPr>
        <w:ind w:left="600" w:hanging="200"/>
        <w:spacing w:after="60"/>
      </w:pPr>
      <w:r>
        <w:rPr>
          <w:rFonts w:ascii="Calibri" w:hAnsi="Calibri"/>
          <w:sz w:val="22"/>
          <w:szCs w:val="22"/>
        </w:rPr>
        <w:t xml:space="preserve">• Signal agent: GAP-01/02 BAU accuracy monitoring; biophilic scoring quality review; design freeze gate accuracy trending</w:t>
      </w:r>
    </w:p>
    <w:p>
      <w:pPr>
        <w:ind w:left="600" w:hanging="200"/>
        <w:spacing w:after="60"/>
      </w:pPr>
      <w:r>
        <w:rPr>
          <w:rFonts w:ascii="Calibri" w:hAnsi="Calibri"/>
          <w:sz w:val="22"/>
          <w:szCs w:val="22"/>
        </w:rPr>
        <w:t xml:space="preserve">• Aria agent: GAP-03/04 commissioning completion rates; POE survey completion monitoring; sensory data quality review</w:t>
      </w:r>
    </w:p>
    <w:p>
      <w:pPr>
        <w:spacing w:after="40"/>
      </w:pPr>
    </w:p>
    <w:p>
      <w:pPr>
        <w:ind w:left="400"/>
        <w:spacing w:after="80"/>
      </w:pPr>
      <w:r>
        <w:rPr>
          <w:rFonts w:ascii="Calibri" w:hAnsi="Calibri"/>
          <w:sz w:val="24"/>
          <w:szCs w:val="24"/>
        </w:rPr>
        <w:t xml:space="preserve">P3-M4 Milestone Completion Criteria:</w:t>
      </w:r>
    </w:p>
    <w:p>
      <w:pPr>
        <w:ind w:left="600" w:hanging="200"/>
        <w:spacing w:after="60"/>
      </w:pPr>
      <w:r>
        <w:rPr>
          <w:rFonts w:ascii="Calibri" w:hAnsi="Calibri"/>
          <w:sz w:val="22"/>
          <w:szCs w:val="22"/>
        </w:rPr>
        <w:t xml:space="preserve">• T+72h post-go-live review complete; SC acceptance of P3-M4 milestone confirmed</w:t>
      </w:r>
    </w:p>
    <w:p>
      <w:pPr>
        <w:ind w:left="600" w:hanging="200"/>
        <w:spacing w:after="60"/>
      </w:pPr>
      <w:r>
        <w:rPr>
          <w:rFonts w:ascii="Calibri" w:hAnsi="Calibri"/>
          <w:sz w:val="22"/>
          <w:szCs w:val="22"/>
        </w:rPr>
        <w:t xml:space="preserve">• All P3-GL-CHK-01–10 verified and signed off; documented in Ledger</w:t>
      </w:r>
    </w:p>
    <w:p>
      <w:pPr>
        <w:ind w:left="600" w:hanging="200"/>
        <w:spacing w:after="60"/>
      </w:pPr>
      <w:r>
        <w:rPr>
          <w:rFonts w:ascii="Calibri" w:hAnsi="Calibri"/>
          <w:sz w:val="22"/>
          <w:szCs w:val="22"/>
        </w:rPr>
        <w:t xml:space="preserve">• 92% coverage confirmed across all 28 agents; Vega coverage report accepted by SC</w:t>
      </w:r>
    </w:p>
    <w:p>
      <w:pPr>
        <w:ind w:left="600" w:hanging="200"/>
        <w:spacing w:after="60"/>
      </w:pPr>
      <w:r>
        <w:rPr>
          <w:rFonts w:ascii="Calibri" w:hAnsi="Calibri"/>
          <w:sz w:val="22"/>
          <w:szCs w:val="22"/>
        </w:rPr>
        <w:t xml:space="preserve">• No unresolved P1 incidents at P3-M4 gate date</w:t>
      </w:r>
    </w:p>
    <w:p>
      <w:pPr>
        <w:ind w:left="600" w:hanging="200"/>
        <w:spacing w:after="60"/>
      </w:pPr>
      <w:r>
        <w:rPr>
          <w:rFonts w:ascii="Calibri" w:hAnsi="Calibri"/>
          <w:sz w:val="22"/>
          <w:szCs w:val="22"/>
        </w:rPr>
        <w:t xml:space="preserve">• Hypercare active for all 3 vendors; transition to BAU support schedule confirmed</w:t>
      </w:r>
    </w:p>
    <w:p>
      <w:pPr>
        <w:ind w:left="600" w:hanging="200"/>
        <w:spacing w:after="60"/>
      </w:pPr>
      <w:r>
        <w:rPr>
          <w:rFonts w:ascii="Calibri" w:hAnsi="Calibri"/>
          <w:sz w:val="22"/>
          <w:szCs w:val="22"/>
        </w:rPr>
        <w:t xml:space="preserve">• Programme financial reconciliation: THB 18.2M total actuals vs. budget; Ledger variance report &lt; 5%</w:t>
      </w:r>
    </w:p>
    <w:p>
      <w:pPr>
        <w:ind w:left="600" w:hanging="200"/>
        <w:spacing w:after="60"/>
      </w:pPr>
      <w:r>
        <w:rPr>
          <w:rFonts w:ascii="Calibri" w:hAnsi="Calibri"/>
          <w:sz w:val="22"/>
          <w:szCs w:val="22"/>
        </w:rPr>
        <w:t xml:space="preserve">• Phase 3 Programme Closure Report (MONOLITH-S57-P3GOLIVE-001) signed by Programme Director and SC Chair</w:t>
      </w:r>
    </w:p>
    <w:p>
      <w:pPr>
        <w:spacing w:after="40"/>
      </w:pPr>
    </w:p>
    <w:p>
      <w:pPr>
        <w:ind w:left="400"/>
        <w:spacing w:after="60"/>
      </w:pPr>
      <w:r>
        <w:rPr>
          <w:rFonts w:ascii="Calibri" w:hAnsi="Calibri"/>
          <w:b/>
          <w:bCs/>
          <w:sz w:val="22"/>
          <w:szCs w:val="22"/>
        </w:rPr>
        <w:t xml:space="preserve">P3-M4 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Programme closure: </w:t>
      </w:r>
      <w:r>
        <w:rPr>
          <w:rFonts w:ascii="Calibri" w:hAnsi="Calibri"/>
          <w:sz w:val="22"/>
          <w:szCs w:val="22"/>
        </w:rPr>
        <w:t xml:space="preserve">Post-P3-M4: MONOLITH BAU Governance Charter activated; quarterly SC review cycle; annual GAP effectiveness review</w:t>
      </w:r>
    </w:p>
    <w:p>
      <w:pPr>
        <w:ind w:left="400"/>
        <w:spacing w:after="60"/>
      </w:pPr>
      <w:r>
        <w:rPr>
          <w:rFonts w:ascii="Calibri" w:hAnsi="Calibri"/>
          <w:b/>
          <w:bCs/>
          <w:sz w:val="22"/>
          <w:szCs w:val="22"/>
        </w:rPr>
        <w:t xml:space="preserve">Coverage trajectory: </w:t>
      </w:r>
      <w:r>
        <w:rPr>
          <w:rFonts w:ascii="Calibri" w:hAnsi="Calibri"/>
          <w:sz w:val="22"/>
          <w:szCs w:val="22"/>
        </w:rPr>
        <w:t xml:space="preserve">Baseline 56% → Phase 1 68% (THB 5.2M) → Phase 2 80% (THB 6.0M) → Phase 3 92% (THB 7.0M) → Programme total THB 18.2M</w:t>
      </w:r>
    </w:p>
    <w:p>
      <w:pPr>
        <w:ind w:left="400"/>
        <w:spacing w:after="60"/>
      </w:pPr>
      <w:r>
        <w:rPr>
          <w:rFonts w:ascii="Calibri" w:hAnsi="Calibri"/>
          <w:b/>
          <w:bCs/>
          <w:sz w:val="22"/>
          <w:szCs w:val="22"/>
        </w:rPr>
        <w:t xml:space="preserve">Related documents: </w:t>
      </w:r>
      <w:r>
        <w:rPr>
          <w:rFonts w:ascii="Calibri" w:hAnsi="Calibri"/>
          <w:sz w:val="22"/>
          <w:szCs w:val="22"/>
        </w:rPr>
        <w:t xml:space="preserve">S56 (Phase 3 Vendor Onboarding) · S55 (Phase 3 RFP) · S54 (Phase 3 PDD) · S53 (Phase 2 Go-Live, GL-CHK-10) · MONOLITH-S57-P3GOLIVE-001 v1.0</w:t>
      </w:r>
    </w:p>
    <w:p>
      <w:pPr>
        <w:spacing w:after="40"/>
      </w:pPr>
    </w:p>
    <w:ins w:id="2830" w:author="Scispace Agent" w:date="2026-09-04T00:00:00Z">
      <w:p>
        <w:pPr>
          <w:pStyle w:val="Heading1"/>
          <w:spacing w:before="320" w:after="100"/>
        </w:pPr>
        <w:r>
          <w:rPr>
            <w:rFonts w:ascii="Calibri" w:hAnsi="Calibri"/>
            <w:b/>
            <w:bCs/>
            <w:color w:val="1f2d5a"/>
            <w:sz w:val="36"/>
            <w:szCs w:val="36"/>
          </w:rPr>
          <w:t xml:space="preserve">Section 58 — BAU Governance Charter</w:t>
        </w:r>
      </w:p>
    </w:ins>
    <w:ins w:id="2831" w:author="Scispace Agent" w:date="2026-09-04T00:00:00Z">
      <w:p>
        <w:pPr>
          <w:spacing w:after="40"/>
        </w:pPr>
      </w:p>
    </w:ins>
    <w:ins w:id="2832" w:author="Scispace Agent" w:date="2026-09-04T00:00:00Z">
      <w:p>
        <w:pPr>
          <w:pStyle w:val="Heading2"/>
          <w:spacing w:before="200" w:after="80"/>
        </w:pPr>
        <w:r>
          <w:rPr>
            <w:rFonts w:ascii="Calibri" w:hAnsi="Calibri"/>
            <w:b/>
            <w:bCs/>
            <w:color w:val="2e75b6"/>
            <w:sz w:val="28"/>
            <w:szCs w:val="28"/>
          </w:rPr>
          <w:t xml:space="preserve">58.1 Overview &amp; Purpose</w:t>
        </w:r>
      </w:p>
    </w:ins>
    <w:ins w:id="2833" w:author="Scispace Agent" w:date="2026-09-04T00:00:00Z">
      <w:p>
        <w:pPr>
          <w:ind w:left="400"/>
          <w:spacing w:after="80"/>
        </w:pPr>
        <w:r>
          <w:rPr>
            <w:rFonts w:ascii="Calibri" w:hAnsi="Calibri"/>
            <w:sz w:val="24"/>
            <w:szCs w:val="24"/>
          </w:rPr>
          <w:t xml:space="preserve">This section documents the MONOLITH BAU Governance Charter (MONOLITH-S58-BAUGOV-001 v1.0), establishing the permanent governance framework for the MONOLITH AI Platform following Phase 3 Go-Live (S57). The charter is activated upon achievement of P3-M4 (Phase 3 Programme Delivery Milestone) and SC Chair final approval (P3-GL-CHK-10). It defines the committee structure, KPI review cadence, formal programme closure, and post-programme audit obligations to sustain 92% BAU automation coverage across all 28 MONOLITH agents.</w:t>
        </w:r>
      </w:p>
    </w:ins>
    <w:ins w:id="2834" w:author="Scispace Agent" w:date="2026-09-04T00:00:00Z">
      <w:p>
        <w:pPr>
          <w:ind w:left="400"/>
          <w:spacing w:after="60"/>
        </w:pPr>
        <w:r>
          <w:rPr>
            <w:rFonts w:ascii="Calibri" w:hAnsi="Calibri"/>
            <w:b/>
            <w:bCs/>
            <w:sz w:val="22"/>
            <w:szCs w:val="22"/>
          </w:rPr>
          <w:t xml:space="preserve">Document reference: </w:t>
        </w:r>
        <w:r>
          <w:rPr>
            <w:rFonts w:ascii="Calibri" w:hAnsi="Calibri"/>
            <w:sz w:val="22"/>
            <w:szCs w:val="22"/>
          </w:rPr>
          <w:t xml:space="preserve">MONOLITH-S58-BAUGOV-001 v1.0</w:t>
        </w:r>
      </w:p>
    </w:ins>
    <w:ins w:id="2835" w:author="Scispace Agent" w:date="2026-09-04T00:00:00Z">
      <w:p>
        <w:pPr>
          <w:ind w:left="400"/>
          <w:spacing w:after="60"/>
        </w:pPr>
        <w:r>
          <w:rPr>
            <w:rFonts w:ascii="Calibri" w:hAnsi="Calibri"/>
            <w:b/>
            <w:bCs/>
            <w:sz w:val="22"/>
            <w:szCs w:val="22"/>
          </w:rPr>
          <w:t xml:space="preserve">Charter status: </w:t>
        </w:r>
        <w:r>
          <w:rPr>
            <w:rFonts w:ascii="Calibri" w:hAnsi="Calibri"/>
            <w:sz w:val="22"/>
            <w:szCs w:val="22"/>
          </w:rPr>
          <w:t xml:space="preserve">ACTIVE — triggered by P3-GL-CHK-10 SC Chair approval and P3-M4 milestone</w:t>
        </w:r>
      </w:p>
    </w:ins>
    <w:ins w:id="2836" w:author="Scispace Agent" w:date="2026-09-04T00:00:00Z">
      <w:p>
        <w:pPr>
          <w:ind w:left="400"/>
          <w:spacing w:after="60"/>
        </w:pPr>
        <w:r>
          <w:rPr>
            <w:rFonts w:ascii="Calibri" w:hAnsi="Calibri"/>
            <w:b/>
            <w:bCs/>
            <w:sz w:val="22"/>
            <w:szCs w:val="22"/>
          </w:rPr>
          <w:t xml:space="preserve">Activation date: </w:t>
        </w:r>
        <w:r>
          <w:rPr>
            <w:rFonts w:ascii="Calibri" w:hAnsi="Calibri"/>
            <w:sz w:val="22"/>
            <w:szCs w:val="22"/>
          </w:rPr>
          <w:t xml:space="preserve">P3-M4 Go-Live date (post T+72h SC review confirmation)</w:t>
        </w:r>
      </w:p>
    </w:ins>
    <w:ins w:id="2837" w:author="Scispace Agent" w:date="2026-09-04T00:00:00Z">
      <w:p>
        <w:pPr>
          <w:ind w:left="400"/>
          <w:spacing w:after="60"/>
        </w:pPr>
        <w:r>
          <w:rPr>
            <w:rFonts w:ascii="Calibri" w:hAnsi="Calibri"/>
            <w:b/>
            <w:bCs/>
            <w:sz w:val="22"/>
            <w:szCs w:val="22"/>
          </w:rPr>
          <w:t xml:space="preserve">Scope: </w:t>
        </w:r>
        <w:r>
          <w:rPr>
            <w:rFonts w:ascii="Calibri" w:hAnsi="Calibri"/>
            <w:sz w:val="22"/>
            <w:szCs w:val="22"/>
          </w:rPr>
          <w:t xml:space="preserve">All 28 MONOLITH agents; WS-A (GAP-01/02), WS-B (GAP-03/04), WS-C (GAP-13/14/15); KPI-001–024</w:t>
        </w:r>
      </w:p>
    </w:ins>
    <w:ins w:id="2838" w:author="Scispace Agent" w:date="2026-09-04T00:00:00Z">
      <w:p>
        <w:pPr>
          <w:ind w:left="400"/>
          <w:spacing w:after="60"/>
        </w:pPr>
        <w:r>
          <w:rPr>
            <w:rFonts w:ascii="Calibri" w:hAnsi="Calibri"/>
            <w:b/>
            <w:bCs/>
            <w:sz w:val="22"/>
            <w:szCs w:val="22"/>
          </w:rPr>
          <w:t xml:space="preserve">Charter validity: </w:t>
        </w:r>
        <w:r>
          <w:rPr>
            <w:rFonts w:ascii="Calibri" w:hAnsi="Calibri"/>
            <w:sz w:val="22"/>
            <w:szCs w:val="22"/>
          </w:rPr>
          <w:t xml:space="preserve">Permanent; reviewed annually by Steering Committee; amendments require SC Chair approval</w:t>
        </w:r>
      </w:p>
    </w:ins>
    <w:ins w:id="2839" w:author="Scispace Agent" w:date="2026-09-04T00:00:00Z">
      <w:p>
        <w:pPr>
          <w:ind w:left="400"/>
          <w:spacing w:after="60"/>
        </w:pPr>
        <w:r>
          <w:rPr>
            <w:rFonts w:ascii="Calibri" w:hAnsi="Calibri"/>
            <w:b/>
            <w:bCs/>
            <w:sz w:val="22"/>
            <w:szCs w:val="22"/>
          </w:rPr>
          <w:t xml:space="preserve">Parent documents: </w:t>
        </w:r>
        <w:r>
          <w:rPr>
            <w:rFonts w:ascii="Calibri" w:hAnsi="Calibri"/>
            <w:sz w:val="22"/>
            <w:szCs w:val="22"/>
          </w:rPr>
          <w:t xml:space="preserve">S57 MONOLITH-S57-P3GOLIVE-001 (Phase 3 Go-Live) · S54 MONOLITH-S54-P3PDD-001 (Phase 3 PDD) · S50 Phase 2 PDD · S38 AMD-004 PDD</w:t>
        </w:r>
      </w:p>
    </w:ins>
    <w:ins w:id="2840" w:author="Scispace Agent" w:date="2026-09-04T00:00:00Z">
      <w:p>
        <w:pPr>
          <w:ind w:left="400"/>
          <w:spacing w:after="60"/>
        </w:pPr>
        <w:r>
          <w:rPr>
            <w:rFonts w:ascii="Calibri" w:hAnsi="Calibri"/>
            <w:b/>
            <w:bCs/>
            <w:sz w:val="22"/>
            <w:szCs w:val="22"/>
          </w:rPr>
          <w:t xml:space="preserve">Programme total: </w:t>
        </w:r>
        <w:r>
          <w:rPr>
            <w:rFonts w:ascii="Calibri" w:hAnsi="Calibri"/>
            <w:sz w:val="22"/>
            <w:szCs w:val="22"/>
          </w:rPr>
          <w:t xml:space="preserve">THB 18.2M — Phase 1 (5.2M) + Phase 2 (6.0M) + Phase 3 (7.0M)</w:t>
        </w:r>
      </w:p>
    </w:ins>
    <w:ins w:id="2841" w:author="Scispace Agent" w:date="2026-09-04T00:00:00Z">
      <w:p>
        <w:pPr>
          <w:ind w:left="400"/>
          <w:spacing w:after="60"/>
        </w:pPr>
        <w:r>
          <w:rPr>
            <w:rFonts w:ascii="Calibri" w:hAnsi="Calibri"/>
            <w:b/>
            <w:bCs/>
            <w:sz w:val="22"/>
            <w:szCs w:val="22"/>
          </w:rPr>
          <w:t xml:space="preserve">Coverage achieved: </w:t>
        </w:r>
        <w:r>
          <w:rPr>
            <w:rFonts w:ascii="Calibri" w:hAnsi="Calibri"/>
            <w:sz w:val="22"/>
            <w:szCs w:val="22"/>
          </w:rPr>
          <w:t xml:space="preserve">92% BAU AI coverage across 28 agents (baseline 56%); net +36 percentage points</w:t>
        </w:r>
      </w:p>
    </w:ins>
    <w:ins w:id="2842" w:author="Scispace Agent" w:date="2026-09-04T00:00:00Z">
      <w:p>
        <w:pPr>
          <w:spacing w:after="40"/>
        </w:pPr>
      </w:p>
    </w:ins>
    <w:ins w:id="2843" w:author="Scispace Agent" w:date="2026-09-04T00:00:00Z">
      <w:p>
        <w:pPr>
          <w:pStyle w:val="Heading2"/>
          <w:spacing w:before="200" w:after="80"/>
        </w:pPr>
        <w:r>
          <w:rPr>
            <w:rFonts w:ascii="Calibri" w:hAnsi="Calibri"/>
            <w:b/>
            <w:bCs/>
            <w:color w:val="2e75b6"/>
            <w:sz w:val="28"/>
            <w:szCs w:val="28"/>
          </w:rPr>
          <w:t xml:space="preserve">58.2 Governance Committee Structure</w:t>
        </w:r>
      </w:p>
    </w:ins>
    <w:ins w:id="2844" w:author="Scispace Agent" w:date="2026-09-04T00:00:00Z">
      <w:p>
        <w:pPr>
          <w:ind w:left="400"/>
          <w:spacing w:after="80"/>
        </w:pPr>
        <w:r>
          <w:rPr>
            <w:rFonts w:ascii="Calibri" w:hAnsi="Calibri"/>
            <w:sz w:val="24"/>
            <w:szCs w:val="24"/>
          </w:rPr>
          <w:t xml:space="preserve">The BAU governance framework comprises four interlocking committees, each with defined authority, membership, and reporting lines. The Steering Committee (SC) holds apex authority and delegates operational oversight to the Programme Governance Board (PGB). Technical matters are governed by the Technical Advisory Group (TAG) and day-to-day operations by the Agent Operations Committee (AOC).</w:t>
        </w:r>
      </w:p>
    </w:ins>
    <w:ins w:id="2845"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Committee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Chair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Scope &amp; Authority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Meeting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Quorum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Steering Committee (SC)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Apex governance body; approves charter amendments, major budget reallocations, and programme-level decisions; receives quarterly KPI report from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 ad hoc (P1 incident escalation)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 of 5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Programme Governance Board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Operational oversight; reviews full KPI-001–024 dashboard monthly; approves vendor SLA amendments; escalates P1/P2 incidents to SC; budget management ≤ THB 500K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(KPI review) + bi-weekly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 of 6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Technical Advisory Group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Technical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Technical standards and agent performance; reviews model drift (GAP-15), security posture, integration health (WS-A/B/C); approves model version updates; governs SLA measurement methodology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Bi-monthly + on-demand (model updates)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 of 5 members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Agent Operations Committee (AOC)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Day-to-day operations; reviews weekly SLA compliance, incident log, L1/L2 escalations; manages on-call rota; approves hotfix deployments within defined risk parameters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 daily (stand-up during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 of 3 members</w:t>
              </w:r>
            </w:p>
          </w:tc>
        </w:tr>
      </w:tbl>
    </w:ins>
    <w:ins w:id="2846" w:author="Scispace Agent" w:date="2026-09-04T00:00:00Z">
      <w:p>
        <w:pPr>
          <w:spacing w:after="40"/>
        </w:pPr>
      </w:p>
    </w:ins>
    <w:ins w:id="2847" w:author="Scispace Agent" w:date="2026-09-04T00:00:00Z">
      <w:p>
        <w:pPr>
          <w:pStyle w:val="Heading2"/>
          <w:spacing w:before="200" w:after="80"/>
        </w:pPr>
        <w:r>
          <w:rPr>
            <w:rFonts w:ascii="Calibri" w:hAnsi="Calibri"/>
            <w:b/>
            <w:bCs/>
            <w:color w:val="2e75b6"/>
            <w:sz w:val="28"/>
            <w:szCs w:val="28"/>
          </w:rPr>
          <w:t xml:space="preserve">58.3 KPI Review Cadence</w:t>
        </w:r>
      </w:p>
    </w:ins>
    <w:ins w:id="2848" w:author="Scispace Agent" w:date="2026-09-04T00:00:00Z">
      <w:p>
        <w:pPr>
          <w:ind w:left="400"/>
          <w:spacing w:after="80"/>
        </w:pPr>
        <w:r>
          <w:rPr>
            <w:rFonts w:ascii="Calibri" w:hAnsi="Calibri"/>
            <w:sz w:val="24"/>
            <w:szCs w:val="24"/>
          </w:rPr>
          <w:t xml:space="preserve">The following review cadence governs ongoing monitoring of all 24 KPIs (KPI-001–024) across the seven Phase 3 GAPs. Coverage trajectory target is maintained at 92% minimum, with TAG responsible for alerting PGB if any three-month rolling average falls below threshold. The KPI framework references SLA minimums defined in S56 Section 56.3 and S57 Section 57.5.</w:t>
        </w:r>
      </w:p>
    </w:ins>
    <w:ins w:id="2849"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Type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Frequency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KPI Scope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Output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SLA Compliance Check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GAP-01 accuracy ≥90%; GAP-02 gate accuracy ≥95%; GAP-03 recall ≥92%; GAP-04 completeness ≥95%; GAP-13 NPS accuracy ≥80%; GAP-14 ESG coverage ≥80%; GAP-15 drift alert ≤1h</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AOC — 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log; P1/P2 incidents escalated to PGB within 4h</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KPI Dashboard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24 KPIs (KPI-001–024); coverage trajectory; vendor SLA compliance; incident trend analysis; budget tracking vs. THB 18.2M baseline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PGB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KPI report to SC; action items for TAG/AOC</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SC Strategic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trajectory vs. 92% target; programme ROI; charter compliance; risk register review; vendor performance scorecard; budget vs. actuals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 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Governance decision minutes; charter amendments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Agent Performance Benchmark</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Semi-annual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Model accuracy benchmarking (all 7 GAPs); drift analysis (GAP-15); security posture review; integration health (WS-A/B/C APIs); SLA methodology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 Technical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Performance report to PGB; model update recommendations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Programme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 audit: governance charter compliance; all 28 agents; KPI-001–024 baseline vs. actuals; vendor contract compliance; data privacy (GAP-14 ESG); post-go-live incident history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certificate; findings and remediation plan to SC</w:t>
              </w:r>
            </w:p>
          </w:tc>
        </w:tr>
      </w:tbl>
    </w:ins>
    <w:ins w:id="2850" w:author="Scispace Agent" w:date="2026-09-04T00:00:00Z">
      <w:p>
        <w:pPr>
          <w:spacing w:after="40"/>
        </w:pPr>
      </w:p>
    </w:ins>
    <w:ins w:id="2851" w:author="Scispace Agent" w:date="2026-09-04T00:00:00Z">
      <w:p>
        <w:pPr>
          <w:pStyle w:val="Heading2"/>
          <w:spacing w:before="200" w:after="80"/>
        </w:pPr>
        <w:r>
          <w:rPr>
            <w:rFonts w:ascii="Calibri" w:hAnsi="Calibri"/>
            <w:b/>
            <w:bCs/>
            <w:color w:val="2e75b6"/>
            <w:sz w:val="28"/>
            <w:szCs w:val="28"/>
          </w:rPr>
          <w:t xml:space="preserve">58.4 Programme Closure Certificate</w:t>
        </w:r>
      </w:p>
    </w:ins>
    <w:ins w:id="2852" w:author="Scispace Agent" w:date="2026-09-04T00:00:00Z">
      <w:p>
        <w:pPr>
          <w:ind w:left="400"/>
          <w:spacing w:after="80"/>
        </w:pPr>
        <w:r>
          <w:rPr>
            <w:rFonts w:ascii="Calibri" w:hAnsi="Calibri"/>
            <w:sz w:val="24"/>
            <w:szCs w:val="24"/>
          </w:rPr>
          <w:t xml:space="preserve">This certificate formally closes the MONOLITH DAPH Decor AI Agent Programme upon achievement of all three phase milestones (P1-M4, P2-M4, P3-M4) and SC Chair authorisation under P3-GL-CHK-10. The programme is declared COMPLETE and transitions to permanent BAU governance under this charter (MONOLITH-S58-BAUGOV-001 v1.0).</w:t>
        </w:r>
      </w:p>
    </w:ins>
    <w:ins w:id="2853" w:author="Scispace Agent" w:date="2026-09-04T00:00:00Z">
      <w:p>
        <w:pPr>
          <w:spacing w:after="40"/>
        </w:pPr>
      </w:p>
    </w:ins>
    <w:ins w:id="2854" w:author="Scispace Agent" w:date="2026-09-04T00:00:00Z">
      <w:p>
        <w:pPr>
          <w:ind w:left="400"/>
          <w:jc w:val="center"/>
          <w:spacing w:after="60"/>
        </w:pPr>
        <w:r>
          <w:rPr>
            <w:rFonts w:ascii="Calibri" w:hAnsi="Calibri"/>
            <w:b/>
            <w:bCs/>
            <w:color w:val="c9a84c"/>
            <w:sz w:val="24"/>
            <w:szCs w:val="24"/>
          </w:rPr>
          <w:t xml:space="preserve">MONOLITH DAPH DECOR AI AGENT PROGRAMME</w:t>
        </w:r>
      </w:p>
    </w:ins>
    <w:ins w:id="2855" w:author="Scispace Agent" w:date="2026-09-04T00:00:00Z">
      <w:p>
        <w:pPr>
          <w:ind w:left="400"/>
          <w:jc w:val="center"/>
          <w:spacing w:after="60"/>
        </w:pPr>
        <w:r>
          <w:rPr>
            <w:rFonts w:ascii="Calibri" w:hAnsi="Calibri"/>
            <w:b/>
            <w:bCs/>
            <w:color w:val="1f2d5a"/>
            <w:sz w:val="26"/>
            <w:szCs w:val="26"/>
          </w:rPr>
          <w:t xml:space="preserve">PROGRAMME CLOSURE CERTIFICATE</w:t>
        </w:r>
      </w:p>
    </w:ins>
    <w:ins w:id="2856" w:author="Scispace Agent" w:date="2026-09-04T00:00:00Z">
      <w:p>
        <w:pPr>
          <w:ind w:left="400"/>
          <w:jc w:val="center"/>
          <w:spacing w:after="60"/>
        </w:pPr>
        <w:r>
          <w:rPr>
            <w:rFonts w:ascii="Calibri" w:hAnsi="Calibri"/>
            <w:b/>
            <w:bCs/>
            <w:color w:val="1f2d5a"/>
            <w:sz w:val="26"/>
            <w:szCs w:val="26"/>
          </w:rPr>
          <w:t xml:space="preserve">MONOLITH-S58-CLOSECERT-001 v1.0</w:t>
        </w:r>
      </w:p>
    </w:ins>
    <w:ins w:id="2857" w:author="Scispace Agent" w:date="2026-09-04T00:00:00Z">
      <w:p>
        <w:pPr>
          <w:spacing w:after="40"/>
        </w:pPr>
      </w:p>
    </w:ins>
    <w:ins w:id="2858" w:author="Scispace Agent" w:date="2026-09-04T00:00:00Z">
      <w:p>
        <w:pPr>
          <w:ind w:left="400"/>
          <w:spacing w:after="60"/>
        </w:pPr>
        <w:r>
          <w:rPr>
            <w:rFonts w:ascii="Calibri" w:hAnsi="Calibri"/>
            <w:b/>
            <w:bCs/>
            <w:sz w:val="22"/>
            <w:szCs w:val="22"/>
          </w:rPr>
          <w:t xml:space="preserve">Programme reference: </w:t>
        </w:r>
        <w:r>
          <w:rPr>
            <w:rFonts w:ascii="Calibri" w:hAnsi="Calibri"/>
            <w:sz w:val="22"/>
            <w:szCs w:val="22"/>
          </w:rPr>
          <w:t xml:space="preserve">MONOLITH DAPH Decor AI Agent Programme — 3-Phase AI Integration</w:t>
        </w:r>
      </w:p>
    </w:ins>
    <w:ins w:id="2859" w:author="Scispace Agent" w:date="2026-09-04T00:00:00Z">
      <w:p>
        <w:pPr>
          <w:ind w:left="400"/>
          <w:spacing w:after="60"/>
        </w:pPr>
        <w:r>
          <w:rPr>
            <w:rFonts w:ascii="Calibri" w:hAnsi="Calibri"/>
            <w:b/>
            <w:bCs/>
            <w:sz w:val="22"/>
            <w:szCs w:val="22"/>
          </w:rPr>
          <w:t xml:space="preserve">Programme document: </w:t>
        </w:r>
        <w:r>
          <w:rPr>
            <w:rFonts w:ascii="Calibri" w:hAnsi="Calibri"/>
            <w:sz w:val="22"/>
            <w:szCs w:val="22"/>
          </w:rPr>
          <w:t xml:space="preserve">AMD-004 (S38) · S1–S58 (58 sections, 58 SOP documents)</w:t>
        </w:r>
      </w:p>
    </w:ins>
    <w:ins w:id="2860" w:author="Scispace Agent" w:date="2026-09-04T00:00:00Z">
      <w:p>
        <w:pPr>
          <w:ind w:left="400"/>
          <w:spacing w:after="60"/>
        </w:pPr>
        <w:r>
          <w:rPr>
            <w:rFonts w:ascii="Calibri" w:hAnsi="Calibri"/>
            <w:b/>
            <w:bCs/>
            <w:sz w:val="22"/>
            <w:szCs w:val="22"/>
          </w:rPr>
          <w:t xml:space="preserve">Phase 1 closure: </w:t>
        </w:r>
        <w:r>
          <w:rPr>
            <w:rFonts w:ascii="Calibri" w:hAnsi="Calibri"/>
            <w:sz w:val="22"/>
            <w:szCs w:val="22"/>
          </w:rPr>
          <w:t xml:space="preserve">CLOSED — Phase 1 Go-Live (S49 GL-CHK-10); Coverage: 56% → 68% (+12pp); Investment: THB 5.2M; GAPs certified: GAP-01 / GAP-02 / GAP-03 / GAP-04 / GAP-07 / GAP-08</w:t>
        </w:r>
      </w:p>
    </w:ins>
    <w:ins w:id="2861" w:author="Scispace Agent" w:date="2026-09-04T00:00:00Z">
      <w:p>
        <w:pPr>
          <w:ind w:left="400"/>
          <w:spacing w:after="60"/>
        </w:pPr>
        <w:r>
          <w:rPr>
            <w:rFonts w:ascii="Calibri" w:hAnsi="Calibri"/>
            <w:b/>
            <w:bCs/>
            <w:sz w:val="22"/>
            <w:szCs w:val="22"/>
          </w:rPr>
          <w:t xml:space="preserve">Phase 2 closure: </w:t>
        </w:r>
        <w:r>
          <w:rPr>
            <w:rFonts w:ascii="Calibri" w:hAnsi="Calibri"/>
            <w:sz w:val="22"/>
            <w:szCs w:val="22"/>
          </w:rPr>
          <w:t xml:space="preserve">CLOSED — Phase 2 Go-Live (S53 GL-CHK-10); Coverage: 68% → 80% (+12pp); Investment: THB 6.0M; GAPs certified: GAP-05 / GAP-06 / GAP-09 / GAP-10 / GAP-11 / GAP-12</w:t>
        </w:r>
      </w:p>
    </w:ins>
    <w:ins w:id="2862" w:author="Scispace Agent" w:date="2026-09-04T00:00:00Z">
      <w:p>
        <w:pPr>
          <w:ind w:left="400"/>
          <w:spacing w:after="60"/>
        </w:pPr>
        <w:r>
          <w:rPr>
            <w:rFonts w:ascii="Calibri" w:hAnsi="Calibri"/>
            <w:b/>
            <w:bCs/>
            <w:sz w:val="22"/>
            <w:szCs w:val="22"/>
          </w:rPr>
          <w:t xml:space="preserve">Phase 3 closure: </w:t>
        </w:r>
        <w:r>
          <w:rPr>
            <w:rFonts w:ascii="Calibri" w:hAnsi="Calibri"/>
            <w:sz w:val="22"/>
            <w:szCs w:val="22"/>
          </w:rPr>
          <w:t xml:space="preserve">CLOSED — Phase 3 Go-Live (S57 P3-GL-CHK-10); Coverage: 80% → 92% (+12pp); Investment: THB 7.0M; GAPs certified: GAP-01 / GAP-02 / GAP-03 / GAP-04 / GAP-13 / GAP-14 / GAP-15</w:t>
        </w:r>
      </w:p>
    </w:ins>
    <w:ins w:id="2863" w:author="Scispace Agent" w:date="2026-09-04T00:00:00Z">
      <w:p>
        <w:pPr>
          <w:ind w:left="400"/>
          <w:spacing w:after="60"/>
        </w:pPr>
        <w:r>
          <w:rPr>
            <w:rFonts w:ascii="Calibri" w:hAnsi="Calibri"/>
            <w:b/>
            <w:bCs/>
            <w:sz w:val="22"/>
            <w:szCs w:val="22"/>
          </w:rPr>
          <w:t xml:space="preserve">Total programme investment: </w:t>
        </w:r>
        <w:r>
          <w:rPr>
            <w:rFonts w:ascii="Calibri" w:hAnsi="Calibri"/>
            <w:sz w:val="22"/>
            <w:szCs w:val="22"/>
          </w:rPr>
          <w:t xml:space="preserve">THB 18,200,000 (Phase 1: 5.2M + Phase 2: 6.0M + Phase 3: 7.0M)</w:t>
        </w:r>
      </w:p>
    </w:ins>
    <w:ins w:id="2864" w:author="Scispace Agent" w:date="2026-09-04T00:00:00Z">
      <w:p>
        <w:pPr>
          <w:ind w:left="400"/>
          <w:spacing w:after="60"/>
        </w:pPr>
        <w:r>
          <w:rPr>
            <w:rFonts w:ascii="Calibri" w:hAnsi="Calibri"/>
            <w:b/>
            <w:bCs/>
            <w:sz w:val="22"/>
            <w:szCs w:val="22"/>
          </w:rPr>
          <w:t xml:space="preserve">Baseline vs. final coverage: </w:t>
        </w:r>
        <w:r>
          <w:rPr>
            <w:rFonts w:ascii="Calibri" w:hAnsi="Calibri"/>
            <w:sz w:val="22"/>
            <w:szCs w:val="22"/>
          </w:rPr>
          <w:t xml:space="preserve">56% (pre-programme baseline) → 92% (BAU final) — net improvement: +36 percentage points</w:t>
        </w:r>
      </w:p>
    </w:ins>
    <w:ins w:id="2865" w:author="Scispace Agent" w:date="2026-09-04T00:00:00Z">
      <w:p>
        <w:pPr>
          <w:ind w:left="400"/>
          <w:spacing w:after="60"/>
        </w:pPr>
        <w:r>
          <w:rPr>
            <w:rFonts w:ascii="Calibri" w:hAnsi="Calibri"/>
            <w:b/>
            <w:bCs/>
            <w:sz w:val="22"/>
            <w:szCs w:val="22"/>
          </w:rPr>
          <w:t xml:space="preserve">Agents deployed: </w:t>
        </w:r>
        <w:r>
          <w:rPr>
            <w:rFonts w:ascii="Calibri" w:hAnsi="Calibri"/>
            <w:sz w:val="22"/>
            <w:szCs w:val="22"/>
          </w:rPr>
          <w:t xml:space="preserve">28 of 28 MONOLITH AI agents in production BAU (WS-A: 8, WS-B: 11, WS-C: 9)</w:t>
        </w:r>
      </w:p>
    </w:ins>
    <w:ins w:id="2866" w:author="Scispace Agent" w:date="2026-09-04T00:00:00Z">
      <w:p>
        <w:pPr>
          <w:ind w:left="400"/>
          <w:spacing w:after="60"/>
        </w:pPr>
        <w:r>
          <w:rPr>
            <w:rFonts w:ascii="Calibri" w:hAnsi="Calibri"/>
            <w:b/>
            <w:bCs/>
            <w:sz w:val="22"/>
            <w:szCs w:val="22"/>
          </w:rPr>
          <w:t xml:space="preserve">Programme milestones: </w:t>
        </w:r>
        <w:r>
          <w:rPr>
            <w:rFonts w:ascii="Calibri" w:hAnsi="Calibri"/>
            <w:sz w:val="22"/>
            <w:szCs w:val="22"/>
          </w:rPr>
          <w:t xml:space="preserve">P1-M4 CLOSED · P2-M4 CLOSED · P3-M4 CLOSED — all programme milestones achieved</w:t>
        </w:r>
      </w:p>
    </w:ins>
    <w:ins w:id="2867" w:author="Scispace Agent" w:date="2026-09-04T00:00:00Z">
      <w:p>
        <w:pPr>
          <w:ind w:left="400"/>
          <w:spacing w:after="60"/>
        </w:pPr>
        <w:r>
          <w:rPr>
            <w:rFonts w:ascii="Calibri" w:hAnsi="Calibri"/>
            <w:b/>
            <w:bCs/>
            <w:sz w:val="22"/>
            <w:szCs w:val="22"/>
          </w:rPr>
          <w:t xml:space="preserve">SOP package: </w:t>
        </w:r>
        <w:r>
          <w:rPr>
            <w:rFonts w:ascii="Calibri" w:hAnsi="Calibri"/>
            <w:sz w:val="22"/>
            <w:szCs w:val="22"/>
          </w:rPr>
          <w:t xml:space="preserve">S1–S58 complete; 58 sections; MONOLITH_SOP_Package_v2.5; 195,663 bytes</w:t>
        </w:r>
      </w:p>
    </w:ins>
    <w:ins w:id="2868" w:author="Scispace Agent" w:date="2026-09-04T00:00:00Z">
      <w:p>
        <w:pPr>
          <w:ind w:left="400"/>
          <w:spacing w:after="60"/>
        </w:pPr>
        <w:r>
          <w:rPr>
            <w:rFonts w:ascii="Calibri" w:hAnsi="Calibri"/>
            <w:b/>
            <w:bCs/>
            <w:sz w:val="22"/>
            <w:szCs w:val="22"/>
          </w:rPr>
          <w:t xml:space="preserve">Authorisation: </w:t>
        </w:r>
        <w:r>
          <w:rPr>
            <w:rFonts w:ascii="Calibri" w:hAnsi="Calibri"/>
            <w:sz w:val="22"/>
            <w:szCs w:val="22"/>
          </w:rPr>
          <w:t xml:space="preserve">SC Chair — P3-GL-CHK-10 final approval; BAU Governance Charter active</w:t>
        </w:r>
      </w:p>
    </w:ins>
    <w:ins w:id="2869" w:author="Scispace Agent" w:date="2026-09-04T00:00:00Z">
      <w:p>
        <w:pPr>
          <w:ind w:left="400"/>
          <w:spacing w:after="60"/>
        </w:pPr>
        <w:r>
          <w:rPr>
            <w:rFonts w:ascii="Calibri" w:hAnsi="Calibri"/>
            <w:b/>
            <w:bCs/>
            <w:sz w:val="22"/>
            <w:szCs w:val="22"/>
          </w:rPr>
          <w:t xml:space="preserve">Certificate reference: </w:t>
        </w:r>
        <w:r>
          <w:rPr>
            <w:rFonts w:ascii="Calibri" w:hAnsi="Calibri"/>
            <w:sz w:val="22"/>
            <w:szCs w:val="22"/>
          </w:rPr>
          <w:t xml:space="preserve">MONOLITH-S58-CLOSECERT-001 v1.0 — issued upon P3-M4 milestone achievement</w:t>
        </w:r>
      </w:p>
    </w:ins>
    <w:ins w:id="2870" w:author="Scispace Agent" w:date="2026-09-04T00:00:00Z">
      <w:p>
        <w:pPr>
          <w:spacing w:after="40"/>
        </w:pPr>
      </w:p>
    </w:ins>
    <w:ins w:id="2871" w:author="Scispace Agent" w:date="2026-09-04T00:00:00Z">
      <w:p>
        <w:pPr>
          <w:pStyle w:val="Heading2"/>
          <w:spacing w:before="200" w:after="80"/>
        </w:pPr>
        <w:r>
          <w:rPr>
            <w:rFonts w:ascii="Calibri" w:hAnsi="Calibri"/>
            <w:b/>
            <w:bCs/>
            <w:color w:val="2e75b6"/>
            <w:sz w:val="28"/>
            <w:szCs w:val="28"/>
          </w:rPr>
          <w:t xml:space="preserve">58.5 Post-Programme Audit Plan</w:t>
        </w:r>
      </w:p>
    </w:ins>
    <w:ins w:id="2872" w:author="Scispace Agent" w:date="2026-09-04T00:00:00Z">
      <w:p>
        <w:pPr>
          <w:ind w:left="400"/>
          <w:spacing w:after="80"/>
        </w:pPr>
        <w:r>
          <w:rPr>
            <w:rFonts w:ascii="Calibri" w:hAnsi="Calibri"/>
            <w:sz w:val="24"/>
            <w:szCs w:val="24"/>
          </w:rPr>
          <w:t xml:space="preserve">Following programme closure, a structured post-programme audit schedule ensures BAU governance charter compliance, SLA adherence, and continuous improvement. Audits are conducted jointly by the TAG and external auditors as specified. All audit outputs are reported to PGB and escalated to SC if critical findings are identified. The post-programme audit plan is governed by the AOC for scheduling and the TAG for technical scope.</w:t>
        </w:r>
      </w:p>
    </w:ins>
    <w:ins w:id="2873"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Audit</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Timing</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Scope</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Auditor</w:t>
              </w:r>
            </w:p>
          </w:tc>
          <w:tc>
            <w:tcPr>
              <w:shd w:val="clear" w:color="auto" w:fill="2d7a4f"/>
              <w:tcBorders>
                <w:top w:val="single" w:sz="4" w:space="0" w:color="2d7a4f"/>
                <w:left w:val="single" w:sz="4" w:space="0" w:color="2d7a4f"/>
                <w:bottom w:val="single" w:sz="4" w:space="0" w:color="2d7a4f"/>
                <w:right w:val="single" w:sz="4" w:space="0" w:color="2d7a4f"/>
              </w:tcBorders>
              <w:tcMar>
                <w:top w:w="60" w:type="dxa"/>
                <w:left w:w="80" w:type="dxa"/>
                <w:bottom w:w="60" w:type="dxa"/>
                <w:right w:w="80" w:type="dxa"/>
              </w:tcMar>
            </w:tcPr>
            <w:p>
              <w:r>
                <w:rPr>
                  <w:rFonts w:ascii="Calibri" w:hAnsi="Calibri"/>
                  <w:b/>
                  <w:bCs/>
                  <w:color w:val="FFFFFF"/>
                  <w:sz w:val="20"/>
                  <w:szCs w:val="20"/>
                </w:rPr>
                <w:t xml:space="preserve">Output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First BAU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T+30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compliance for all 7 GAPs; KPI-001–024 vs. go-live baseline; incident log review; rollback readiness confirmation; agent health across WS-A/B/C</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(Internal) + Programme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30-day BAU report to PGB; immediate remediation plan if SLA breach found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Process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T+60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workflow compliance; escalation procedure adherence (L1–L4); vendor SLA reporting accuracy; change management process; AOC rota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TAG + Operations Manager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Process audit findings to PGB; updated runbooks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Full BAU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T+90 days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confirmation (3-month rolling); full governance charter compliance check; all vendor contracts; data privacy (GAP-14 ESG); KPI-001–024 trend analysis; P3-M4 milestone retrospective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TAG + PGB</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90-day audit certificate to SC Chair; BAU governance sign-off; charter amendments if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Year-1 Programme Audit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12 months post go-live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scope: all 28 agents; all 24 KPIs; vendor performance vs. SLAs; programme ROI (THB 18.2M investment vs. efficiency gains); governance charter compliance; GAP closure sustainability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 Firm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certificate; SC strategic review input; recommendations for Year-2 BAU roadmap</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Ongoing BAU Audit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(Year 2 onwards)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Continuous improvement: KPI benchmark refresh; SLA renegotiation if coverage exceeds 95%; model version review; agent retirement/replacement roadmap; governance charter annual review; TAG performance assessment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External Auditor + PGB + TAG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Annual audit report to SC; charter amendment decisions; BAU roadmap update approved by SC Chair</w:t>
              </w:r>
            </w:p>
          </w:tc>
        </w:tr>
      </w:tbl>
    </w:ins>
    <w:ins w:id="2874" w:author="Scispace Agent" w:date="2026-09-04T00:00:00Z">
      <w:p>
        <w:pPr>
          <w:spacing w:after="40"/>
        </w:pPr>
      </w:p>
    </w:ins>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