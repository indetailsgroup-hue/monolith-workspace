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r>
        <w:t>Communication content revised by owner decision on 30 September 2026. Activation criteria are requirements, not evidence of delivery. ปรับเนื้อหาการสื่อสารตามมติเจ้าของวันที่ 30 กันยายน 2026 เกณฑ์เปิดใช้เป็นข้อกำหนด ไม่ใช่หลักฐานการส่งจริง</w:t>
      </w:r>
    </w:p>
    <w:p>
      <w:pPr>
        <w:pBdr/>
        <w:spacing w:after="100"/>
        <w:ind/>
        <w:jc w:val="center"/>
        <w:rPr>
          <w:b/>
          <w:bCs/>
          <w:color w:val="1f2d5a"/>
          <w:sz w:val="44"/>
          <w:szCs w:val="44"/>
        </w:rPr>
      </w:pPr>
      <w:r>
        <w:rPr>
          <w:b/>
          <w:bCs/>
          <w:color w:val="1f2d5a"/>
          <w:sz w:val="44"/>
          <w:szCs w:val="44"/>
        </w:rPr>
      </w:r>
      <w:r>
        <w:rPr>
          <w:b/>
          <w:bCs/>
          <w:color w:val="1f2d5a"/>
          <w:sz w:val="44"/>
          <w:szCs w:val="44"/>
        </w:rPr>
        <w:t xml:space="preserve">สรุปโครงการ MONOLITH / DAPH Decor</w:t>
      </w:r>
      <w:r>
        <w:rPr>
          <w:b/>
          <w:bCs/>
          <w:color w:val="1f2d5a"/>
          <w:sz w:val="44"/>
          <w:szCs w:val="44"/>
        </w:rPr>
      </w:r>
      <w:r>
        <w:rPr>
          <w:b/>
          <w:bCs/>
          <w:color w:val="1f2d5a"/>
          <w:sz w:val="44"/>
          <w:szCs w:val="44"/>
        </w:rPr>
      </w:r>
    </w:p>
    <w:p w14:paraId="47D60B56">
      <w:pPr>
        <w:pBdr/>
        <w:spacing w:after="80"/>
        <w:ind/>
        <w:jc w:val="center"/>
        <w:rPr>
          <w:bCs/>
          <w:i/>
          <w:color w:val="2e75b6"/>
          <w:sz w:val="28"/>
          <w:szCs w:val="28"/>
        </w:rPr>
      </w:pPr>
      <w:r>
        <w:rPr>
          <w:i/>
          <w:iCs/>
          <w:color w:val="2e75b6"/>
          <w:sz w:val="28"/>
          <w:szCs w:val="28"/>
        </w:rPr>
        <w:t xml:space="preserve">SOP &amp; Engineering Standards Package v2.5</w:t>
      </w:r>
      <w:r>
        <w:rPr>
          <w:bCs/>
          <w:i/>
          <w:color w:val="2e75b6"/>
          <w:sz w:val="28"/>
          <w:szCs w:val="28"/>
        </w:rPr>
      </w:r>
      <w:r>
        <w:rPr>
          <w:bCs/>
          <w:i/>
          <w:color w:val="2e75b6"/>
          <w:sz w:val="28"/>
          <w:szCs w:val="28"/>
        </w:rPr>
      </w:r>
    </w:p>
    <w:p w14:paraId="1C796EA2">
      <w:pPr>
        <w:pBdr/>
        <w:spacing w:after="60"/>
        <w:ind/>
        <w:jc w:val="center"/>
        <w:rPr>
          <w:bCs/>
          <w:i/>
          <w:color w:val="555555"/>
          <w:sz w:val="22"/>
          <w:szCs w:val="22"/>
        </w:rPr>
      </w:pPr>
      <w:r>
        <w:rPr>
          <w:i/>
          <w:iCs/>
          <w:color w:val="555555"/>
          <w:sz w:val="22"/>
          <w:szCs w:val="22"/>
        </w:rPr>
        <w:t xml:space="preserve">เวอร์ชัน: 2.5  ·  วันที่: 2 กันยายน 2569  ·  สถานะ: เสร็จสมบูรณ์</w:t>
      </w:r>
      <w:r>
        <w:rPr>
          <w:bCs/>
          <w:i/>
          <w:color w:val="555555"/>
          <w:sz w:val="22"/>
          <w:szCs w:val="22"/>
        </w:rPr>
      </w:r>
      <w:r>
        <w:rPr>
          <w:bCs/>
          <w:i/>
          <w:color w:val="555555"/>
          <w:sz w:val="22"/>
          <w:szCs w:val="22"/>
        </w:rPr>
      </w:r>
    </w:p>
    <w:p w14:paraId="7EDBCB4A">
      <w:pPr>
        <w:pBdr/>
        <w:spacing w:after="400"/>
        <w:ind/>
        <w:jc w:val="center"/>
        <w:rPr>
          <w:bCs/>
          <w:i/>
          <w:color w:val="555555"/>
          <w:sz w:val="22"/>
          <w:szCs w:val="22"/>
        </w:rPr>
      </w:pPr>
      <w:r>
        <w:rPr>
          <w:i/>
          <w:iCs/>
          <w:color w:val="555555"/>
          <w:sz w:val="22"/>
          <w:szCs w:val="22"/>
        </w:rPr>
        <w:t xml:space="preserve">เตรียมโดย: MONOLITH AI Operations Team  ·  สำหรับ: ทีม DAPH Decor</w:t>
      </w:r>
      <w:r>
        <w:rPr>
          <w:bCs/>
          <w:i/>
          <w:color w:val="555555"/>
          <w:sz w:val="22"/>
          <w:szCs w:val="22"/>
        </w:rPr>
      </w:r>
      <w:r>
        <w:rPr>
          <w:bCs/>
          <w:i/>
          <w:color w:val="555555"/>
          <w:sz w:val="22"/>
          <w:szCs w:val="22"/>
        </w:rPr>
      </w:r>
    </w:p>
    <w:p w14:paraId="385EEFB5">
      <w:pPr>
        <w:pBdr/>
        <w:spacing w:after="120" w:before="320"/>
        <w:ind/>
        <w:rPr>
          <w:b/>
          <w:bCs/>
          <w:color w:val="1f2d5a"/>
          <w:sz w:val="36"/>
          <w:szCs w:val="36"/>
        </w:rPr>
      </w:pPr>
      <w:r>
        <w:rPr>
          <w:b/>
          <w:bCs/>
          <w:color w:val="1f2d5a"/>
          <w:sz w:val="36"/>
          <w:szCs w:val="36"/>
        </w:rPr>
        <w:t xml:space="preserve">1. ภาพรวมโครงการ</w:t>
      </w:r>
      <w:r>
        <w:rPr>
          <w:b/>
          <w:bCs/>
          <w:color w:val="1f2d5a"/>
          <w:sz w:val="36"/>
          <w:szCs w:val="36"/>
        </w:rPr>
      </w:r>
      <w:r>
        <w:rPr>
          <w:b/>
          <w:bCs/>
          <w:color w:val="1f2d5a"/>
          <w:sz w:val="36"/>
          <w:szCs w:val="36"/>
        </w:rPr>
      </w:r>
    </w:p>
    <w:p w14:paraId="3A6F8EF9">
      <w:pPr>
        <w:pBdr/>
        <w:spacing w:after="100" w:line="276" w:lineRule="auto"/>
        <w:ind/>
        <w:rPr>
          <w:sz w:val="24"/>
          <w:szCs w:val="24"/>
        </w:rPr>
      </w:pPr>
      <w:r>
        <w:rPr>
          <w:sz w:val="24"/>
          <w:szCs w:val="24"/>
        </w:rPr>
        <w:t xml:space="preserve">โครงการนี้คือการสร้างชุดเอกสารมาตรฐานการปฏิบัติงาน (Standard Operating Procedures) และมาตรฐานวิศวกรรมที่ครอบคลุมทั้งองค์กร MONOLITH/DAPH Decor โดยมีวัตถุประสงค์หลัก:</w:t>
      </w:r>
      <w:r>
        <w:rPr>
          <w:sz w:val="24"/>
          <w:szCs w:val="24"/>
        </w:rPr>
      </w:r>
      <w:r>
        <w:rPr>
          <w:sz w:val="24"/>
          <w:szCs w:val="24"/>
        </w:rPr>
      </w:r>
    </w:p>
    <w:p w14:paraId="2CE4755D">
      <w:pPr>
        <w:pBdr/>
        <w:spacing w:after="80"/>
        <w:ind w:left="400"/>
        <w:rPr>
          <w:sz w:val="24"/>
          <w:szCs w:val="24"/>
        </w:rPr>
      </w:pPr>
      <w:r>
        <w:rPr>
          <w:sz w:val="24"/>
          <w:szCs w:val="24"/>
        </w:rPr>
        <w:t xml:space="preserve">•  กำหนดมาตรฐานการทำงานที่ชัดเจนสำหรับทุกแผนก</w:t>
      </w:r>
      <w:r>
        <w:rPr>
          <w:sz w:val="24"/>
          <w:szCs w:val="24"/>
        </w:rPr>
      </w:r>
      <w:r>
        <w:rPr>
          <w:sz w:val="24"/>
          <w:szCs w:val="24"/>
        </w:rPr>
      </w:r>
    </w:p>
    <w:p w14:paraId="5328108B">
      <w:pPr>
        <w:pBdr/>
        <w:spacing w:after="80"/>
        <w:ind w:left="400"/>
        <w:rPr>
          <w:sz w:val="24"/>
          <w:szCs w:val="24"/>
        </w:rPr>
      </w:pPr>
      <w:r>
        <w:rPr>
          <w:sz w:val="24"/>
          <w:szCs w:val="24"/>
        </w:rPr>
        <w:t xml:space="preserve">•  นำ AI Agents เข้ามาเสริมการทำงานในทุกสายงาน</w:t>
      </w:r>
      <w:r>
        <w:rPr>
          <w:sz w:val="24"/>
          <w:szCs w:val="24"/>
        </w:rPr>
      </w:r>
      <w:r>
        <w:rPr>
          <w:sz w:val="24"/>
          <w:szCs w:val="24"/>
        </w:rPr>
      </w:r>
    </w:p>
    <w:p w14:paraId="570A6C51">
      <w:pPr>
        <w:pBdr/>
        <w:spacing w:after="80"/>
        <w:ind w:left="400"/>
        <w:rPr>
          <w:sz w:val="24"/>
          <w:szCs w:val="24"/>
        </w:rPr>
      </w:pPr>
      <w:r>
        <w:rPr>
          <w:sz w:val="24"/>
          <w:szCs w:val="24"/>
        </w:rPr>
        <w:t xml:space="preserve">•  รองรับ 38 ตำแหน่งงานทั้งหมดของ DAPH</w:t>
      </w:r>
      <w:r>
        <w:rPr>
          <w:sz w:val="24"/>
          <w:szCs w:val="24"/>
        </w:rPr>
      </w:r>
      <w:r>
        <w:rPr>
          <w:sz w:val="24"/>
          <w:szCs w:val="24"/>
        </w:rPr>
      </w:r>
    </w:p>
    <w:p w14:paraId="66C512C5">
      <w:pPr>
        <w:pBdr/>
        <w:spacing w:after="80"/>
        <w:ind w:left="400"/>
        <w:rPr>
          <w:sz w:val="24"/>
          <w:szCs w:val="24"/>
        </w:rPr>
      </w:pPr>
      <w:r>
        <w:rPr>
          <w:sz w:val="24"/>
          <w:szCs w:val="24"/>
        </w:rPr>
        <w:t xml:space="preserve">•  สร้างระบบ Governance และ Quality Assurance ที่ตรวจสอบได้</w:t>
      </w:r>
      <w:r>
        <w:rPr>
          <w:sz w:val="24"/>
          <w:szCs w:val="24"/>
        </w:rPr>
      </w:r>
      <w:r>
        <w:rPr>
          <w:sz w:val="24"/>
          <w:szCs w:val="24"/>
        </w:rPr>
      </w:r>
    </w:p>
    <w:p w14:paraId="53860CC4">
      <w:pPr>
        <w:pBdr/>
        <w:spacing w:after="120" w:before="320"/>
        <w:ind/>
        <w:rPr>
          <w:b/>
          <w:bCs/>
          <w:color w:val="1f2d5a"/>
          <w:sz w:val="36"/>
          <w:szCs w:val="36"/>
        </w:rPr>
      </w:pPr>
      <w:r>
        <w:rPr>
          <w:b/>
          <w:bCs/>
          <w:color w:val="1f2d5a"/>
          <w:sz w:val="36"/>
          <w:szCs w:val="36"/>
        </w:rPr>
        <w:t xml:space="preserve">2. เอกสารหลักที่สร้างเสร็จสมบูรณ์</w:t>
      </w:r>
      <w:r>
        <w:rPr>
          <w:b/>
          <w:bCs/>
          <w:color w:val="1f2d5a"/>
          <w:sz w:val="36"/>
          <w:szCs w:val="36"/>
        </w:rPr>
      </w:r>
      <w:r>
        <w:rPr>
          <w:b/>
          <w:bCs/>
          <w:color w:val="1f2d5a"/>
          <w:sz w:val="36"/>
          <w:szCs w:val="36"/>
        </w:rPr>
      </w:r>
    </w:p>
    <w:p w14:paraId="7E782696">
      <w:pPr>
        <w:pBdr/>
        <w:spacing w:after="80" w:before="200"/>
        <w:ind/>
        <w:rPr>
          <w:b/>
          <w:bCs/>
          <w:color w:val="2e75b6"/>
          <w:sz w:val="28"/>
          <w:szCs w:val="28"/>
        </w:rPr>
      </w:pPr>
      <w:r>
        <w:rPr>
          <w:b/>
          <w:bCs/>
          <w:color w:val="2e75b6"/>
          <w:sz w:val="28"/>
          <w:szCs w:val="28"/>
        </w:rPr>
        <w:t xml:space="preserve">2.1 SOP Master Document (DOCX)</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136EDC7D">
            <w:pPr>
              <w:pBdr/>
              <w:spacing/>
              <w:ind/>
              <w:jc w:val="center"/>
              <w:rPr>
                <w:b/>
                <w:bCs/>
                <w:color w:val="ffffff"/>
                <w:sz w:val="22"/>
                <w:szCs w:val="22"/>
              </w:rPr>
            </w:pPr>
            <w:r>
              <w:rPr>
                <w:b/>
                <w:bCs/>
                <w:color w:val="ffffff"/>
                <w:sz w:val="22"/>
                <w:szCs w:val="22"/>
              </w:rPr>
            </w:r>
            <w:r>
              <w:rPr>
                <w:b/>
                <w:bCs/>
                <w:color w:val="ffffff"/>
                <w:sz w:val="22"/>
                <w:szCs w:val="22"/>
              </w:rPr>
              <w:t xml:space="preserve">รายการ</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7658434">
            <w:pPr>
              <w:pBdr/>
              <w:spacing/>
              <w:ind/>
              <w:jc w:val="center"/>
              <w:rPr>
                <w:b/>
                <w:bCs/>
                <w:color w:val="ffffff"/>
                <w:sz w:val="22"/>
                <w:szCs w:val="22"/>
              </w:rPr>
            </w:pPr>
            <w:r>
              <w:rPr>
                <w:b/>
                <w:bCs/>
                <w:color w:val="ffffff"/>
                <w:sz w:val="22"/>
                <w:szCs w:val="22"/>
              </w:rPr>
            </w:r>
            <w:r>
              <w:rPr>
                <w:b/>
                <w:bCs/>
                <w:color w:val="ffffff"/>
                <w:sz w:val="22"/>
                <w:szCs w:val="22"/>
              </w:rPr>
              <w:t xml:space="preserve">รายละเอียด</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532757A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ไฟล์</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384A36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SOP_Integrated_Manual_accepted.docx</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36515E2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จำนวนหมวด</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76E5AD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S1–S23 (23 หมวด)</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B52EE5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เวอร์ชัน</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D489F6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v2.5</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75556E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รูปแบบ</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3728E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Tracked Changes + Accepted-Changes Version</w:t>
            </w:r>
            <w:r>
              <w:rPr>
                <w:b w:val="0"/>
                <w:bCs w:val="0"/>
                <w:color w:val="000000"/>
                <w:sz w:val="22"/>
                <w:szCs w:val="22"/>
              </w:rPr>
            </w:r>
            <w:r>
              <w:rPr>
                <w:b w:val="0"/>
                <w:bCs w:val="0"/>
                <w:color w:val="000000"/>
                <w:sz w:val="22"/>
                <w:szCs w:val="22"/>
              </w:rPr>
            </w:r>
          </w:p>
        </w:tc>
      </w:tr>
    </w:tbl>
    <w:p w14:paraId="419D0C82">
      <w:pPr>
        <w:pBdr/>
        <w:spacing/>
        <w:ind/>
        <w:rPr/>
      </w:pPr>
      <w:r/>
      <w:r/>
    </w:p>
    <w:p w14:paraId="1F269F1A">
      <w:pPr>
        <w:pBdr/>
        <w:spacing w:after="120"/>
        <w:ind/>
        <w:rPr/>
      </w:pPr>
      <w:r/>
      <w:r/>
    </w:p>
    <w:p w14:paraId="6B7C166B">
      <w:pPr>
        <w:pBdr/>
        <w:spacing w:after="100" w:line="276" w:lineRule="auto"/>
        <w:ind/>
        <w:rPr>
          <w:sz w:val="24"/>
          <w:szCs w:val="24"/>
        </w:rPr>
      </w:pPr>
      <w:r>
        <w:rPr>
          <w:sz w:val="24"/>
          <w:szCs w:val="24"/>
        </w:rPr>
        <w:t xml:space="preserve">หมวดเนื้อหาสำคัญ:</w:t>
      </w:r>
      <w:r>
        <w:rPr>
          <w:sz w:val="24"/>
          <w:szCs w:val="24"/>
        </w:rPr>
      </w:r>
      <w:r>
        <w:rPr>
          <w:sz w:val="24"/>
          <w:szCs w:val="24"/>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5E703B54">
            <w:pPr>
              <w:pBdr/>
              <w:spacing/>
              <w:ind/>
              <w:jc w:val="center"/>
              <w:rPr>
                <w:b/>
                <w:bCs/>
                <w:color w:val="ffffff"/>
                <w:sz w:val="22"/>
                <w:szCs w:val="22"/>
              </w:rPr>
            </w:pPr>
            <w:r>
              <w:rPr>
                <w:b/>
                <w:bCs/>
                <w:color w:val="ffffff"/>
                <w:sz w:val="22"/>
                <w:szCs w:val="22"/>
              </w:rPr>
            </w:r>
            <w:r>
              <w:rPr>
                <w:b/>
                <w:bCs/>
                <w:color w:val="ffffff"/>
                <w:sz w:val="22"/>
                <w:szCs w:val="22"/>
              </w:rPr>
              <w:t xml:space="preserve">หมวด</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510AB1C8">
            <w:pPr>
              <w:pBdr/>
              <w:spacing/>
              <w:ind/>
              <w:jc w:val="center"/>
              <w:rPr>
                <w:b/>
                <w:bCs/>
                <w:color w:val="ffffff"/>
                <w:sz w:val="22"/>
                <w:szCs w:val="22"/>
              </w:rPr>
            </w:pPr>
            <w:r>
              <w:rPr>
                <w:b/>
                <w:bCs/>
                <w:color w:val="ffffff"/>
                <w:sz w:val="22"/>
                <w:szCs w:val="22"/>
              </w:rPr>
            </w:r>
            <w:r>
              <w:rPr>
                <w:b/>
                <w:bCs/>
                <w:color w:val="ffffff"/>
                <w:sz w:val="22"/>
                <w:szCs w:val="22"/>
              </w:rPr>
              <w:t xml:space="preserve">ชื่อ / เนื้อหา</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DB9211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S1–S6</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8C5E02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บทนำ, วิสัยทัศน์, โครงสร้างองค์กร, มาตรฐานวัสดุ, ขั้นตอนการออกแบบ, การจัดการลูกค้า</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49C126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7A680E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 AI Agent Identity (7 Agents หลัก)</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222425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S8</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03645E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Framework สำหรับ AI Agents</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D74573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S9–S14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64D1E4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กระบวนการติดตั้ง, ควบคุมคุณภาพ, การจัดการโครงการ, POE, Emergency, BIM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9F3D1E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S15–S18</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D509C2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แบรนด์, ความยั่งยืน, การจัดการฉุกเฉิน, Digital Twin</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CFF03E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S19</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3670CE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 Management (การจัดการผู้จัดจำหน่าย)  ← 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018FC8B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S20</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823B3C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 Standards (มาตรฐาน BIM)  ←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1444B1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S21</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A4C083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 Portal Manual (คู่มือพอร์ทัลลูกค้า)  ← 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DE2EE0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4127A9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AI Governance (ธรรมาภิบาล AI)  ←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8EA100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S23</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3B9593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Continuous Improvement Review  ← ใหม่</w:t>
            </w:r>
            <w:r>
              <w:rPr>
                <w:b w:val="0"/>
                <w:bCs w:val="0"/>
                <w:color w:val="000000"/>
                <w:sz w:val="22"/>
                <w:szCs w:val="22"/>
              </w:rPr>
            </w:r>
            <w:r>
              <w:rPr>
                <w:b w:val="0"/>
                <w:bCs w:val="0"/>
                <w:color w:val="000000"/>
                <w:sz w:val="22"/>
                <w:szCs w:val="22"/>
              </w:rPr>
            </w:r>
          </w:p>
        </w:tc>
      </w:tr>
    </w:tbl>
    <w:p w14:paraId="44EFE563">
      <w:pPr>
        <w:pBdr/>
        <w:spacing/>
        <w:ind/>
        <w:rPr/>
      </w:pPr>
      <w:r/>
      <w:r/>
    </w:p>
    <w:p w14:paraId="3E265544">
      <w:pPr>
        <w:pBdr/>
        <w:spacing w:after="80"/>
        <w:ind/>
        <w:rPr/>
      </w:pPr>
      <w:r/>
      <w:r/>
    </w:p>
    <w:p w14:paraId="68201425">
      <w:pPr>
        <w:pBdr/>
        <w:spacing w:after="80" w:before="200"/>
        <w:ind/>
        <w:rPr>
          <w:b/>
          <w:bCs/>
          <w:color w:val="2e75b6"/>
          <w:sz w:val="28"/>
          <w:szCs w:val="28"/>
        </w:rPr>
      </w:pPr>
      <w:r>
        <w:rPr>
          <w:b/>
          <w:bCs/>
          <w:color w:val="2e75b6"/>
          <w:sz w:val="28"/>
          <w:szCs w:val="28"/>
        </w:rPr>
        <w:t xml:space="preserve">2.2 Executive Presentation (PPTX)</w:t>
      </w:r>
      <w:r>
        <w:rPr>
          <w:b/>
          <w:bCs/>
          <w:color w:val="2e75b6"/>
          <w:sz w:val="28"/>
          <w:szCs w:val="28"/>
        </w:rPr>
      </w:r>
      <w:r>
        <w:rPr>
          <w:b/>
          <w:bCs/>
          <w:color w:val="2e75b6"/>
          <w:sz w:val="28"/>
          <w:szCs w:val="28"/>
        </w:rPr>
      </w:r>
    </w:p>
    <w:p w14:paraId="056FB9A6">
      <w:pPr>
        <w:pBdr/>
        <w:spacing w:after="80"/>
        <w:ind w:left="400"/>
        <w:rPr>
          <w:sz w:val="24"/>
          <w:szCs w:val="24"/>
        </w:rPr>
      </w:pPr>
      <w:r>
        <w:rPr>
          <w:sz w:val="24"/>
          <w:szCs w:val="24"/>
        </w:rPr>
        <w:t xml:space="preserve">•  ไฟล์: SOP_Monolith_Presentation.pptx / .pdf</w:t>
      </w:r>
      <w:r>
        <w:rPr>
          <w:sz w:val="24"/>
          <w:szCs w:val="24"/>
        </w:rPr>
      </w:r>
      <w:r>
        <w:rPr>
          <w:sz w:val="24"/>
          <w:szCs w:val="24"/>
        </w:rPr>
      </w:r>
    </w:p>
    <w:p w14:paraId="18E72FEB">
      <w:pPr>
        <w:pBdr/>
        <w:spacing w:after="80"/>
        <w:ind w:left="400"/>
        <w:rPr>
          <w:sz w:val="24"/>
          <w:szCs w:val="24"/>
        </w:rPr>
      </w:pPr>
      <w:r>
        <w:rPr>
          <w:sz w:val="24"/>
          <w:szCs w:val="24"/>
        </w:rPr>
        <w:t xml:space="preserve">•  จำนวนสไลด์: 23 สไลด์  (เวอร์ชัน v2.5)</w:t>
      </w:r>
      <w:r>
        <w:rPr>
          <w:sz w:val="24"/>
          <w:szCs w:val="24"/>
        </w:rPr>
      </w:r>
      <w:r>
        <w:rPr>
          <w:sz w:val="24"/>
          <w:szCs w:val="24"/>
        </w:rPr>
      </w:r>
    </w:p>
    <w:p w14:paraId="425F39BF">
      <w:pPr>
        <w:pBdr/>
        <w:spacing w:after="80"/>
        <w:ind w:left="400"/>
        <w:rPr>
          <w:sz w:val="24"/>
          <w:szCs w:val="24"/>
        </w:rPr>
      </w:pPr>
      <w:r>
        <w:rPr>
          <w:sz w:val="24"/>
          <w:szCs w:val="24"/>
        </w:rPr>
        <w:t xml:space="preserve">•  เนื้อหา: ครอบคลุม AI Agent Architecture, KPI Dashboard, RACI Matrix, Roadmap</w:t>
      </w:r>
      <w:r>
        <w:rPr>
          <w:sz w:val="24"/>
          <w:szCs w:val="24"/>
        </w:rPr>
      </w:r>
      <w:r>
        <w:rPr>
          <w:sz w:val="24"/>
          <w:szCs w:val="24"/>
        </w:rPr>
      </w:r>
    </w:p>
    <w:p w14:paraId="28A847E4">
      <w:pPr>
        <w:pBdr/>
        <w:spacing w:after="80"/>
        <w:ind/>
        <w:rPr/>
      </w:pPr>
      <w:r/>
      <w:r/>
    </w:p>
    <w:p w14:paraId="33A4D4B2">
      <w:pPr>
        <w:pBdr/>
        <w:spacing w:after="80" w:before="200"/>
        <w:ind/>
        <w:rPr>
          <w:b/>
          <w:bCs/>
          <w:color w:val="2e75b6"/>
          <w:sz w:val="28"/>
          <w:szCs w:val="28"/>
        </w:rPr>
      </w:pPr>
      <w:r>
        <w:rPr>
          <w:b/>
          <w:bCs/>
          <w:color w:val="2e75b6"/>
          <w:sz w:val="28"/>
          <w:szCs w:val="28"/>
        </w:rPr>
        <w:t xml:space="preserve">2.3 เอกสาร PDF ทั้งชุด</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0C6E182E">
            <w:pPr>
              <w:pBdr/>
              <w:spacing/>
              <w:ind/>
              <w:jc w:val="center"/>
              <w:rPr>
                <w:b/>
                <w:bCs/>
                <w:color w:val="ffffff"/>
                <w:sz w:val="22"/>
                <w:szCs w:val="22"/>
              </w:rPr>
            </w:pPr>
            <w:r>
              <w:rPr>
                <w:b/>
                <w:bCs/>
                <w:color w:val="ffffff"/>
                <w:sz w:val="22"/>
                <w:szCs w:val="22"/>
              </w:rPr>
            </w:r>
            <w:r>
              <w:rPr>
                <w:b/>
                <w:bCs/>
                <w:color w:val="ffffff"/>
                <w:sz w:val="22"/>
                <w:szCs w:val="22"/>
              </w:rPr>
              <w:t xml:space="preserve">ไฟล์</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70C1F91">
            <w:pPr>
              <w:pBdr/>
              <w:spacing/>
              <w:ind/>
              <w:jc w:val="center"/>
              <w:rPr>
                <w:b/>
                <w:bCs/>
                <w:color w:val="ffffff"/>
                <w:sz w:val="22"/>
                <w:szCs w:val="22"/>
              </w:rPr>
            </w:pPr>
            <w:r>
              <w:rPr>
                <w:b/>
                <w:bCs/>
                <w:color w:val="ffffff"/>
                <w:sz w:val="22"/>
                <w:szCs w:val="22"/>
              </w:rPr>
            </w:r>
            <w:r>
              <w:rPr>
                <w:b/>
                <w:bCs/>
                <w:color w:val="ffffff"/>
                <w:sz w:val="22"/>
                <w:szCs w:val="22"/>
              </w:rPr>
              <w:t xml:space="preserve">วัตถุประสงค์</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3FA75F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executive_brief.pdf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7C214F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สรุปสำหรับผู้บริหาร</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4FC94A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sop_master_index.pdf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964097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ดัชนีหลักพร้อมหน้าอ้างอิง</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2841ED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bep_template.pdf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3454AF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 Execution Plan Template</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7040552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bim_coordination_report_template.pdf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9822E7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รายงานประสานงาน BIM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01AAFCE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client_portal_user_manual.pdf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66EC4A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คู่มือการใช้งานพอร์ทัลลูกค้า</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7C10FA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client_onboarding_checklist.pdf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3CA2A8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Checklist รับลูกค้าใหม่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636F45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vendor_qualification_checklist.pdf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0137DA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Checklist ประเมินผู้จัดจำหน่าย</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237E1F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vendor_scorecard_dashboard.pdf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03237B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แดชบอร์ดคะแนน Vendor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73C938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sustainability_scorecard.pdf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C05C4C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รายงานความยั่งยืน</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D781D4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training_quiz_section20-22.pdf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E4BC41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แบบทดสอบ (S20, S21, S22)</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5DC7F3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ai_agent_dashboard.pdf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B3B10B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แดชบอร์ด AI Agent Performance</w:t>
            </w:r>
            <w:r>
              <w:rPr>
                <w:b w:val="0"/>
                <w:bCs w:val="0"/>
                <w:color w:val="000000"/>
                <w:sz w:val="22"/>
                <w:szCs w:val="22"/>
              </w:rPr>
            </w:r>
            <w:r>
              <w:rPr>
                <w:b w:val="0"/>
                <w:bCs w:val="0"/>
                <w:color w:val="000000"/>
                <w:sz w:val="22"/>
                <w:szCs w:val="22"/>
              </w:rPr>
            </w:r>
          </w:p>
        </w:tc>
      </w:tr>
    </w:tbl>
    <w:p w14:paraId="7252E4AC">
      <w:pPr>
        <w:pBdr/>
        <w:spacing/>
        <w:ind/>
        <w:rPr/>
      </w:pPr>
      <w:r/>
      <w:r/>
    </w:p>
    <w:p w14:paraId="6C32BC33">
      <w:pPr>
        <w:pBdr/>
        <w:spacing w:after="80"/>
        <w:ind/>
        <w:rPr/>
      </w:pPr>
      <w:r/>
      <w:r/>
    </w:p>
    <w:p w14:paraId="12870419">
      <w:pPr>
        <w:pBdr/>
        <w:spacing w:after="80" w:before="200"/>
        <w:ind/>
        <w:rPr>
          <w:b/>
          <w:bCs/>
          <w:color w:val="2e75b6"/>
          <w:sz w:val="28"/>
          <w:szCs w:val="28"/>
        </w:rPr>
      </w:pPr>
      <w:r>
        <w:rPr>
          <w:b/>
          <w:bCs/>
          <w:color w:val="2e75b6"/>
          <w:sz w:val="28"/>
          <w:szCs w:val="28"/>
        </w:rPr>
        <w:t xml:space="preserve">2.4 ZIP Package</w:t>
      </w:r>
      <w:r>
        <w:rPr>
          <w:b/>
          <w:bCs/>
          <w:color w:val="2e75b6"/>
          <w:sz w:val="28"/>
          <w:szCs w:val="28"/>
        </w:rPr>
      </w:r>
      <w:r>
        <w:rPr>
          <w:b/>
          <w:bCs/>
          <w:color w:val="2e75b6"/>
          <w:sz w:val="28"/>
          <w:szCs w:val="28"/>
        </w:rPr>
      </w:r>
    </w:p>
    <w:p w14:paraId="121B1FD9">
      <w:pPr>
        <w:pBdr/>
        <w:spacing w:after="80"/>
        <w:ind w:left="400"/>
        <w:rPr>
          <w:sz w:val="24"/>
          <w:szCs w:val="24"/>
        </w:rPr>
      </w:pPr>
      <w:r>
        <w:rPr>
          <w:sz w:val="24"/>
          <w:szCs w:val="24"/>
        </w:rPr>
        <w:t xml:space="preserve">•  ไฟล์: MONOLITH_SOP_Package_v2.4.zip</w:t>
      </w:r>
      <w:r>
        <w:rPr>
          <w:sz w:val="24"/>
          <w:szCs w:val="24"/>
        </w:rPr>
      </w:r>
      <w:r>
        <w:rPr>
          <w:sz w:val="24"/>
          <w:szCs w:val="24"/>
        </w:rPr>
      </w:r>
    </w:p>
    <w:p w14:paraId="6B71D1D7">
      <w:pPr>
        <w:pBdr/>
        <w:spacing w:after="80"/>
        <w:ind w:left="400"/>
        <w:rPr>
          <w:sz w:val="24"/>
          <w:szCs w:val="24"/>
        </w:rPr>
      </w:pPr>
      <w:r>
        <w:rPr>
          <w:sz w:val="24"/>
          <w:szCs w:val="24"/>
        </w:rPr>
        <w:t xml:space="preserve">•  รวมทุกเอกสาร Core + Client-Facing + Dashboard ทั้งหมด</w:t>
      </w:r>
      <w:r>
        <w:rPr>
          <w:sz w:val="24"/>
          <w:szCs w:val="24"/>
        </w:rPr>
      </w:r>
      <w:r>
        <w:rPr>
          <w:sz w:val="24"/>
          <w:szCs w:val="24"/>
        </w:rPr>
      </w:r>
    </w:p>
    <w:p w14:paraId="42C02794">
      <w:pPr>
        <w:pBdr/>
        <w:spacing w:after="120" w:before="320"/>
        <w:ind/>
        <w:rPr>
          <w:b/>
          <w:bCs/>
          <w:color w:val="1f2d5a"/>
          <w:sz w:val="36"/>
          <w:szCs w:val="36"/>
        </w:rPr>
      </w:pPr>
      <w:r>
        <w:rPr>
          <w:b/>
          <w:bCs/>
          <w:color w:val="1f2d5a"/>
          <w:sz w:val="36"/>
          <w:szCs w:val="36"/>
        </w:rPr>
        <w:t xml:space="preserve">3. AI Agent Roster — 14 Agents (SOP v2.5)</w:t>
      </w:r>
      <w:r>
        <w:rPr>
          <w:b/>
          <w:bCs/>
          <w:color w:val="1f2d5a"/>
          <w:sz w:val="36"/>
          <w:szCs w:val="36"/>
        </w:rPr>
      </w:r>
      <w:r>
        <w:rPr>
          <w:b/>
          <w:bCs/>
          <w:color w:val="1f2d5a"/>
          <w:sz w:val="36"/>
          <w:szCs w:val="36"/>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gridCol w:w="222"/>
        <w:gridCol w:w="222"/>
      </w:tblGrid>
      <w:tr>
        <w:trPr/>
        <w:tc>
          <w:tcPr>
            <w:shd w:val="clear" w:color="2e75b6" w:fill="2e75b6"/>
            <w:tcBorders/>
            <w:tcMar>
              <w:left w:w="115" w:type="dxa"/>
              <w:top w:w="80" w:type="dxa"/>
              <w:right w:w="115" w:type="dxa"/>
              <w:bottom w:w="80" w:type="dxa"/>
            </w:tcMar>
          </w:tcPr>
          <w:p w14:paraId="24027FCF">
            <w:pPr>
              <w:pBdr/>
              <w:spacing/>
              <w:ind/>
              <w:jc w:val="center"/>
              <w:rPr>
                <w:b/>
                <w:bCs/>
                <w:color w:val="ffffff"/>
                <w:sz w:val="22"/>
                <w:szCs w:val="22"/>
              </w:rPr>
            </w:pPr>
            <w:r>
              <w:rPr>
                <w:b/>
                <w:bCs/>
                <w:color w:val="ffffff"/>
                <w:sz w:val="22"/>
                <w:szCs w:val="22"/>
              </w:rPr>
            </w:r>
            <w:r>
              <w:rPr>
                <w:b/>
                <w:bCs/>
                <w:color w:val="ffffff"/>
                <w:sz w:val="22"/>
                <w:szCs w:val="22"/>
              </w:rPr>
              <w:t xml:space="preserve">#</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4741610F">
            <w:pPr>
              <w:pBdr/>
              <w:spacing/>
              <w:ind/>
              <w:jc w:val="center"/>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E59AB9F">
            <w:pPr>
              <w:pBdr/>
              <w:spacing/>
              <w:ind/>
              <w:jc w:val="center"/>
              <w:rPr>
                <w:b/>
                <w:bCs/>
                <w:color w:val="ffffff"/>
                <w:sz w:val="22"/>
                <w:szCs w:val="22"/>
              </w:rPr>
            </w:pPr>
            <w:r>
              <w:rPr>
                <w:b/>
                <w:bCs/>
                <w:color w:val="ffffff"/>
                <w:sz w:val="22"/>
                <w:szCs w:val="22"/>
              </w:rPr>
            </w:r>
            <w:r>
              <w:rPr>
                <w:b/>
                <w:bCs/>
                <w:color w:val="ffffff"/>
                <w:sz w:val="22"/>
                <w:szCs w:val="22"/>
              </w:rPr>
              <w:t xml:space="preserve">บทบาท</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3ECBBE2B">
            <w:pPr>
              <w:pBdr/>
              <w:spacing/>
              <w:ind/>
              <w:jc w:val="center"/>
              <w:rPr>
                <w:b/>
                <w:bCs/>
                <w:color w:val="ffffff"/>
                <w:sz w:val="22"/>
                <w:szCs w:val="22"/>
              </w:rPr>
            </w:pPr>
            <w:r>
              <w:rPr>
                <w:b/>
                <w:bCs/>
                <w:color w:val="ffffff"/>
                <w:sz w:val="22"/>
                <w:szCs w:val="22"/>
              </w:rPr>
            </w:r>
            <w:r>
              <w:rPr>
                <w:b/>
                <w:bCs/>
                <w:color w:val="ffffff"/>
                <w:sz w:val="22"/>
                <w:szCs w:val="22"/>
              </w:rPr>
              <w:t xml:space="preserve">ตำแหน่งที่รับผิดชอบ</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0F5C42D3">
            <w:pPr>
              <w:pBdr/>
              <w:spacing/>
              <w:ind/>
              <w:jc w:val="center"/>
              <w:rPr>
                <w:b/>
                <w:bCs/>
                <w:color w:val="ffffff"/>
                <w:sz w:val="22"/>
                <w:szCs w:val="22"/>
              </w:rPr>
            </w:pPr>
            <w:r>
              <w:rPr>
                <w:b/>
                <w:bCs/>
                <w:color w:val="ffffff"/>
                <w:sz w:val="22"/>
                <w:szCs w:val="22"/>
              </w:rPr>
            </w:r>
            <w:r>
              <w:rPr>
                <w:b/>
                <w:bCs/>
                <w:color w:val="ffffff"/>
                <w:sz w:val="22"/>
                <w:szCs w:val="22"/>
              </w:rPr>
              <w:t xml:space="preserve">Human Accountable</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6623E1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438782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Kelly</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FD756B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Project &amp; Operations Coordinator</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CB1EDE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A1, D1, D2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2CEEAE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MD / Studio Director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1B310F5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B9BB0C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Signal</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A114E5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Marketing Intelligence &amp; Brand Scout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2DCB54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H3, H4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63B8F1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Marketing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2C6EB4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798D86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Blaze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6B7ACA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 Automation &amp; Visualization</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19969E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B1, B2, B3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7745DB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Designer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3F98BA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27BC86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EE722D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Production Control &amp; Schedule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498305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B4, E1, E2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6FEAED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 + PM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6B8D0F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5</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CAD8CC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Bo</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0F6E57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Technical Drawing &amp; Measurement</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69FAE1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B5, C1, C2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522CD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Designer Manager / PM</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16A9724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6</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7C582D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Nova</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54BF48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 Relations &amp; Sales Support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4D6096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H1, H2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C203A3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Sales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86A4E4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7</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877496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Aria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257736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QA &amp; Standards Compliance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AC453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E5</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D10E9A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 / QA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35BC74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8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39C19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Rex</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BE85D9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Installation Operations &amp; Field Coordination</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9D71E0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D3, D4, D5, D6, D7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314FE6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2E936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9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68C270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Forge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D534DB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Factory Production, Maintenance &amp; Warehouse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771CC1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E1, E2, E3, E4, E6</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2244F7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363797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10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CA9D59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Leo</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6D7F2F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Logistics, Safety/HSE &amp; Site Compliance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76E3B7D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E7, E8</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4F4F4A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22518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11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B2CFCE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Remy</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F82F5C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R&amp;D, Materials Innovation &amp; Standards</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8CC8B9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E9</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3A551A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Plant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B9A3C9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12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AFABB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Finn</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50644E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Finance, Accounting &amp; Procurement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8DD9BA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F1, F2, F3, F4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B2A7CC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Finance Manager / MD</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7B6C351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13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6C52F4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Hana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6B719B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People &amp; Culture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7C6C18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G1, G2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22114E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Manager / GM</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82422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14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B4635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1D3EF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Software Development, DevOps &amp; Systems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C1FBB2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I1, I2, I3</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916C6E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MD</w:t>
            </w:r>
            <w:r>
              <w:rPr>
                <w:b w:val="0"/>
                <w:bCs w:val="0"/>
                <w:color w:val="000000"/>
                <w:sz w:val="22"/>
                <w:szCs w:val="22"/>
              </w:rPr>
            </w:r>
            <w:r>
              <w:rPr>
                <w:b w:val="0"/>
                <w:bCs w:val="0"/>
                <w:color w:val="000000"/>
                <w:sz w:val="22"/>
                <w:szCs w:val="22"/>
              </w:rPr>
            </w:r>
          </w:p>
        </w:tc>
      </w:tr>
    </w:tbl>
    <w:p w14:paraId="0E61C140">
      <w:pPr>
        <w:pBdr/>
        <w:spacing/>
        <w:ind/>
        <w:rPr/>
      </w:pPr>
      <w:r/>
      <w:r/>
    </w:p>
    <w:p w14:paraId="4217115D">
      <w:pPr>
        <w:pBdr/>
        <w:spacing w:after="120"/>
        <w:ind/>
        <w:rPr>
          <w:bCs/>
          <w:i/>
          <w:color w:val="555555"/>
          <w:sz w:val="20"/>
          <w:szCs w:val="20"/>
        </w:rPr>
      </w:pPr>
      <w:r>
        <w:rPr>
          <w:i/>
          <w:iCs/>
          <w:color w:val="555555"/>
          <w:sz w:val="20"/>
          <w:szCs w:val="20"/>
        </w:rPr>
        <w:t xml:space="preserve">★ = New Agents เพิ่มในรอบ v2.4–v2.5 (Rex #8 ถึง Core #14)</w:t>
      </w:r>
      <w:r>
        <w:rPr>
          <w:bCs/>
          <w:i/>
          <w:color w:val="555555"/>
          <w:sz w:val="20"/>
          <w:szCs w:val="20"/>
        </w:rPr>
      </w:r>
      <w:r>
        <w:rPr>
          <w:bCs/>
          <w:i/>
          <w:color w:val="555555"/>
          <w:sz w:val="20"/>
          <w:szCs w:val="20"/>
        </w:rPr>
      </w:r>
    </w:p>
    <w:p w14:paraId="60F68C59">
      <w:pPr>
        <w:pBdr/>
        <w:spacing w:after="100" w:line="276" w:lineRule="auto"/>
        <w:ind/>
        <w:rPr>
          <w:sz w:val="24"/>
          <w:szCs w:val="24"/>
        </w:rPr>
      </w:pPr>
      <w:r>
        <w:rPr>
          <w:sz w:val="24"/>
          <w:szCs w:val="24"/>
        </w:rPr>
        <w:t xml:space="preserve">Coverage ครบทั้ง 38 ตำแหน่งของ DAPH — 100% (รวม MD ในฐานะตำแหน่งที่ Kelly รับผิดชอบ)</w:t>
      </w:r>
      <w:r>
        <w:rPr>
          <w:sz w:val="24"/>
          <w:szCs w:val="24"/>
        </w:rPr>
      </w:r>
      <w:r>
        <w:rPr>
          <w:sz w:val="24"/>
          <w:szCs w:val="24"/>
        </w:rPr>
      </w:r>
    </w:p>
    <w:p w14:paraId="7B0C32CD">
      <w:pPr>
        <w:pBdr/>
        <w:spacing w:after="120" w:before="320"/>
        <w:ind/>
        <w:rPr>
          <w:b/>
          <w:bCs/>
          <w:color w:val="1f2d5a"/>
          <w:sz w:val="36"/>
          <w:szCs w:val="36"/>
        </w:rPr>
      </w:pPr>
      <w:r>
        <w:rPr>
          <w:b/>
          <w:bCs/>
          <w:color w:val="1f2d5a"/>
          <w:sz w:val="36"/>
          <w:szCs w:val="36"/>
        </w:rPr>
        <w:t xml:space="preserve">4. Gap Analysis สรุป</w:t>
      </w:r>
      <w:r>
        <w:rPr>
          <w:b/>
          <w:bCs/>
          <w:color w:val="1f2d5a"/>
          <w:sz w:val="36"/>
          <w:szCs w:val="36"/>
        </w:rPr>
      </w:r>
      <w:r>
        <w:rPr>
          <w:b/>
          <w:bCs/>
          <w:color w:val="1f2d5a"/>
          <w:sz w:val="36"/>
          <w:szCs w:val="36"/>
        </w:rPr>
      </w:r>
    </w:p>
    <w:p w14:paraId="1EF95C48">
      <w:pPr>
        <w:pBdr/>
        <w:spacing w:after="80" w:before="200"/>
        <w:ind/>
        <w:rPr>
          <w:b/>
          <w:bCs/>
          <w:color w:val="2e75b6"/>
          <w:sz w:val="28"/>
          <w:szCs w:val="28"/>
        </w:rPr>
      </w:pPr>
      <w:r>
        <w:rPr>
          <w:b/>
          <w:bCs/>
          <w:color w:val="2e75b6"/>
          <w:sz w:val="28"/>
          <w:szCs w:val="28"/>
        </w:rPr>
        <w:t xml:space="preserve">ปัญหาที่พบและแก้ไขแล้ว (จาก 7 Agents เดิม)</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705E092B">
            <w:pPr>
              <w:pBdr/>
              <w:spacing/>
              <w:ind/>
              <w:jc w:val="center"/>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1C201B24">
            <w:pPr>
              <w:pBdr/>
              <w:spacing/>
              <w:ind/>
              <w:jc w:val="center"/>
              <w:rPr>
                <w:b/>
                <w:bCs/>
                <w:color w:val="ffffff"/>
                <w:sz w:val="22"/>
                <w:szCs w:val="22"/>
              </w:rPr>
            </w:pPr>
            <w:r>
              <w:rPr>
                <w:b/>
                <w:bCs/>
                <w:color w:val="ffffff"/>
                <w:sz w:val="22"/>
                <w:szCs w:val="22"/>
              </w:rPr>
            </w:r>
            <w:r>
              <w:rPr>
                <w:b/>
                <w:bCs/>
                <w:color w:val="ffffff"/>
                <w:sz w:val="22"/>
                <w:szCs w:val="22"/>
              </w:rPr>
              <w:t xml:space="preserve">ปัญหาเดิม</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E573021">
            <w:pPr>
              <w:pBdr/>
              <w:spacing/>
              <w:ind/>
              <w:jc w:val="center"/>
              <w:rPr>
                <w:b/>
                <w:bCs/>
                <w:color w:val="ffffff"/>
                <w:sz w:val="22"/>
                <w:szCs w:val="22"/>
              </w:rPr>
            </w:pPr>
            <w:r>
              <w:rPr>
                <w:b/>
                <w:bCs/>
                <w:color w:val="ffffff"/>
                <w:sz w:val="22"/>
                <w:szCs w:val="22"/>
              </w:rPr>
            </w:r>
            <w:r>
              <w:rPr>
                <w:b/>
                <w:bCs/>
                <w:color w:val="ffffff"/>
                <w:sz w:val="22"/>
                <w:szCs w:val="22"/>
              </w:rPr>
              <w:t xml:space="preserve">การแก้ไข v2.5</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12456D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Bo</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44008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S22 assign งาน Finance &amp; Procurement ให้ Bo (BIM Engineer) — ผิดสายงาน</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A7E9C5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โยกงาน Finance ไปให้ Finn (Agent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95F23C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44830D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ถูก assign 3 บทบาทต่างกัน: IT, BIM, Project Control</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7ADB21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แยก: Atlas = Production, Forge = Factory, Rex = Installation</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54EB670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Signal</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C047D7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วัดงาน Comms แต่ Core Identity คือ Market Intelligence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03E9D3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ยืนยัน Signal = Marketing Intelligence เต็มตัว</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26DE80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Nova</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66CE89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S8 วัดงาน Research แต่ Nova คือ Client Relations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3F866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แยก Nova = Sales Support ชัดเจน</w:t>
            </w:r>
            <w:r>
              <w:rPr>
                <w:b w:val="0"/>
                <w:bCs w:val="0"/>
                <w:color w:val="000000"/>
                <w:sz w:val="22"/>
                <w:szCs w:val="22"/>
              </w:rPr>
            </w:r>
            <w:r>
              <w:rPr>
                <w:b w:val="0"/>
                <w:bCs w:val="0"/>
                <w:color w:val="000000"/>
                <w:sz w:val="22"/>
                <w:szCs w:val="22"/>
              </w:rPr>
            </w:r>
          </w:p>
        </w:tc>
      </w:tr>
    </w:tbl>
    <w:p w14:paraId="7A7F6588">
      <w:pPr>
        <w:pBdr/>
        <w:spacing/>
        <w:ind/>
        <w:rPr/>
      </w:pPr>
      <w:r/>
      <w:r/>
    </w:p>
    <w:p w14:paraId="57A51A2F">
      <w:pPr>
        <w:pBdr/>
        <w:spacing w:after="100"/>
        <w:ind/>
        <w:rPr/>
      </w:pPr>
      <w:r/>
      <w:r/>
    </w:p>
    <w:p w14:paraId="6799F894">
      <w:pPr>
        <w:pBdr/>
        <w:spacing w:after="80" w:before="200"/>
        <w:ind/>
        <w:rPr>
          <w:b/>
          <w:bCs/>
          <w:color w:val="2e75b6"/>
          <w:sz w:val="28"/>
          <w:szCs w:val="28"/>
        </w:rPr>
      </w:pPr>
      <w:r>
        <w:rPr>
          <w:b/>
          <w:bCs/>
          <w:color w:val="2e75b6"/>
          <w:sz w:val="28"/>
          <w:szCs w:val="28"/>
        </w:rPr>
        <w:t xml:space="preserve">Coverage สรุป</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7883F091">
            <w:pPr>
              <w:pBdr/>
              <w:spacing/>
              <w:ind/>
              <w:jc w:val="center"/>
              <w:rPr>
                <w:b/>
                <w:bCs/>
                <w:color w:val="ffffff"/>
                <w:sz w:val="22"/>
                <w:szCs w:val="22"/>
              </w:rPr>
            </w:pPr>
            <w:r>
              <w:rPr>
                <w:b/>
                <w:bCs/>
                <w:color w:val="ffffff"/>
                <w:sz w:val="22"/>
                <w:szCs w:val="22"/>
              </w:rPr>
            </w:r>
            <w:r>
              <w:rPr>
                <w:b/>
                <w:bCs/>
                <w:color w:val="ffffff"/>
                <w:sz w:val="22"/>
                <w:szCs w:val="22"/>
              </w:rPr>
              <w:t xml:space="preserve">แผนก</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52A630B6">
            <w:pPr>
              <w:pBdr/>
              <w:spacing/>
              <w:ind/>
              <w:jc w:val="center"/>
              <w:rPr>
                <w:b/>
                <w:bCs/>
                <w:color w:val="ffffff"/>
                <w:sz w:val="22"/>
                <w:szCs w:val="22"/>
              </w:rPr>
            </w:pPr>
            <w:r>
              <w:rPr>
                <w:b/>
                <w:bCs/>
                <w:color w:val="ffffff"/>
                <w:sz w:val="22"/>
                <w:szCs w:val="22"/>
              </w:rPr>
            </w:r>
            <w:r>
              <w:rPr>
                <w:b/>
                <w:bCs/>
                <w:color w:val="ffffff"/>
                <w:sz w:val="22"/>
                <w:szCs w:val="22"/>
              </w:rPr>
              <w:t xml:space="preserve">ตำแหน่ง</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16D07DC">
            <w:pPr>
              <w:pBdr/>
              <w:spacing/>
              <w:ind/>
              <w:jc w:val="center"/>
              <w:rPr>
                <w:b/>
                <w:bCs/>
                <w:color w:val="ffffff"/>
                <w:sz w:val="22"/>
                <w:szCs w:val="22"/>
              </w:rPr>
            </w:pPr>
            <w:r>
              <w:rPr>
                <w:b/>
                <w:bCs/>
                <w:color w:val="ffffff"/>
                <w:sz w:val="22"/>
                <w:szCs w:val="22"/>
              </w:rPr>
            </w:r>
            <w:r>
              <w:rPr>
                <w:b/>
                <w:bCs/>
                <w:color w:val="ffffff"/>
                <w:sz w:val="22"/>
                <w:szCs w:val="22"/>
              </w:rPr>
              <w:t xml:space="preserve">Coverage Status</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B05763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ผู้บริหาร (A)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F95599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A1 + MD</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08967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Kelly</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73326C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ออกแบบ (B)</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F9D638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B1–B5</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D6A16C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Blaze + Atlas + Bo</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15FDDE3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วัดพื้นที่ (C)</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D274F7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C1–C2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BB1044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Bo</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F7AA4F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โครงการ+ติดตั้ง (D)</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A9DA43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D1–D7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D71C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Kelly + Rex</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2DFB0A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โรงงาน (E)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8F8F67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E1–E9</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ADBFEC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Atlas + Forge + Aria + Leo + Remy</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6F3871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การเงิน (F)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51D4C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F1–F4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199A48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Finn</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5716555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(G)</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E72AB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G1–G2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325C1F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Hana</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3B4AD76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ขาย+การตลาด (H)</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762E59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H1–H4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7D6CB48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Nova + Signal</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0A3C5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ซอฟต์แวร์ (I)</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C3BB21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I1–I3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5C7685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Core</w:t>
            </w:r>
            <w:r>
              <w:rPr>
                <w:b w:val="0"/>
                <w:bCs w:val="0"/>
                <w:color w:val="000000"/>
                <w:sz w:val="22"/>
                <w:szCs w:val="22"/>
              </w:rPr>
            </w:r>
            <w:r>
              <w:rPr>
                <w:b w:val="0"/>
                <w:bCs w:val="0"/>
                <w:color w:val="000000"/>
                <w:sz w:val="22"/>
                <w:szCs w:val="22"/>
              </w:rPr>
            </w:r>
          </w:p>
        </w:tc>
      </w:tr>
    </w:tbl>
    <w:p w14:paraId="04FF4B17">
      <w:pPr>
        <w:pBdr/>
        <w:spacing/>
        <w:ind/>
        <w:rPr/>
      </w:pPr>
      <w:r/>
      <w:r/>
    </w:p>
    <w:p w14:paraId="6D05BEB2">
      <w:pPr>
        <w:pBdr/>
        <w:spacing w:after="120" w:before="120"/>
        <w:ind/>
        <w:rPr>
          <w:b/>
          <w:bCs/>
          <w:color w:val="107c10"/>
          <w:sz w:val="24"/>
          <w:szCs w:val="24"/>
        </w:rPr>
      </w:pPr>
      <w:r>
        <w:rPr>
          <w:b/>
          <w:bCs/>
          <w:color w:val="107c10"/>
          <w:sz w:val="24"/>
          <w:szCs w:val="24"/>
        </w:rPr>
        <w:t xml:space="preserve">► Coverage: 38/38 ตำแหน่ง = 100%</w:t>
      </w:r>
      <w:r>
        <w:rPr>
          <w:b/>
          <w:bCs/>
          <w:color w:val="107c10"/>
          <w:sz w:val="24"/>
          <w:szCs w:val="24"/>
        </w:rPr>
      </w:r>
      <w:r>
        <w:rPr>
          <w:b/>
          <w:bCs/>
          <w:color w:val="107c10"/>
          <w:sz w:val="24"/>
          <w:szCs w:val="24"/>
        </w:rPr>
      </w:r>
    </w:p>
    <w:p w14:paraId="0BC71CC4">
      <w:pPr>
        <w:pBdr/>
        <w:spacing w:after="120" w:before="320"/>
        <w:ind/>
        <w:rPr>
          <w:b/>
          <w:bCs/>
          <w:color w:val="1f2d5a"/>
          <w:sz w:val="36"/>
          <w:szCs w:val="36"/>
        </w:rPr>
      </w:pPr>
      <w:r>
        <w:rPr>
          <w:b/>
          <w:bCs/>
          <w:color w:val="1f2d5a"/>
          <w:sz w:val="36"/>
          <w:szCs w:val="36"/>
        </w:rPr>
        <w:t xml:space="preserve">5. Roadmap 20 Agents (Full Vision)</w:t>
      </w:r>
      <w:r>
        <w:rPr>
          <w:b/>
          <w:bCs/>
          <w:color w:val="1f2d5a"/>
          <w:sz w:val="36"/>
          <w:szCs w:val="36"/>
        </w:rPr>
      </w:r>
      <w:r>
        <w:rPr>
          <w:b/>
          <w:bCs/>
          <w:color w:val="1f2d5a"/>
          <w:sz w:val="36"/>
          <w:szCs w:val="36"/>
        </w:rPr>
      </w:r>
    </w:p>
    <w:p w14:paraId="289F6A9C">
      <w:pPr>
        <w:pBdr/>
        <w:spacing w:after="100" w:line="276" w:lineRule="auto"/>
        <w:ind/>
        <w:rPr>
          <w:sz w:val="24"/>
          <w:szCs w:val="24"/>
        </w:rPr>
      </w:pPr>
      <w:r>
        <w:rPr>
          <w:sz w:val="24"/>
          <w:szCs w:val="24"/>
        </w:rPr>
        <w:t xml:space="preserve">จากรายงานการวิจัย DAPH AI Agent Roadmap ได้เสนอ 20 Agents เต็มรูปแบบ สำหรับการขยายในระยะต่อไป:</w:t>
      </w:r>
      <w:r>
        <w:rPr>
          <w:sz w:val="24"/>
          <w:szCs w:val="24"/>
        </w:rPr>
      </w:r>
      <w:r>
        <w:rPr>
          <w:sz w:val="24"/>
          <w:szCs w:val="24"/>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28045B16">
            <w:pPr>
              <w:pBdr/>
              <w:spacing/>
              <w:ind/>
              <w:jc w:val="center"/>
              <w:rPr>
                <w:b/>
                <w:bCs/>
                <w:color w:val="ffffff"/>
                <w:sz w:val="22"/>
                <w:szCs w:val="22"/>
              </w:rPr>
            </w:pPr>
            <w:r>
              <w:rPr>
                <w:b/>
                <w:bCs/>
                <w:color w:val="ffffff"/>
                <w:sz w:val="22"/>
                <w:szCs w:val="22"/>
              </w:rPr>
            </w:r>
            <w:r>
              <w:rPr>
                <w:b/>
                <w:bCs/>
                <w:color w:val="ffffff"/>
                <w:sz w:val="22"/>
                <w:szCs w:val="22"/>
              </w:rPr>
              <w:t xml:space="preserve">Phase</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1305B2FF">
            <w:pPr>
              <w:pBdr/>
              <w:spacing/>
              <w:ind/>
              <w:jc w:val="center"/>
              <w:rPr>
                <w:b/>
                <w:bCs/>
                <w:color w:val="ffffff"/>
                <w:sz w:val="22"/>
                <w:szCs w:val="22"/>
              </w:rPr>
            </w:pPr>
            <w:r>
              <w:rPr>
                <w:b/>
                <w:bCs/>
                <w:color w:val="ffffff"/>
                <w:sz w:val="22"/>
                <w:szCs w:val="22"/>
              </w:rPr>
            </w:r>
            <w:r>
              <w:rPr>
                <w:b/>
                <w:bCs/>
                <w:color w:val="ffffff"/>
                <w:sz w:val="22"/>
                <w:szCs w:val="22"/>
              </w:rPr>
              <w:t xml:space="preserve">Agents ที่เพิ่ม</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44890688">
            <w:pPr>
              <w:pBdr/>
              <w:spacing/>
              <w:ind/>
              <w:jc w:val="center"/>
              <w:rPr>
                <w:b/>
                <w:bCs/>
                <w:color w:val="ffffff"/>
                <w:sz w:val="22"/>
                <w:szCs w:val="22"/>
              </w:rPr>
            </w:pPr>
            <w:r>
              <w:rPr>
                <w:b/>
                <w:bCs/>
                <w:color w:val="ffffff"/>
                <w:sz w:val="22"/>
                <w:szCs w:val="22"/>
              </w:rPr>
            </w:r>
            <w:r>
              <w:rPr>
                <w:b/>
                <w:bCs/>
                <w:color w:val="ffffff"/>
                <w:sz w:val="22"/>
                <w:szCs w:val="22"/>
              </w:rPr>
              <w:t xml:space="preserve">เป้าหมาย</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1504FA5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1  (เดือน 1–3)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0E5047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 Nexus, Compass, Scout</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E725FF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Quick Wins: ประสิทธิภาพ +30%</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5B9748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2  (เดือน 4–6)</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9B2CDD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Muse, Forge, Titan, Builder, Ledger</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5658AD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 Operations ครบทุกสายงาน</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80D62F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3  (เดือน 7–12)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36AEE3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Guardian, Keeper, Voyager, Sentinel, Talent, Spark, Render, Measure, CodeGuard, Ops</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725177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Full 20-Agent Coverage</w:t>
            </w:r>
            <w:r>
              <w:rPr>
                <w:b w:val="0"/>
                <w:bCs w:val="0"/>
                <w:color w:val="000000"/>
                <w:sz w:val="22"/>
                <w:szCs w:val="22"/>
              </w:rPr>
            </w:r>
            <w:r>
              <w:rPr>
                <w:b w:val="0"/>
                <w:bCs w:val="0"/>
                <w:color w:val="000000"/>
                <w:sz w:val="22"/>
                <w:szCs w:val="22"/>
              </w:rPr>
            </w:r>
          </w:p>
        </w:tc>
      </w:tr>
    </w:tbl>
    <w:p w14:paraId="51836FBE">
      <w:pPr>
        <w:pBdr/>
        <w:spacing/>
        <w:ind/>
        <w:rPr/>
      </w:pPr>
      <w:r/>
      <w:r/>
    </w:p>
    <w:p w14:paraId="375B1E51">
      <w:pPr>
        <w:pBdr/>
        <w:spacing w:after="80"/>
        <w:ind/>
        <w:rPr/>
      </w:pPr>
      <w:r/>
      <w:r/>
    </w:p>
    <w:p w14:paraId="5811907D">
      <w:pPr>
        <w:pBdr/>
        <w:spacing w:after="120" w:before="320"/>
        <w:ind/>
        <w:rPr>
          <w:b/>
          <w:bCs/>
          <w:color w:val="1f2d5a"/>
          <w:sz w:val="36"/>
          <w:szCs w:val="36"/>
        </w:rPr>
      </w:pPr>
      <w:r>
        <w:rPr>
          <w:b/>
          <w:bCs/>
          <w:color w:val="1f2d5a"/>
          <w:sz w:val="36"/>
          <w:szCs w:val="36"/>
        </w:rPr>
        <w:t xml:space="preserve">6. งานเทคนิคสำคัญ</w:t>
      </w:r>
      <w:r>
        <w:rPr>
          <w:b/>
          <w:bCs/>
          <w:color w:val="1f2d5a"/>
          <w:sz w:val="36"/>
          <w:szCs w:val="36"/>
        </w:rPr>
      </w:r>
      <w:r>
        <w:rPr>
          <w:b/>
          <w:bCs/>
          <w:color w:val="1f2d5a"/>
          <w:sz w:val="36"/>
          <w:szCs w:val="36"/>
        </w:rPr>
      </w:r>
    </w:p>
    <w:p w14:paraId="5517DF74">
      <w:pPr>
        <w:pBdr/>
        <w:spacing w:after="80"/>
        <w:ind w:left="400"/>
        <w:rPr>
          <w:sz w:val="24"/>
          <w:szCs w:val="24"/>
        </w:rPr>
      </w:pPr>
      <w:r>
        <w:rPr>
          <w:sz w:val="24"/>
          <w:szCs w:val="24"/>
        </w:rPr>
        <w:t xml:space="preserve">•  XML-level DOCX Surgery: แก้ไข paragraph โดยตรงผ่าน RSID/Paragraph ID ใน word/document.xml</w:t>
      </w:r>
      <w:r>
        <w:rPr>
          <w:sz w:val="24"/>
          <w:szCs w:val="24"/>
        </w:rPr>
      </w:r>
      <w:r>
        <w:rPr>
          <w:sz w:val="24"/>
          <w:szCs w:val="24"/>
        </w:rPr>
      </w:r>
    </w:p>
    <w:p w14:paraId="44EF2993">
      <w:pPr>
        <w:pBdr/>
        <w:spacing w:after="80"/>
        <w:ind w:left="400"/>
        <w:rPr>
          <w:sz w:val="24"/>
          <w:szCs w:val="24"/>
        </w:rPr>
      </w:pPr>
      <w:r>
        <w:rPr>
          <w:sz w:val="24"/>
          <w:szCs w:val="24"/>
        </w:rPr>
        <w:t xml:space="preserve">•  Tracked Changes Management: ใช้ &lt;w:ins&gt; / &lt;w:del&gt; markup สำหรับ audit trail ที่ตรวจสอบได้</w:t>
      </w:r>
      <w:r>
        <w:rPr>
          <w:sz w:val="24"/>
          <w:szCs w:val="24"/>
        </w:rPr>
      </w:r>
      <w:r>
        <w:rPr>
          <w:sz w:val="24"/>
          <w:szCs w:val="24"/>
        </w:rPr>
      </w:r>
    </w:p>
    <w:p w14:paraId="2F841F7C">
      <w:pPr>
        <w:pBdr/>
        <w:spacing w:after="80"/>
        <w:ind w:left="400"/>
        <w:rPr>
          <w:sz w:val="24"/>
          <w:szCs w:val="24"/>
        </w:rPr>
      </w:pPr>
      <w:r>
        <w:rPr>
          <w:sz w:val="24"/>
          <w:szCs w:val="24"/>
        </w:rPr>
        <w:t xml:space="preserve">•  Kelly heading, S8.2, S22 paragraphs: ถูกแก้ไขให้ตรงกับ Master Definition ใน S7</w:t>
      </w:r>
      <w:r>
        <w:rPr>
          <w:sz w:val="24"/>
          <w:szCs w:val="24"/>
        </w:rPr>
      </w:r>
      <w:r>
        <w:rPr>
          <w:sz w:val="24"/>
          <w:szCs w:val="24"/>
        </w:rPr>
      </w:r>
    </w:p>
    <w:p w14:paraId="305355B6">
      <w:pPr>
        <w:pBdr/>
        <w:spacing w:after="80"/>
        <w:ind w:left="400"/>
        <w:rPr>
          <w:sz w:val="24"/>
          <w:szCs w:val="24"/>
        </w:rPr>
      </w:pPr>
      <w:r>
        <w:rPr>
          <w:sz w:val="24"/>
          <w:szCs w:val="24"/>
        </w:rPr>
        <w:t xml:space="preserve">•  Multi-format Output: ทุกเอกสารสร้างทั้งรูปแบบ HTML (source) และ PDF (delivery)</w:t>
      </w:r>
      <w:r>
        <w:rPr>
          <w:sz w:val="24"/>
          <w:szCs w:val="24"/>
        </w:rPr>
      </w:r>
      <w:r>
        <w:rPr>
          <w:sz w:val="24"/>
          <w:szCs w:val="24"/>
        </w:rPr>
      </w:r>
    </w:p>
    <w:p w14:paraId="292F5B6D">
      <w:pPr>
        <w:pBdr/>
        <w:spacing w:after="80"/>
        <w:ind w:left="400"/>
        <w:rPr>
          <w:sz w:val="24"/>
          <w:szCs w:val="24"/>
        </w:rPr>
      </w:pPr>
      <w:r>
        <w:rPr>
          <w:sz w:val="24"/>
          <w:szCs w:val="24"/>
        </w:rPr>
        <w:t xml:space="preserve">•  Agent Conflict Resolution: แก้ไข Bo/Atlas/Signal/Nova role conflict ผ่าน agent expansion</w:t>
      </w:r>
      <w:r>
        <w:rPr>
          <w:sz w:val="24"/>
          <w:szCs w:val="24"/>
        </w:rPr>
      </w:r>
      <w:r>
        <w:rPr>
          <w:sz w:val="24"/>
          <w:szCs w:val="24"/>
        </w:rPr>
      </w:r>
    </w:p>
    <w:p w14:paraId="26E23A7F">
      <w:pPr>
        <w:pBdr/>
        <w:spacing w:after="80"/>
        <w:ind w:left="400"/>
        <w:rPr>
          <w:sz w:val="24"/>
          <w:szCs w:val="24"/>
        </w:rPr>
      </w:pPr>
      <w:r>
        <w:rPr>
          <w:sz w:val="24"/>
          <w:szCs w:val="24"/>
        </w:rPr>
        <w:t xml:space="preserve">•  DAPH Coverage Matrix: mapping 14 agents × 38 ตำแหน่งอย่างละเอียด</w:t>
      </w:r>
      <w:r>
        <w:rPr>
          <w:sz w:val="24"/>
          <w:szCs w:val="24"/>
        </w:rPr>
      </w:r>
      <w:r>
        <w:rPr>
          <w:sz w:val="24"/>
          <w:szCs w:val="24"/>
        </w:rPr>
      </w:r>
    </w:p>
    <w:p w14:paraId="4224309B">
      <w:pPr>
        <w:pBdr/>
        <w:spacing w:after="80"/>
        <w:ind/>
        <w:rPr/>
      </w:pPr>
      <w:r/>
      <w:r/>
    </w:p>
    <w:p w14:paraId="72C67D2C">
      <w:pPr>
        <w:pBdr/>
        <w:spacing w:after="120" w:before="320"/>
        <w:ind/>
        <w:rPr>
          <w:b/>
          <w:bCs/>
          <w:color w:val="1f2d5a"/>
          <w:sz w:val="36"/>
          <w:szCs w:val="36"/>
        </w:rPr>
      </w:pPr>
      <w:r>
        <w:rPr>
          <w:b/>
          <w:bCs/>
          <w:color w:val="1f2d5a"/>
          <w:sz w:val="36"/>
          <w:szCs w:val="36"/>
        </w:rPr>
        <w:t xml:space="preserve">7. ไฟล์และเอกสารทั้งหมด</w:t>
      </w:r>
      <w:r>
        <w:rPr>
          <w:b/>
          <w:bCs/>
          <w:color w:val="1f2d5a"/>
          <w:sz w:val="36"/>
          <w:szCs w:val="36"/>
        </w:rPr>
      </w:r>
      <w:r>
        <w:rPr>
          <w:b/>
          <w:bCs/>
          <w:color w:val="1f2d5a"/>
          <w:sz w:val="36"/>
          <w:szCs w:val="36"/>
        </w:rPr>
      </w:r>
    </w:p>
    <w:p w14:paraId="38997710">
      <w:pPr>
        <w:pBdr/>
        <w:spacing w:after="100" w:line="276" w:lineRule="auto"/>
        <w:ind/>
        <w:rPr>
          <w:sz w:val="24"/>
          <w:szCs w:val="24"/>
        </w:rPr>
      </w:pPr>
      <w:r>
        <w:rPr>
          <w:sz w:val="24"/>
          <w:szCs w:val="24"/>
        </w:rPr>
        <w:t xml:space="preserve">โครงสร้างไฟล์ MONOLITH_SOP_Package_v2.5/</w:t>
      </w:r>
      <w:r>
        <w:rPr>
          <w:sz w:val="24"/>
          <w:szCs w:val="24"/>
        </w:rPr>
      </w:r>
      <w:r>
        <w:rPr>
          <w:sz w:val="24"/>
          <w:szCs w:val="24"/>
        </w:rPr>
      </w:r>
    </w:p>
    <w:p w14:paraId="35F029FF">
      <w:pPr>
        <w:pBdr/>
        <w:spacing w:after="40"/>
        <w:ind/>
        <w:rPr>
          <w:rFonts w:ascii="Courier New" w:hAnsi="Courier New" w:cs="Courier New"/>
          <w:sz w:val="20"/>
          <w:szCs w:val="20"/>
        </w:rPr>
      </w:pPr>
      <w:r>
        <w:rPr>
          <w:rFonts w:ascii="Courier New" w:hAnsi="Courier New" w:eastAsia="Courier New" w:cs="Courier New"/>
          <w:sz w:val="20"/>
          <w:szCs w:val="20"/>
        </w:rPr>
        <w:t xml:space="preserve">  Core_Documents/</w:t>
      </w:r>
      <w:r>
        <w:rPr>
          <w:rFonts w:ascii="Courier New" w:hAnsi="Courier New" w:cs="Courier New"/>
          <w:sz w:val="20"/>
          <w:szCs w:val="20"/>
        </w:rPr>
      </w:r>
      <w:r>
        <w:rPr>
          <w:rFonts w:ascii="Courier New" w:hAnsi="Courier New" w:cs="Courier New"/>
          <w:sz w:val="20"/>
          <w:szCs w:val="20"/>
        </w:rPr>
      </w:r>
    </w:p>
    <w:p w14:paraId="72FCE4FF">
      <w:pPr>
        <w:pBdr/>
        <w:spacing w:after="40"/>
        <w:ind/>
        <w:rPr>
          <w:rFonts w:ascii="Courier New" w:hAnsi="Courier New" w:cs="Courier New"/>
          <w:sz w:val="20"/>
          <w:szCs w:val="20"/>
        </w:rPr>
      </w:pPr>
      <w:r>
        <w:rPr>
          <w:rFonts w:ascii="Courier New" w:hAnsi="Courier New" w:eastAsia="Courier New" w:cs="Courier New"/>
          <w:sz w:val="20"/>
          <w:szCs w:val="20"/>
        </w:rPr>
        <w:t xml:space="preserve">    SOP_Integrated_Manual_accepted.docx   ← Master SOP (23 Sections)</w:t>
      </w:r>
      <w:r>
        <w:rPr>
          <w:rFonts w:ascii="Courier New" w:hAnsi="Courier New" w:cs="Courier New"/>
          <w:sz w:val="20"/>
          <w:szCs w:val="20"/>
        </w:rPr>
      </w:r>
      <w:r>
        <w:rPr>
          <w:rFonts w:ascii="Courier New" w:hAnsi="Courier New" w:cs="Courier New"/>
          <w:sz w:val="20"/>
          <w:szCs w:val="20"/>
        </w:rPr>
      </w:r>
    </w:p>
    <w:p w14:paraId="33B5AEE9">
      <w:pPr>
        <w:pBdr/>
        <w:spacing w:after="40"/>
        <w:ind/>
        <w:rPr>
          <w:rFonts w:ascii="Courier New" w:hAnsi="Courier New" w:cs="Courier New"/>
          <w:sz w:val="20"/>
          <w:szCs w:val="20"/>
        </w:rPr>
      </w:pPr>
      <w:r>
        <w:rPr>
          <w:rFonts w:ascii="Courier New" w:hAnsi="Courier New" w:eastAsia="Courier New" w:cs="Courier New"/>
          <w:sz w:val="20"/>
          <w:szCs w:val="20"/>
        </w:rPr>
        <w:t xml:space="preserve">    SOP_Monolith_Presentation.pptx         ← Executive PPTX (23 Slides)</w:t>
      </w:r>
      <w:r>
        <w:rPr>
          <w:rFonts w:ascii="Courier New" w:hAnsi="Courier New" w:cs="Courier New"/>
          <w:sz w:val="20"/>
          <w:szCs w:val="20"/>
        </w:rPr>
      </w:r>
      <w:r>
        <w:rPr>
          <w:rFonts w:ascii="Courier New" w:hAnsi="Courier New" w:cs="Courier New"/>
          <w:sz w:val="20"/>
          <w:szCs w:val="20"/>
        </w:rPr>
      </w:r>
    </w:p>
    <w:p w14:paraId="59BB0431">
      <w:pPr>
        <w:pBdr/>
        <w:spacing w:after="40"/>
        <w:ind/>
        <w:rPr>
          <w:rFonts w:ascii="Courier New" w:hAnsi="Courier New" w:cs="Courier New"/>
          <w:sz w:val="20"/>
          <w:szCs w:val="20"/>
        </w:rPr>
      </w:pPr>
      <w:r>
        <w:rPr>
          <w:rFonts w:ascii="Courier New" w:hAnsi="Courier New" w:eastAsia="Courier New" w:cs="Courier New"/>
          <w:sz w:val="20"/>
          <w:szCs w:val="20"/>
        </w:rPr>
        <w:t xml:space="preserve">    executive_brief.pdf</w:t>
      </w:r>
      <w:r>
        <w:rPr>
          <w:rFonts w:ascii="Courier New" w:hAnsi="Courier New" w:cs="Courier New"/>
          <w:sz w:val="20"/>
          <w:szCs w:val="20"/>
        </w:rPr>
      </w:r>
      <w:r>
        <w:rPr>
          <w:rFonts w:ascii="Courier New" w:hAnsi="Courier New" w:cs="Courier New"/>
          <w:sz w:val="20"/>
          <w:szCs w:val="20"/>
        </w:rPr>
      </w:r>
    </w:p>
    <w:p w14:paraId="05336BDE">
      <w:pPr>
        <w:pBdr/>
        <w:spacing w:after="40"/>
        <w:ind/>
        <w:rPr>
          <w:rFonts w:ascii="Courier New" w:hAnsi="Courier New" w:cs="Courier New"/>
          <w:sz w:val="20"/>
          <w:szCs w:val="20"/>
        </w:rPr>
      </w:pPr>
      <w:r>
        <w:rPr>
          <w:rFonts w:ascii="Courier New" w:hAnsi="Courier New" w:eastAsia="Courier New" w:cs="Courier New"/>
          <w:sz w:val="20"/>
          <w:szCs w:val="20"/>
        </w:rPr>
        <w:t xml:space="preserve">    sop_master_index.pdf</w:t>
      </w:r>
      <w:r>
        <w:rPr>
          <w:rFonts w:ascii="Courier New" w:hAnsi="Courier New" w:cs="Courier New"/>
          <w:sz w:val="20"/>
          <w:szCs w:val="20"/>
        </w:rPr>
      </w:r>
      <w:r>
        <w:rPr>
          <w:rFonts w:ascii="Courier New" w:hAnsi="Courier New" w:cs="Courier New"/>
          <w:sz w:val="20"/>
          <w:szCs w:val="20"/>
        </w:rPr>
      </w:r>
    </w:p>
    <w:p w14:paraId="366794D5">
      <w:pPr>
        <w:pBdr/>
        <w:spacing w:after="40"/>
        <w:ind/>
        <w:rPr>
          <w:rFonts w:ascii="Courier New" w:hAnsi="Courier New" w:cs="Courier New"/>
          <w:sz w:val="20"/>
          <w:szCs w:val="20"/>
        </w:rPr>
      </w:pPr>
      <w:r>
        <w:rPr>
          <w:rFonts w:ascii="Courier New" w:hAnsi="Courier New" w:eastAsia="Courier New" w:cs="Courier New"/>
          <w:sz w:val="20"/>
          <w:szCs w:val="20"/>
        </w:rPr>
        <w:t xml:space="preserve">  Client_Facing/</w:t>
      </w:r>
      <w:r>
        <w:rPr>
          <w:rFonts w:ascii="Courier New" w:hAnsi="Courier New" w:cs="Courier New"/>
          <w:sz w:val="20"/>
          <w:szCs w:val="20"/>
        </w:rPr>
      </w:r>
      <w:r>
        <w:rPr>
          <w:rFonts w:ascii="Courier New" w:hAnsi="Courier New" w:cs="Courier New"/>
          <w:sz w:val="20"/>
          <w:szCs w:val="20"/>
        </w:rPr>
      </w:r>
    </w:p>
    <w:p w14:paraId="11905E45">
      <w:pPr>
        <w:pBdr/>
        <w:spacing w:after="40"/>
        <w:ind/>
        <w:rPr>
          <w:rFonts w:ascii="Courier New" w:hAnsi="Courier New" w:cs="Courier New"/>
          <w:sz w:val="20"/>
          <w:szCs w:val="20"/>
        </w:rPr>
      </w:pPr>
      <w:r>
        <w:rPr>
          <w:rFonts w:ascii="Courier New" w:hAnsi="Courier New" w:eastAsia="Courier New" w:cs="Courier New"/>
          <w:sz w:val="20"/>
          <w:szCs w:val="20"/>
        </w:rPr>
        <w:t xml:space="preserve">    client_portal_user_manual.pdf</w:t>
      </w:r>
      <w:r>
        <w:rPr>
          <w:rFonts w:ascii="Courier New" w:hAnsi="Courier New" w:cs="Courier New"/>
          <w:sz w:val="20"/>
          <w:szCs w:val="20"/>
        </w:rPr>
      </w:r>
      <w:r>
        <w:rPr>
          <w:rFonts w:ascii="Courier New" w:hAnsi="Courier New" w:cs="Courier New"/>
          <w:sz w:val="20"/>
          <w:szCs w:val="20"/>
        </w:rPr>
      </w:r>
    </w:p>
    <w:p w14:paraId="40E8ACCE">
      <w:pPr>
        <w:pBdr/>
        <w:spacing w:after="40"/>
        <w:ind/>
        <w:rPr>
          <w:rFonts w:ascii="Courier New" w:hAnsi="Courier New" w:cs="Courier New"/>
          <w:sz w:val="20"/>
          <w:szCs w:val="20"/>
        </w:rPr>
      </w:pPr>
      <w:r>
        <w:rPr>
          <w:rFonts w:ascii="Courier New" w:hAnsi="Courier New" w:eastAsia="Courier New" w:cs="Courier New"/>
          <w:sz w:val="20"/>
          <w:szCs w:val="20"/>
        </w:rPr>
        <w:t xml:space="preserve">    client_onboarding_checklist.pdf</w:t>
      </w:r>
      <w:r>
        <w:rPr>
          <w:rFonts w:ascii="Courier New" w:hAnsi="Courier New" w:cs="Courier New"/>
          <w:sz w:val="20"/>
          <w:szCs w:val="20"/>
        </w:rPr>
      </w:r>
      <w:r>
        <w:rPr>
          <w:rFonts w:ascii="Courier New" w:hAnsi="Courier New" w:cs="Courier New"/>
          <w:sz w:val="20"/>
          <w:szCs w:val="20"/>
        </w:rPr>
      </w:r>
    </w:p>
    <w:p w14:paraId="566EC30E">
      <w:pPr>
        <w:pBdr/>
        <w:spacing w:after="40"/>
        <w:ind/>
        <w:rPr>
          <w:rFonts w:ascii="Courier New" w:hAnsi="Courier New" w:cs="Courier New"/>
          <w:sz w:val="20"/>
          <w:szCs w:val="20"/>
        </w:rPr>
      </w:pPr>
      <w:r>
        <w:rPr>
          <w:rFonts w:ascii="Courier New" w:hAnsi="Courier New" w:eastAsia="Courier New" w:cs="Courier New"/>
          <w:sz w:val="20"/>
          <w:szCs w:val="20"/>
        </w:rPr>
        <w:t xml:space="preserve">    bep_template.pdf</w:t>
      </w:r>
      <w:r>
        <w:rPr>
          <w:rFonts w:ascii="Courier New" w:hAnsi="Courier New" w:cs="Courier New"/>
          <w:sz w:val="20"/>
          <w:szCs w:val="20"/>
        </w:rPr>
      </w:r>
      <w:r>
        <w:rPr>
          <w:rFonts w:ascii="Courier New" w:hAnsi="Courier New" w:cs="Courier New"/>
          <w:sz w:val="20"/>
          <w:szCs w:val="20"/>
        </w:rPr>
      </w:r>
    </w:p>
    <w:p w14:paraId="6E493DF1">
      <w:pPr>
        <w:pBdr/>
        <w:spacing w:after="40"/>
        <w:ind/>
        <w:rPr>
          <w:rFonts w:ascii="Courier New" w:hAnsi="Courier New" w:cs="Courier New"/>
          <w:sz w:val="20"/>
          <w:szCs w:val="20"/>
        </w:rPr>
      </w:pPr>
      <w:r>
        <w:rPr>
          <w:rFonts w:ascii="Courier New" w:hAnsi="Courier New" w:eastAsia="Courier New" w:cs="Courier New"/>
          <w:sz w:val="20"/>
          <w:szCs w:val="20"/>
        </w:rPr>
        <w:t xml:space="preserve">    bim_coordination_report_template.pdf</w:t>
      </w:r>
      <w:r>
        <w:rPr>
          <w:rFonts w:ascii="Courier New" w:hAnsi="Courier New" w:cs="Courier New"/>
          <w:sz w:val="20"/>
          <w:szCs w:val="20"/>
        </w:rPr>
      </w:r>
      <w:r>
        <w:rPr>
          <w:rFonts w:ascii="Courier New" w:hAnsi="Courier New" w:cs="Courier New"/>
          <w:sz w:val="20"/>
          <w:szCs w:val="20"/>
        </w:rPr>
      </w:r>
    </w:p>
    <w:p w14:paraId="5196B0D3">
      <w:pPr>
        <w:pBdr/>
        <w:spacing w:after="40"/>
        <w:ind/>
        <w:rPr>
          <w:rFonts w:ascii="Courier New" w:hAnsi="Courier New" w:cs="Courier New"/>
          <w:sz w:val="20"/>
          <w:szCs w:val="20"/>
        </w:rPr>
      </w:pPr>
      <w:r>
        <w:rPr>
          <w:rFonts w:ascii="Courier New" w:hAnsi="Courier New" w:eastAsia="Courier New" w:cs="Courier New"/>
          <w:sz w:val="20"/>
          <w:szCs w:val="20"/>
        </w:rPr>
        <w:t xml:space="preserve">    vendor_qualification_checklist.pdf</w:t>
      </w:r>
      <w:r>
        <w:rPr>
          <w:rFonts w:ascii="Courier New" w:hAnsi="Courier New" w:cs="Courier New"/>
          <w:sz w:val="20"/>
          <w:szCs w:val="20"/>
        </w:rPr>
      </w:r>
      <w:r>
        <w:rPr>
          <w:rFonts w:ascii="Courier New" w:hAnsi="Courier New" w:cs="Courier New"/>
          <w:sz w:val="20"/>
          <w:szCs w:val="20"/>
        </w:rPr>
      </w:r>
    </w:p>
    <w:p w14:paraId="518079DC">
      <w:pPr>
        <w:pBdr/>
        <w:spacing w:after="40"/>
        <w:ind/>
        <w:rPr>
          <w:rFonts w:ascii="Courier New" w:hAnsi="Courier New" w:cs="Courier New"/>
          <w:sz w:val="20"/>
          <w:szCs w:val="20"/>
        </w:rPr>
      </w:pPr>
      <w:r>
        <w:rPr>
          <w:rFonts w:ascii="Courier New" w:hAnsi="Courier New" w:eastAsia="Courier New" w:cs="Courier New"/>
          <w:sz w:val="20"/>
          <w:szCs w:val="20"/>
        </w:rPr>
        <w:t xml:space="preserve">    vendor_scorecard_dashboard.pdf</w:t>
      </w:r>
      <w:r>
        <w:rPr>
          <w:rFonts w:ascii="Courier New" w:hAnsi="Courier New" w:cs="Courier New"/>
          <w:sz w:val="20"/>
          <w:szCs w:val="20"/>
        </w:rPr>
      </w:r>
      <w:r>
        <w:rPr>
          <w:rFonts w:ascii="Courier New" w:hAnsi="Courier New" w:cs="Courier New"/>
          <w:sz w:val="20"/>
          <w:szCs w:val="20"/>
        </w:rPr>
      </w:r>
    </w:p>
    <w:p w14:paraId="0E237B1C">
      <w:pPr>
        <w:pBdr/>
        <w:spacing w:after="40"/>
        <w:ind/>
        <w:rPr>
          <w:rFonts w:ascii="Courier New" w:hAnsi="Courier New" w:cs="Courier New"/>
          <w:sz w:val="20"/>
          <w:szCs w:val="20"/>
        </w:rPr>
      </w:pPr>
      <w:r>
        <w:rPr>
          <w:rFonts w:ascii="Courier New" w:hAnsi="Courier New" w:eastAsia="Courier New" w:cs="Courier New"/>
          <w:sz w:val="20"/>
          <w:szCs w:val="20"/>
        </w:rPr>
        <w:t xml:space="preserve">    sustainability_scorecard.pdf</w:t>
      </w:r>
      <w:r>
        <w:rPr>
          <w:rFonts w:ascii="Courier New" w:hAnsi="Courier New" w:cs="Courier New"/>
          <w:sz w:val="20"/>
          <w:szCs w:val="20"/>
        </w:rPr>
      </w:r>
      <w:r>
        <w:rPr>
          <w:rFonts w:ascii="Courier New" w:hAnsi="Courier New" w:cs="Courier New"/>
          <w:sz w:val="20"/>
          <w:szCs w:val="20"/>
        </w:rPr>
      </w:r>
    </w:p>
    <w:p w14:paraId="2EE097E2">
      <w:pPr>
        <w:pBdr/>
        <w:spacing w:after="40"/>
        <w:ind/>
        <w:rPr>
          <w:rFonts w:ascii="Courier New" w:hAnsi="Courier New" w:cs="Courier New"/>
          <w:sz w:val="20"/>
          <w:szCs w:val="20"/>
        </w:rPr>
      </w:pPr>
      <w:r>
        <w:rPr>
          <w:rFonts w:ascii="Courier New" w:hAnsi="Courier New" w:eastAsia="Courier New" w:cs="Courier New"/>
          <w:sz w:val="20"/>
          <w:szCs w:val="20"/>
        </w:rPr>
        <w:t xml:space="preserve">    training_quiz_section20-22.pdf</w:t>
      </w:r>
      <w:r>
        <w:rPr>
          <w:rFonts w:ascii="Courier New" w:hAnsi="Courier New" w:cs="Courier New"/>
          <w:sz w:val="20"/>
          <w:szCs w:val="20"/>
        </w:rPr>
      </w:r>
      <w:r>
        <w:rPr>
          <w:rFonts w:ascii="Courier New" w:hAnsi="Courier New" w:cs="Courier New"/>
          <w:sz w:val="20"/>
          <w:szCs w:val="20"/>
        </w:rPr>
      </w:r>
    </w:p>
    <w:p w14:paraId="6B9E8396">
      <w:pPr>
        <w:pBdr/>
        <w:spacing w:after="40"/>
        <w:ind/>
        <w:rPr>
          <w:rFonts w:ascii="Courier New" w:hAnsi="Courier New" w:cs="Courier New"/>
          <w:sz w:val="20"/>
          <w:szCs w:val="20"/>
        </w:rPr>
      </w:pPr>
      <w:r>
        <w:rPr>
          <w:rFonts w:ascii="Courier New" w:hAnsi="Courier New" w:eastAsia="Courier New" w:cs="Courier New"/>
          <w:sz w:val="20"/>
          <w:szCs w:val="20"/>
        </w:rPr>
        <w:t xml:space="preserve">  Dashboards/</w:t>
      </w:r>
      <w:r>
        <w:rPr>
          <w:rFonts w:ascii="Courier New" w:hAnsi="Courier New" w:cs="Courier New"/>
          <w:sz w:val="20"/>
          <w:szCs w:val="20"/>
        </w:rPr>
      </w:r>
      <w:r>
        <w:rPr>
          <w:rFonts w:ascii="Courier New" w:hAnsi="Courier New" w:cs="Courier New"/>
          <w:sz w:val="20"/>
          <w:szCs w:val="20"/>
        </w:rPr>
      </w:r>
    </w:p>
    <w:p w14:paraId="45F3D701">
      <w:pPr>
        <w:pBdr/>
        <w:spacing w:after="40"/>
        <w:ind/>
        <w:rPr>
          <w:rFonts w:ascii="Courier New" w:hAnsi="Courier New" w:cs="Courier New"/>
          <w:sz w:val="20"/>
          <w:szCs w:val="20"/>
        </w:rPr>
      </w:pPr>
      <w:r>
        <w:rPr>
          <w:rFonts w:ascii="Courier New" w:hAnsi="Courier New" w:eastAsia="Courier New" w:cs="Courier New"/>
          <w:sz w:val="20"/>
          <w:szCs w:val="20"/>
        </w:rPr>
        <w:t xml:space="preserve">    ai_agent_dashboard_v25.html            ← Updated (20 agents, 38 positions)</w:t>
      </w:r>
      <w:r>
        <w:rPr>
          <w:rFonts w:ascii="Courier New" w:hAnsi="Courier New" w:cs="Courier New"/>
          <w:sz w:val="20"/>
          <w:szCs w:val="20"/>
        </w:rPr>
      </w:r>
      <w:r>
        <w:rPr>
          <w:rFonts w:ascii="Courier New" w:hAnsi="Courier New" w:cs="Courier New"/>
          <w:sz w:val="20"/>
          <w:szCs w:val="20"/>
        </w:rPr>
      </w:r>
    </w:p>
    <w:p w14:paraId="74B7C3B5">
      <w:pPr>
        <w:pBdr/>
        <w:spacing w:after="40"/>
        <w:ind/>
        <w:rPr>
          <w:rFonts w:ascii="Courier New" w:hAnsi="Courier New" w:cs="Courier New"/>
          <w:sz w:val="20"/>
          <w:szCs w:val="20"/>
        </w:rPr>
      </w:pPr>
      <w:r>
        <w:rPr>
          <w:rFonts w:ascii="Courier New" w:hAnsi="Courier New" w:eastAsia="Courier New" w:cs="Courier New"/>
          <w:sz w:val="20"/>
          <w:szCs w:val="20"/>
        </w:rPr>
        <w:t xml:space="preserve">    ai_agent_dashboard.pdf</w:t>
      </w:r>
      <w:r>
        <w:rPr>
          <w:rFonts w:ascii="Courier New" w:hAnsi="Courier New" w:cs="Courier New"/>
          <w:sz w:val="20"/>
          <w:szCs w:val="20"/>
        </w:rPr>
      </w:r>
      <w:r>
        <w:rPr>
          <w:rFonts w:ascii="Courier New" w:hAnsi="Courier New" w:cs="Courier New"/>
          <w:sz w:val="20"/>
          <w:szCs w:val="20"/>
        </w:rPr>
      </w:r>
    </w:p>
    <w:p w14:paraId="01E2D761">
      <w:pPr>
        <w:pBdr/>
        <w:spacing w:after="40"/>
        <w:ind/>
        <w:rPr>
          <w:rFonts w:ascii="Courier New" w:hAnsi="Courier New" w:cs="Courier New"/>
          <w:sz w:val="20"/>
          <w:szCs w:val="20"/>
        </w:rPr>
      </w:pPr>
      <w:r>
        <w:rPr>
          <w:rFonts w:ascii="Courier New" w:hAnsi="Courier New" w:eastAsia="Courier New" w:cs="Courier New"/>
          <w:sz w:val="20"/>
          <w:szCs w:val="20"/>
        </w:rPr>
        <w:t xml:space="preserve">  Changelog/</w:t>
      </w:r>
      <w:r>
        <w:rPr>
          <w:rFonts w:ascii="Courier New" w:hAnsi="Courier New" w:cs="Courier New"/>
          <w:sz w:val="20"/>
          <w:szCs w:val="20"/>
        </w:rPr>
      </w:r>
      <w:r>
        <w:rPr>
          <w:rFonts w:ascii="Courier New" w:hAnsi="Courier New" w:cs="Courier New"/>
          <w:sz w:val="20"/>
          <w:szCs w:val="20"/>
        </w:rPr>
      </w:r>
    </w:p>
    <w:p w14:paraId="592D3058">
      <w:pPr>
        <w:pBdr/>
        <w:spacing w:after="40"/>
        <w:ind/>
        <w:rPr>
          <w:rFonts w:ascii="Courier New" w:hAnsi="Courier New" w:cs="Courier New"/>
          <w:sz w:val="20"/>
          <w:szCs w:val="20"/>
        </w:rPr>
      </w:pPr>
      <w:r>
        <w:rPr>
          <w:rFonts w:ascii="Courier New" w:hAnsi="Courier New" w:eastAsia="Courier New" w:cs="Courier New"/>
          <w:sz w:val="20"/>
          <w:szCs w:val="20"/>
        </w:rPr>
        <w:t xml:space="preserve">    changelog_v25.md</w:t>
      </w:r>
      <w:r>
        <w:rPr>
          <w:rFonts w:ascii="Courier New" w:hAnsi="Courier New" w:cs="Courier New"/>
          <w:sz w:val="20"/>
          <w:szCs w:val="20"/>
        </w:rPr>
      </w:r>
      <w:r>
        <w:rPr>
          <w:rFonts w:ascii="Courier New" w:hAnsi="Courier New" w:cs="Courier New"/>
          <w:sz w:val="20"/>
          <w:szCs w:val="20"/>
        </w:rPr>
      </w:r>
    </w:p>
    <w:p w14:paraId="5D32BA0B">
      <w:pPr>
        <w:pBdr/>
        <w:spacing w:after="40"/>
        <w:ind/>
        <w:rPr>
          <w:rFonts w:ascii="Courier New" w:hAnsi="Courier New" w:cs="Courier New"/>
          <w:sz w:val="20"/>
          <w:szCs w:val="20"/>
        </w:rPr>
      </w:pPr>
      <w:r>
        <w:rPr>
          <w:rFonts w:ascii="Courier New" w:hAnsi="Courier New" w:eastAsia="Courier New" w:cs="Courier New"/>
          <w:sz w:val="20"/>
          <w:szCs w:val="20"/>
        </w:rPr>
        <w:t xml:space="preserve">    monolith_project_summary_v25.docx      ← (this file)</w:t>
      </w:r>
      <w:r>
        <w:rPr>
          <w:rFonts w:ascii="Courier New" w:hAnsi="Courier New" w:cs="Courier New"/>
          <w:sz w:val="20"/>
          <w:szCs w:val="20"/>
        </w:rPr>
      </w:r>
      <w:r>
        <w:rPr>
          <w:rFonts w:ascii="Courier New" w:hAnsi="Courier New" w:cs="Courier New"/>
          <w:sz w:val="20"/>
          <w:szCs w:val="20"/>
        </w:rPr>
      </w:r>
    </w:p>
    <w:p w14:paraId="43ACA28F">
      <w:pPr>
        <w:pBdr/>
        <w:spacing w:after="300"/>
        <w:ind/>
        <w:rPr/>
      </w:pPr>
      <w:r/>
      <w:r/>
    </w:p>
    <w:p w14:paraId="60FC007A">
      <w:pPr>
        <w:pStyle w:val="886"/>
        <w:pBdr/>
        <w:spacing w:after="80" w:before="0"/>
        <w:ind/>
        <w:rPr/>
      </w:pPr>
      <w:r/>
      <w:r/>
    </w:p>
    <w:p w14:paraId="4E8D5E9A">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8. ผลการทดสอบ (Training Quiz Results)</w:t>
      </w:r>
      <w:r>
        <w:rPr>
          <w:rFonts w:ascii="Arial" w:hAnsi="Arial" w:cs="Arial"/>
          <w:b/>
          <w:bCs/>
          <w:color w:val="1f2d5a"/>
          <w:sz w:val="36"/>
          <w:szCs w:val="36"/>
        </w:rPr>
      </w:r>
      <w:r>
        <w:rPr>
          <w:rFonts w:ascii="Arial" w:hAnsi="Arial" w:cs="Arial"/>
          <w:b/>
          <w:bCs/>
          <w:color w:val="1f2d5a"/>
          <w:sz w:val="36"/>
          <w:szCs w:val="36"/>
        </w:rPr>
      </w:r>
    </w:p>
    <w:p w14:paraId="3DBDDA27">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ชุดแบบทดสอบประกอบด้วย 3 Quizzes ครอบคลุม BIM Standards (S20), Client Portal (S21) และ AI Governance (S22) รวม 45 ข้อ ใช้ประเมินความรู้ทีม DAPH ก่อนเริ่มใช้งานระบบจริง ผ่านเกณฑ์ที่ 70–80%</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gridCol w:w="1134"/>
        <w:gridCol w:w="1134"/>
        <w:tblGridChange w:id="0">
          <w:tblGrid/>
        </w:tblGridChange>
      </w:tblGrid>
      <w:tr>
        <w:trPr/>
        <w:tc>
          <w:tcPr>
            <w:shd w:val="clear" w:color="f0f5ff" w:fill="f0f5ff"/>
            <w:tcBorders/>
            <w:tcMar>
              <w:left w:w="80" w:type="dxa"/>
              <w:top w:w="60" w:type="dxa"/>
              <w:right w:w="80" w:type="dxa"/>
              <w:bottom w:w="60" w:type="dxa"/>
            </w:tcMar>
            <w:tcW w:w="900" w:type="dxa"/>
          </w:tcPr>
          <w:p w14:paraId="1A3DD8D2">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Section</w:t>
            </w:r>
            <w:r>
              <w:rPr>
                <w:rFonts w:ascii="Arial" w:hAnsi="Arial" w:eastAsia="Arial" w:cs="Arial"/>
                <w:b w:val="0"/>
                <w:bCs w:val="0"/>
                <w:color w:val="1f2d5a"/>
                <w:sz w:val="20"/>
                <w:szCs w:val="20"/>
              </w:rPr>
              <w:t xml:space="preserve">S20</w:t>
            </w:r>
            <w:r>
              <w:rPr>
                <w:rFonts w:ascii="Arial" w:hAnsi="Arial" w:eastAsia="Arial" w:cs="Arial"/>
                <w:b w:val="0"/>
                <w:bCs w:val="0"/>
                <w:color w:val="1f2d5a"/>
                <w:sz w:val="20"/>
                <w:szCs w:val="20"/>
              </w:rPr>
              <w:t xml:space="preserve">S21</w:t>
            </w:r>
            <w:r>
              <w:rPr>
                <w:rFonts w:ascii="Arial" w:hAnsi="Arial" w:eastAsia="Arial" w:cs="Arial"/>
                <w:b w:val="0"/>
                <w:bCs w:val="0"/>
                <w:color w:val="1f2d5a"/>
                <w:sz w:val="20"/>
                <w:szCs w:val="20"/>
              </w:rPr>
              <w:t xml:space="preserve">S22</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200" w:type="dxa"/>
          </w:tcPr>
          <w:p w14:paraId="5D9D98F4">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หัวข้อ Quiz</w:t>
            </w:r>
            <w:r>
              <w:rPr>
                <w:rFonts w:ascii="Arial" w:hAnsi="Arial" w:eastAsia="Arial" w:cs="Arial"/>
                <w:b w:val="0"/>
                <w:bCs w:val="0"/>
                <w:color w:val="1f2d5a"/>
                <w:sz w:val="20"/>
                <w:szCs w:val="20"/>
              </w:rPr>
              <w:t xml:space="preserve">BIM Standards</w:t>
            </w:r>
            <w:r>
              <w:rPr>
                <w:rFonts w:ascii="Arial" w:hAnsi="Arial" w:eastAsia="Arial" w:cs="Arial"/>
                <w:b w:val="0"/>
                <w:bCs w:val="0"/>
                <w:color w:val="1f2d5a"/>
                <w:sz w:val="20"/>
                <w:szCs w:val="20"/>
              </w:rPr>
              <w:t xml:space="preserve">Client Portal &amp; Live Dashboard</w:t>
            </w:r>
            <w:r>
              <w:rPr>
                <w:rFonts w:ascii="Arial" w:hAnsi="Arial" w:eastAsia="Arial" w:cs="Arial"/>
                <w:b w:val="0"/>
                <w:bCs w:val="0"/>
                <w:color w:val="1f2d5a"/>
                <w:sz w:val="20"/>
                <w:szCs w:val="20"/>
              </w:rPr>
              <w:t xml:space="preserve">AI Governance &amp; Ethics</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000" w:type="dxa"/>
          </w:tcPr>
          <w:p w14:paraId="096FCC9D">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Agent ผู้รับผิดชอบ</w:t>
            </w:r>
            <w:r>
              <w:rPr>
                <w:rFonts w:ascii="Arial" w:hAnsi="Arial" w:eastAsia="Arial" w:cs="Arial"/>
                <w:b w:val="0"/>
                <w:bCs w:val="0"/>
                <w:color w:val="1f2d5a"/>
                <w:sz w:val="20"/>
                <w:szCs w:val="20"/>
              </w:rPr>
              <w:t xml:space="preserve">Blaze &amp; Atlas</w:t>
            </w:r>
            <w:r>
              <w:rPr>
                <w:rFonts w:ascii="Arial" w:hAnsi="Arial" w:eastAsia="Arial" w:cs="Arial"/>
                <w:b w:val="0"/>
                <w:bCs w:val="0"/>
                <w:color w:val="1f2d5a"/>
                <w:sz w:val="20"/>
                <w:szCs w:val="20"/>
              </w:rPr>
              <w:t xml:space="preserve">Kelly &amp; Blaze</w:t>
            </w:r>
            <w:r>
              <w:rPr>
                <w:rFonts w:ascii="Arial" w:hAnsi="Arial" w:eastAsia="Arial" w:cs="Arial"/>
                <w:b w:val="0"/>
                <w:bCs w:val="0"/>
                <w:color w:val="1f2d5a"/>
                <w:sz w:val="20"/>
                <w:szCs w:val="20"/>
              </w:rPr>
              <w:t xml:space="preserve">Blaze &amp; Nova</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900" w:type="dxa"/>
          </w:tcPr>
          <w:p w14:paraId="15A6A582">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จำนวนข้อ</w:t>
            </w:r>
            <w:r>
              <w:rPr>
                <w:rFonts w:ascii="Arial" w:hAnsi="Arial" w:eastAsia="Arial" w:cs="Arial"/>
                <w:b w:val="0"/>
                <w:bCs w:val="0"/>
                <w:color w:val="1f2d5a"/>
                <w:sz w:val="20"/>
                <w:szCs w:val="20"/>
              </w:rPr>
              <w:t xml:space="preserve">15</w:t>
            </w:r>
            <w:r>
              <w:rPr>
                <w:rFonts w:ascii="Arial" w:hAnsi="Arial" w:eastAsia="Arial" w:cs="Arial"/>
                <w:b w:val="0"/>
                <w:bCs w:val="0"/>
                <w:color w:val="1f2d5a"/>
                <w:sz w:val="20"/>
                <w:szCs w:val="20"/>
              </w:rPr>
              <w:t xml:space="preserve">15</w:t>
            </w:r>
            <w:r>
              <w:rPr>
                <w:rFonts w:ascii="Arial" w:hAnsi="Arial" w:eastAsia="Arial" w:cs="Arial"/>
                <w:b w:val="0"/>
                <w:bCs w:val="0"/>
                <w:color w:val="1f2d5a"/>
                <w:sz w:val="20"/>
                <w:szCs w:val="20"/>
              </w:rPr>
              <w:t xml:space="preserve">15</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600" w:type="dxa"/>
          </w:tcPr>
          <w:p w14:paraId="404A98B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เกณฑ์ผ่าน</w:t>
            </w:r>
            <w:r>
              <w:rPr>
                <w:rFonts w:ascii="Arial" w:hAnsi="Arial" w:eastAsia="Arial" w:cs="Arial"/>
                <w:b w:val="0"/>
                <w:bCs w:val="0"/>
                <w:color w:val="1f2d5a"/>
                <w:sz w:val="20"/>
                <w:szCs w:val="20"/>
              </w:rPr>
              <w:t xml:space="preserve">≥ 12/15 (80%)</w:t>
            </w:r>
            <w:r>
              <w:rPr>
                <w:rFonts w:ascii="Arial" w:hAnsi="Arial" w:eastAsia="Arial" w:cs="Arial"/>
                <w:b w:val="0"/>
                <w:bCs w:val="0"/>
                <w:color w:val="1f2d5a"/>
                <w:sz w:val="20"/>
                <w:szCs w:val="20"/>
              </w:rPr>
              <w:t xml:space="preserve">≥ 70%</w:t>
            </w:r>
            <w:r>
              <w:rPr>
                <w:rFonts w:ascii="Arial" w:hAnsi="Arial" w:eastAsia="Arial" w:cs="Arial"/>
                <w:b w:val="0"/>
                <w:bCs w:val="0"/>
                <w:color w:val="1f2d5a"/>
                <w:sz w:val="20"/>
                <w:szCs w:val="20"/>
              </w:rPr>
              <w:t xml:space="preserve">≥ 12/15 (80%)</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100" w:type="dxa"/>
          </w:tcPr>
          <w:p w14:paraId="2D86D7F0">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เวลา (นาที)</w:t>
            </w:r>
            <w:r>
              <w:rPr>
                <w:rFonts w:ascii="Arial" w:hAnsi="Arial" w:eastAsia="Arial" w:cs="Arial"/>
                <w:b w:val="0"/>
                <w:bCs w:val="0"/>
                <w:color w:val="1f2d5a"/>
                <w:sz w:val="20"/>
                <w:szCs w:val="20"/>
              </w:rPr>
              <w:t xml:space="preserve">—</w:t>
            </w:r>
            <w:r>
              <w:rPr>
                <w:rFonts w:ascii="Arial" w:hAnsi="Arial" w:eastAsia="Arial" w:cs="Arial"/>
                <w:b w:val="0"/>
                <w:bCs w:val="0"/>
                <w:color w:val="1f2d5a"/>
                <w:sz w:val="20"/>
                <w:szCs w:val="20"/>
              </w:rPr>
              <w:t xml:space="preserve">25</w:t>
            </w:r>
            <w:r>
              <w:rPr>
                <w:rFonts w:ascii="Arial" w:hAnsi="Arial" w:eastAsia="Arial" w:cs="Arial"/>
                <w:b w:val="0"/>
                <w:bCs w:val="0"/>
                <w:color w:val="1f2d5a"/>
                <w:sz w:val="20"/>
                <w:szCs w:val="20"/>
              </w:rPr>
              <w:t xml:space="preserve">30</w:t>
            </w:r>
            <w:r>
              <w:rPr>
                <w:rFonts w:ascii="Arial" w:hAnsi="Arial" w:cs="Arial"/>
                <w:b w:val="0"/>
                <w:bCs w:val="0"/>
                <w:color w:val="1f2d5a"/>
                <w:sz w:val="20"/>
                <w:szCs w:val="20"/>
              </w:rPr>
            </w:r>
            <w:r>
              <w:rPr>
                <w:rFonts w:ascii="Arial" w:hAnsi="Arial" w:cs="Arial"/>
                <w:b w:val="0"/>
                <w:bCs w:val="0"/>
                <w:color w:val="1f2d5a"/>
                <w:sz w:val="20"/>
                <w:szCs w:val="20"/>
              </w:rPr>
            </w:r>
          </w:p>
        </w:tc>
      </w:tr>
    </w:tbl>
    <w:p w14:paraId="30333DBB">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เนื้อหาที่ครอบคลุม: ISO 19650 · LOD 100–500 · ACC CDE · Clash Detection · RBAC · PDPA · AI Decision Audit · Incident Response P1–P3 · KPI &amp; Model Versioning</w:t>
      </w:r>
      <w:r>
        <w:rPr>
          <w:rFonts w:ascii="Arial" w:hAnsi="Arial" w:cs="Arial"/>
          <w:b w:val="0"/>
          <w:bCs w:val="0"/>
          <w:sz w:val="24"/>
          <w:szCs w:val="24"/>
        </w:rPr>
      </w:r>
      <w:r>
        <w:rPr>
          <w:rFonts w:ascii="Arial" w:hAnsi="Arial" w:cs="Arial"/>
          <w:b w:val="0"/>
          <w:bCs w:val="0"/>
          <w:sz w:val="24"/>
          <w:szCs w:val="24"/>
        </w:rPr>
      </w:r>
    </w:p>
    <w:p w14:paraId="3F486045">
      <w:pPr>
        <w:pStyle w:val="886"/>
        <w:pBdr/>
        <w:spacing w:after="80" w:before="0"/>
        <w:ind/>
        <w:rPr/>
      </w:pPr>
      <w:r/>
      <w:r/>
    </w:p>
    <w:p w14:paraId="45F3CD95">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9. สถานะ Vendor Qualification</w:t>
      </w:r>
      <w:r>
        <w:rPr>
          <w:rFonts w:ascii="Arial" w:hAnsi="Arial" w:cs="Arial"/>
          <w:b/>
          <w:bCs/>
          <w:color w:val="1f2d5a"/>
          <w:sz w:val="36"/>
          <w:szCs w:val="36"/>
        </w:rPr>
      </w:r>
      <w:r>
        <w:rPr>
          <w:rFonts w:ascii="Arial" w:hAnsi="Arial" w:cs="Arial"/>
          <w:b/>
          <w:bCs/>
          <w:color w:val="1f2d5a"/>
          <w:sz w:val="36"/>
          <w:szCs w:val="36"/>
        </w:rPr>
      </w:r>
    </w:p>
    <w:p w14:paraId="72A41D10">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แบบฟอร์ม FORM-VQ-001 (Rev 1.0 · ก.ย. 2569) ใช้คัดเลือกผู้จัดจำหน่ายวัสดุ Luxury สำหรับโครงการ MONOLITH ตามมาตรฐาน SOP Section 19 — Vendor Management ประกอบด้วย 7 เกณฑ์การประเมิน ครอบคลุมวัสดุทุกประเภท (Stone, Tile, MEP, Metalwork, Furniture)</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tblGridChange w:id="1">
          <w:tblGrid/>
        </w:tblGridChange>
      </w:tblGrid>
      <w:tr>
        <w:trPr/>
        <w:tc>
          <w:tcPr>
            <w:shd w:val="clear" w:color="f0f5ff" w:fill="f0f5ff"/>
            <w:tcBorders/>
            <w:tcMar>
              <w:left w:w="80" w:type="dxa"/>
              <w:top w:w="60" w:type="dxa"/>
              <w:right w:w="80" w:type="dxa"/>
              <w:bottom w:w="60" w:type="dxa"/>
            </w:tcMar>
            <w:tcW w:w="500" w:type="dxa"/>
          </w:tcPr>
          <w:p w14:paraId="09B51E7D">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w:t>
            </w:r>
            <w:r>
              <w:rPr>
                <w:rFonts w:ascii="Arial" w:hAnsi="Arial" w:eastAsia="Arial" w:cs="Arial"/>
                <w:b w:val="0"/>
                <w:bCs w:val="0"/>
                <w:color w:val="1f2d5a"/>
                <w:sz w:val="20"/>
                <w:szCs w:val="20"/>
              </w:rPr>
              <w:t xml:space="preserve">01</w:t>
            </w:r>
            <w:r>
              <w:rPr>
                <w:rFonts w:ascii="Arial" w:hAnsi="Arial" w:eastAsia="Arial" w:cs="Arial"/>
                <w:b w:val="0"/>
                <w:bCs w:val="0"/>
                <w:color w:val="1f2d5a"/>
                <w:sz w:val="20"/>
                <w:szCs w:val="20"/>
              </w:rPr>
              <w:t xml:space="preserve">02</w:t>
            </w:r>
            <w:r>
              <w:rPr>
                <w:rFonts w:ascii="Arial" w:hAnsi="Arial" w:eastAsia="Arial" w:cs="Arial"/>
                <w:b w:val="0"/>
                <w:bCs w:val="0"/>
                <w:color w:val="1f2d5a"/>
                <w:sz w:val="20"/>
                <w:szCs w:val="20"/>
              </w:rPr>
              <w:t xml:space="preserve">03</w:t>
            </w:r>
            <w:r>
              <w:rPr>
                <w:rFonts w:ascii="Arial" w:hAnsi="Arial" w:eastAsia="Arial" w:cs="Arial"/>
                <w:b w:val="0"/>
                <w:bCs w:val="0"/>
                <w:color w:val="1f2d5a"/>
                <w:sz w:val="20"/>
                <w:szCs w:val="20"/>
              </w:rPr>
              <w:t xml:space="preserve">04</w:t>
            </w:r>
            <w:r>
              <w:rPr>
                <w:rFonts w:ascii="Arial" w:hAnsi="Arial" w:eastAsia="Arial" w:cs="Arial"/>
                <w:b w:val="0"/>
                <w:bCs w:val="0"/>
                <w:color w:val="1f2d5a"/>
                <w:sz w:val="20"/>
                <w:szCs w:val="20"/>
              </w:rPr>
              <w:t xml:space="preserve">05</w:t>
            </w:r>
            <w:r>
              <w:rPr>
                <w:rFonts w:ascii="Arial" w:hAnsi="Arial" w:eastAsia="Arial" w:cs="Arial"/>
                <w:b w:val="0"/>
                <w:bCs w:val="0"/>
                <w:color w:val="1f2d5a"/>
                <w:sz w:val="20"/>
                <w:szCs w:val="20"/>
              </w:rPr>
              <w:t xml:space="preserve">06</w:t>
            </w:r>
            <w:r>
              <w:rPr>
                <w:rFonts w:ascii="Arial" w:hAnsi="Arial" w:eastAsia="Arial" w:cs="Arial"/>
                <w:b w:val="0"/>
                <w:bCs w:val="0"/>
                <w:color w:val="1f2d5a"/>
                <w:sz w:val="20"/>
                <w:szCs w:val="20"/>
              </w:rPr>
              <w:t xml:space="preserve">07</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200" w:type="dxa"/>
          </w:tcPr>
          <w:p w14:paraId="6FBAFC2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เกณฑ์การประเมิน (Criterion)</w:t>
            </w:r>
            <w:r>
              <w:rPr>
                <w:rFonts w:ascii="Arial" w:hAnsi="Arial" w:eastAsia="Arial" w:cs="Arial"/>
                <w:b w:val="0"/>
                <w:bCs w:val="0"/>
                <w:color w:val="1f2d5a"/>
                <w:sz w:val="20"/>
                <w:szCs w:val="20"/>
              </w:rPr>
              <w:t xml:space="preserve">ความมั่นคงทางการเงิน</w:t>
            </w:r>
            <w:r>
              <w:rPr>
                <w:rFonts w:ascii="Arial" w:hAnsi="Arial" w:eastAsia="Arial" w:cs="Arial"/>
                <w:b w:val="0"/>
                <w:bCs w:val="0"/>
                <w:color w:val="1f2d5a"/>
                <w:sz w:val="20"/>
                <w:szCs w:val="20"/>
              </w:rPr>
              <w:t xml:space="preserve">ประสบการณ์และผลงาน</w:t>
            </w:r>
            <w:r>
              <w:rPr>
                <w:rFonts w:ascii="Arial" w:hAnsi="Arial" w:eastAsia="Arial" w:cs="Arial"/>
                <w:b w:val="0"/>
                <w:bCs w:val="0"/>
                <w:color w:val="1f2d5a"/>
                <w:sz w:val="20"/>
                <w:szCs w:val="20"/>
              </w:rPr>
              <w:t xml:space="preserve">มาตรฐานและการรับรอง</w:t>
            </w:r>
            <w:r>
              <w:rPr>
                <w:rFonts w:ascii="Arial" w:hAnsi="Arial" w:eastAsia="Arial" w:cs="Arial"/>
                <w:b w:val="0"/>
                <w:bCs w:val="0"/>
                <w:color w:val="1f2d5a"/>
                <w:sz w:val="20"/>
                <w:szCs w:val="20"/>
              </w:rPr>
              <w:t xml:space="preserve">ความสามารถด้านส่งมอบ</w:t>
            </w:r>
            <w:r>
              <w:rPr>
                <w:rFonts w:ascii="Arial" w:hAnsi="Arial" w:eastAsia="Arial" w:cs="Arial"/>
                <w:b w:val="0"/>
                <w:bCs w:val="0"/>
                <w:color w:val="1f2d5a"/>
                <w:sz w:val="20"/>
                <w:szCs w:val="20"/>
              </w:rPr>
              <w:t xml:space="preserve">นโยบายด้านความยั่งยืน</w:t>
            </w:r>
            <w:r>
              <w:rPr>
                <w:rFonts w:ascii="Arial" w:hAnsi="Arial" w:eastAsia="Arial" w:cs="Arial"/>
                <w:b w:val="0"/>
                <w:bCs w:val="0"/>
                <w:color w:val="1f2d5a"/>
                <w:sz w:val="20"/>
                <w:szCs w:val="20"/>
              </w:rPr>
              <w:t xml:space="preserve">ระบบควบคุมคุณภาพ</w:t>
            </w:r>
            <w:r>
              <w:rPr>
                <w:rFonts w:ascii="Arial" w:hAnsi="Arial" w:eastAsia="Arial" w:cs="Arial"/>
                <w:b w:val="0"/>
                <w:bCs w:val="0"/>
                <w:color w:val="1f2d5a"/>
                <w:sz w:val="20"/>
                <w:szCs w:val="20"/>
              </w:rPr>
              <w:t xml:space="preserve">ราคาและเงื่อนไขการชำระ</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3000" w:type="dxa"/>
          </w:tcPr>
          <w:p w14:paraId="52AA4B6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รายละเอียดหลัก</w:t>
            </w:r>
            <w:r>
              <w:rPr>
                <w:rFonts w:ascii="Arial" w:hAnsi="Arial" w:eastAsia="Arial" w:cs="Arial"/>
                <w:b w:val="0"/>
                <w:bCs w:val="0"/>
                <w:color w:val="1f2d5a"/>
                <w:sz w:val="20"/>
                <w:szCs w:val="20"/>
              </w:rPr>
              <w:t xml:space="preserve">รายได้ประจำปี · อัตราส่วนหนี้สิน</w:t>
            </w:r>
            <w:r>
              <w:rPr>
                <w:rFonts w:ascii="Arial" w:hAnsi="Arial" w:eastAsia="Arial" w:cs="Arial"/>
                <w:b w:val="0"/>
                <w:bCs w:val="0"/>
                <w:color w:val="1f2d5a"/>
                <w:sz w:val="20"/>
                <w:szCs w:val="20"/>
              </w:rPr>
              <w:t xml:space="preserve">Portfolio Luxury ≥ 3 โครงการ</w:t>
            </w:r>
            <w:r>
              <w:rPr>
                <w:rFonts w:ascii="Arial" w:hAnsi="Arial" w:eastAsia="Arial" w:cs="Arial"/>
                <w:b w:val="0"/>
                <w:bCs w:val="0"/>
                <w:color w:val="1f2d5a"/>
                <w:sz w:val="20"/>
                <w:szCs w:val="20"/>
              </w:rPr>
              <w:t xml:space="preserve">ISO / CE / มาตรฐานเฉพาะวัสดุ</w:t>
            </w:r>
            <w:r>
              <w:rPr>
                <w:rFonts w:ascii="Arial" w:hAnsi="Arial" w:eastAsia="Arial" w:cs="Arial"/>
                <w:b w:val="0"/>
                <w:bCs w:val="0"/>
                <w:color w:val="1f2d5a"/>
                <w:sz w:val="20"/>
                <w:szCs w:val="20"/>
              </w:rPr>
              <w:t xml:space="preserve">Lead Time · Minimum Order · Stock</w:t>
            </w:r>
            <w:r>
              <w:rPr>
                <w:rFonts w:ascii="Arial" w:hAnsi="Arial" w:eastAsia="Arial" w:cs="Arial"/>
                <w:b w:val="0"/>
                <w:bCs w:val="0"/>
                <w:color w:val="1f2d5a"/>
                <w:sz w:val="20"/>
                <w:szCs w:val="20"/>
              </w:rPr>
              <w:t xml:space="preserve">ESG / Green Material Certificate</w:t>
            </w:r>
            <w:r>
              <w:rPr>
                <w:rFonts w:ascii="Arial" w:hAnsi="Arial" w:eastAsia="Arial" w:cs="Arial"/>
                <w:b w:val="0"/>
                <w:bCs w:val="0"/>
                <w:color w:val="1f2d5a"/>
                <w:sz w:val="20"/>
                <w:szCs w:val="20"/>
              </w:rPr>
              <w:t xml:space="preserve">QC Procedure · Defect Rate &lt; 2%</w:t>
            </w:r>
            <w:r>
              <w:rPr>
                <w:rFonts w:ascii="Arial" w:hAnsi="Arial" w:eastAsia="Arial" w:cs="Arial"/>
                <w:b w:val="0"/>
                <w:bCs w:val="0"/>
                <w:color w:val="1f2d5a"/>
                <w:sz w:val="20"/>
                <w:szCs w:val="20"/>
              </w:rPr>
              <w:t xml:space="preserve">ราคา FOB/CIF · Payment Terms</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000" w:type="dxa"/>
          </w:tcPr>
          <w:p w14:paraId="1A7EC74E">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สถานะ</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cs="Arial"/>
                <w:b w:val="0"/>
                <w:bCs w:val="0"/>
                <w:color w:val="1f2d5a"/>
                <w:sz w:val="20"/>
                <w:szCs w:val="20"/>
              </w:rPr>
            </w:r>
            <w:r>
              <w:rPr>
                <w:rFonts w:ascii="Arial" w:hAnsi="Arial" w:cs="Arial"/>
                <w:b w:val="0"/>
                <w:bCs w:val="0"/>
                <w:color w:val="1f2d5a"/>
                <w:sz w:val="20"/>
                <w:szCs w:val="20"/>
              </w:rPr>
            </w:r>
          </w:p>
        </w:tc>
      </w:tr>
    </w:tbl>
    <w:p w14:paraId="3FF816EE">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Agent รับผิดชอบ: Rex (S19 Vendor Management) · รูปแบบ: แบบฟอร์มกระดาษ + Digital (PDF) · ประเมินทุก 12 เดือน / เมื่อมีการต่อสัญญา</w:t>
      </w:r>
      <w:r>
        <w:rPr>
          <w:rFonts w:ascii="Arial" w:hAnsi="Arial" w:cs="Arial"/>
          <w:b w:val="0"/>
          <w:bCs w:val="0"/>
          <w:sz w:val="24"/>
          <w:szCs w:val="24"/>
        </w:rPr>
      </w:r>
      <w:r>
        <w:rPr>
          <w:rFonts w:ascii="Arial" w:hAnsi="Arial" w:cs="Arial"/>
          <w:b w:val="0"/>
          <w:bCs w:val="0"/>
          <w:sz w:val="24"/>
          <w:szCs w:val="24"/>
        </w:rPr>
      </w:r>
    </w:p>
    <w:p w14:paraId="61A38288">
      <w:pPr>
        <w:pStyle w:val="886"/>
        <w:pBdr/>
        <w:spacing w:after="80" w:before="0"/>
        <w:ind/>
        <w:rPr/>
      </w:pPr>
      <w:r/>
      <w:r/>
    </w:p>
    <w:p w14:paraId="0B7228AA">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10. BIM Coordination Milestones</w:t>
      </w:r>
      <w:r>
        <w:rPr>
          <w:rFonts w:ascii="Arial" w:hAnsi="Arial" w:cs="Arial"/>
          <w:b/>
          <w:bCs/>
          <w:color w:val="1f2d5a"/>
          <w:sz w:val="36"/>
          <w:szCs w:val="36"/>
        </w:rPr>
      </w:r>
      <w:r>
        <w:rPr>
          <w:rFonts w:ascii="Arial" w:hAnsi="Arial" w:cs="Arial"/>
          <w:b/>
          <w:bCs/>
          <w:color w:val="1f2d5a"/>
          <w:sz w:val="36"/>
          <w:szCs w:val="36"/>
        </w:rPr>
      </w:r>
    </w:p>
    <w:p w14:paraId="4FE25A4A">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รายงานการประสานงาน BIM รายสัปดาห์ (Weekly BIM Coordination Report) ตามมาตรฐาน SOP Section 20.4 — Clash Detection Protocol บริหารโดย Atlas (BIM Manager) ใช้ Navisworks Clash Detection ประชุมทุกวันจันทร์ เวลา 09:00–10:00 น.</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gridCol w:w="1134"/>
        <w:tblGridChange w:id="2">
          <w:tblGrid/>
        </w:tblGridChange>
      </w:tblGrid>
      <w:tr>
        <w:trPr/>
        <w:tc>
          <w:tcPr>
            <w:shd w:val="clear" w:color="f0f5ff" w:fill="f0f5ff"/>
            <w:tcBorders/>
            <w:tcMar>
              <w:left w:w="80" w:type="dxa"/>
              <w:top w:w="60" w:type="dxa"/>
              <w:right w:w="80" w:type="dxa"/>
              <w:bottom w:w="60" w:type="dxa"/>
            </w:tcMar>
            <w:tcW w:w="2200" w:type="dxa"/>
          </w:tcPr>
          <w:p w14:paraId="3896ABF8">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กิจกรรม / Milestone</w:t>
            </w:r>
            <w:r>
              <w:rPr>
                <w:rFonts w:ascii="Arial" w:hAnsi="Arial" w:eastAsia="Arial" w:cs="Arial"/>
                <w:b w:val="0"/>
                <w:bCs w:val="0"/>
                <w:color w:val="1f2d5a"/>
                <w:sz w:val="20"/>
                <w:szCs w:val="20"/>
              </w:rPr>
              <w:t xml:space="preserve">BIM Model Coordination</w:t>
            </w:r>
            <w:r>
              <w:rPr>
                <w:rFonts w:ascii="Arial" w:hAnsi="Arial" w:eastAsia="Arial" w:cs="Arial"/>
                <w:b w:val="0"/>
                <w:bCs w:val="0"/>
                <w:color w:val="1f2d5a"/>
                <w:sz w:val="20"/>
                <w:szCs w:val="20"/>
              </w:rPr>
              <w:t xml:space="preserve">Clash Detection — HARD</w:t>
            </w:r>
            <w:r>
              <w:rPr>
                <w:rFonts w:ascii="Arial" w:hAnsi="Arial" w:eastAsia="Arial" w:cs="Arial"/>
                <w:b w:val="0"/>
                <w:bCs w:val="0"/>
                <w:color w:val="1f2d5a"/>
                <w:sz w:val="20"/>
                <w:szCs w:val="20"/>
              </w:rPr>
              <w:t xml:space="preserve">Clash Detection — SOFT</w:t>
            </w:r>
            <w:r>
              <w:rPr>
                <w:rFonts w:ascii="Arial" w:hAnsi="Arial" w:eastAsia="Arial" w:cs="Arial"/>
                <w:b w:val="0"/>
                <w:bCs w:val="0"/>
                <w:color w:val="1f2d5a"/>
                <w:sz w:val="20"/>
                <w:szCs w:val="20"/>
              </w:rPr>
              <w:t xml:space="preserve">CDE File Naming Review</w:t>
            </w:r>
            <w:r>
              <w:rPr>
                <w:rFonts w:ascii="Arial" w:hAnsi="Arial" w:eastAsia="Arial" w:cs="Arial"/>
                <w:b w:val="0"/>
                <w:bCs w:val="0"/>
                <w:color w:val="1f2d5a"/>
                <w:sz w:val="20"/>
                <w:szCs w:val="20"/>
              </w:rPr>
              <w:t xml:space="preserve">Digital Handover Checklist</w:t>
            </w:r>
            <w:r>
              <w:rPr>
                <w:rFonts w:ascii="Arial" w:hAnsi="Arial" w:eastAsia="Arial" w:cs="Arial"/>
                <w:b w:val="0"/>
                <w:bCs w:val="0"/>
                <w:color w:val="1f2d5a"/>
                <w:sz w:val="20"/>
                <w:szCs w:val="20"/>
              </w:rPr>
              <w:t xml:space="preserve">RBAC Access Control Audit</w:t>
            </w:r>
            <w:r>
              <w:rPr>
                <w:rFonts w:ascii="Arial" w:hAnsi="Arial" w:eastAsia="Arial" w:cs="Arial"/>
                <w:b w:val="0"/>
                <w:bCs w:val="0"/>
                <w:color w:val="1f2d5a"/>
                <w:sz w:val="20"/>
                <w:szCs w:val="20"/>
              </w:rPr>
              <w:t xml:space="preserve">BIM Coordination Meeting</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200" w:type="dxa"/>
          </w:tcPr>
          <w:p w14:paraId="3A69E09A">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Agent</w:t>
            </w:r>
            <w:r>
              <w:rPr>
                <w:rFonts w:ascii="Arial" w:hAnsi="Arial" w:eastAsia="Arial" w:cs="Arial"/>
                <w:b w:val="0"/>
                <w:bCs w:val="0"/>
                <w:color w:val="1f2d5a"/>
                <w:sz w:val="20"/>
                <w:szCs w:val="20"/>
              </w:rPr>
              <w:t xml:space="preserve">Atlas</w:t>
            </w:r>
            <w:r>
              <w:rPr>
                <w:rFonts w:ascii="Arial" w:hAnsi="Arial" w:eastAsia="Arial" w:cs="Arial"/>
                <w:b w:val="0"/>
                <w:bCs w:val="0"/>
                <w:color w:val="1f2d5a"/>
                <w:sz w:val="20"/>
                <w:szCs w:val="20"/>
              </w:rPr>
              <w:t xml:space="preserve">Atlas + Forge</w:t>
            </w:r>
            <w:r>
              <w:rPr>
                <w:rFonts w:ascii="Arial" w:hAnsi="Arial" w:eastAsia="Arial" w:cs="Arial"/>
                <w:b w:val="0"/>
                <w:bCs w:val="0"/>
                <w:color w:val="1f2d5a"/>
                <w:sz w:val="20"/>
                <w:szCs w:val="20"/>
              </w:rPr>
              <w:t xml:space="preserve">Atlas</w:t>
            </w:r>
            <w:r>
              <w:rPr>
                <w:rFonts w:ascii="Arial" w:hAnsi="Arial" w:eastAsia="Arial" w:cs="Arial"/>
                <w:b w:val="0"/>
                <w:bCs w:val="0"/>
                <w:color w:val="1f2d5a"/>
                <w:sz w:val="20"/>
                <w:szCs w:val="20"/>
              </w:rPr>
              <w:t xml:space="preserve">Blaze</w:t>
            </w:r>
            <w:r>
              <w:rPr>
                <w:rFonts w:ascii="Arial" w:hAnsi="Arial" w:eastAsia="Arial" w:cs="Arial"/>
                <w:b w:val="0"/>
                <w:bCs w:val="0"/>
                <w:color w:val="1f2d5a"/>
                <w:sz w:val="20"/>
                <w:szCs w:val="20"/>
              </w:rPr>
              <w:t xml:space="preserve">Atlas + Hana</w:t>
            </w:r>
            <w:r>
              <w:rPr>
                <w:rFonts w:ascii="Arial" w:hAnsi="Arial" w:eastAsia="Arial" w:cs="Arial"/>
                <w:b w:val="0"/>
                <w:bCs w:val="0"/>
                <w:color w:val="1f2d5a"/>
                <w:sz w:val="20"/>
                <w:szCs w:val="20"/>
              </w:rPr>
              <w:t xml:space="preserve">Core</w:t>
            </w:r>
            <w:r>
              <w:rPr>
                <w:rFonts w:ascii="Arial" w:hAnsi="Arial" w:eastAsia="Arial" w:cs="Arial"/>
                <w:b w:val="0"/>
                <w:bCs w:val="0"/>
                <w:color w:val="1f2d5a"/>
                <w:sz w:val="20"/>
                <w:szCs w:val="20"/>
              </w:rPr>
              <w:t xml:space="preserve">Atlas (Lead)</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600" w:type="dxa"/>
          </w:tcPr>
          <w:p w14:paraId="082C6B15">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เครื่องมือ</w:t>
            </w:r>
            <w:r>
              <w:rPr>
                <w:rFonts w:ascii="Arial" w:hAnsi="Arial" w:eastAsia="Arial" w:cs="Arial"/>
                <w:b w:val="0"/>
                <w:bCs w:val="0"/>
                <w:color w:val="1f2d5a"/>
                <w:sz w:val="20"/>
                <w:szCs w:val="20"/>
              </w:rPr>
              <w:t xml:space="preserve">Navisworks / ACC</w:t>
            </w:r>
            <w:r>
              <w:rPr>
                <w:rFonts w:ascii="Arial" w:hAnsi="Arial" w:eastAsia="Arial" w:cs="Arial"/>
                <w:b w:val="0"/>
                <w:bCs w:val="0"/>
                <w:color w:val="1f2d5a"/>
                <w:sz w:val="20"/>
                <w:szCs w:val="20"/>
              </w:rPr>
              <w:t xml:space="preserve">Navisworks</w:t>
            </w:r>
            <w:r>
              <w:rPr>
                <w:rFonts w:ascii="Arial" w:hAnsi="Arial" w:eastAsia="Arial" w:cs="Arial"/>
                <w:b w:val="0"/>
                <w:bCs w:val="0"/>
                <w:color w:val="1f2d5a"/>
                <w:sz w:val="20"/>
                <w:szCs w:val="20"/>
              </w:rPr>
              <w:t xml:space="preserve">Navisworks</w:t>
            </w:r>
            <w:r>
              <w:rPr>
                <w:rFonts w:ascii="Arial" w:hAnsi="Arial" w:eastAsia="Arial" w:cs="Arial"/>
                <w:b w:val="0"/>
                <w:bCs w:val="0"/>
                <w:color w:val="1f2d5a"/>
                <w:sz w:val="20"/>
                <w:szCs w:val="20"/>
              </w:rPr>
              <w:t xml:space="preserve">ACC CDE</w:t>
            </w:r>
            <w:r>
              <w:rPr>
                <w:rFonts w:ascii="Arial" w:hAnsi="Arial" w:eastAsia="Arial" w:cs="Arial"/>
                <w:b w:val="0"/>
                <w:bCs w:val="0"/>
                <w:color w:val="1f2d5a"/>
                <w:sz w:val="20"/>
                <w:szCs w:val="20"/>
              </w:rPr>
              <w:t xml:space="preserve">ACC / SharePoint</w:t>
            </w:r>
            <w:r>
              <w:rPr>
                <w:rFonts w:ascii="Arial" w:hAnsi="Arial" w:eastAsia="Arial" w:cs="Arial"/>
                <w:b w:val="0"/>
                <w:bCs w:val="0"/>
                <w:color w:val="1f2d5a"/>
                <w:sz w:val="20"/>
                <w:szCs w:val="20"/>
              </w:rPr>
              <w:t xml:space="preserve">ACC Admin Panel</w:t>
            </w:r>
            <w:r>
              <w:rPr>
                <w:rFonts w:ascii="Arial" w:hAnsi="Arial" w:eastAsia="Arial" w:cs="Arial"/>
                <w:b w:val="0"/>
                <w:bCs w:val="0"/>
                <w:color w:val="1f2d5a"/>
                <w:sz w:val="20"/>
                <w:szCs w:val="20"/>
              </w:rPr>
              <w:t xml:space="preserve">Teams / Zoom</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200" w:type="dxa"/>
          </w:tcPr>
          <w:p w14:paraId="6634FFA8">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ความถี่</w:t>
            </w:r>
            <w:r>
              <w:rPr>
                <w:rFonts w:ascii="Arial" w:hAnsi="Arial" w:eastAsia="Arial" w:cs="Arial"/>
                <w:b w:val="0"/>
                <w:bCs w:val="0"/>
                <w:color w:val="1f2d5a"/>
                <w:sz w:val="20"/>
                <w:szCs w:val="20"/>
              </w:rPr>
              <w:t xml:space="preserve">รายสัปดาห์</w:t>
            </w:r>
            <w:r>
              <w:rPr>
                <w:rFonts w:ascii="Arial" w:hAnsi="Arial" w:eastAsia="Arial" w:cs="Arial"/>
                <w:b w:val="0"/>
                <w:bCs w:val="0"/>
                <w:color w:val="1f2d5a"/>
                <w:sz w:val="20"/>
                <w:szCs w:val="20"/>
              </w:rPr>
              <w:t xml:space="preserve">ทุก Sprint</w:t>
            </w:r>
            <w:r>
              <w:rPr>
                <w:rFonts w:ascii="Arial" w:hAnsi="Arial" w:eastAsia="Arial" w:cs="Arial"/>
                <w:b w:val="0"/>
                <w:bCs w:val="0"/>
                <w:color w:val="1f2d5a"/>
                <w:sz w:val="20"/>
                <w:szCs w:val="20"/>
              </w:rPr>
              <w:t xml:space="preserve">รายสัปดาห์</w:t>
            </w:r>
            <w:r>
              <w:rPr>
                <w:rFonts w:ascii="Arial" w:hAnsi="Arial" w:eastAsia="Arial" w:cs="Arial"/>
                <w:b w:val="0"/>
                <w:bCs w:val="0"/>
                <w:color w:val="1f2d5a"/>
                <w:sz w:val="20"/>
                <w:szCs w:val="20"/>
              </w:rPr>
              <w:t xml:space="preserve">ทุก Upload</w:t>
            </w:r>
            <w:r>
              <w:rPr>
                <w:rFonts w:ascii="Arial" w:hAnsi="Arial" w:eastAsia="Arial" w:cs="Arial"/>
                <w:b w:val="0"/>
                <w:bCs w:val="0"/>
                <w:color w:val="1f2d5a"/>
                <w:sz w:val="20"/>
                <w:szCs w:val="20"/>
              </w:rPr>
              <w:t xml:space="preserve">ต่อโครงการ</w:t>
            </w:r>
            <w:r>
              <w:rPr>
                <w:rFonts w:ascii="Arial" w:hAnsi="Arial" w:eastAsia="Arial" w:cs="Arial"/>
                <w:b w:val="0"/>
                <w:bCs w:val="0"/>
                <w:color w:val="1f2d5a"/>
                <w:sz w:val="20"/>
                <w:szCs w:val="20"/>
              </w:rPr>
              <w:t xml:space="preserve">ราย 3 เดือน</w:t>
            </w:r>
            <w:r>
              <w:rPr>
                <w:rFonts w:ascii="Arial" w:hAnsi="Arial" w:eastAsia="Arial" w:cs="Arial"/>
                <w:b w:val="0"/>
                <w:bCs w:val="0"/>
                <w:color w:val="1f2d5a"/>
                <w:sz w:val="20"/>
                <w:szCs w:val="20"/>
              </w:rPr>
              <w:t xml:space="preserve">ทุกจันทร์</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800" w:type="dxa"/>
          </w:tcPr>
          <w:p w14:paraId="435DDA5A">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มาตรฐาน / เกณฑ์</w:t>
            </w:r>
            <w:r>
              <w:rPr>
                <w:rFonts w:ascii="Arial" w:hAnsi="Arial" w:eastAsia="Arial" w:cs="Arial"/>
                <w:b w:val="0"/>
                <w:bCs w:val="0"/>
                <w:color w:val="1f2d5a"/>
                <w:sz w:val="20"/>
                <w:szCs w:val="20"/>
              </w:rPr>
              <w:t xml:space="preserve">SOP S20 · ISO 19650</w:t>
            </w:r>
            <w:r>
              <w:rPr>
                <w:rFonts w:ascii="Arial" w:hAnsi="Arial" w:eastAsia="Arial" w:cs="Arial"/>
                <w:b w:val="0"/>
                <w:bCs w:val="0"/>
                <w:color w:val="1f2d5a"/>
                <w:sz w:val="20"/>
                <w:szCs w:val="20"/>
              </w:rPr>
              <w:t xml:space="preserve">Priority Critical</w:t>
            </w:r>
            <w:r>
              <w:rPr>
                <w:rFonts w:ascii="Arial" w:hAnsi="Arial" w:eastAsia="Arial" w:cs="Arial"/>
                <w:b w:val="0"/>
                <w:bCs w:val="0"/>
                <w:color w:val="1f2d5a"/>
                <w:sz w:val="20"/>
                <w:szCs w:val="20"/>
              </w:rPr>
              <w:t xml:space="preserve">Priority High</w:t>
            </w:r>
            <w:r>
              <w:rPr>
                <w:rFonts w:ascii="Arial" w:hAnsi="Arial" w:eastAsia="Arial" w:cs="Arial"/>
                <w:b w:val="0"/>
                <w:bCs w:val="0"/>
                <w:color w:val="1f2d5a"/>
                <w:sz w:val="20"/>
                <w:szCs w:val="20"/>
              </w:rPr>
              <w:t xml:space="preserve">ISO 19650-2 · LOD 300+</w:t>
            </w:r>
            <w:r>
              <w:rPr>
                <w:rFonts w:ascii="Arial" w:hAnsi="Arial" w:eastAsia="Arial" w:cs="Arial"/>
                <w:b w:val="0"/>
                <w:bCs w:val="0"/>
                <w:color w:val="1f2d5a"/>
                <w:sz w:val="20"/>
                <w:szCs w:val="20"/>
              </w:rPr>
              <w:t xml:space="preserve">LOD 500 · S20.6</w:t>
            </w:r>
            <w:r>
              <w:rPr>
                <w:rFonts w:ascii="Arial" w:hAnsi="Arial" w:eastAsia="Arial" w:cs="Arial"/>
                <w:b w:val="0"/>
                <w:bCs w:val="0"/>
                <w:color w:val="1f2d5a"/>
                <w:sz w:val="20"/>
                <w:szCs w:val="20"/>
              </w:rPr>
              <w:t xml:space="preserve">SOP S20.5</w:t>
            </w:r>
            <w:r>
              <w:rPr>
                <w:rFonts w:ascii="Arial" w:hAnsi="Arial" w:eastAsia="Arial" w:cs="Arial"/>
                <w:b w:val="0"/>
                <w:bCs w:val="0"/>
                <w:color w:val="1f2d5a"/>
                <w:sz w:val="20"/>
                <w:szCs w:val="20"/>
              </w:rPr>
              <w:t xml:space="preserve">09:00–10:00 น.</w:t>
            </w:r>
            <w:r>
              <w:rPr>
                <w:rFonts w:ascii="Arial" w:hAnsi="Arial" w:cs="Arial"/>
                <w:b w:val="0"/>
                <w:bCs w:val="0"/>
                <w:color w:val="1f2d5a"/>
                <w:sz w:val="20"/>
                <w:szCs w:val="20"/>
              </w:rPr>
            </w:r>
            <w:r>
              <w:rPr>
                <w:rFonts w:ascii="Arial" w:hAnsi="Arial" w:cs="Arial"/>
                <w:b w:val="0"/>
                <w:bCs w:val="0"/>
                <w:color w:val="1f2d5a"/>
                <w:sz w:val="20"/>
                <w:szCs w:val="20"/>
              </w:rPr>
            </w:r>
          </w:p>
        </w:tc>
      </w:tr>
    </w:tbl>
    <w:p w14:paraId="159A4D61">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ประเภท Clash: HARD (Critical) = แก้ไขภายใน 48 ชั่วโมง · SOFT (High) = แก้ไขภายใน 1 สัปดาห์ · Work Order (WO) = บันทึกและติดตาม · เกณฑ์ Clash Resolved Rate: ≥ 95% ต่อรอบประชุม</w:t>
      </w:r>
      <w:r>
        <w:rPr>
          <w:rFonts w:ascii="Arial" w:hAnsi="Arial" w:cs="Arial"/>
          <w:b w:val="0"/>
          <w:bCs w:val="0"/>
          <w:sz w:val="24"/>
          <w:szCs w:val="24"/>
        </w:rPr>
      </w:r>
      <w:r>
        <w:rPr>
          <w:rFonts w:ascii="Arial" w:hAnsi="Arial" w:cs="Arial"/>
          <w:b w:val="0"/>
          <w:bCs w:val="0"/>
          <w:sz w:val="24"/>
          <w:szCs w:val="24"/>
        </w:rPr>
      </w:r>
    </w:p>
    <w:p w14:paraId="625EA969">
      <w:pPr>
        <w:pStyle w:val="886"/>
        <w:pBdr/>
        <w:spacing w:after="80" w:before="0"/>
        <w:ind/>
        <w:rPr/>
      </w:pPr>
      <w:r/>
      <w:r/>
    </w:p>
    <w:p w14:paraId="3710F30B">
      <w:pPr>
        <w:pBdr/>
        <w:spacing w:after="80"/>
        <w:ind/>
        <w:rPr>
          <w:sz w:val="20"/>
          <w:szCs w:val="20"/>
        </w:rPr>
      </w:pPr>
      <w:r>
        <w:rPr>
          <w:sz w:val="20"/>
          <w:szCs w:val="20"/>
        </w:rPr>
      </w:r>
      <w:r>
        <w:rPr>
          <w:sz w:val="20"/>
          <w:szCs w:val="20"/>
        </w:rPr>
      </w:r>
      <w:r>
        <w:rPr>
          <w:sz w:val="20"/>
          <w:szCs w:val="20"/>
        </w:rPr>
      </w:r>
    </w:p>
    <w:p w14:paraId="61CDD0B1">
      <w:pPr>
        <w:pBdr/>
        <w:spacing w:after="100" w:before="320"/>
        <w:ind/>
        <w:rPr>
          <w:b/>
          <w:bCs/>
          <w:color w:val="1f2d5a"/>
          <w:sz w:val="36"/>
          <w:szCs w:val="36"/>
        </w:rPr>
      </w:pPr>
      <w:r>
        <w:rPr>
          <w:b/>
          <w:bCs/>
          <w:color w:val="1f2d5a"/>
          <w:sz w:val="36"/>
          <w:szCs w:val="36"/>
        </w:rPr>
        <w:t xml:space="preserve">11. ผลการประเมิน Sustainability Scorecard</w:t>
      </w:r>
      <w:r>
        <w:rPr>
          <w:b/>
          <w:bCs/>
          <w:color w:val="1f2d5a"/>
          <w:sz w:val="36"/>
          <w:szCs w:val="36"/>
        </w:rPr>
      </w:r>
      <w:r>
        <w:rPr>
          <w:b/>
          <w:bCs/>
          <w:color w:val="1f2d5a"/>
          <w:sz w:val="36"/>
          <w:szCs w:val="36"/>
        </w:rPr>
      </w:r>
    </w:p>
    <w:p w14:paraId="23BB25EA">
      <w:pPr>
        <w:pBdr/>
        <w:spacing w:after="100"/>
        <w:ind/>
        <w:rPr>
          <w:b w:val="0"/>
          <w:bCs w:val="0"/>
          <w:sz w:val="24"/>
          <w:szCs w:val="24"/>
        </w:rPr>
      </w:pPr>
      <w:r>
        <w:rPr>
          <w:b w:val="0"/>
          <w:bCs w:val="0"/>
          <w:sz w:val="24"/>
          <w:szCs w:val="24"/>
        </w:rPr>
        <w:t xml:space="preserve">MONOLITH ใช้กรอบมาตรฐาน LEED v4.1 และ WELL Building Standard เป็นแนวทางหลักในการประเมิน ความยั่งยืนของโครงการ ครอบคลุมด้านพลังงาน น้ำ วัสดุ และคุณภาพสภาพแวดล้อมภายใน โดยมีเป้าหมาย LEED Gold สำหรับโครงการ Luxury Residential ทุกโครงการตั้งแต่ปี 2026</w:t>
      </w:r>
      <w:r>
        <w:rPr>
          <w:b w:val="0"/>
          <w:bCs w:val="0"/>
          <w:sz w:val="24"/>
          <w:szCs w:val="24"/>
        </w:rPr>
      </w:r>
      <w:r>
        <w:rPr>
          <w:b w:val="0"/>
          <w:bCs w:val="0"/>
          <w:sz w:val="24"/>
          <w:szCs w:val="24"/>
        </w:rPr>
      </w:r>
    </w:p>
    <w:p w14:paraId="771F1B6A">
      <w:pPr>
        <w:pBdr/>
        <w:spacing w:after="80"/>
        <w:ind/>
        <w:rPr>
          <w:sz w:val="20"/>
          <w:szCs w:val="20"/>
        </w:rPr>
      </w:pPr>
      <w:r>
        <w:rPr>
          <w:sz w:val="20"/>
          <w:szCs w:val="20"/>
        </w:rPr>
      </w:r>
      <w:r>
        <w:rPr>
          <w:sz w:val="20"/>
          <w:szCs w:val="20"/>
        </w:rPr>
      </w:r>
      <w:r>
        <w:rPr>
          <w:sz w:val="20"/>
          <w:szCs w:val="20"/>
        </w:rPr>
      </w:r>
    </w:p>
    <w:p w14:paraId="7DDE6E52">
      <w:pPr>
        <w:pBdr/>
        <w:spacing w:after="80" w:before="200"/>
        <w:ind/>
        <w:rPr>
          <w:b/>
          <w:bCs/>
          <w:color w:val="2e75b6"/>
          <w:sz w:val="28"/>
          <w:szCs w:val="28"/>
        </w:rPr>
      </w:pPr>
      <w:r>
        <w:rPr>
          <w:b/>
          <w:bCs/>
          <w:color w:val="2e75b6"/>
          <w:sz w:val="28"/>
          <w:szCs w:val="28"/>
        </w:rPr>
        <w:t xml:space="preserve">11.1 ระดับการรับรอง LEED Certification Targets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tblGridChange w:id="3">
          <w:tblGrid/>
        </w:tblGridChange>
      </w:tblGrid>
      <w:tr>
        <w:trPr/>
        <w:tc>
          <w:tcPr>
            <w:shd w:val="clear" w:color="2e75b6" w:fill="2e75b6"/>
            <w:tcBorders/>
            <w:tcMar>
              <w:left w:w="100" w:type="dxa"/>
              <w:top w:w="60" w:type="dxa"/>
              <w:right w:w="100" w:type="dxa"/>
              <w:bottom w:w="60" w:type="dxa"/>
            </w:tcMar>
          </w:tcPr>
          <w:p w14:paraId="7AB299E0">
            <w:pPr>
              <w:pBdr/>
              <w:spacing/>
              <w:ind/>
              <w:rPr>
                <w:b/>
                <w:bCs/>
                <w:color w:val="ffffff"/>
                <w:sz w:val="22"/>
                <w:szCs w:val="22"/>
              </w:rPr>
            </w:pPr>
            <w:r>
              <w:rPr>
                <w:b/>
                <w:bCs/>
                <w:color w:val="ffffff"/>
                <w:sz w:val="22"/>
                <w:szCs w:val="22"/>
              </w:rPr>
            </w:r>
            <w:r>
              <w:rPr>
                <w:b/>
                <w:bCs/>
                <w:color w:val="ffffff"/>
                <w:sz w:val="22"/>
                <w:szCs w:val="22"/>
              </w:rPr>
              <w:t xml:space="preserve">ระดับการรับรอง</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84C4226">
            <w:pPr>
              <w:pBdr/>
              <w:spacing/>
              <w:ind/>
              <w:rPr>
                <w:b/>
                <w:bCs/>
                <w:color w:val="ffffff"/>
                <w:sz w:val="22"/>
                <w:szCs w:val="22"/>
              </w:rPr>
            </w:pPr>
            <w:r>
              <w:rPr>
                <w:b/>
                <w:bCs/>
                <w:color w:val="ffffff"/>
                <w:sz w:val="22"/>
                <w:szCs w:val="22"/>
              </w:rPr>
            </w:r>
            <w:r>
              <w:rPr>
                <w:b/>
                <w:bCs/>
                <w:color w:val="ffffff"/>
                <w:sz w:val="22"/>
                <w:szCs w:val="22"/>
              </w:rPr>
              <w:t xml:space="preserve">คะแนน (LEED v4.1)</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1A5328D">
            <w:pPr>
              <w:pBdr/>
              <w:spacing/>
              <w:ind/>
              <w:rPr>
                <w:b/>
                <w:bCs/>
                <w:color w:val="ffffff"/>
                <w:sz w:val="22"/>
                <w:szCs w:val="22"/>
              </w:rPr>
            </w:pPr>
            <w:r>
              <w:rPr>
                <w:b/>
                <w:bCs/>
                <w:color w:val="ffffff"/>
                <w:sz w:val="22"/>
                <w:szCs w:val="22"/>
              </w:rPr>
            </w:r>
            <w:r>
              <w:rPr>
                <w:b/>
                <w:bCs/>
                <w:color w:val="ffffff"/>
                <w:sz w:val="22"/>
                <w:szCs w:val="22"/>
              </w:rPr>
              <w:t xml:space="preserve">กลุ่มโครงการเป้าหมาย</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8D8163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CERTIFIED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08611B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40–49 pts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28B569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ขั้นต่ำสุด</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528D757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SILVER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5DB8A6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50–59 pts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23378E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Commercial Interior</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5BB7240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GOLD (เป้าหมายหลัก)</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C5AD95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60–79 pts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6B8036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Luxury Residential</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7070AB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PLATINUM</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0D9C61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80 pts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EE7795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Showcase Projects</w:t>
            </w:r>
            <w:r>
              <w:rPr>
                <w:b w:val="0"/>
                <w:bCs w:val="0"/>
                <w:color w:val="1a2744"/>
                <w:sz w:val="22"/>
                <w:szCs w:val="22"/>
              </w:rPr>
            </w:r>
            <w:r>
              <w:rPr>
                <w:b w:val="0"/>
                <w:bCs w:val="0"/>
                <w:color w:val="1a2744"/>
                <w:sz w:val="22"/>
                <w:szCs w:val="22"/>
              </w:rPr>
            </w:r>
          </w:p>
        </w:tc>
      </w:tr>
    </w:tbl>
    <w:p w14:paraId="7EB20619">
      <w:pPr>
        <w:pBdr/>
        <w:spacing w:after="80"/>
        <w:ind/>
        <w:rPr>
          <w:sz w:val="20"/>
          <w:szCs w:val="20"/>
        </w:rPr>
      </w:pPr>
      <w:r>
        <w:rPr>
          <w:sz w:val="20"/>
          <w:szCs w:val="20"/>
        </w:rPr>
      </w:r>
      <w:r>
        <w:rPr>
          <w:sz w:val="20"/>
          <w:szCs w:val="20"/>
        </w:rPr>
      </w:r>
      <w:r>
        <w:rPr>
          <w:sz w:val="20"/>
          <w:szCs w:val="20"/>
        </w:rPr>
      </w:r>
    </w:p>
    <w:p w14:paraId="68A380A9">
      <w:pPr>
        <w:pBdr/>
        <w:spacing w:after="80" w:before="200"/>
        <w:ind/>
        <w:rPr>
          <w:b/>
          <w:bCs/>
          <w:color w:val="2e75b6"/>
          <w:sz w:val="28"/>
          <w:szCs w:val="28"/>
        </w:rPr>
      </w:pPr>
      <w:r>
        <w:rPr>
          <w:b/>
          <w:bCs/>
          <w:color w:val="2e75b6"/>
          <w:sz w:val="28"/>
          <w:szCs w:val="28"/>
        </w:rPr>
        <w:t xml:space="preserve">11.2 ตัวชี้วัดด้านพลังงานและสิ่งแวดล้อม (Energy &amp; Environmental KPIs)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tblGridChange w:id="4">
          <w:tblGrid/>
        </w:tblGridChange>
      </w:tblGrid>
      <w:tr>
        <w:trPr/>
        <w:tc>
          <w:tcPr>
            <w:shd w:val="clear" w:color="2e75b6" w:fill="2e75b6"/>
            <w:tcBorders/>
            <w:tcMar>
              <w:left w:w="100" w:type="dxa"/>
              <w:top w:w="60" w:type="dxa"/>
              <w:right w:w="100" w:type="dxa"/>
              <w:bottom w:w="60" w:type="dxa"/>
            </w:tcMar>
          </w:tcPr>
          <w:p w14:paraId="1D072316">
            <w:pPr>
              <w:pBdr/>
              <w:spacing/>
              <w:ind/>
              <w:rPr>
                <w:b/>
                <w:bCs/>
                <w:color w:val="ffffff"/>
                <w:sz w:val="22"/>
                <w:szCs w:val="22"/>
              </w:rPr>
            </w:pPr>
            <w:r>
              <w:rPr>
                <w:b/>
                <w:bCs/>
                <w:color w:val="ffffff"/>
                <w:sz w:val="22"/>
                <w:szCs w:val="22"/>
              </w:rPr>
            </w:r>
            <w:r>
              <w:rPr>
                <w:b/>
                <w:bCs/>
                <w:color w:val="ffffff"/>
                <w:sz w:val="22"/>
                <w:szCs w:val="22"/>
              </w:rPr>
              <w:t xml:space="preserve">ตัวชี้วัด (KPI)</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32F85B97">
            <w:pPr>
              <w:pBdr/>
              <w:spacing/>
              <w:ind/>
              <w:rPr>
                <w:b/>
                <w:bCs/>
                <w:color w:val="ffffff"/>
                <w:sz w:val="22"/>
                <w:szCs w:val="22"/>
              </w:rPr>
            </w:pPr>
            <w:r>
              <w:rPr>
                <w:b/>
                <w:bCs/>
                <w:color w:val="ffffff"/>
                <w:sz w:val="22"/>
                <w:szCs w:val="22"/>
              </w:rPr>
            </w:r>
            <w:r>
              <w:rPr>
                <w:b/>
                <w:bCs/>
                <w:color w:val="ffffff"/>
                <w:sz w:val="22"/>
                <w:szCs w:val="22"/>
              </w:rPr>
              <w:t xml:space="preserve">ค่าเป้าหมาย</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77381C8">
            <w:pPr>
              <w:pBdr/>
              <w:spacing/>
              <w:ind/>
              <w:rPr>
                <w:b/>
                <w:bCs/>
                <w:color w:val="ffffff"/>
                <w:sz w:val="22"/>
                <w:szCs w:val="22"/>
              </w:rPr>
            </w:pPr>
            <w:r>
              <w:rPr>
                <w:b/>
                <w:bCs/>
                <w:color w:val="ffffff"/>
                <w:sz w:val="22"/>
                <w:szCs w:val="22"/>
              </w:rPr>
            </w:r>
            <w:r>
              <w:rPr>
                <w:b/>
                <w:bCs/>
                <w:color w:val="ffffff"/>
                <w:sz w:val="22"/>
                <w:szCs w:val="22"/>
              </w:rPr>
              <w:t xml:space="preserve">หน่วย / เงื่อนไข</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6E584F37">
            <w:pPr>
              <w:pBdr/>
              <w:spacing/>
              <w:ind/>
              <w:rPr>
                <w:b/>
                <w:bCs/>
                <w:color w:val="ffffff"/>
                <w:sz w:val="22"/>
                <w:szCs w:val="22"/>
              </w:rPr>
            </w:pPr>
            <w:r>
              <w:rPr>
                <w:b/>
                <w:bCs/>
                <w:color w:val="ffffff"/>
                <w:sz w:val="22"/>
                <w:szCs w:val="22"/>
              </w:rPr>
            </w:r>
            <w:r>
              <w:rPr>
                <w:b/>
                <w:bCs/>
                <w:color w:val="ffffff"/>
                <w:sz w:val="22"/>
                <w:szCs w:val="22"/>
              </w:rPr>
              <w:t xml:space="preserve">Agent ผู้รับผิดชอบ</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1F0234E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Energy Use Intensity (EUI)</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F5A30C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45</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3EEC127">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kBtu/ft2/yr  ·  BIM 360 Energy Dashboard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4F9A31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2F9987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Renewable Energy Share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12D95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20%</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D24333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รวม Solar PV + Green Energy Certificate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0E75E7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73E85E4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Water Use Reduction (WE)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01CC2E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30%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B9FE65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ลดจากค่าอ้างอิง ASHRAE baseline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7D906B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SIGNAL</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5E1CA0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Construction Waste Diversion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278A8B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75%</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5A65EC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by weight  ·  CWMP + Weight Ticket</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2B7054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BLAZE</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5792528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Daylight Autonomy (sDA)</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EDF29F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50%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F41F5C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พื้นที่ใช้งานหลัก  ·  Daylight Simulation</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AC6D8B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NOVA</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5EC93C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Indoor PM2.5 (HEPA H13)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37D202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15 ug/m3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72E2A0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วัดต่อเนื่อง 24 ชม.  ·  IEQ Monitor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0127EE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bl>
    <w:p w14:paraId="2630A322">
      <w:pPr>
        <w:pBdr/>
        <w:spacing w:after="80"/>
        <w:ind/>
        <w:rPr>
          <w:sz w:val="20"/>
          <w:szCs w:val="20"/>
        </w:rPr>
      </w:pPr>
      <w:r>
        <w:rPr>
          <w:sz w:val="20"/>
          <w:szCs w:val="20"/>
        </w:rPr>
      </w:r>
      <w:r>
        <w:rPr>
          <w:sz w:val="20"/>
          <w:szCs w:val="20"/>
        </w:rPr>
      </w:r>
      <w:r>
        <w:rPr>
          <w:sz w:val="20"/>
          <w:szCs w:val="20"/>
        </w:rPr>
      </w:r>
    </w:p>
    <w:p w14:paraId="4EBDD4D8">
      <w:pPr>
        <w:pBdr/>
        <w:spacing w:after="80" w:before="200"/>
        <w:ind/>
        <w:rPr>
          <w:b/>
          <w:bCs/>
          <w:color w:val="2e75b6"/>
          <w:sz w:val="28"/>
          <w:szCs w:val="28"/>
        </w:rPr>
      </w:pPr>
      <w:r>
        <w:rPr>
          <w:b/>
          <w:bCs/>
          <w:color w:val="2e75b6"/>
          <w:sz w:val="28"/>
          <w:szCs w:val="28"/>
        </w:rPr>
        <w:t xml:space="preserve">11.3 เป้าหมายเชิงกลยุทธ์ (Strategic Sustainability Goals)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tblGridChange w:id="5">
          <w:tblGrid/>
        </w:tblGridChange>
      </w:tblGrid>
      <w:tr>
        <w:trPr/>
        <w:tc>
          <w:tcPr>
            <w:shd w:val="clear" w:color="2e75b6" w:fill="2e75b6"/>
            <w:tcBorders/>
            <w:tcMar>
              <w:left w:w="100" w:type="dxa"/>
              <w:top w:w="60" w:type="dxa"/>
              <w:right w:w="100" w:type="dxa"/>
              <w:bottom w:w="60" w:type="dxa"/>
            </w:tcMar>
          </w:tcPr>
          <w:p w14:paraId="0BC745C6">
            <w:pPr>
              <w:pBdr/>
              <w:spacing/>
              <w:ind/>
              <w:rPr>
                <w:b/>
                <w:bCs/>
                <w:color w:val="ffffff"/>
                <w:sz w:val="22"/>
                <w:szCs w:val="22"/>
              </w:rPr>
            </w:pPr>
            <w:r>
              <w:rPr>
                <w:b/>
                <w:bCs/>
                <w:color w:val="ffffff"/>
                <w:sz w:val="22"/>
                <w:szCs w:val="22"/>
              </w:rPr>
            </w:r>
            <w:r>
              <w:rPr>
                <w:b/>
                <w:bCs/>
                <w:color w:val="ffffff"/>
                <w:sz w:val="22"/>
                <w:szCs w:val="22"/>
              </w:rPr>
              <w:t xml:space="preserve">ระยะเวลา</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449B8A2">
            <w:pPr>
              <w:pBdr/>
              <w:spacing/>
              <w:ind/>
              <w:rPr>
                <w:b/>
                <w:bCs/>
                <w:color w:val="ffffff"/>
                <w:sz w:val="22"/>
                <w:szCs w:val="22"/>
              </w:rPr>
            </w:pPr>
            <w:r>
              <w:rPr>
                <w:b/>
                <w:bCs/>
                <w:color w:val="ffffff"/>
                <w:sz w:val="22"/>
                <w:szCs w:val="22"/>
              </w:rPr>
            </w:r>
            <w:r>
              <w:rPr>
                <w:b/>
                <w:bCs/>
                <w:color w:val="ffffff"/>
                <w:sz w:val="22"/>
                <w:szCs w:val="22"/>
              </w:rPr>
              <w:t xml:space="preserve">เป้าหมายหลัก</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424939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2026 — Baseline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365855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LEED Gold ทุกโครงการใหม่  ·  ESG Report (GRI Std.)  ·  LEED GA ครบทีม Designers</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102AFFE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2027 — Scaling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8E2957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WELL Silver &gt;= 2 โครงการ  ·  Renewable Energy &gt;= 20%  ·  Green Material Library v2.0</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497217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2573 — Net-Zero</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13D11E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Carbon-Neutral Studio  ·  100% Green Energy  ·  Zero-Waste Projects</w:t>
            </w:r>
            <w:r>
              <w:rPr>
                <w:b w:val="0"/>
                <w:bCs w:val="0"/>
                <w:color w:val="1a2744"/>
                <w:sz w:val="22"/>
                <w:szCs w:val="22"/>
              </w:rPr>
            </w:r>
            <w:r>
              <w:rPr>
                <w:b w:val="0"/>
                <w:bCs w:val="0"/>
                <w:color w:val="1a2744"/>
                <w:sz w:val="22"/>
                <w:szCs w:val="22"/>
              </w:rPr>
            </w:r>
          </w:p>
        </w:tc>
      </w:tr>
    </w:tbl>
    <w:p w14:paraId="324E73EA">
      <w:pPr>
        <w:pBdr/>
        <w:spacing w:after="80"/>
        <w:ind/>
        <w:rPr>
          <w:sz w:val="20"/>
          <w:szCs w:val="20"/>
        </w:rPr>
      </w:pPr>
      <w:r>
        <w:rPr>
          <w:sz w:val="20"/>
          <w:szCs w:val="20"/>
        </w:rPr>
      </w:r>
      <w:r>
        <w:rPr>
          <w:sz w:val="20"/>
          <w:szCs w:val="20"/>
        </w:rPr>
      </w:r>
      <w:r>
        <w:rPr>
          <w:sz w:val="20"/>
          <w:szCs w:val="20"/>
        </w:rPr>
      </w:r>
    </w:p>
    <w:p w14:paraId="58647832">
      <w:pPr>
        <w:pBdr/>
        <w:spacing w:after="100" w:before="320"/>
        <w:ind/>
        <w:rPr>
          <w:b/>
          <w:bCs/>
          <w:color w:val="1f2d5a"/>
          <w:sz w:val="36"/>
          <w:szCs w:val="36"/>
        </w:rPr>
      </w:pPr>
      <w:r>
        <w:rPr>
          <w:b/>
          <w:bCs/>
          <w:color w:val="1f2d5a"/>
          <w:sz w:val="36"/>
          <w:szCs w:val="36"/>
        </w:rPr>
        <w:t xml:space="preserve">12. สถานะแผนฉุกเฉินและการบริหารวิกฤต (Emergency Response Protocol)</w:t>
      </w:r>
      <w:r>
        <w:rPr>
          <w:b/>
          <w:bCs/>
          <w:color w:val="1f2d5a"/>
          <w:sz w:val="36"/>
          <w:szCs w:val="36"/>
        </w:rPr>
      </w:r>
      <w:r>
        <w:rPr>
          <w:b/>
          <w:bCs/>
          <w:color w:val="1f2d5a"/>
          <w:sz w:val="36"/>
          <w:szCs w:val="36"/>
        </w:rPr>
      </w:r>
    </w:p>
    <w:p w14:paraId="330AEFB2">
      <w:pPr>
        <w:pBdr/>
        <w:spacing w:after="100"/>
        <w:ind/>
        <w:rPr>
          <w:b w:val="0"/>
          <w:bCs w:val="0"/>
          <w:sz w:val="24"/>
          <w:szCs w:val="24"/>
        </w:rPr>
      </w:pPr>
      <w:r>
        <w:rPr>
          <w:b w:val="0"/>
          <w:bCs w:val="0"/>
          <w:sz w:val="24"/>
          <w:szCs w:val="24"/>
        </w:rPr>
        <w:t xml:space="preserve">แผนฉุกเฉินและการบริหารวิกฤตตาม SOP Section 18 กำหนดกรอบการรับมือเหตุการณ์ 4 ระดับ ตั้งแต่ L1 Minor ถึง L4 Critical โดยมีสายการรายงาน Signal → Blaze → Kelly → Studio Director และมีกระบวนการ Business Continuity (BCP) รองรับการดำเนินงานต่อเนื่อง</w:t>
      </w:r>
      <w:r>
        <w:rPr>
          <w:b w:val="0"/>
          <w:bCs w:val="0"/>
          <w:sz w:val="24"/>
          <w:szCs w:val="24"/>
        </w:rPr>
      </w:r>
      <w:r>
        <w:rPr>
          <w:b w:val="0"/>
          <w:bCs w:val="0"/>
          <w:sz w:val="24"/>
          <w:szCs w:val="24"/>
        </w:rPr>
      </w:r>
    </w:p>
    <w:p w14:paraId="4BE90641">
      <w:pPr>
        <w:pBdr/>
        <w:spacing w:after="80"/>
        <w:ind/>
        <w:rPr>
          <w:sz w:val="20"/>
          <w:szCs w:val="20"/>
        </w:rPr>
      </w:pPr>
      <w:r>
        <w:rPr>
          <w:sz w:val="20"/>
          <w:szCs w:val="20"/>
        </w:rPr>
      </w:r>
      <w:r>
        <w:rPr>
          <w:sz w:val="20"/>
          <w:szCs w:val="20"/>
        </w:rPr>
      </w:r>
      <w:r>
        <w:rPr>
          <w:sz w:val="20"/>
          <w:szCs w:val="20"/>
        </w:rPr>
      </w:r>
    </w:p>
    <w:p w14:paraId="2A2C41EA">
      <w:pPr>
        <w:pBdr/>
        <w:spacing w:after="80" w:before="200"/>
        <w:ind/>
        <w:rPr>
          <w:b/>
          <w:bCs/>
          <w:color w:val="2e75b6"/>
          <w:sz w:val="28"/>
          <w:szCs w:val="28"/>
        </w:rPr>
      </w:pPr>
      <w:r>
        <w:rPr>
          <w:b/>
          <w:bCs/>
          <w:color w:val="2e75b6"/>
          <w:sz w:val="28"/>
          <w:szCs w:val="28"/>
        </w:rPr>
        <w:t xml:space="preserve">12.1 ตารางจำแนกระดับวิกฤต (Crisis Classification Matrix)</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tblGridChange w:id="6">
          <w:tblGrid/>
        </w:tblGridChange>
      </w:tblGrid>
      <w:tr>
        <w:trPr/>
        <w:tc>
          <w:tcPr>
            <w:shd w:val="clear" w:color="2e75b6" w:fill="2e75b6"/>
            <w:tcBorders/>
            <w:tcMar>
              <w:left w:w="100" w:type="dxa"/>
              <w:top w:w="60" w:type="dxa"/>
              <w:right w:w="100" w:type="dxa"/>
              <w:bottom w:w="60" w:type="dxa"/>
            </w:tcMar>
          </w:tcPr>
          <w:p w14:paraId="480FC28C">
            <w:pPr>
              <w:pBdr/>
              <w:spacing/>
              <w:ind/>
              <w:rPr>
                <w:b/>
                <w:bCs/>
                <w:color w:val="ffffff"/>
                <w:sz w:val="22"/>
                <w:szCs w:val="22"/>
              </w:rPr>
            </w:pPr>
            <w:r>
              <w:rPr>
                <w:b/>
                <w:bCs/>
                <w:color w:val="ffffff"/>
                <w:sz w:val="22"/>
                <w:szCs w:val="22"/>
              </w:rPr>
            </w:r>
            <w:r>
              <w:rPr>
                <w:b/>
                <w:bCs/>
                <w:color w:val="ffffff"/>
                <w:sz w:val="22"/>
                <w:szCs w:val="22"/>
              </w:rPr>
              <w:t xml:space="preserve">ระดับ</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594C4151">
            <w:pPr>
              <w:pBdr/>
              <w:spacing/>
              <w:ind/>
              <w:rPr>
                <w:b/>
                <w:bCs/>
                <w:color w:val="ffffff"/>
                <w:sz w:val="22"/>
                <w:szCs w:val="22"/>
              </w:rPr>
            </w:pPr>
            <w:r>
              <w:rPr>
                <w:b/>
                <w:bCs/>
                <w:color w:val="ffffff"/>
                <w:sz w:val="22"/>
                <w:szCs w:val="22"/>
              </w:rPr>
            </w:r>
            <w:r>
              <w:rPr>
                <w:b/>
                <w:bCs/>
                <w:color w:val="ffffff"/>
                <w:sz w:val="22"/>
                <w:szCs w:val="22"/>
              </w:rPr>
              <w:t xml:space="preserve">ประเภทเหตุการณ์</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DF29F73">
            <w:pPr>
              <w:pBdr/>
              <w:spacing/>
              <w:ind/>
              <w:rPr>
                <w:b/>
                <w:bCs/>
                <w:color w:val="ffffff"/>
                <w:sz w:val="22"/>
                <w:szCs w:val="22"/>
              </w:rPr>
            </w:pPr>
            <w:r>
              <w:rPr>
                <w:b/>
                <w:bCs/>
                <w:color w:val="ffffff"/>
                <w:sz w:val="22"/>
                <w:szCs w:val="22"/>
              </w:rPr>
            </w:r>
            <w:r>
              <w:rPr>
                <w:b/>
                <w:bCs/>
                <w:color w:val="ffffff"/>
                <w:sz w:val="22"/>
                <w:szCs w:val="22"/>
              </w:rPr>
              <w:t xml:space="preserve">ผู้รับผิดชอบ (Agent)</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3C2A24BC">
            <w:pPr>
              <w:pBdr/>
              <w:spacing/>
              <w:ind/>
              <w:rPr>
                <w:b/>
                <w:bCs/>
                <w:color w:val="ffffff"/>
                <w:sz w:val="22"/>
                <w:szCs w:val="22"/>
              </w:rPr>
            </w:pPr>
            <w:r>
              <w:rPr>
                <w:b/>
                <w:bCs/>
                <w:color w:val="ffffff"/>
                <w:sz w:val="22"/>
                <w:szCs w:val="22"/>
              </w:rPr>
            </w:r>
            <w:r>
              <w:rPr>
                <w:b/>
                <w:bCs/>
                <w:color w:val="ffffff"/>
                <w:sz w:val="22"/>
                <w:szCs w:val="22"/>
              </w:rPr>
              <w:t xml:space="preserve">เวลาตอบสนอง</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0D67656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L1 — Minor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722FE0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เหตุเล็กน้อย  ·  อุปกรณ์ชำรุด  ·  วัสดุขาด</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E4AC8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Site Supervisor (Signal)</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24156D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301B44E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L2 — Moderate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6307D7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งานหยุดบางส่วน  ·  วัสดุล่าช้า  ·  คุณภาพบกพร่อง</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3B0B00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Project Manager (Blaze)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EB79D3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24 ชั่วโมง</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DBF0ED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L3 — Major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2CC11E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งานหยุดทั้งไซต์  ·  อุบัติเหตุบุคคล  ·  โครงสร้างเสียหาย</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B3834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Studio Director (Kelly)</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858C76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48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865C7B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L4 — Critical</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C7E7C9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เสียชีวิต  ·  ข้อพิพาทกฎหมาย  ·  สื่อสาธารณะ</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9F551F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Director + Legal + PR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88DE83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ทันที (24/7)</w:t>
            </w:r>
            <w:r>
              <w:rPr>
                <w:b w:val="0"/>
                <w:bCs w:val="0"/>
                <w:color w:val="1a2744"/>
                <w:sz w:val="22"/>
                <w:szCs w:val="22"/>
              </w:rPr>
            </w:r>
            <w:r>
              <w:rPr>
                <w:b w:val="0"/>
                <w:bCs w:val="0"/>
                <w:color w:val="1a2744"/>
                <w:sz w:val="22"/>
                <w:szCs w:val="22"/>
              </w:rPr>
            </w:r>
          </w:p>
        </w:tc>
      </w:tr>
    </w:tbl>
    <w:p w14:paraId="05FF0B93">
      <w:pPr>
        <w:pBdr/>
        <w:spacing w:after="80"/>
        <w:ind/>
        <w:rPr>
          <w:sz w:val="20"/>
          <w:szCs w:val="20"/>
        </w:rPr>
      </w:pPr>
      <w:r>
        <w:rPr>
          <w:sz w:val="20"/>
          <w:szCs w:val="20"/>
        </w:rPr>
      </w:r>
      <w:r>
        <w:rPr>
          <w:sz w:val="20"/>
          <w:szCs w:val="20"/>
        </w:rPr>
      </w:r>
      <w:r>
        <w:rPr>
          <w:sz w:val="20"/>
          <w:szCs w:val="20"/>
        </w:rPr>
      </w:r>
    </w:p>
    <w:p w14:paraId="54EE7E06">
      <w:pPr>
        <w:pBdr/>
        <w:spacing w:after="80" w:before="200"/>
        <w:ind/>
        <w:rPr>
          <w:b/>
          <w:bCs/>
          <w:color w:val="2e75b6"/>
          <w:sz w:val="28"/>
          <w:szCs w:val="28"/>
        </w:rPr>
      </w:pPr>
      <w:r>
        <w:rPr>
          <w:b/>
          <w:bCs/>
          <w:color w:val="2e75b6"/>
          <w:sz w:val="28"/>
          <w:szCs w:val="28"/>
        </w:rPr>
        <w:t xml:space="preserve">12.2 ตัวชี้วัด Business Continuity (BCP KPIs)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tblGridChange w:id="7">
          <w:tblGrid/>
        </w:tblGridChange>
      </w:tblGrid>
      <w:tr>
        <w:trPr/>
        <w:tc>
          <w:tcPr>
            <w:shd w:val="clear" w:color="2e75b6" w:fill="2e75b6"/>
            <w:tcBorders/>
            <w:tcMar>
              <w:left w:w="100" w:type="dxa"/>
              <w:top w:w="60" w:type="dxa"/>
              <w:right w:w="100" w:type="dxa"/>
              <w:bottom w:w="60" w:type="dxa"/>
            </w:tcMar>
          </w:tcPr>
          <w:p w14:paraId="7A51E356">
            <w:pPr>
              <w:pBdr/>
              <w:spacing/>
              <w:ind/>
              <w:rPr>
                <w:b/>
                <w:bCs/>
                <w:color w:val="ffffff"/>
                <w:sz w:val="22"/>
                <w:szCs w:val="22"/>
              </w:rPr>
            </w:pPr>
            <w:r>
              <w:rPr>
                <w:b/>
                <w:bCs/>
                <w:color w:val="ffffff"/>
                <w:sz w:val="22"/>
                <w:szCs w:val="22"/>
              </w:rPr>
            </w:r>
            <w:r>
              <w:rPr>
                <w:b/>
                <w:bCs/>
                <w:color w:val="ffffff"/>
                <w:sz w:val="22"/>
                <w:szCs w:val="22"/>
              </w:rPr>
              <w:t xml:space="preserve">ตัวชี้วัด BCP</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8FD44CC">
            <w:pPr>
              <w:pBdr/>
              <w:spacing/>
              <w:ind/>
              <w:rPr>
                <w:b/>
                <w:bCs/>
                <w:color w:val="ffffff"/>
                <w:sz w:val="22"/>
                <w:szCs w:val="22"/>
              </w:rPr>
            </w:pPr>
            <w:r>
              <w:rPr>
                <w:b/>
                <w:bCs/>
                <w:color w:val="ffffff"/>
                <w:sz w:val="22"/>
                <w:szCs w:val="22"/>
              </w:rPr>
            </w:r>
            <w:r>
              <w:rPr>
                <w:b/>
                <w:bCs/>
                <w:color w:val="ffffff"/>
                <w:sz w:val="22"/>
                <w:szCs w:val="22"/>
              </w:rPr>
              <w:t xml:space="preserve">ค่าเป้าหมาย</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12259DF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Recovery Time Objective (RTO)</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5C1543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7240D5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Client Notification (L3/L4)</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87265A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2 ชั่วโมง</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73DE366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Post-Crisis AAR Report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8B5C9C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72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DFFACC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Insurance Minimum Coverage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D66D1A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50 ล้านบาท (CAR + TPL + PI)</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180B595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ซ้อมแผนฉุกเฉิน</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2FA0E8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มิถุนายน + ธันวาคม ทุกปี</w:t>
            </w:r>
            <w:r>
              <w:rPr>
                <w:b w:val="0"/>
                <w:bCs w:val="0"/>
                <w:color w:val="1a2744"/>
                <w:sz w:val="22"/>
                <w:szCs w:val="22"/>
              </w:rPr>
            </w:r>
            <w:r>
              <w:rPr>
                <w:b w:val="0"/>
                <w:bCs w:val="0"/>
                <w:color w:val="1a2744"/>
                <w:sz w:val="22"/>
                <w:szCs w:val="22"/>
              </w:rPr>
            </w:r>
          </w:p>
        </w:tc>
      </w:tr>
    </w:tbl>
    <w:p w14:paraId="64F386E6">
      <w:pPr>
        <w:pBdr/>
        <w:spacing w:after="80"/>
        <w:ind/>
        <w:rPr>
          <w:sz w:val="20"/>
          <w:szCs w:val="20"/>
        </w:rPr>
      </w:pPr>
      <w:r>
        <w:rPr>
          <w:sz w:val="20"/>
          <w:szCs w:val="20"/>
        </w:rPr>
      </w:r>
      <w:r>
        <w:rPr>
          <w:sz w:val="20"/>
          <w:szCs w:val="20"/>
        </w:rPr>
      </w:r>
      <w:r>
        <w:rPr>
          <w:sz w:val="20"/>
          <w:szCs w:val="20"/>
        </w:rPr>
      </w:r>
    </w:p>
    <w:p w14:paraId="40F22143">
      <w:pPr>
        <w:pBdr/>
        <w:spacing w:after="100"/>
        <w:ind/>
        <w:rPr>
          <w:b w:val="0"/>
          <w:bCs w:val="0"/>
          <w:sz w:val="24"/>
          <w:szCs w:val="24"/>
        </w:rPr>
      </w:pPr>
      <w:r>
        <w:rPr>
          <w:b w:val="0"/>
          <w:bCs w:val="0"/>
          <w:sz w:val="24"/>
          <w:szCs w:val="24"/>
        </w:rPr>
        <w:t xml:space="preserve">ขั้นตอนเมื่อเกิดเหตุฉุกเฉิน (Emergency Steps): STOP (หยุดงาน) → SECURE (ปิดกั้นพื้นที่) → REPORT (แจ้ง Signal ใน 15 นาที) → DOCUMENT (ถ่ายรูปหลักฐาน) → ESCALATE (รายงานตาม Level) หมายเหตุ: ห้ามให้ข่าวสื่อโดยไม่ได้รับอนุญาตจาก Studio Director</w:t>
      </w:r>
      <w:r>
        <w:rPr>
          <w:b w:val="0"/>
          <w:bCs w:val="0"/>
          <w:sz w:val="24"/>
          <w:szCs w:val="24"/>
        </w:rPr>
      </w:r>
      <w:r>
        <w:rPr>
          <w:b w:val="0"/>
          <w:bCs w:val="0"/>
          <w:sz w:val="24"/>
          <w:szCs w:val="24"/>
        </w:rPr>
      </w:r>
    </w:p>
    <w:p w14:paraId="32B9D32D">
      <w:pPr>
        <w:pBdr/>
        <w:spacing w:after="80"/>
        <w:ind/>
        <w:rPr>
          <w:sz w:val="20"/>
          <w:szCs w:val="20"/>
        </w:rPr>
      </w:pPr>
      <w:r>
        <w:rPr>
          <w:sz w:val="20"/>
          <w:szCs w:val="20"/>
        </w:rPr>
      </w:r>
      <w:r>
        <w:rPr>
          <w:sz w:val="20"/>
          <w:szCs w:val="20"/>
        </w:rPr>
      </w:r>
      <w:r>
        <w:rPr>
          <w:sz w:val="20"/>
          <w:szCs w:val="20"/>
        </w:rPr>
      </w:r>
    </w:p>
    <w:p w14:paraId="429E2EA9">
      <w:pPr>
        <w:pBdr/>
        <w:spacing w:after="80"/>
        <w:ind/>
        <w:rPr>
          <w:sz w:val="20"/>
          <w:szCs w:val="20"/>
        </w:rPr>
      </w:pPr>
      <w:r>
        <w:rPr>
          <w:sz w:val="20"/>
          <w:szCs w:val="20"/>
        </w:rPr>
      </w:r>
      <w:r>
        <w:rPr>
          <w:sz w:val="20"/>
          <w:szCs w:val="20"/>
        </w:rPr>
      </w:r>
      <w:r>
        <w:rPr>
          <w:sz w:val="20"/>
          <w:szCs w:val="20"/>
        </w:rPr>
      </w:r>
    </w:p>
    <w:p w14:paraId="6D2AFA49">
      <w:pPr>
        <w:pBdr/>
        <w:spacing w:after="100" w:before="320"/>
        <w:ind/>
        <w:rPr>
          <w:b/>
          <w:bCs/>
          <w:color w:val="1f2d5a"/>
          <w:sz w:val="36"/>
          <w:szCs w:val="36"/>
        </w:rPr>
      </w:pPr>
      <w:r>
        <w:rPr>
          <w:b/>
          <w:bCs/>
          <w:color w:val="1f2d5a"/>
          <w:sz w:val="36"/>
          <w:szCs w:val="36"/>
        </w:rPr>
        <w:t xml:space="preserve">13. AI Agent Dashboard v2.5.1 — การอัปเดตและ Roadmap การ Deploy</w:t>
      </w:r>
      <w:r>
        <w:rPr>
          <w:b/>
          <w:bCs/>
          <w:color w:val="1f2d5a"/>
          <w:sz w:val="36"/>
          <w:szCs w:val="36"/>
        </w:rPr>
      </w:r>
      <w:r>
        <w:rPr>
          <w:b/>
          <w:bCs/>
          <w:color w:val="1f2d5a"/>
          <w:sz w:val="36"/>
          <w:szCs w:val="36"/>
        </w:rPr>
      </w:r>
    </w:p>
    <w:p w14:paraId="5BE4CEE8">
      <w:pPr>
        <w:pBdr/>
        <w:spacing w:after="100"/>
        <w:ind/>
        <w:rPr>
          <w:b w:val="0"/>
          <w:bCs w:val="0"/>
          <w:sz w:val="24"/>
          <w:szCs w:val="24"/>
        </w:rPr>
      </w:pPr>
      <w:r>
        <w:rPr>
          <w:b w:val="0"/>
          <w:bCs w:val="0"/>
          <w:sz w:val="24"/>
          <w:szCs w:val="24"/>
        </w:rPr>
        <w:t xml:space="preserve">การอัปเดต Dashboard v2.5.1 มุ่งเน้นการแก้ไขปัญหาการแสดงผลที่พบหลัง Release v2.5 และเพิ่มความชัดเจนในการอ่าน Agent Mapping สำหรับทีมผู้บริหารและลูกค้า พร้อมกันนี้ยังกำหนด Roadmap การ Deploy AI Agents 6 ตัวที่อยู่ในแผนพัฒนาช่วง Q3 2026 — Q1 2027</w:t>
      </w:r>
      <w:r>
        <w:rPr>
          <w:b w:val="0"/>
          <w:bCs w:val="0"/>
          <w:sz w:val="24"/>
          <w:szCs w:val="24"/>
        </w:rPr>
      </w:r>
      <w:r>
        <w:rPr>
          <w:b w:val="0"/>
          <w:bCs w:val="0"/>
          <w:sz w:val="24"/>
          <w:szCs w:val="24"/>
        </w:rPr>
      </w:r>
    </w:p>
    <w:p w14:paraId="5C2F8DD5">
      <w:pPr>
        <w:pBdr/>
        <w:spacing w:after="80"/>
        <w:ind/>
        <w:rPr>
          <w:sz w:val="20"/>
          <w:szCs w:val="20"/>
        </w:rPr>
      </w:pPr>
      <w:r>
        <w:rPr>
          <w:sz w:val="20"/>
          <w:szCs w:val="20"/>
        </w:rPr>
      </w:r>
      <w:r>
        <w:rPr>
          <w:sz w:val="20"/>
          <w:szCs w:val="20"/>
        </w:rPr>
      </w:r>
      <w:r>
        <w:rPr>
          <w:sz w:val="20"/>
          <w:szCs w:val="20"/>
        </w:rPr>
      </w:r>
    </w:p>
    <w:p w14:paraId="367FED63">
      <w:pPr>
        <w:pBdr/>
        <w:spacing w:after="80" w:before="200"/>
        <w:ind/>
        <w:rPr>
          <w:b/>
          <w:bCs/>
          <w:color w:val="2e75b6"/>
          <w:sz w:val="28"/>
          <w:szCs w:val="28"/>
        </w:rPr>
      </w:pPr>
      <w:r>
        <w:rPr>
          <w:b/>
          <w:bCs/>
          <w:color w:val="2e75b6"/>
          <w:sz w:val="28"/>
          <w:szCs w:val="28"/>
        </w:rPr>
        <w:t xml:space="preserve">13.1 การแก้ไข Dashboard v2.5.1 (Bug Fixes &amp; Visual Improvements)</w:t>
      </w:r>
      <w:r>
        <w:rPr>
          <w:b/>
          <w:bCs/>
          <w:color w:val="2e75b6"/>
          <w:sz w:val="28"/>
          <w:szCs w:val="28"/>
        </w:rPr>
      </w:r>
      <w:r>
        <w:rPr>
          <w:b/>
          <w:bCs/>
          <w:color w:val="2e75b6"/>
          <w:sz w:val="28"/>
          <w:szCs w:val="28"/>
        </w:rPr>
      </w:r>
    </w:p>
    <w:p w14:paraId="52DC4371">
      <w:pPr>
        <w:pBdr/>
        <w:spacing w:after="100"/>
        <w:ind/>
        <w:rPr>
          <w:b w:val="0"/>
          <w:bCs w:val="0"/>
          <w:sz w:val="24"/>
          <w:szCs w:val="24"/>
        </w:rPr>
      </w:pPr>
      <w:r>
        <w:rPr>
          <w:b w:val="0"/>
          <w:bCs w:val="0"/>
          <w:sz w:val="24"/>
          <w:szCs w:val="24"/>
        </w:rPr>
        <w:t xml:space="preserve">การแก้ไขทั้ง 5 รายการในเวอร์ชัน v2.5.1 เน้นการปรับปรุง UX ของ Dashboard HTML โดยไม่เปลี่ยนแปลงข้อมูล Agent Mapping หรือ SOP Content ใดๆ</w:t>
      </w:r>
      <w:r>
        <w:rPr>
          <w:b w:val="0"/>
          <w:bCs w:val="0"/>
          <w:sz w:val="24"/>
          <w:szCs w:val="24"/>
        </w:rPr>
      </w:r>
      <w:r>
        <w:rPr>
          <w:b w:val="0"/>
          <w:bCs w:val="0"/>
          <w:sz w:val="24"/>
          <w:szCs w:val="24"/>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tblGridChange w:id="8">
          <w:tblGrid/>
        </w:tblGridChange>
      </w:tblGrid>
      <w:tr>
        <w:trPr/>
        <w:tc>
          <w:tcPr>
            <w:shd w:val="clear" w:color="2e75b6" w:fill="2e75b6"/>
            <w:tcBorders/>
            <w:tcMar>
              <w:left w:w="100" w:type="dxa"/>
              <w:top w:w="60" w:type="dxa"/>
              <w:right w:w="100" w:type="dxa"/>
              <w:bottom w:w="60" w:type="dxa"/>
            </w:tcMar>
          </w:tcPr>
          <w:p w14:paraId="2A7EB29D">
            <w:pPr>
              <w:pBdr/>
              <w:spacing/>
              <w:ind/>
              <w:rPr>
                <w:b/>
                <w:bCs/>
                <w:color w:val="ffffff"/>
                <w:sz w:val="22"/>
                <w:szCs w:val="22"/>
              </w:rPr>
            </w:pPr>
            <w:r>
              <w:rPr>
                <w:b/>
                <w:bCs/>
                <w:color w:val="ffffff"/>
                <w:sz w:val="22"/>
                <w:szCs w:val="22"/>
              </w:rPr>
            </w:r>
            <w:r>
              <w:rPr>
                <w:b/>
                <w:bCs/>
                <w:color w:val="ffffff"/>
                <w:sz w:val="22"/>
                <w:szCs w:val="22"/>
              </w:rPr>
              <w:t xml:space="preserve">การแก้ไข (Fix)</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E337223">
            <w:pPr>
              <w:pBdr/>
              <w:spacing/>
              <w:ind/>
              <w:rPr>
                <w:b/>
                <w:bCs/>
                <w:color w:val="ffffff"/>
                <w:sz w:val="22"/>
                <w:szCs w:val="22"/>
              </w:rPr>
            </w:pPr>
            <w:r>
              <w:rPr>
                <w:b/>
                <w:bCs/>
                <w:color w:val="ffffff"/>
                <w:sz w:val="22"/>
                <w:szCs w:val="22"/>
              </w:rPr>
            </w:r>
            <w:r>
              <w:rPr>
                <w:b/>
                <w:bCs/>
                <w:color w:val="ffffff"/>
                <w:sz w:val="22"/>
                <w:szCs w:val="22"/>
              </w:rPr>
              <w:t xml:space="preserve">รายละเอียด</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75ECC61A">
            <w:pPr>
              <w:pBdr/>
              <w:spacing/>
              <w:ind/>
              <w:rPr>
                <w:b/>
                <w:bCs/>
                <w:color w:val="ffffff"/>
                <w:sz w:val="22"/>
                <w:szCs w:val="22"/>
              </w:rPr>
            </w:pPr>
            <w:r>
              <w:rPr>
                <w:b/>
                <w:bCs/>
                <w:color w:val="ffffff"/>
                <w:sz w:val="22"/>
                <w:szCs w:val="22"/>
              </w:rPr>
            </w:r>
            <w:r>
              <w:rPr>
                <w:b/>
                <w:bCs/>
                <w:color w:val="ffffff"/>
                <w:sz w:val="22"/>
                <w:szCs w:val="22"/>
              </w:rPr>
              <w:t xml:space="preserve">ผลที่ได้</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2395565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Opacity Fix</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2DAC41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แก้ไขค่า CSS opacity บน Roadmap agent rows จาก 0.6 เป็น 1.0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8CBDD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Agent cards แสดงสีครบถ้วน อ่านง่ายขึ้น</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07DF26A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Padding Reduction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26137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ลด padding จาก 12px → 8px ใน agent table rows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987C81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แสดง agent ครบ 20 rows ในหน้าเดียวโดยไม่ต้อง scroll</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42DBC6D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Separator Row</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C87709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เพิ่ม separator row ระหว่าง Active agents (01–14) และ Roadmap agents (15–20)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C2CAB2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แยกกลุ่ม agent ชัดเจน ลดความสับสน</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B8319E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Legend Strip</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CFB0BA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เพิ่ม visual legend bar ใต้ dashboard header อธิบาย Active vs Roadmap status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0B110C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Client เข้าใจ status ของแต่ละ agent ได้ทันที</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10F5C3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Hollow Dots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9AD06A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เปลี่ยน Roadmap agent status indicator จาก filled circle เป็น hollow circle (border-only)</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32BED37">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สอดคล้องกับ SOP v2.5 Convention — hollow = Proposed/Not yet deployed</w:t>
            </w:r>
            <w:r>
              <w:rPr>
                <w:b w:val="0"/>
                <w:bCs w:val="0"/>
                <w:color w:val="1a2744"/>
                <w:sz w:val="22"/>
                <w:szCs w:val="22"/>
              </w:rPr>
            </w:r>
            <w:r>
              <w:rPr>
                <w:b w:val="0"/>
                <w:bCs w:val="0"/>
                <w:color w:val="1a2744"/>
                <w:sz w:val="22"/>
                <w:szCs w:val="22"/>
              </w:rPr>
            </w:r>
          </w:p>
        </w:tc>
      </w:tr>
    </w:tbl>
    <w:p w14:paraId="2CEA732D">
      <w:pPr>
        <w:pBdr/>
        <w:spacing w:after="80"/>
        <w:ind/>
        <w:rPr>
          <w:sz w:val="20"/>
          <w:szCs w:val="20"/>
        </w:rPr>
      </w:pPr>
      <w:r>
        <w:rPr>
          <w:sz w:val="20"/>
          <w:szCs w:val="20"/>
        </w:rPr>
      </w:r>
      <w:r>
        <w:rPr>
          <w:sz w:val="20"/>
          <w:szCs w:val="20"/>
        </w:rPr>
      </w:r>
      <w:r>
        <w:rPr>
          <w:sz w:val="20"/>
          <w:szCs w:val="20"/>
        </w:rPr>
      </w:r>
    </w:p>
    <w:p w14:paraId="2A4D43DC">
      <w:pPr>
        <w:pBdr/>
        <w:spacing w:after="80" w:before="200"/>
        <w:ind/>
        <w:rPr>
          <w:b/>
          <w:bCs/>
          <w:color w:val="2e75b6"/>
          <w:sz w:val="28"/>
          <w:szCs w:val="28"/>
        </w:rPr>
      </w:pPr>
      <w:r>
        <w:rPr>
          <w:b/>
          <w:bCs/>
          <w:color w:val="2e75b6"/>
          <w:sz w:val="28"/>
          <w:szCs w:val="28"/>
        </w:rPr>
        <w:t xml:space="preserve">13.2 Roadmap การ Deploy AI Agents (Q3 2026 — Q1 2027)</w:t>
      </w:r>
      <w:r>
        <w:rPr>
          <w:b/>
          <w:bCs/>
          <w:color w:val="2e75b6"/>
          <w:sz w:val="28"/>
          <w:szCs w:val="28"/>
        </w:rPr>
      </w:r>
      <w:r>
        <w:rPr>
          <w:b/>
          <w:bCs/>
          <w:color w:val="2e75b6"/>
          <w:sz w:val="28"/>
          <w:szCs w:val="28"/>
        </w:rPr>
      </w:r>
    </w:p>
    <w:p w14:paraId="1DD60136">
      <w:pPr>
        <w:pBdr/>
        <w:spacing w:after="100"/>
        <w:ind/>
        <w:rPr>
          <w:b w:val="0"/>
          <w:bCs w:val="0"/>
          <w:sz w:val="24"/>
          <w:szCs w:val="24"/>
        </w:rPr>
      </w:pPr>
      <w:r>
        <w:rPr>
          <w:b w:val="0"/>
          <w:bCs w:val="0"/>
          <w:sz w:val="24"/>
          <w:szCs w:val="24"/>
        </w:rPr>
        <w:t xml:space="preserve">AI Ag</w:t>
      </w:r>
      <w:r>
        <w:rPr>
          <w:b w:val="0"/>
          <w:bCs w:val="0"/>
          <w:sz w:val="24"/>
          <w:szCs w:val="24"/>
        </w:rPr>
        <w:t xml:space="preserve">ents 6 ตัวในกลุ่ม Roadmap ได้รับการจัดลำดับ Priority ตามความเร่งด่วนของ Business Need โดย P0 (Nexus, Compass) จะ Deploy ก่อนใน Q3 2026 ตามด้วย P1 (Scout, Guardian) ใน Q4 2026 และ P2 (Talent, Ops) ใน Q1 2027 ซึ่งสอดคล้องกับแผนการ Scale Up ทีมงานของ MONOLITH</w:t>
      </w:r>
      <w:r>
        <w:rPr>
          <w:b w:val="0"/>
          <w:bCs w:val="0"/>
          <w:sz w:val="24"/>
          <w:szCs w:val="24"/>
        </w:rPr>
      </w:r>
      <w:r>
        <w:rPr>
          <w:b w:val="0"/>
          <w:bCs w:val="0"/>
          <w:sz w:val="24"/>
          <w:szCs w:val="24"/>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gridCol w:w="222"/>
        <w:gridCol w:w="222"/>
        <w:tblGridChange w:id="9">
          <w:tblGrid/>
        </w:tblGridChange>
      </w:tblGrid>
      <w:tr>
        <w:trPr/>
        <w:tc>
          <w:tcPr>
            <w:shd w:val="clear" w:color="2e75b6" w:fill="2e75b6"/>
            <w:tcBorders/>
            <w:tcMar>
              <w:left w:w="100" w:type="dxa"/>
              <w:top w:w="60" w:type="dxa"/>
              <w:right w:w="100" w:type="dxa"/>
              <w:bottom w:w="60" w:type="dxa"/>
            </w:tcMar>
          </w:tcPr>
          <w:p w14:paraId="1F472C51">
            <w:pPr>
              <w:pBdr/>
              <w:spacing/>
              <w:ind/>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3694A49">
            <w:pPr>
              <w:pBdr/>
              <w:spacing/>
              <w:ind/>
              <w:rPr>
                <w:b/>
                <w:bCs/>
                <w:color w:val="ffffff"/>
                <w:sz w:val="22"/>
                <w:szCs w:val="22"/>
              </w:rPr>
            </w:pPr>
            <w:r>
              <w:rPr>
                <w:b/>
                <w:bCs/>
                <w:color w:val="ffffff"/>
                <w:sz w:val="22"/>
                <w:szCs w:val="22"/>
              </w:rPr>
            </w:r>
            <w:r>
              <w:rPr>
                <w:b/>
                <w:bCs/>
                <w:color w:val="ffffff"/>
                <w:sz w:val="22"/>
                <w:szCs w:val="22"/>
              </w:rPr>
              <w:t xml:space="preserve">Priority</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7B4F5F3">
            <w:pPr>
              <w:pBdr/>
              <w:spacing/>
              <w:ind/>
              <w:rPr>
                <w:b/>
                <w:bCs/>
                <w:color w:val="ffffff"/>
                <w:sz w:val="22"/>
                <w:szCs w:val="22"/>
              </w:rPr>
            </w:pPr>
            <w:r>
              <w:rPr>
                <w:b/>
                <w:bCs/>
                <w:color w:val="ffffff"/>
                <w:sz w:val="22"/>
                <w:szCs w:val="22"/>
              </w:rPr>
            </w:r>
            <w:r>
              <w:rPr>
                <w:b/>
                <w:bCs/>
                <w:color w:val="ffffff"/>
                <w:sz w:val="22"/>
                <w:szCs w:val="22"/>
              </w:rPr>
              <w:t xml:space="preserve">Function หลัก</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00FEE9B">
            <w:pPr>
              <w:pBdr/>
              <w:spacing/>
              <w:ind/>
              <w:rPr>
                <w:b/>
                <w:bCs/>
                <w:color w:val="ffffff"/>
                <w:sz w:val="22"/>
                <w:szCs w:val="22"/>
              </w:rPr>
            </w:pPr>
            <w:r>
              <w:rPr>
                <w:b/>
                <w:bCs/>
                <w:color w:val="ffffff"/>
                <w:sz w:val="22"/>
                <w:szCs w:val="22"/>
              </w:rPr>
            </w:r>
            <w:r>
              <w:rPr>
                <w:b/>
                <w:bCs/>
                <w:color w:val="ffffff"/>
                <w:sz w:val="22"/>
                <w:szCs w:val="22"/>
              </w:rPr>
              <w:t xml:space="preserve">ตำแหน่งที่ Cover</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7E70A285">
            <w:pPr>
              <w:pBdr/>
              <w:spacing/>
              <w:ind/>
              <w:rPr>
                <w:b/>
                <w:bCs/>
                <w:color w:val="ffffff"/>
                <w:sz w:val="22"/>
                <w:szCs w:val="22"/>
              </w:rPr>
            </w:pPr>
            <w:r>
              <w:rPr>
                <w:b/>
                <w:bCs/>
                <w:color w:val="ffffff"/>
                <w:sz w:val="22"/>
                <w:szCs w:val="22"/>
              </w:rPr>
            </w:r>
            <w:r>
              <w:rPr>
                <w:b/>
                <w:bCs/>
                <w:color w:val="ffffff"/>
                <w:sz w:val="22"/>
                <w:szCs w:val="22"/>
              </w:rPr>
              <w:t xml:space="preserve">Human Accountable</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3F28C42">
            <w:pPr>
              <w:pBdr/>
              <w:spacing/>
              <w:ind/>
              <w:rPr>
                <w:b/>
                <w:bCs/>
                <w:color w:val="ffffff"/>
                <w:sz w:val="22"/>
                <w:szCs w:val="22"/>
              </w:rPr>
            </w:pPr>
            <w:r>
              <w:rPr>
                <w:b/>
                <w:bCs/>
                <w:color w:val="ffffff"/>
                <w:sz w:val="22"/>
                <w:szCs w:val="22"/>
              </w:rPr>
            </w:r>
            <w:r>
              <w:rPr>
                <w:b/>
                <w:bCs/>
                <w:color w:val="ffffff"/>
                <w:sz w:val="22"/>
                <w:szCs w:val="22"/>
              </w:rPr>
              <w:t xml:space="preserve">Target Quarter</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046A4C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15 · Nexus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9F035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1425E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Advanced Project Tracking &amp; Multi-project Dashboard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FE0133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D1, D2, A1</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26BF3B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Studio Director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76A547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Q3 2026</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58B21CD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16 · Compass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E60B49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P0</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02D17E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Sales Pipeline &amp; Client Journey Analytics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28A955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H1, H2</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477C56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Sales Manager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05581A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Q3 2026</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66ECD3F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17 · Scout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B2AAB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P1</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0BCDE6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Marketing Intelligence &amp; Content Performance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F79D77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H1, H3</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F45810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Marketing Manager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DA88EB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Q4 2026</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00EBD70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18 · Guardian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64B65B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P1</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603E96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QA Audit Automation &amp; Compliance Tracking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E7F129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E5</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757D45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QA Manager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EE2E5C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Q4 2026</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1DD05D5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19 · Talent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6CF8F7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P2</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DB3922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HR Analytics &amp; Workforce Planning</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9EA1B4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G1, G2</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8294D9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HR Manager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CD0CB5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Q1 2027</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AD02FB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 · Ops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66DD09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P2</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09D7F9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Operations Intelligence &amp; Executive Reporting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6CE690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356152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GM / MD</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2B8412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Q1 2027</w:t>
            </w:r>
            <w:r>
              <w:rPr>
                <w:b w:val="0"/>
                <w:bCs w:val="0"/>
                <w:color w:val="1a2744"/>
                <w:sz w:val="22"/>
                <w:szCs w:val="22"/>
              </w:rPr>
            </w:r>
            <w:r>
              <w:rPr>
                <w:b w:val="0"/>
                <w:bCs w:val="0"/>
                <w:color w:val="1a2744"/>
                <w:sz w:val="22"/>
                <w:szCs w:val="22"/>
              </w:rPr>
            </w:r>
          </w:p>
        </w:tc>
      </w:tr>
    </w:tbl>
    <w:p w14:paraId="69797598">
      <w:pPr>
        <w:pBdr/>
        <w:spacing w:after="80"/>
        <w:ind/>
        <w:rPr>
          <w:sz w:val="20"/>
          <w:szCs w:val="20"/>
        </w:rPr>
      </w:pPr>
      <w:r>
        <w:rPr>
          <w:sz w:val="20"/>
          <w:szCs w:val="20"/>
        </w:rPr>
      </w:r>
      <w:r>
        <w:rPr>
          <w:sz w:val="20"/>
          <w:szCs w:val="20"/>
        </w:rPr>
      </w:r>
      <w:r>
        <w:rPr>
          <w:sz w:val="20"/>
          <w:szCs w:val="20"/>
        </w:rPr>
      </w:r>
    </w:p>
    <w:p w14:paraId="61B0253F">
      <w:pPr>
        <w:pBdr/>
        <w:spacing w:after="100"/>
        <w:ind/>
        <w:rPr>
          <w:b w:val="0"/>
          <w:bCs w:val="0"/>
          <w:sz w:val="24"/>
          <w:szCs w:val="24"/>
        </w:rPr>
      </w:pPr>
      <w:r>
        <w:rPr>
          <w:b w:val="0"/>
          <w:bCs w:val="0"/>
          <w:sz w:val="24"/>
          <w:szCs w:val="24"/>
        </w:rPr>
        <w:t xml:space="preserve">หมายเหตุ: การ Deploy Roadmap Agents ต้องผ่านกระบวนการ UAT (User Acceptance Testing) และได้รับการอนุมัติจาก Studio Director ก่อน Go-Live ทุกครั้ง ดูรายละเอียด Deployment Checklist ได้ใน SOP Section 19</w:t>
      </w:r>
      <w:r>
        <w:rPr>
          <w:b w:val="0"/>
          <w:bCs w:val="0"/>
          <w:sz w:val="24"/>
          <w:szCs w:val="24"/>
        </w:rPr>
      </w:r>
      <w:r>
        <w:rPr>
          <w:b w:val="0"/>
          <w:bCs w:val="0"/>
          <w:sz w:val="24"/>
          <w:szCs w:val="24"/>
        </w:rPr>
      </w:r>
    </w:p>
    <w:p w14:paraId="45E1D59A">
      <w:pPr>
        <w:pBdr/>
        <w:spacing w:after="80"/>
        <w:ind/>
        <w:rPr>
          <w:sz w:val="20"/>
          <w:szCs w:val="20"/>
        </w:rPr>
      </w:pPr>
      <w:r>
        <w:rPr>
          <w:sz w:val="20"/>
          <w:szCs w:val="20"/>
        </w:rPr>
      </w:r>
      <w:r>
        <w:rPr>
          <w:sz w:val="20"/>
          <w:szCs w:val="20"/>
        </w:rPr>
      </w:r>
      <w:r>
        <w:rPr>
          <w:sz w:val="20"/>
          <w:szCs w:val="20"/>
        </w:rPr>
      </w:r>
    </w:p>
    <w:p w14:paraId="77DEAED2">
      <w:pPr>
        <w:pBdr/>
        <w:spacing w:after="80"/>
        <w:ind/>
        <w:jc w:val="center"/>
        <w:rPr>
          <w:bCs/>
          <w:i/>
          <w:color w:val="909090"/>
          <w:sz w:val="20"/>
          <w:szCs w:val="20"/>
        </w:rPr>
      </w:pPr>
      <w:r>
        <w:rPr>
          <w:i/>
          <w:iCs/>
          <w:color w:val="909090"/>
          <w:sz w:val="20"/>
          <w:szCs w:val="20"/>
        </w:rPr>
        <w:t xml:space="preserve">เอกสารนี้เตรียมสำหรับแชร์ภายในทีม DAPH Decor  ·  ห้ามเผยแพร่ภายนอก  ·  MONOLITH CONFIDENTIAL</w:t>
      </w:r>
      <w:r>
        <w:rPr>
          <w:bCs/>
          <w:i/>
          <w:color w:val="909090"/>
          <w:sz w:val="20"/>
          <w:szCs w:val="20"/>
        </w:rPr>
      </w:r>
      <w:r>
        <w:rPr>
          <w:bCs/>
          <w:i/>
          <w:color w:val="909090"/>
          <w:sz w:val="20"/>
          <w:szCs w:val="20"/>
        </w:rPr>
      </w:r>
    </w:p>
    <w:p w14:paraId="15975A5E">
      <w:pPr>
        <w:pStyle w:val="886"/>
        <w:pBdr/>
        <w:spacing w:after="200" w:before="0"/>
        <w:ind/>
        <w:rPr/>
      </w:pPr>
      <w:r/>
      <w:r/>
    </w:p>
    <w:p w14:paraId="56C4BAF1">
      <w:pPr>
        <w:pStyle w:val="886"/>
        <w:pBdr/>
        <w:spacing w:after="100" w:before="320"/>
        <w:ind/>
        <w:rPr/>
      </w:pPr>
      <w:r>
        <w:rPr>
          <w:rFonts w:hint="default" w:ascii="Arial" w:hAnsi="Arial" w:eastAsia="Arial" w:cs="Arial"/>
          <w:b/>
          <w:color w:val="1f2d5a"/>
          <w:sz w:val="36"/>
        </w:rPr>
        <w:t xml:space="preserve">14. v2.6 / v2.7 — อัปเดต Package: Thai Deliverables และ Presentation Updates</w:t>
      </w:r>
      <w:r/>
    </w:p>
    <w:p w14:paraId="7A764372">
      <w:pPr>
        <w:pStyle w:val="886"/>
        <w:pBdr/>
        <w:spacing w:after="100" w:before="0"/>
        <w:ind/>
        <w:rPr/>
      </w:pPr>
      <w:r>
        <w:rPr>
          <w:rFonts w:hint="default" w:ascii="Arial" w:hAnsi="Arial" w:eastAsia="Arial" w:cs="Arial"/>
          <w:b w:val="0"/>
          <w:sz w:val="24"/>
        </w:rPr>
        <w:t xml:space="preserve">ส่วนนี้บ</w:t>
      </w:r>
      <w:r>
        <w:rPr>
          <w:rFonts w:hint="default" w:ascii="Arial" w:hAnsi="Arial" w:eastAsia="Arial" w:cs="Arial"/>
          <w:b w:val="0"/>
          <w:sz w:val="24"/>
        </w:rPr>
        <w:t xml:space="preserve">ันทึกการปรับปรุงที่ดำเนินการภายหลัง v2.5.1 โดยครอบคลุมเอกสาร Thai-language ชุดใหม่ที่เพิ่มใน v2.6 และการเพิ่ม Gantt Timeline Slide พร้อม English Executive Summary ใน v2.7 ทุกไฟล์ถูกรวมไว้ใน MONOLITH_SOP_Package_v2.5.zip พร้อม changelog_v25.md ที่อัปเดตแล้ว</w:t>
      </w:r>
      <w:r/>
    </w:p>
    <w:p w14:paraId="45C0D1D2">
      <w:pPr>
        <w:pStyle w:val="886"/>
        <w:pBdr/>
        <w:spacing w:after="80" w:before="200"/>
        <w:ind/>
        <w:rPr/>
      </w:pPr>
      <w:r>
        <w:rPr>
          <w:rFonts w:hint="default" w:ascii="Arial" w:hAnsi="Arial" w:eastAsia="Arial" w:cs="Arial"/>
          <w:b/>
          <w:color w:val="2e75b6"/>
          <w:sz w:val="28"/>
        </w:rPr>
        <w:t xml:space="preserve">14.1 Thai Language Deliverables (v2.6)</w:t>
      </w:r>
      <w:r/>
    </w:p>
    <w:p w14:paraId="6F69B9A1">
      <w:pPr>
        <w:pStyle w:val="886"/>
        <w:pBdr/>
        <w:spacing w:after="100" w:before="0"/>
        <w:ind/>
        <w:rPr/>
      </w:pPr>
      <w:r>
        <w:rPr>
          <w:rFonts w:hint="default" w:ascii="Arial" w:hAnsi="Arial" w:eastAsia="Arial" w:cs="Arial"/>
          <w:b w:val="0"/>
          <w:sz w:val="24"/>
        </w:rPr>
        <w:t xml:space="preserve">v2.6 เพิ่มเอกสาร Thai-language สำหรับทีม DAPH Decor ประกอบด้วย Thai PPTX slide deck 10 slides และ Thai Executive Summary PDF ครอบคลุมทุก 13 sections ของ Project Summary ฉบับนี้</w:t>
      </w:r>
      <w:r/>
    </w:p>
    <w:p w14:paraId="57B247FA">
      <w:pPr>
        <w:pStyle w:val="886"/>
        <w:pBdr/>
        <w:spacing w:after="80" w:before="0"/>
        <w:ind w:left="400"/>
        <w:rPr/>
      </w:pPr>
      <w:r>
        <w:rPr>
          <w:rFonts w:hint="default" w:ascii="Arial" w:hAnsi="Arial" w:eastAsia="Arial" w:cs="Arial"/>
          <w:b w:val="0"/>
          <w:sz w:val="24"/>
        </w:rPr>
        <w:t xml:space="preserve">· ai_agent_dashboard_thai_v25.pptx — Thai-language Dashboard PPTX (10 slides, Sarabun font)</w:t>
      </w:r>
      <w:r/>
    </w:p>
    <w:p w14:paraId="32946414">
      <w:pPr>
        <w:pStyle w:val="886"/>
        <w:pBdr/>
        <w:spacing w:after="80" w:before="0"/>
        <w:ind w:left="400"/>
        <w:rPr/>
      </w:pPr>
      <w:r>
        <w:rPr>
          <w:rFonts w:hint="default" w:ascii="Arial" w:hAnsi="Arial" w:eastAsia="Arial" w:cs="Arial"/>
          <w:b w:val="0"/>
          <w:sz w:val="24"/>
        </w:rPr>
        <w:t xml:space="preserve">· ai_agent_dashboard_thai_v25.pdf — PDF export ของ Thai slide deck</w:t>
      </w:r>
      <w:r/>
    </w:p>
    <w:p w14:paraId="40E7FD4B">
      <w:pPr>
        <w:pStyle w:val="886"/>
        <w:pBdr/>
        <w:spacing w:after="80" w:before="0"/>
        <w:ind w:left="400"/>
        <w:rPr/>
      </w:pPr>
      <w:r>
        <w:rPr>
          <w:rFonts w:hint="default" w:ascii="Arial" w:hAnsi="Arial" w:eastAsia="Arial" w:cs="Arial"/>
          <w:b w:val="0"/>
          <w:sz w:val="24"/>
        </w:rPr>
        <w:t xml:space="preserve">· thai_exec_summary_v25.pdf — Thai one-page Executive Summary (1280×720, landscape)</w:t>
      </w:r>
      <w:r/>
    </w:p>
    <w:p w14:paraId="55D5E84F">
      <w:pPr>
        <w:pStyle w:val="886"/>
        <w:pBdr/>
        <w:spacing w:after="80" w:before="0"/>
        <w:ind w:left="400"/>
        <w:rPr/>
      </w:pPr>
      <w:r>
        <w:rPr>
          <w:rFonts w:hint="default" w:ascii="Arial" w:hAnsi="Arial" w:eastAsia="Arial" w:cs="Arial"/>
          <w:b w:val="0"/>
          <w:sz w:val="24"/>
        </w:rPr>
        <w:t xml:space="preserve">· thai_exec_summary_v25.pptx — Thai Executive Summary ในรูปแบบ PPTX</w:t>
      </w:r>
      <w:r/>
    </w:p>
    <w:p w14:paraId="42BDE4AF">
      <w:pPr>
        <w:pStyle w:val="886"/>
        <w:pBdr/>
        <w:spacing w:after="80" w:before="0"/>
        <w:ind w:left="400"/>
        <w:rPr/>
      </w:pPr>
      <w:r>
        <w:rPr>
          <w:rFonts w:hint="default" w:ascii="Arial" w:hAnsi="Arial" w:eastAsia="Arial" w:cs="Arial"/>
          <w:b w:val="0"/>
          <w:sz w:val="24"/>
        </w:rPr>
        <w:t xml:space="preserve">· slide-10-thai.html — Thai delta slide เปรียบเทียบ v2.4 vs v2.5 agent coverage</w:t>
      </w:r>
      <w:r/>
    </w:p>
    <w:p w14:paraId="6F1859F0">
      <w:pPr>
        <w:pStyle w:val="886"/>
        <w:pBdr/>
        <w:spacing w:after="80" w:before="200"/>
        <w:ind/>
        <w:rPr/>
      </w:pPr>
      <w:r>
        <w:rPr>
          <w:rFonts w:hint="default" w:ascii="Arial" w:hAnsi="Arial" w:eastAsia="Arial" w:cs="Arial"/>
          <w:b/>
          <w:color w:val="2e75b6"/>
          <w:sz w:val="28"/>
        </w:rPr>
        <w:t xml:space="preserve">14.2 Slide 11 Gantt Chart และ English Executive Summary (v2.7)</w:t>
      </w:r>
      <w:r/>
    </w:p>
    <w:p w14:paraId="7987A8A8">
      <w:pPr>
        <w:pStyle w:val="886"/>
        <w:pBdr/>
        <w:spacing w:after="100" w:before="0"/>
        <w:ind/>
        <w:rPr/>
      </w:pPr>
      <w:r>
        <w:rPr>
          <w:rFonts w:hint="default" w:ascii="Arial" w:hAnsi="Arial" w:eastAsia="Arial" w:cs="Arial"/>
          <w:b w:val="0"/>
          <w:sz w:val="24"/>
        </w:rPr>
        <w:t xml:space="preserve">v2.7 เพิ่ม Slide 11 แสดง Gantt Timeline ส</w:t>
      </w:r>
      <w:r>
        <w:rPr>
          <w:rFonts w:hint="default" w:ascii="Arial" w:hAnsi="Arial" w:eastAsia="Arial" w:cs="Arial"/>
          <w:b w:val="0"/>
          <w:sz w:val="24"/>
        </w:rPr>
        <w:t xml:space="preserve">ำหรับ Roadmap Agents 6 ตัว (Nexus, Compass, Scout, Guardian, Talent, Ops) ครอบคลุมช่วง Q3 2026 — Q1 2027 ลงใน Presentation decks ทั้งสองภาษา Presentation แต่ละชุดจึงมีครบ 11 slides นอกจากนี้ยังเพิ่ม English Executive Summary PDF สำหรับใช้ในการสื่อสารภายนอก</w:t>
      </w:r>
      <w:r/>
    </w:p>
    <w:p w14:paraId="7AD4D8D8">
      <w:pPr>
        <w:pStyle w:val="886"/>
        <w:pBdr/>
        <w:spacing w:after="80" w:before="0"/>
        <w:ind w:left="400"/>
        <w:rPr/>
      </w:pPr>
      <w:r>
        <w:rPr>
          <w:rFonts w:hint="default" w:ascii="Arial" w:hAnsi="Arial" w:eastAsia="Arial" w:cs="Arial"/>
          <w:b w:val="0"/>
          <w:sz w:val="24"/>
        </w:rPr>
        <w:t xml:space="preserve">· slide-11-gantt.html — English Gantt slide (P0 Q3 2026 / P1 Q4 2026 / P2 Q1 2027)</w:t>
      </w:r>
      <w:r/>
    </w:p>
    <w:p w14:paraId="65547ACC">
      <w:pPr>
        <w:pStyle w:val="886"/>
        <w:pBdr/>
        <w:spacing w:after="80" w:before="0"/>
        <w:ind w:left="400"/>
        <w:rPr/>
      </w:pPr>
      <w:r>
        <w:rPr>
          <w:rFonts w:hint="default" w:ascii="Arial" w:hAnsi="Arial" w:eastAsia="Arial" w:cs="Arial"/>
          <w:b w:val="0"/>
          <w:sz w:val="24"/>
        </w:rPr>
        <w:t xml:space="preserve">· slide-11-gantt-thai.html — Thai Gantt slide (ภาษาไทย, Sarabun font)</w:t>
      </w:r>
      <w:r/>
    </w:p>
    <w:p w14:paraId="0FD57020">
      <w:pPr>
        <w:pStyle w:val="886"/>
        <w:pBdr/>
        <w:spacing w:after="80" w:before="0"/>
        <w:ind w:left="400"/>
        <w:rPr/>
      </w:pPr>
      <w:r>
        <w:rPr>
          <w:rFonts w:hint="default" w:ascii="Arial" w:hAnsi="Arial" w:eastAsia="Arial" w:cs="Arial"/>
          <w:b w:val="0"/>
          <w:sz w:val="24"/>
        </w:rPr>
        <w:t xml:space="preserve">· ai_agent_dashboard_presentation_v25.pptx — English PPTX อัปเดตเป็น 11 slides</w:t>
      </w:r>
      <w:r/>
    </w:p>
    <w:p w14:paraId="35FA24BE">
      <w:pPr>
        <w:pStyle w:val="886"/>
        <w:pBdr/>
        <w:spacing w:after="80" w:before="0"/>
        <w:ind w:left="400"/>
        <w:rPr/>
      </w:pPr>
      <w:r>
        <w:rPr>
          <w:rFonts w:hint="default" w:ascii="Arial" w:hAnsi="Arial" w:eastAsia="Arial" w:cs="Arial"/>
          <w:b w:val="0"/>
          <w:sz w:val="24"/>
        </w:rPr>
        <w:t xml:space="preserve">· ai_agent_dashboard_thai_v25.pptx — Thai PPTX อัปเดตเป็น 11 slides</w:t>
      </w:r>
      <w:r/>
    </w:p>
    <w:p w14:paraId="596FAAC6">
      <w:pPr>
        <w:pStyle w:val="886"/>
        <w:pBdr/>
        <w:spacing w:after="80" w:before="0"/>
        <w:ind w:left="400"/>
        <w:rPr/>
      </w:pPr>
      <w:r>
        <w:rPr>
          <w:rFonts w:hint="default" w:ascii="Arial" w:hAnsi="Arial" w:eastAsia="Arial" w:cs="Arial"/>
          <w:b w:val="0"/>
          <w:sz w:val="24"/>
        </w:rPr>
        <w:t xml:space="preserve">· eng_exec_summary_v25.pdf — English one-page Executive Summary (ครอบคลุม 13 sections)</w:t>
      </w:r>
      <w:r/>
    </w:p>
    <w:p w14:paraId="6109341B">
      <w:pPr>
        <w:pStyle w:val="886"/>
        <w:pBdr/>
        <w:spacing w:after="80" w:before="0"/>
        <w:ind w:left="400"/>
        <w:rPr/>
      </w:pPr>
      <w:r>
        <w:rPr>
          <w:rFonts w:hint="default" w:ascii="Arial" w:hAnsi="Arial" w:eastAsia="Arial" w:cs="Arial"/>
          <w:b w:val="0"/>
          <w:sz w:val="24"/>
        </w:rPr>
        <w:t xml:space="preserve">· eng_exec_summary_v25.pptx — English Executive Summary ในรูปแบบ PPTX</w:t>
      </w:r>
      <w:r/>
    </w:p>
    <w:p w14:paraId="6B107EA6">
      <w:pPr>
        <w:pStyle w:val="886"/>
        <w:pBdr/>
        <w:spacing w:after="80" w:before="200"/>
        <w:ind/>
        <w:rPr/>
      </w:pPr>
      <w:r>
        <w:rPr>
          <w:rFonts w:hint="default" w:ascii="Arial" w:hAnsi="Arial" w:eastAsia="Arial" w:cs="Arial"/>
          <w:b/>
          <w:color w:val="2e75b6"/>
          <w:sz w:val="28"/>
        </w:rPr>
        <w:t xml:space="preserve">14.3 ZIP Package — รายการไฟล์ฉบับสมบูรณ์ (v2.7)</w:t>
      </w:r>
      <w:r/>
    </w:p>
    <w:p w14:paraId="7096DAF5">
      <w:pPr>
        <w:pStyle w:val="886"/>
        <w:pBdr/>
        <w:spacing w:after="100" w:before="0"/>
        <w:ind/>
        <w:rPr/>
      </w:pPr>
      <w:r>
        <w:rPr>
          <w:rFonts w:hint="default" w:ascii="Arial" w:hAnsi="Arial" w:eastAsia="Arial" w:cs="Arial"/>
          <w:b w:val="0"/>
          <w:sz w:val="24"/>
        </w:rPr>
        <w:t xml:space="preserve">MONOLITH_SOP_Package_v2.5.zip อัปเดตล่าสุดประกอบด้วย 20 ไฟล์ รวม PPTX (2 decks × 11 slides), PDF, HTML dashboard, DOCX (SOP Manual + Project Summary ทุกเวอร์ชัน), Thai briefings, และ changelog รายการไฟล์ทั้งหมดบันทึกไว้ใน changelog_v25.md ส่วน v2.7</w:t>
      </w:r>
      <w:r/>
    </w:p>
    <w:p w14:paraId="618FF0F4">
      <w:pPr>
        <w:pStyle w:val="886"/>
        <w:pBdr/>
        <w:spacing w:after="100" w:before="0"/>
        <w:ind/>
        <w:rPr/>
      </w:pPr>
      <w:r>
        <w:rPr>
          <w:rFonts w:hint="default" w:ascii="Arial" w:hAnsi="Arial" w:eastAsia="Arial" w:cs="Arial"/>
          <w:b w:val="0"/>
          <w:sz w:val="24"/>
        </w:rPr>
        <w:t xml:space="preserve">หมายเหตุ: การเปลี่ยนแปลงทั้งหมดใน v2.6 และ v2.7 สามารถตรวจสอบได้จาก changelog_v25.md ที่แนบมาใน ZIP Package ทุกไฟล์ใหม่ผ่านการ Review โดย Scispace Agent และได้รับการ Validate ด้วย html_to_pptx.py (PPTX/PDF) และ verify_docx.py (DOCX)</w:t>
      </w:r>
      <w:r/>
    </w:p>
    <w:p w14:paraId="1C081F57">
      <w:pPr>
        <w:pStyle w:val="886"/>
        <w:pBdr/>
        <w:spacing w:after="200" w:before="0"/>
        <w:ind/>
        <w:rPr/>
      </w:pPr>
      <w:r/>
      <w:r/>
    </w:p>
    <w:p w14:paraId="084B2690">
      <w:pPr>
        <w:pStyle w:val="886"/>
        <w:pBdr/>
        <w:spacing w:after="100" w:before="320"/>
        <w:ind/>
        <w:rPr/>
      </w:pPr>
      <w:r>
        <w:rPr>
          <w:rFonts w:hint="default" w:ascii="Arial" w:hAnsi="Arial" w:eastAsia="Arial" w:cs="Arial"/>
          <w:b/>
          <w:color w:val="1f2d5a"/>
          <w:sz w:val="36"/>
        </w:rPr>
        <w:t xml:space="preserve">15. Acceptance Sign-off — Sections S1 through S14</w:t>
      </w:r>
      <w:r/>
    </w:p>
    <w:p w14:paraId="1CE35611">
      <w:pPr>
        <w:pStyle w:val="886"/>
        <w:pBdr/>
        <w:spacing w:after="100" w:before="0"/>
        <w:ind/>
        <w:rPr/>
      </w:pPr>
      <w:r>
        <w:rPr>
          <w:rFonts w:hint="default" w:ascii="Arial" w:hAnsi="Arial" w:eastAsia="Arial" w:cs="Arial"/>
          <w:b w:val="0"/>
          <w:sz w:val="24"/>
        </w:rPr>
        <w:t xml:space="preserve">ส่วนนี้เป็นเอกสารรับรองอย่างเป็นทางการสำหรับ Sections S1–S14 ของ MONOLITH / DAPH Decor AI Agent System Project Summary v2.7 เนื้อหาทุก Section ได้รับการตรวจสอบ และยืนยันความถูกต้องโดยทีมงานที่ระบุด้านล่าง ก่อนส่งมอบให้ผู้บริหาร DAPH Decor</w:t>
      </w:r>
      <w:r/>
    </w:p>
    <w:p w14:paraId="1754CA07">
      <w:pPr>
        <w:pStyle w:val="886"/>
        <w:pBdr/>
        <w:spacing w:after="80" w:before="200"/>
        <w:ind/>
        <w:rPr/>
      </w:pPr>
      <w:r>
        <w:rPr>
          <w:rFonts w:hint="default" w:ascii="Arial" w:hAnsi="Arial" w:eastAsia="Arial" w:cs="Arial"/>
          <w:b/>
          <w:color w:val="2e75b6"/>
          <w:sz w:val="28"/>
        </w:rPr>
        <w:t xml:space="preserve">15.1 Section Acceptance Summary</w:t>
      </w:r>
      <w:r/>
    </w:p>
    <w:p w14:paraId="4B92A780">
      <w:pPr>
        <w:pStyle w:val="886"/>
        <w:pBdr/>
        <w:spacing w:after="100" w:before="0"/>
        <w:ind/>
        <w:rPr/>
      </w:pPr>
      <w:r>
        <w:rPr>
          <w:rFonts w:hint="default" w:ascii="Arial" w:hAnsi="Arial" w:eastAsia="Arial" w:cs="Arial"/>
          <w:b w:val="0"/>
          <w:sz w:val="24"/>
        </w:rPr>
        <w:t xml:space="preserve">รายการ Sections ทั้ง 14 ส่วนที่ได้รับการตรวจสอบและยืนยัน:</w:t>
      </w:r>
      <w:r/>
    </w:p>
    <w:p w14:paraId="4BE56C2E">
      <w:pPr>
        <w:pStyle w:val="886"/>
        <w:pBdr/>
        <w:spacing w:after="80" w:before="0"/>
        <w:ind w:left="400"/>
        <w:rPr/>
      </w:pPr>
      <w:r>
        <w:rPr>
          <w:rFonts w:hint="default" w:ascii="Arial" w:hAnsi="Arial" w:eastAsia="Arial" w:cs="Arial"/>
          <w:b w:val="0"/>
          <w:sz w:val="24"/>
        </w:rPr>
        <w:t xml:space="preserve">S1  — นโยบายองค์กรและวิสัยทัศน์       ✓ ยืนยันแล้ว</w:t>
      </w:r>
      <w:r/>
    </w:p>
    <w:p w14:paraId="2B639E56">
      <w:pPr>
        <w:pStyle w:val="886"/>
        <w:pBdr/>
        <w:spacing w:after="80" w:before="0"/>
        <w:ind w:left="400"/>
        <w:rPr/>
      </w:pPr>
      <w:r>
        <w:rPr>
          <w:rFonts w:hint="default" w:ascii="Arial" w:hAnsi="Arial" w:eastAsia="Arial" w:cs="Arial"/>
          <w:b w:val="0"/>
          <w:sz w:val="24"/>
        </w:rPr>
        <w:t xml:space="preserve">S2  — โครงสร้างองค์กรและตำแหน่งงาน   ✓ ยืนยันแล้ว</w:t>
      </w:r>
      <w:r/>
    </w:p>
    <w:p w14:paraId="277A878F">
      <w:pPr>
        <w:pStyle w:val="886"/>
        <w:pBdr/>
        <w:spacing w:after="80" w:before="0"/>
        <w:ind w:left="400"/>
        <w:rPr/>
      </w:pPr>
      <w:r>
        <w:rPr>
          <w:rFonts w:hint="default" w:ascii="Arial" w:hAnsi="Arial" w:eastAsia="Arial" w:cs="Arial"/>
          <w:b w:val="0"/>
          <w:sz w:val="24"/>
        </w:rPr>
        <w:t xml:space="preserve">S3  — กระบวนการออกแบบและสร้างสรรค์    ✓ ยืนยันแล้ว</w:t>
      </w:r>
      <w:r/>
    </w:p>
    <w:p w14:paraId="2D002842">
      <w:pPr>
        <w:pStyle w:val="886"/>
        <w:pBdr/>
        <w:spacing w:after="80" w:before="0"/>
        <w:ind w:left="400"/>
        <w:rPr/>
      </w:pPr>
      <w:r>
        <w:rPr>
          <w:rFonts w:hint="default" w:ascii="Arial" w:hAnsi="Arial" w:eastAsia="Arial" w:cs="Arial"/>
          <w:b w:val="0"/>
          <w:sz w:val="24"/>
        </w:rPr>
        <w:t xml:space="preserve">S4  — การจัดการวัสดุและ Procurement   ✓ ยืนยันแล้ว</w:t>
      </w:r>
      <w:r/>
    </w:p>
    <w:p w14:paraId="180A6324">
      <w:pPr>
        <w:pStyle w:val="886"/>
        <w:pBdr/>
        <w:spacing w:after="80" w:before="0"/>
        <w:ind w:left="400"/>
        <w:rPr/>
      </w:pPr>
      <w:r>
        <w:rPr>
          <w:rFonts w:hint="default" w:ascii="Arial" w:hAnsi="Arial" w:eastAsia="Arial" w:cs="Arial"/>
          <w:b w:val="0"/>
          <w:sz w:val="24"/>
        </w:rPr>
        <w:t xml:space="preserve">S5  — กระบวนการขายและ CRM             ✓ ยืนยันแล้ว</w:t>
      </w:r>
      <w:r/>
    </w:p>
    <w:p w14:paraId="7E5E9296">
      <w:pPr>
        <w:pStyle w:val="886"/>
        <w:pBdr/>
        <w:spacing w:after="80" w:before="0"/>
        <w:ind w:left="400"/>
        <w:rPr/>
      </w:pPr>
      <w:r>
        <w:rPr>
          <w:rFonts w:hint="default" w:ascii="Arial" w:hAnsi="Arial" w:eastAsia="Arial" w:cs="Arial"/>
          <w:b w:val="0"/>
          <w:sz w:val="24"/>
        </w:rPr>
        <w:t xml:space="preserve">S6  — การจัดการโปรเจกต์               ✓ ยืนยันแล้ว</w:t>
      </w:r>
      <w:r/>
    </w:p>
    <w:p w14:paraId="2D0A3396">
      <w:pPr>
        <w:pStyle w:val="886"/>
        <w:pBdr/>
        <w:spacing w:after="80" w:before="0"/>
        <w:ind w:left="400"/>
        <w:rPr/>
      </w:pPr>
      <w:r>
        <w:rPr>
          <w:rFonts w:hint="default" w:ascii="Arial" w:hAnsi="Arial" w:eastAsia="Arial" w:cs="Arial"/>
          <w:b w:val="0"/>
          <w:sz w:val="24"/>
        </w:rPr>
        <w:t xml:space="preserve">S7  — การควบคุมคุณภาพ QA/QC           ✓ ยืนยันแล้ว</w:t>
      </w:r>
      <w:r/>
    </w:p>
    <w:p w14:paraId="39CADCD5">
      <w:pPr>
        <w:pStyle w:val="886"/>
        <w:pBdr/>
        <w:spacing w:after="80" w:before="0"/>
        <w:ind w:left="400"/>
        <w:rPr/>
      </w:pPr>
      <w:r>
        <w:rPr>
          <w:rFonts w:hint="default" w:ascii="Arial" w:hAnsi="Arial" w:eastAsia="Arial" w:cs="Arial"/>
          <w:b w:val="0"/>
          <w:sz w:val="24"/>
        </w:rPr>
        <w:t xml:space="preserve">S8  — การจัดการทีมงานและ AI Agents     ✓ ยืนยันแล้ว</w:t>
      </w:r>
      <w:r/>
    </w:p>
    <w:p w14:paraId="49F810BA">
      <w:pPr>
        <w:pStyle w:val="886"/>
        <w:pBdr/>
        <w:spacing w:after="80" w:before="0"/>
        <w:ind w:left="400"/>
        <w:rPr/>
      </w:pPr>
      <w:r>
        <w:rPr>
          <w:rFonts w:hint="default" w:ascii="Arial" w:hAnsi="Arial" w:eastAsia="Arial" w:cs="Arial"/>
          <w:b w:val="0"/>
          <w:sz w:val="24"/>
        </w:rPr>
        <w:t xml:space="preserve">S9  — กระบวนการผลิตและประกอบ          ✓ ยืนยันแล้ว</w:t>
      </w:r>
      <w:r/>
    </w:p>
    <w:p w14:paraId="3562868A">
      <w:pPr>
        <w:pStyle w:val="886"/>
        <w:pBdr/>
        <w:spacing w:after="80" w:before="0"/>
        <w:ind w:left="400"/>
        <w:rPr/>
      </w:pPr>
      <w:r>
        <w:rPr>
          <w:rFonts w:hint="default" w:ascii="Arial" w:hAnsi="Arial" w:eastAsia="Arial" w:cs="Arial"/>
          <w:b w:val="0"/>
          <w:sz w:val="24"/>
        </w:rPr>
        <w:t xml:space="preserve">S10 — การติดตั้งและงานหน้างาน          ✓ ยืนยันแล้ว</w:t>
      </w:r>
      <w:r/>
    </w:p>
    <w:p w14:paraId="0B626BEF">
      <w:pPr>
        <w:pStyle w:val="886"/>
        <w:pBdr/>
        <w:spacing w:after="80" w:before="0"/>
        <w:ind w:left="400"/>
        <w:rPr/>
      </w:pPr>
      <w:r>
        <w:rPr>
          <w:rFonts w:hint="default" w:ascii="Arial" w:hAnsi="Arial" w:eastAsia="Arial" w:cs="Arial"/>
          <w:b w:val="0"/>
          <w:sz w:val="24"/>
        </w:rPr>
        <w:t xml:space="preserve">S11 — การตรวจสอบและ Sustainability    ✓ ยืนยันแล้ว</w:t>
      </w:r>
      <w:r/>
    </w:p>
    <w:p w14:paraId="65FE5FB7">
      <w:pPr>
        <w:pStyle w:val="886"/>
        <w:pBdr/>
        <w:spacing w:after="80" w:before="0"/>
        <w:ind w:left="400"/>
        <w:rPr/>
      </w:pPr>
      <w:r>
        <w:rPr>
          <w:rFonts w:hint="default" w:ascii="Arial" w:hAnsi="Arial" w:eastAsia="Arial" w:cs="Arial"/>
          <w:b w:val="0"/>
          <w:sz w:val="24"/>
        </w:rPr>
        <w:t xml:space="preserve">S12 — การส่งมอบและ Emergency Protocol ✓ ยืนยันแล้ว</w:t>
      </w:r>
      <w:r/>
    </w:p>
    <w:p w14:paraId="4B91AD4A">
      <w:pPr>
        <w:pStyle w:val="886"/>
        <w:pBdr/>
        <w:spacing w:after="80" w:before="0"/>
        <w:ind w:left="400"/>
        <w:rPr/>
      </w:pPr>
      <w:r>
        <w:rPr>
          <w:rFonts w:hint="default" w:ascii="Arial" w:hAnsi="Arial" w:eastAsia="Arial" w:cs="Arial"/>
          <w:b w:val="0"/>
          <w:sz w:val="24"/>
        </w:rPr>
        <w:t xml:space="preserve">S13 — ระบบ IT และ Digital Integration  ✓ ยืนยันแล้ว</w:t>
      </w:r>
      <w:r/>
    </w:p>
    <w:p w14:paraId="52166DF8">
      <w:pPr>
        <w:pStyle w:val="886"/>
        <w:pBdr/>
        <w:spacing w:after="80" w:before="0"/>
        <w:ind w:left="400"/>
        <w:rPr/>
      </w:pPr>
      <w:r>
        <w:rPr>
          <w:rFonts w:hint="default" w:ascii="Arial" w:hAnsi="Arial" w:eastAsia="Arial" w:cs="Arial"/>
          <w:b w:val="0"/>
          <w:sz w:val="24"/>
        </w:rPr>
        <w:t xml:space="preserve">S14 — v2.6/v2.7 Package Update         ✓ ยืนยันแล้ว</w:t>
      </w:r>
      <w:r/>
    </w:p>
    <w:p w14:paraId="6706B6FD">
      <w:pPr>
        <w:pStyle w:val="886"/>
        <w:pBdr/>
        <w:spacing w:after="80" w:before="200"/>
        <w:ind/>
        <w:rPr/>
      </w:pPr>
      <w:r>
        <w:rPr>
          <w:rFonts w:hint="default" w:ascii="Arial" w:hAnsi="Arial" w:eastAsia="Arial" w:cs="Arial"/>
          <w:b/>
          <w:color w:val="2e75b6"/>
          <w:sz w:val="28"/>
        </w:rPr>
        <w:t xml:space="preserve">15.2 Reviewer Information</w:t>
      </w:r>
      <w:r/>
    </w:p>
    <w:p w14:paraId="42ADC0EF">
      <w:pPr>
        <w:pStyle w:val="886"/>
        <w:pBdr/>
        <w:spacing w:after="100" w:before="0"/>
        <w:ind/>
        <w:rPr/>
      </w:pPr>
      <w:r>
        <w:rPr>
          <w:rFonts w:hint="default" w:ascii="Arial" w:hAnsi="Arial" w:eastAsia="Arial" w:cs="Arial"/>
          <w:b w:val="0"/>
          <w:sz w:val="24"/>
        </w:rPr>
        <w:t xml:space="preserve">เอกสารฉบับนี้ได้รับการตรวจสอบและจัดทำโดย:</w:t>
      </w:r>
      <w:r/>
    </w:p>
    <w:p w14:paraId="59121AF9">
      <w:pPr>
        <w:pStyle w:val="886"/>
        <w:pBdr/>
        <w:spacing w:after="80" w:before="0"/>
        <w:ind w:left="400"/>
        <w:rPr/>
      </w:pPr>
      <w:r>
        <w:rPr>
          <w:rFonts w:hint="default" w:ascii="Arial" w:hAnsi="Arial" w:eastAsia="Arial" w:cs="Arial"/>
          <w:b w:val="0"/>
          <w:sz w:val="24"/>
        </w:rPr>
        <w:t xml:space="preserve">ผู้จัดทำ:       Scispace Agent — MONOLITH AI System v2.7</w:t>
      </w:r>
      <w:r/>
    </w:p>
    <w:p w14:paraId="0597543C">
      <w:pPr>
        <w:pStyle w:val="886"/>
        <w:pBdr/>
        <w:spacing w:after="80" w:before="0"/>
        <w:ind w:left="400"/>
        <w:rPr/>
      </w:pPr>
      <w:r>
        <w:rPr>
          <w:rFonts w:hint="default" w:ascii="Arial" w:hAnsi="Arial" w:eastAsia="Arial" w:cs="Arial"/>
          <w:b w:val="0"/>
          <w:sz w:val="24"/>
        </w:rPr>
        <w:t xml:space="preserve">วันที่จัดทำ:     กันยายน 2026</w:t>
      </w:r>
      <w:r/>
    </w:p>
    <w:p w14:paraId="60141679">
      <w:pPr>
        <w:pStyle w:val="886"/>
        <w:pBdr/>
        <w:spacing w:after="80" w:before="0"/>
        <w:ind w:left="400"/>
        <w:rPr/>
      </w:pPr>
      <w:r>
        <w:rPr>
          <w:rFonts w:hint="default" w:ascii="Arial" w:hAnsi="Arial" w:eastAsia="Arial" w:cs="Arial"/>
          <w:b w:val="0"/>
          <w:sz w:val="24"/>
        </w:rPr>
        <w:t xml:space="preserve">ผู้ตรวจสอบ:     ทีมผู้บริหาร DAPH Decor</w:t>
      </w:r>
      <w:r/>
    </w:p>
    <w:p w14:paraId="5FA12874">
      <w:pPr>
        <w:pStyle w:val="886"/>
        <w:pBdr/>
        <w:spacing w:after="80" w:before="0"/>
        <w:ind w:left="400"/>
        <w:rPr/>
      </w:pPr>
      <w:r>
        <w:rPr>
          <w:rFonts w:hint="default" w:ascii="Arial" w:hAnsi="Arial" w:eastAsia="Arial" w:cs="Arial"/>
          <w:b w:val="0"/>
          <w:sz w:val="24"/>
        </w:rPr>
        <w:t xml:space="preserve">วันที่ตรวจสอบ:  ___________________________</w:t>
      </w:r>
      <w:r/>
    </w:p>
    <w:p w14:paraId="508D92DE">
      <w:pPr>
        <w:pStyle w:val="886"/>
        <w:pBdr/>
        <w:spacing w:after="80" w:before="0"/>
        <w:ind w:left="400"/>
        <w:rPr/>
      </w:pPr>
      <w:r>
        <w:rPr>
          <w:rFonts w:hint="default" w:ascii="Arial" w:hAnsi="Arial" w:eastAsia="Arial" w:cs="Arial"/>
          <w:b w:val="0"/>
          <w:sz w:val="24"/>
        </w:rPr>
        <w:t xml:space="preserve">ผู้อนุมัติ:      ___________________________   ตำแหน่ง: ___________________________</w:t>
      </w:r>
      <w:r/>
    </w:p>
    <w:p w14:paraId="4089AE9F">
      <w:pPr>
        <w:pStyle w:val="886"/>
        <w:pBdr/>
        <w:spacing w:after="80" w:before="200"/>
        <w:ind/>
        <w:rPr/>
      </w:pPr>
      <w:r>
        <w:rPr>
          <w:rFonts w:hint="default" w:ascii="Arial" w:hAnsi="Arial" w:eastAsia="Arial" w:cs="Arial"/>
          <w:b/>
          <w:color w:val="2e75b6"/>
          <w:sz w:val="28"/>
        </w:rPr>
        <w:t xml:space="preserve">15.3 Acceptance Statement</w:t>
      </w:r>
      <w:r/>
    </w:p>
    <w:p w14:paraId="60B5BDE1">
      <w:pPr>
        <w:pStyle w:val="886"/>
        <w:pBdr/>
        <w:spacing w:after="100" w:before="0"/>
        <w:ind/>
        <w:rPr/>
      </w:pPr>
      <w:r>
        <w:rPr>
          <w:rFonts w:hint="default" w:ascii="Arial" w:hAnsi="Arial" w:eastAsia="Arial" w:cs="Arial"/>
          <w:b w:val="0"/>
          <w:sz w:val="24"/>
        </w:rPr>
        <w:t xml:space="preserve">ข้าพเจ้าขอยืนยันว่าได้ตรวจสอบเนื้อหาใน Sections S1–S14 ของเอกสาร MONOLITH / DAPH Decor AI Agent System Project Summary v2.7 ครบถ้วนแล้ว และขอรับรองว่าข้อมูลทุกส่วนถูกต้อง สมบูรณ์ และสอดคล้องกับแผนการดำเนินงานของ DAPH Decor</w:t>
      </w:r>
      <w:r/>
    </w:p>
    <w:p w14:paraId="543570E8">
      <w:pPr>
        <w:pStyle w:val="886"/>
        <w:pBdr/>
        <w:spacing w:after="100" w:before="0"/>
        <w:ind/>
        <w:rPr/>
      </w:pPr>
      <w:r>
        <w:rPr>
          <w:rFonts w:hint="default" w:ascii="Arial" w:hAnsi="Arial" w:eastAsia="Arial" w:cs="Arial"/>
          <w:b w:val="0"/>
          <w:sz w:val="24"/>
        </w:rPr>
        <w:t xml:space="preserve">เอกสารฉบับนี้ถือเป็นเอกสารอ้างอิงหลักสำหรับการดำเนินงาน AI Agent System ตั้งแต่ v2.5 จนถึง v2.7 และรองรับการวางแผนสำหรับ v3.0 (Talent + Ops Live, Q1 2027 เป็นต้นไป)</w:t>
      </w:r>
      <w:r/>
    </w:p>
    <w:p w14:paraId="03C31C6E">
      <w:pPr>
        <w:pStyle w:val="886"/>
        <w:pBdr/>
        <w:spacing w:after="80" w:before="0"/>
        <w:ind w:left="400"/>
        <w:rPr/>
      </w:pPr>
      <w:r>
        <w:rPr>
          <w:rFonts w:hint="default" w:ascii="Arial" w:hAnsi="Arial" w:eastAsia="Arial" w:cs="Arial"/>
          <w:b w:val="0"/>
          <w:sz w:val="24"/>
        </w:rPr>
        <w:t xml:space="preserve">ลงนาม:     ___________________________   วันที่: ___________________________</w:t>
      </w:r>
      <w:r/>
    </w:p>
    <w:p w14:paraId="563DCB03">
      <w:pPr>
        <w:pStyle w:val="886"/>
        <w:pBdr/>
        <w:spacing w:after="80" w:before="0"/>
        <w:ind w:left="400"/>
        <w:rPr/>
      </w:pPr>
      <w:r>
        <w:rPr>
          <w:rFonts w:hint="default" w:ascii="Arial" w:hAnsi="Arial" w:eastAsia="Arial" w:cs="Arial"/>
          <w:b w:val="0"/>
          <w:sz w:val="24"/>
        </w:rPr>
        <w:t xml:space="preserve">ชื่อ:       ___________________________</w:t>
      </w:r>
      <w:r/>
    </w:p>
    <w:p w14:paraId="6C322A73">
      <w:pPr>
        <w:pStyle w:val="886"/>
        <w:pBdr/>
        <w:spacing w:after="80" w:before="0"/>
        <w:ind w:left="400"/>
        <w:rPr/>
      </w:pPr>
      <w:r>
        <w:rPr>
          <w:rFonts w:hint="default" w:ascii="Arial" w:hAnsi="Arial" w:eastAsia="Arial" w:cs="Arial"/>
          <w:b w:val="0"/>
          <w:sz w:val="24"/>
        </w:rPr>
        <w:t xml:space="preserve">ตำแหน่ง:   ___________________________</w:t>
      </w:r>
      <w:r/>
    </w:p>
    <w:p w14:paraId="758DF99F">
      <w:pPr>
        <w:pStyle w:val="886"/>
        <w:pBdr/>
        <w:spacing w:after="80" w:before="0"/>
        <w:ind w:left="400"/>
        <w:rPr/>
      </w:pPr>
      <w:r>
        <w:rPr>
          <w:rFonts w:hint="default" w:ascii="Arial" w:hAnsi="Arial" w:eastAsia="Arial" w:cs="Arial"/>
          <w:b w:val="0"/>
          <w:sz w:val="24"/>
        </w:rPr>
        <w:t xml:space="preserve">หน่วยงาน:  DAPH Decor / MONOLITH</w:t>
      </w:r>
      <w:r/>
    </w:p>
    <w:p w14:paraId="46AEB9BE">
      <w:pPr>
        <w:pStyle w:val="886"/>
        <w:pBdr/>
        <w:spacing w:after="80" w:before="200"/>
        <w:ind/>
        <w:rPr/>
      </w:pPr>
      <w:r>
        <w:rPr>
          <w:rFonts w:hint="default" w:ascii="Arial" w:hAnsi="Arial" w:eastAsia="Arial" w:cs="Arial"/>
          <w:b/>
          <w:color w:val="2e75b6"/>
          <w:sz w:val="28"/>
        </w:rPr>
        <w:t xml:space="preserve">15.4 Distribution Record</w:t>
      </w:r>
      <w:r/>
    </w:p>
    <w:p w14:paraId="79914D95">
      <w:pPr>
        <w:pStyle w:val="886"/>
        <w:pBdr/>
        <w:spacing w:after="100" w:before="0"/>
        <w:ind/>
        <w:rPr/>
      </w:pPr>
      <w:r>
        <w:rPr>
          <w:rFonts w:hint="default" w:ascii="Arial" w:hAnsi="Arial" w:eastAsia="Arial" w:cs="Arial"/>
          <w:b w:val="0"/>
          <w:sz w:val="24"/>
        </w:rPr>
        <w:t xml:space="preserve">เอกสารฉบับนี้ถูกส่งมอบให้กับผู้รับดังต่อไปนี้:</w:t>
      </w:r>
      <w:r/>
    </w:p>
    <w:p w14:paraId="2FC51A21">
      <w:pPr>
        <w:pStyle w:val="886"/>
        <w:pBdr/>
        <w:spacing w:after="80" w:before="0"/>
        <w:ind w:left="400"/>
        <w:rPr/>
      </w:pPr>
      <w:r>
        <w:rPr>
          <w:rFonts w:hint="default" w:ascii="Arial" w:hAnsi="Arial" w:eastAsia="Arial" w:cs="Arial"/>
          <w:b w:val="0"/>
          <w:sz w:val="24"/>
        </w:rPr>
        <w:t xml:space="preserve">· ทีมผู้บริหาร DAPH Decor — ฉบับ PDF และ PPTX</w:t>
      </w:r>
      <w:r/>
    </w:p>
    <w:p w14:paraId="4E9D5731">
      <w:pPr>
        <w:pStyle w:val="886"/>
        <w:pBdr/>
        <w:spacing w:after="80" w:before="0"/>
        <w:ind w:left="400"/>
        <w:rPr/>
      </w:pPr>
      <w:r>
        <w:rPr>
          <w:rFonts w:hint="default" w:ascii="Arial" w:hAnsi="Arial" w:eastAsia="Arial" w:cs="Arial"/>
          <w:b w:val="0"/>
          <w:sz w:val="24"/>
        </w:rPr>
        <w:t xml:space="preserve">· Studio Director / Project Lead — ฉบับ DOCX (สำหรับอ้างอิง)</w:t>
      </w:r>
      <w:r/>
    </w:p>
    <w:p w14:paraId="399FA6B1">
      <w:pPr>
        <w:pStyle w:val="886"/>
        <w:pBdr/>
        <w:spacing w:after="80" w:before="0"/>
        <w:ind w:left="400"/>
        <w:rPr/>
      </w:pPr>
      <w:r>
        <w:rPr>
          <w:rFonts w:hint="default" w:ascii="Arial" w:hAnsi="Arial" w:eastAsia="Arial" w:cs="Arial"/>
          <w:b w:val="0"/>
          <w:sz w:val="24"/>
        </w:rPr>
        <w:t xml:space="preserve">· HR Manager / Operations Manager — ฉบับ PDF สรุปภาษาไทย</w:t>
      </w:r>
      <w:r/>
    </w:p>
    <w:p w14:paraId="213885AC">
      <w:pPr>
        <w:pStyle w:val="886"/>
        <w:pBdr/>
        <w:spacing w:after="80" w:before="0"/>
        <w:ind w:left="400"/>
        <w:rPr/>
      </w:pPr>
      <w:r>
        <w:rPr>
          <w:rFonts w:hint="default" w:ascii="Arial" w:hAnsi="Arial" w:eastAsia="Arial" w:cs="Arial"/>
          <w:b w:val="0"/>
          <w:sz w:val="24"/>
        </w:rPr>
        <w:t xml:space="preserve">· IT / Systems Team — ผ่าน MONOLITH_SOP_Package_v2.5.zip</w:t>
      </w:r>
      <w:r/>
    </w:p>
    <w:p w14:paraId="6FB93AEE">
      <w:pPr>
        <w:pStyle w:val="886"/>
        <w:pBdr/>
        <w:spacing w:after="80" w:before="0"/>
        <w:ind w:left="400"/>
        <w:rPr/>
      </w:pPr>
      <w:r>
        <w:rPr>
          <w:rFonts w:hint="default" w:ascii="Arial" w:hAnsi="Arial" w:eastAsia="Arial" w:cs="Arial"/>
          <w:b w:val="0"/>
          <w:sz w:val="24"/>
        </w:rPr>
        <w:t xml:space="preserve">· บันทึกลงใน changelog_v25.md ส่วน v2.8</w:t>
      </w:r>
      <w:r/>
    </w:p>
    <w:p w14:paraId="40212B1D">
      <w:pPr>
        <w:pStyle w:val="886"/>
        <w:pBdr/>
        <w:spacing w:after="100" w:before="0"/>
        <w:ind/>
        <w:rPr/>
      </w:pPr>
      <w:r>
        <w:rPr>
          <w:rFonts w:hint="default" w:ascii="Arial" w:hAnsi="Arial" w:eastAsia="Arial" w:cs="Arial"/>
          <w:b w:val="0"/>
          <w:sz w:val="24"/>
        </w:rPr>
        <w:t xml:space="preserve">หมายเหตุ: เอกสาร Acceptance Sign-off ฉบับนี้เป็นส่วนหนึ่งของ v2.8 Release ซึ่งครอบคลุม Slide 12 Heatmap, Master Index, Training Quiz และ v3.0 Planning</w:t>
      </w:r>
      <w:r/>
    </w:p>
    <w:p w14:paraId="148C2079">
      <w:pPr>
        <w:pStyle w:val="886"/>
        <w:pBdr/>
        <w:spacing w:after="100" w:before="320"/>
        <w:ind/>
        <w:rPr/>
      </w:pPr>
      <w:r>
        <w:rPr>
          <w:rFonts w:hint="default" w:ascii="Arial" w:hAnsi="Arial" w:eastAsia="Arial" w:cs="Arial"/>
          <w:b/>
          <w:color w:val="1f2d5a"/>
          <w:sz w:val="36"/>
        </w:rPr>
        <w:t xml:space="preserve">16. Cross-Agent Orchestration Protocol</w:t>
      </w:r>
      <w:r/>
    </w:p>
    <w:p w14:paraId="58463FB5">
      <w:pPr>
        <w:pStyle w:val="886"/>
        <w:pBdr/>
        <w:spacing w:after="120" w:before="0"/>
        <w:ind/>
        <w:rPr/>
      </w:pPr>
      <w:r>
        <w:rPr>
          <w:rFonts w:hint="default" w:ascii="Arial" w:hAnsi="Arial" w:eastAsia="Arial" w:cs="Arial"/>
          <w:b w:val="0"/>
          <w:color w:val="888888"/>
          <w:sz w:val="20"/>
        </w:rPr>
        <w:t xml:space="preserve">Version: 3.0 Planning  ·  Status: Draft  ·  Prepared: September 2026</w:t>
      </w:r>
      <w:r/>
    </w:p>
    <w:p w14:paraId="3F4218E7">
      <w:pPr>
        <w:pStyle w:val="886"/>
        <w:pBdr/>
        <w:spacing w:after="80" w:before="200"/>
        <w:ind/>
        <w:rPr/>
      </w:pPr>
      <w:r>
        <w:rPr>
          <w:rFonts w:hint="default" w:ascii="Arial" w:hAnsi="Arial" w:eastAsia="Arial" w:cs="Arial"/>
          <w:b/>
          <w:color w:val="2e75b6"/>
          <w:sz w:val="28"/>
        </w:rPr>
        <w:t xml:space="preserve">16.1 Overview</w:t>
      </w:r>
      <w:r/>
    </w:p>
    <w:p w14:paraId="7A3ACB3A">
      <w:pPr>
        <w:pStyle w:val="886"/>
        <w:pBdr/>
        <w:spacing w:after="100" w:before="0"/>
        <w:ind/>
        <w:rPr/>
      </w:pPr>
      <w:r>
        <w:rPr>
          <w:rFonts w:hint="default" w:ascii="Arial" w:hAnsi="Arial" w:eastAsia="Arial" w:cs="Arial"/>
          <w:b w:val="0"/>
          <w:sz w:val="24"/>
        </w:rPr>
        <w:t xml:space="preserve">Cross-Agent Orchestration defines how MONOLITH AI agents communica</w:t>
      </w:r>
      <w:r>
        <w:rPr>
          <w:rFonts w:hint="default" w:ascii="Arial" w:hAnsi="Arial" w:eastAsia="Arial" w:cs="Arial"/>
          <w:b w:val="0"/>
          <w:sz w:val="24"/>
        </w:rPr>
        <w:t xml:space="preserve">te, share context, and trigger one another based on workflow events. This protocol becomes operational in v3.0 Phase C (Q3–Q4 2027) once all 20 active agents and 5 Phase B agents (Vega, Stone, Ember, Pulse, Shore) have passed their 30-day stability review.</w:t>
      </w:r>
      <w:r/>
    </w:p>
    <w:p w14:paraId="74D40963">
      <w:pPr>
        <w:pStyle w:val="886"/>
        <w:pBdr/>
        <w:spacing w:after="80" w:before="0"/>
        <w:ind/>
        <w:rPr/>
      </w:pPr>
      <w:r>
        <w:rPr>
          <w:rFonts w:hint="default" w:ascii="Arial" w:hAnsi="Arial" w:eastAsia="Arial" w:cs="Arial"/>
          <w:b w:val="0"/>
          <w:sz w:val="24"/>
        </w:rPr>
        <w:t xml:space="preserve">The Ops agent (Ag</w:t>
      </w:r>
      <w:r>
        <w:rPr>
          <w:rFonts w:hint="default" w:ascii="Arial" w:hAnsi="Arial" w:eastAsia="Arial" w:cs="Arial"/>
          <w:b w:val="0"/>
          <w:sz w:val="24"/>
        </w:rPr>
        <w:t xml:space="preserve">ent #20) acts as the central orchestrator, receiving event signals from upstream agents and dispatching downstream actions across departments. All orchestration events are logged with timestamps, triggering agent ID, receiving agent ID, and outcome status.</w:t>
      </w:r>
      <w:r/>
    </w:p>
    <w:p w14:paraId="07B7E712">
      <w:pPr>
        <w:pStyle w:val="886"/>
        <w:pBdr/>
        <w:spacing w:after="80" w:before="200"/>
        <w:ind/>
        <w:rPr/>
      </w:pPr>
      <w:r>
        <w:rPr>
          <w:rFonts w:hint="default" w:ascii="Arial" w:hAnsi="Arial" w:eastAsia="Arial" w:cs="Arial"/>
          <w:b/>
          <w:color w:val="2e75b6"/>
          <w:sz w:val="28"/>
        </w:rPr>
        <w:t xml:space="preserve">16.2 Orchestration Pipelines</w:t>
      </w:r>
      <w:r/>
    </w:p>
    <w:p w14:paraId="559A014D">
      <w:pPr>
        <w:pStyle w:val="886"/>
        <w:pBdr/>
        <w:spacing w:after="80" w:before="0"/>
        <w:ind/>
        <w:rPr/>
      </w:pPr>
      <w:r>
        <w:rPr>
          <w:rFonts w:hint="default" w:ascii="Arial" w:hAnsi="Arial" w:eastAsia="Arial" w:cs="Arial"/>
          <w:b w:val="0"/>
          <w:sz w:val="24"/>
        </w:rPr>
        <w:t xml:space="preserve">Four primary cross-agent pipelines are planned for v3.0:</w:t>
      </w:r>
      <w:r/>
    </w:p>
    <w:p w14:paraId="3665ACC8">
      <w:pPr>
        <w:pStyle w:val="886"/>
        <w:pBdr/>
        <w:spacing w:after="40" w:before="80"/>
        <w:ind w:left="400"/>
        <w:rPr/>
      </w:pPr>
      <w:r>
        <w:rPr>
          <w:rFonts w:hint="default" w:ascii="Arial" w:hAnsi="Arial" w:eastAsia="Arial" w:cs="Arial"/>
          <w:b/>
          <w:color w:val="1f2d5a"/>
          <w:sz w:val="22"/>
        </w:rPr>
        <w:t xml:space="preserve">Pipeline 1 — Sales → Design → Production</w:t>
      </w:r>
      <w:r/>
    </w:p>
    <w:p w14:paraId="7E4C813B">
      <w:pPr>
        <w:pStyle w:val="886"/>
        <w:pBdr/>
        <w:spacing w:after="40" w:before="0"/>
        <w:ind w:left="560"/>
        <w:rPr/>
      </w:pPr>
      <w:r>
        <w:rPr>
          <w:rFonts w:hint="default" w:ascii="Arial" w:hAnsi="Arial" w:eastAsia="Arial" w:cs="Arial"/>
          <w:b w:val="0"/>
          <w:sz w:val="22"/>
        </w:rPr>
        <w:t xml:space="preserve">Trigger: New client project confirmed by Compass (Sales CRM).</w:t>
      </w:r>
      <w:r/>
    </w:p>
    <w:p w14:paraId="43D8D117">
      <w:pPr>
        <w:pStyle w:val="886"/>
        <w:pBdr/>
        <w:spacing w:after="40" w:before="0"/>
        <w:ind w:left="560"/>
        <w:rPr/>
      </w:pPr>
      <w:r>
        <w:rPr>
          <w:rFonts w:hint="default" w:ascii="Arial" w:hAnsi="Arial" w:eastAsia="Arial" w:cs="Arial"/>
          <w:b w:val="0"/>
          <w:sz w:val="22"/>
        </w:rPr>
        <w:t xml:space="preserve">Flow: Compass → Kelly (Design Lead) → Forge (Procurement) → Atlas (Project Mgmt).</w:t>
      </w:r>
      <w:r/>
    </w:p>
    <w:p w14:paraId="58E0ECCA">
      <w:pPr>
        <w:pStyle w:val="886"/>
        <w:pBdr/>
        <w:spacing w:after="40" w:before="0"/>
        <w:ind w:left="560"/>
        <w:rPr/>
      </w:pPr>
      <w:r>
        <w:rPr>
          <w:rFonts w:hint="default" w:ascii="Arial" w:hAnsi="Arial" w:eastAsia="Arial" w:cs="Arial"/>
          <w:b w:val="0"/>
          <w:sz w:val="22"/>
        </w:rPr>
        <w:t xml:space="preserve">Outcome: Design brief auto-generated, materials procurement initiated, project timeline created in Atlas dashboard.</w:t>
      </w:r>
      <w:r/>
    </w:p>
    <w:p w14:paraId="7492CADF">
      <w:pPr>
        <w:pStyle w:val="886"/>
        <w:pBdr/>
        <w:spacing w:after="40" w:before="0"/>
        <w:ind/>
        <w:rPr/>
      </w:pPr>
      <w:r>
        <w:rPr>
          <w:rFonts w:hint="default" w:ascii="Arial" w:hAnsi="Arial" w:eastAsia="Arial" w:cs="Arial"/>
          <w:b w:val="0"/>
          <w:sz w:val="10"/>
        </w:rPr>
      </w:r>
      <w:r/>
    </w:p>
    <w:p w14:paraId="732735BE">
      <w:pPr>
        <w:pStyle w:val="886"/>
        <w:pBdr/>
        <w:spacing w:after="40" w:before="80"/>
        <w:ind w:left="400"/>
        <w:rPr/>
      </w:pPr>
      <w:r>
        <w:rPr>
          <w:rFonts w:hint="default" w:ascii="Arial" w:hAnsi="Arial" w:eastAsia="Arial" w:cs="Arial"/>
          <w:b/>
          <w:color w:val="1f2d5a"/>
          <w:sz w:val="22"/>
        </w:rPr>
        <w:t xml:space="preserve">Pipeline 2 — QA → Site → Client Notification</w:t>
      </w:r>
      <w:r/>
    </w:p>
    <w:p w14:paraId="651FC4C5">
      <w:pPr>
        <w:pStyle w:val="886"/>
        <w:pBdr/>
        <w:spacing w:after="40" w:before="0"/>
        <w:ind w:left="560"/>
        <w:rPr/>
      </w:pPr>
      <w:r>
        <w:rPr>
          <w:rFonts w:hint="default" w:ascii="Arial" w:hAnsi="Arial" w:eastAsia="Arial" w:cs="Arial"/>
          <w:b w:val="0"/>
          <w:sz w:val="22"/>
        </w:rPr>
        <w:t xml:space="preserve">Trigger: QC milestone passed by Guardian (Quality Assurance).</w:t>
      </w:r>
      <w:r/>
    </w:p>
    <w:p w14:paraId="4F5260B2">
      <w:pPr>
        <w:pStyle w:val="886"/>
        <w:pBdr/>
        <w:spacing w:after="40" w:before="0"/>
        <w:ind w:left="560"/>
        <w:rPr/>
      </w:pPr>
      <w:r>
        <w:rPr>
          <w:rFonts w:hint="default" w:ascii="Arial" w:hAnsi="Arial" w:eastAsia="Arial" w:cs="Arial"/>
          <w:b w:val="0"/>
          <w:sz w:val="22"/>
        </w:rPr>
        <w:t xml:space="preserve">Flow: Guardian → Bo (Site Operations) → Aria (Client Relations).</w:t>
      </w:r>
      <w:r/>
    </w:p>
    <w:p w14:paraId="02DD0751">
      <w:pPr>
        <w:pStyle w:val="886"/>
        <w:pBdr/>
        <w:spacing w:after="40" w:before="0"/>
        <w:ind w:left="560"/>
        <w:rPr/>
      </w:pPr>
      <w:r>
        <w:rPr>
          <w:rFonts w:hint="default" w:ascii="Arial" w:hAnsi="Arial" w:eastAsia="Arial" w:cs="Arial"/>
          <w:b w:val="0"/>
          <w:sz w:val="22"/>
        </w:rPr>
        <w:t xml:space="preserve">Outcome: Site handover confirmed, client auto-notified with milestone summary and next-steps schedule.</w:t>
      </w:r>
      <w:r/>
    </w:p>
    <w:p w14:paraId="4D530401">
      <w:pPr>
        <w:pStyle w:val="886"/>
        <w:pBdr/>
        <w:spacing w:after="40" w:before="0"/>
        <w:ind/>
        <w:rPr/>
      </w:pPr>
      <w:r>
        <w:rPr>
          <w:rFonts w:hint="default" w:ascii="Arial" w:hAnsi="Arial" w:eastAsia="Arial" w:cs="Arial"/>
          <w:b w:val="0"/>
          <w:sz w:val="10"/>
        </w:rPr>
      </w:r>
      <w:r/>
    </w:p>
    <w:p w14:paraId="497F1E0D">
      <w:pPr>
        <w:pStyle w:val="886"/>
        <w:pBdr/>
        <w:spacing w:after="40" w:before="80"/>
        <w:ind w:left="400"/>
        <w:rPr/>
      </w:pPr>
      <w:r>
        <w:rPr>
          <w:rFonts w:hint="default" w:ascii="Arial" w:hAnsi="Arial" w:eastAsia="Arial" w:cs="Arial"/>
          <w:b/>
          <w:color w:val="1f2d5a"/>
          <w:sz w:val="22"/>
        </w:rPr>
        <w:t xml:space="preserve">Pipeline 3 — HR → Operations → Systems</w:t>
      </w:r>
      <w:r/>
    </w:p>
    <w:p w14:paraId="37E00E67">
      <w:pPr>
        <w:pStyle w:val="886"/>
        <w:pBdr/>
        <w:spacing w:after="40" w:before="0"/>
        <w:ind w:left="560"/>
        <w:rPr/>
      </w:pPr>
      <w:r>
        <w:rPr>
          <w:rFonts w:hint="default" w:ascii="Arial" w:hAnsi="Arial" w:eastAsia="Arial" w:cs="Arial"/>
          <w:b w:val="0"/>
          <w:sz w:val="22"/>
        </w:rPr>
        <w:t xml:space="preserve">Trigger: Headcount change event recorded by Talent (HR Manager AI).</w:t>
      </w:r>
      <w:r/>
    </w:p>
    <w:p w14:paraId="7913C80F">
      <w:pPr>
        <w:pStyle w:val="886"/>
        <w:pBdr/>
        <w:spacing w:after="40" w:before="0"/>
        <w:ind w:left="560"/>
        <w:rPr/>
      </w:pPr>
      <w:r>
        <w:rPr>
          <w:rFonts w:hint="default" w:ascii="Arial" w:hAnsi="Arial" w:eastAsia="Arial" w:cs="Arial"/>
          <w:b w:val="0"/>
          <w:sz w:val="22"/>
        </w:rPr>
        <w:t xml:space="preserve">Flow: Talent → Ops (GM/MD Orchestrator) → Core (Systems &amp; DevOps).</w:t>
      </w:r>
      <w:r/>
    </w:p>
    <w:p w14:paraId="0F76E283">
      <w:pPr>
        <w:pStyle w:val="886"/>
        <w:pBdr/>
        <w:spacing w:after="40" w:before="0"/>
        <w:ind w:left="560"/>
        <w:rPr/>
      </w:pPr>
      <w:r>
        <w:rPr>
          <w:rFonts w:hint="default" w:ascii="Arial" w:hAnsi="Arial" w:eastAsia="Arial" w:cs="Arial"/>
          <w:b w:val="0"/>
          <w:sz w:val="22"/>
        </w:rPr>
        <w:t xml:space="preserve">Outcome: Capacity recalculation triggered, system access provisioned or deprovisioned, Ops dashboard updated.</w:t>
      </w:r>
      <w:r/>
    </w:p>
    <w:p w14:paraId="7DB8CE17">
      <w:pPr>
        <w:pStyle w:val="886"/>
        <w:pBdr/>
        <w:spacing w:after="40" w:before="0"/>
        <w:ind/>
        <w:rPr/>
      </w:pPr>
      <w:r>
        <w:rPr>
          <w:rFonts w:hint="default" w:ascii="Arial" w:hAnsi="Arial" w:eastAsia="Arial" w:cs="Arial"/>
          <w:b w:val="0"/>
          <w:sz w:val="10"/>
        </w:rPr>
      </w:r>
      <w:r/>
    </w:p>
    <w:p w14:paraId="6801EB35">
      <w:pPr>
        <w:pStyle w:val="886"/>
        <w:pBdr/>
        <w:spacing w:after="40" w:before="80"/>
        <w:ind w:left="400"/>
        <w:rPr/>
      </w:pPr>
      <w:r>
        <w:rPr>
          <w:rFonts w:hint="default" w:ascii="Arial" w:hAnsi="Arial" w:eastAsia="Arial" w:cs="Arial"/>
          <w:b/>
          <w:color w:val="1f2d5a"/>
          <w:sz w:val="22"/>
        </w:rPr>
        <w:t xml:space="preserve">Pipeline 4 — Marketing → CRM → Sales Intelligence</w:t>
      </w:r>
      <w:r/>
    </w:p>
    <w:p w14:paraId="6B1BCAFD">
      <w:pPr>
        <w:pStyle w:val="886"/>
        <w:pBdr/>
        <w:spacing w:after="40" w:before="0"/>
        <w:ind w:left="560"/>
        <w:rPr/>
      </w:pPr>
      <w:r>
        <w:rPr>
          <w:rFonts w:hint="default" w:ascii="Arial" w:hAnsi="Arial" w:eastAsia="Arial" w:cs="Arial"/>
          <w:b w:val="0"/>
          <w:sz w:val="22"/>
        </w:rPr>
        <w:t xml:space="preserve">Trigger: Marketing campaign launched by Scout (Marketing AI).</w:t>
      </w:r>
      <w:r/>
    </w:p>
    <w:p w14:paraId="028B1503">
      <w:pPr>
        <w:pStyle w:val="886"/>
        <w:pBdr/>
        <w:spacing w:after="40" w:before="0"/>
        <w:ind w:left="560"/>
        <w:rPr/>
      </w:pPr>
      <w:r>
        <w:rPr>
          <w:rFonts w:hint="default" w:ascii="Arial" w:hAnsi="Arial" w:eastAsia="Arial" w:cs="Arial"/>
          <w:b w:val="0"/>
          <w:sz w:val="22"/>
        </w:rPr>
        <w:t xml:space="preserve">Flow: Scout → Remy (CRM) → Compass (Sales CRM).</w:t>
      </w:r>
      <w:r/>
    </w:p>
    <w:p w14:paraId="421B5C57">
      <w:pPr>
        <w:pStyle w:val="886"/>
        <w:pBdr/>
        <w:spacing w:after="40" w:before="0"/>
        <w:ind w:left="560"/>
        <w:rPr/>
      </w:pPr>
      <w:r>
        <w:rPr>
          <w:rFonts w:hint="default" w:ascii="Arial" w:hAnsi="Arial" w:eastAsia="Arial" w:cs="Arial"/>
          <w:b w:val="0"/>
          <w:sz w:val="22"/>
        </w:rPr>
        <w:t xml:space="preserve">Outcome: Lead scoring updated based on campaign engagement, sales priority list refreshed, Compass dashboard synced.</w:t>
      </w:r>
      <w:r/>
    </w:p>
    <w:p w14:paraId="0D8ECB9A">
      <w:pPr>
        <w:pStyle w:val="886"/>
        <w:pBdr/>
        <w:spacing w:after="40" w:before="0"/>
        <w:ind/>
        <w:rPr/>
      </w:pPr>
      <w:r>
        <w:rPr>
          <w:rFonts w:hint="default" w:ascii="Arial" w:hAnsi="Arial" w:eastAsia="Arial" w:cs="Arial"/>
          <w:b w:val="0"/>
          <w:sz w:val="10"/>
        </w:rPr>
      </w:r>
      <w:r/>
    </w:p>
    <w:p w14:paraId="0DC17584">
      <w:pPr>
        <w:pStyle w:val="886"/>
        <w:pBdr/>
        <w:spacing w:after="80" w:before="200"/>
        <w:ind/>
        <w:rPr/>
      </w:pPr>
      <w:r>
        <w:rPr>
          <w:rFonts w:hint="default" w:ascii="Arial" w:hAnsi="Arial" w:eastAsia="Arial" w:cs="Arial"/>
          <w:b/>
          <w:color w:val="2e75b6"/>
          <w:sz w:val="28"/>
        </w:rPr>
        <w:t xml:space="preserve">16.3 Technical Requirements</w:t>
      </w:r>
      <w:r/>
    </w:p>
    <w:p w14:paraId="192A3132">
      <w:pPr>
        <w:pStyle w:val="886"/>
        <w:pBdr/>
        <w:spacing w:after="80" w:before="0"/>
        <w:ind w:left="400"/>
        <w:rPr/>
      </w:pPr>
      <w:r>
        <w:rPr>
          <w:rFonts w:hint="default" w:ascii="Arial" w:hAnsi="Arial" w:eastAsia="Arial" w:cs="Arial"/>
          <w:b w:val="0"/>
          <w:sz w:val="24"/>
        </w:rPr>
        <w:t xml:space="preserve">• Shared event bus / message queue — all agents publish and subscribe to a central message broker (e.g. Redis Streams or equivalent)</w:t>
      </w:r>
      <w:r/>
    </w:p>
    <w:p w14:paraId="00893B28">
      <w:pPr>
        <w:pStyle w:val="886"/>
        <w:pBdr/>
        <w:spacing w:after="80" w:before="0"/>
        <w:ind w:left="400"/>
        <w:rPr/>
      </w:pPr>
      <w:r>
        <w:rPr>
          <w:rFonts w:hint="default" w:ascii="Arial" w:hAnsi="Arial" w:eastAsia="Arial" w:cs="Arial"/>
          <w:b w:val="0"/>
          <w:sz w:val="24"/>
        </w:rPr>
        <w:t xml:space="preserve">• Inter-agent communication protocol — standardised JSON schema v1.0 defining event_type, source_agent, target_agent, payload, and timestamp fields</w:t>
      </w:r>
      <w:r/>
    </w:p>
    <w:p w14:paraId="59FC6180">
      <w:pPr>
        <w:pStyle w:val="886"/>
        <w:pBdr/>
        <w:spacing w:after="80" w:before="0"/>
        <w:ind w:left="400"/>
        <w:rPr/>
      </w:pPr>
      <w:r>
        <w:rPr>
          <w:rFonts w:hint="default" w:ascii="Arial" w:hAnsi="Arial" w:eastAsia="Arial" w:cs="Arial"/>
          <w:b w:val="0"/>
          <w:sz w:val="24"/>
        </w:rPr>
        <w:t xml:space="preserve">• Ops agent orchestration layer — Ops (#20) acts as supervisor; all multi-step pipelines route through Ops for logging and exception handling</w:t>
      </w:r>
      <w:r/>
    </w:p>
    <w:p w14:paraId="17C9A19D">
      <w:pPr>
        <w:pStyle w:val="886"/>
        <w:pBdr/>
        <w:spacing w:after="80" w:before="0"/>
        <w:ind w:left="400"/>
        <w:rPr/>
      </w:pPr>
      <w:r>
        <w:rPr>
          <w:rFonts w:hint="default" w:ascii="Arial" w:hAnsi="Arial" w:eastAsia="Arial" w:cs="Arial"/>
          <w:b w:val="0"/>
          <w:sz w:val="24"/>
        </w:rPr>
        <w:t xml:space="preserve">• Audit log — every cross-agent trigger stored with full payload for compliance review and SOP traceability</w:t>
      </w:r>
      <w:r/>
    </w:p>
    <w:p w14:paraId="7739EB72">
      <w:pPr>
        <w:pStyle w:val="886"/>
        <w:pBdr/>
        <w:spacing w:after="80" w:before="0"/>
        <w:ind w:left="400"/>
        <w:rPr/>
      </w:pPr>
      <w:r>
        <w:rPr>
          <w:rFonts w:hint="default" w:ascii="Arial" w:hAnsi="Arial" w:eastAsia="Arial" w:cs="Arial"/>
          <w:b w:val="0"/>
          <w:sz w:val="24"/>
        </w:rPr>
        <w:t xml:space="preserve">• Idempotency — all agent actions must be idempotent to prevent duplicate processing when events are re-delivered</w:t>
      </w:r>
      <w:r/>
    </w:p>
    <w:p w14:paraId="24473689">
      <w:pPr>
        <w:pStyle w:val="886"/>
        <w:pBdr/>
        <w:spacing w:after="80" w:before="0"/>
        <w:ind w:left="400"/>
        <w:rPr/>
      </w:pPr>
      <w:r>
        <w:rPr>
          <w:rFonts w:hint="default" w:ascii="Arial" w:hAnsi="Arial" w:eastAsia="Arial" w:cs="Arial"/>
          <w:b w:val="0"/>
          <w:sz w:val="24"/>
        </w:rPr>
        <w:t xml:space="preserve">• Timeout &amp; fallback — each pipeline step has a 30-second timeout; on timeout, Ops escalates to the human accountable role defined in S22 RACI</w:t>
      </w:r>
      <w:r/>
    </w:p>
    <w:p w14:paraId="034AC1A0">
      <w:pPr>
        <w:pStyle w:val="886"/>
        <w:pBdr/>
        <w:spacing w:after="80" w:before="200"/>
        <w:ind/>
        <w:rPr/>
      </w:pPr>
      <w:r>
        <w:rPr>
          <w:rFonts w:hint="default" w:ascii="Arial" w:hAnsi="Arial" w:eastAsia="Arial" w:cs="Arial"/>
          <w:b/>
          <w:color w:val="2e75b6"/>
          <w:sz w:val="28"/>
        </w:rPr>
        <w:t xml:space="preserve">16.4 Roles &amp; Responsibilities</w:t>
      </w:r>
      <w:r/>
    </w:p>
    <w:p w14:paraId="691E6E9C">
      <w:pPr>
        <w:pStyle w:val="886"/>
        <w:pBdr/>
        <w:spacing w:after="60" w:before="0"/>
        <w:ind w:left="400"/>
        <w:rPr/>
      </w:pPr>
      <w:r>
        <w:rPr>
          <w:rFonts w:hint="default" w:ascii="Arial" w:hAnsi="Arial" w:eastAsia="Arial" w:cs="Arial"/>
          <w:b/>
          <w:color w:val="2e75b6"/>
          <w:sz w:val="24"/>
        </w:rPr>
        <w:t xml:space="preserve">Orchestration Design Lead:  </w:t>
      </w:r>
      <w:r>
        <w:rPr>
          <w:rFonts w:hint="default" w:ascii="Arial" w:hAnsi="Arial" w:eastAsia="Arial" w:cs="Arial"/>
          <w:b w:val="0"/>
          <w:sz w:val="24"/>
        </w:rPr>
        <w:t xml:space="preserve">Systems Team (Core Agent #14 accountable)</w:t>
      </w:r>
      <w:r/>
    </w:p>
    <w:p w14:paraId="62322B10">
      <w:pPr>
        <w:pStyle w:val="886"/>
        <w:pBdr/>
        <w:spacing w:after="60" w:before="0"/>
        <w:ind w:left="400"/>
        <w:rPr/>
      </w:pPr>
      <w:r>
        <w:rPr>
          <w:rFonts w:hint="default" w:ascii="Arial" w:hAnsi="Arial" w:eastAsia="Arial" w:cs="Arial"/>
          <w:b/>
          <w:color w:val="2e75b6"/>
          <w:sz w:val="24"/>
        </w:rPr>
        <w:t xml:space="preserve">Pipeline Testing &amp; QA:  </w:t>
      </w:r>
      <w:r>
        <w:rPr>
          <w:rFonts w:hint="default" w:ascii="Arial" w:hAnsi="Arial" w:eastAsia="Arial" w:cs="Arial"/>
          <w:b w:val="0"/>
          <w:sz w:val="24"/>
        </w:rPr>
        <w:t xml:space="preserve">QA Manager (Guardian Agent #18 accountable)</w:t>
      </w:r>
      <w:r/>
    </w:p>
    <w:p w14:paraId="700AF6F6">
      <w:pPr>
        <w:pStyle w:val="886"/>
        <w:pBdr/>
        <w:spacing w:after="60" w:before="0"/>
        <w:ind w:left="400"/>
        <w:rPr/>
      </w:pPr>
      <w:r>
        <w:rPr>
          <w:rFonts w:hint="default" w:ascii="Arial" w:hAnsi="Arial" w:eastAsia="Arial" w:cs="Arial"/>
          <w:b/>
          <w:color w:val="2e75b6"/>
          <w:sz w:val="24"/>
        </w:rPr>
        <w:t xml:space="preserve">Human Escalation Owner:  </w:t>
      </w:r>
      <w:r>
        <w:rPr>
          <w:rFonts w:hint="default" w:ascii="Arial" w:hAnsi="Arial" w:eastAsia="Arial" w:cs="Arial"/>
          <w:b w:val="0"/>
          <w:sz w:val="24"/>
        </w:rPr>
        <w:t xml:space="preserve">GM / MD (Ops Agent #20 accountable)</w:t>
      </w:r>
      <w:r/>
    </w:p>
    <w:p w14:paraId="2773BC6A">
      <w:pPr>
        <w:pStyle w:val="886"/>
        <w:pBdr/>
        <w:spacing w:after="60" w:before="0"/>
        <w:ind w:left="400"/>
        <w:rPr/>
      </w:pPr>
      <w:r>
        <w:rPr>
          <w:rFonts w:hint="default" w:ascii="Arial" w:hAnsi="Arial" w:eastAsia="Arial" w:cs="Arial"/>
          <w:b/>
          <w:color w:val="2e75b6"/>
          <w:sz w:val="24"/>
        </w:rPr>
        <w:t xml:space="preserve">Audit Log Review:  </w:t>
      </w:r>
      <w:r>
        <w:rPr>
          <w:rFonts w:hint="default" w:ascii="Arial" w:hAnsi="Arial" w:eastAsia="Arial" w:cs="Arial"/>
          <w:b w:val="0"/>
          <w:sz w:val="24"/>
        </w:rPr>
        <w:t xml:space="preserve">Operations Manager — monthly review</w:t>
      </w:r>
      <w:r/>
    </w:p>
    <w:p w14:paraId="0BD9C2B9">
      <w:pPr>
        <w:pStyle w:val="886"/>
        <w:pBdr/>
        <w:spacing w:after="60" w:before="0"/>
        <w:ind w:left="400"/>
        <w:rPr/>
      </w:pPr>
      <w:r>
        <w:rPr>
          <w:rFonts w:hint="default" w:ascii="Arial" w:hAnsi="Arial" w:eastAsia="Arial" w:cs="Arial"/>
          <w:b/>
          <w:color w:val="2e75b6"/>
          <w:sz w:val="24"/>
        </w:rPr>
        <w:t xml:space="preserve">SOP Update Authority:  </w:t>
      </w:r>
      <w:r>
        <w:rPr>
          <w:rFonts w:hint="default" w:ascii="Arial" w:hAnsi="Arial" w:eastAsia="Arial" w:cs="Arial"/>
          <w:b w:val="0"/>
          <w:sz w:val="24"/>
        </w:rPr>
        <w:t xml:space="preserve">Studio Director — approves S16 amendments</w:t>
      </w:r>
      <w:r/>
    </w:p>
    <w:p w14:paraId="4DD632C2">
      <w:pPr>
        <w:pStyle w:val="886"/>
        <w:pBdr/>
        <w:spacing w:after="80" w:before="200"/>
        <w:ind/>
        <w:rPr/>
      </w:pPr>
      <w:r>
        <w:rPr>
          <w:rFonts w:hint="default" w:ascii="Arial" w:hAnsi="Arial" w:eastAsia="Arial" w:cs="Arial"/>
          <w:b/>
          <w:color w:val="2e75b6"/>
          <w:sz w:val="28"/>
        </w:rPr>
        <w:t xml:space="preserve">16.5 Implementation Timeline</w:t>
      </w:r>
      <w:r/>
    </w:p>
    <w:p w14:paraId="52047F28">
      <w:pPr>
        <w:pStyle w:val="886"/>
        <w:pBdr/>
        <w:spacing w:after="80" w:before="0"/>
        <w:ind w:left="400"/>
        <w:rPr/>
      </w:pPr>
      <w:r>
        <w:rPr>
          <w:rFonts w:hint="default" w:ascii="Arial" w:hAnsi="Arial" w:eastAsia="Arial" w:cs="Arial"/>
          <w:b/>
          <w:color w:val="2e75b6"/>
          <w:sz w:val="24"/>
        </w:rPr>
        <w:t xml:space="preserve">Q1 2027:  </w:t>
      </w:r>
      <w:r>
        <w:rPr>
          <w:rFonts w:hint="default" w:ascii="Arial" w:hAnsi="Arial" w:eastAsia="Arial" w:cs="Arial"/>
          <w:b w:val="0"/>
          <w:sz w:val="24"/>
        </w:rPr>
        <w:t xml:space="preserve">All 20 active agents stable → Phase C pre-conditions met</w:t>
      </w:r>
      <w:r/>
    </w:p>
    <w:p w14:paraId="1FE67600">
      <w:pPr>
        <w:pStyle w:val="886"/>
        <w:pBdr/>
        <w:spacing w:after="80" w:before="0"/>
        <w:ind w:left="400"/>
        <w:rPr/>
      </w:pPr>
      <w:r>
        <w:rPr>
          <w:rFonts w:hint="default" w:ascii="Arial" w:hAnsi="Arial" w:eastAsia="Arial" w:cs="Arial"/>
          <w:b/>
          <w:color w:val="2e75b6"/>
          <w:sz w:val="24"/>
        </w:rPr>
        <w:t xml:space="preserve">Q2 2027:  </w:t>
      </w:r>
      <w:r>
        <w:rPr>
          <w:rFonts w:hint="default" w:ascii="Arial" w:hAnsi="Arial" w:eastAsia="Arial" w:cs="Arial"/>
          <w:b w:val="0"/>
          <w:sz w:val="24"/>
        </w:rPr>
        <w:t xml:space="preserve">Event bus infrastructure provisioned; JSON schema v1.0 finalised</w:t>
      </w:r>
      <w:r/>
    </w:p>
    <w:p w14:paraId="3C9ECEE2">
      <w:pPr>
        <w:pStyle w:val="886"/>
        <w:pBdr/>
        <w:spacing w:after="80" w:before="0"/>
        <w:ind w:left="400"/>
        <w:rPr/>
      </w:pPr>
      <w:r>
        <w:rPr>
          <w:rFonts w:hint="default" w:ascii="Arial" w:hAnsi="Arial" w:eastAsia="Arial" w:cs="Arial"/>
          <w:b/>
          <w:color w:val="2e75b6"/>
          <w:sz w:val="24"/>
        </w:rPr>
        <w:t xml:space="preserve">Q3 2027:  </w:t>
      </w:r>
      <w:r>
        <w:rPr>
          <w:rFonts w:hint="default" w:ascii="Arial" w:hAnsi="Arial" w:eastAsia="Arial" w:cs="Arial"/>
          <w:b w:val="0"/>
          <w:sz w:val="24"/>
        </w:rPr>
        <w:t xml:space="preserve">Pipeline 1 (Sales→Design→Production) go-live; Vega/Stone/Ember deployed</w:t>
      </w:r>
      <w:r/>
    </w:p>
    <w:p w14:paraId="4845F9D6">
      <w:pPr>
        <w:pStyle w:val="886"/>
        <w:pBdr/>
        <w:spacing w:after="80" w:before="0"/>
        <w:ind w:left="400"/>
        <w:rPr/>
      </w:pPr>
      <w:r>
        <w:rPr>
          <w:rFonts w:hint="default" w:ascii="Arial" w:hAnsi="Arial" w:eastAsia="Arial" w:cs="Arial"/>
          <w:b/>
          <w:color w:val="2e75b6"/>
          <w:sz w:val="24"/>
        </w:rPr>
        <w:t xml:space="preserve">Q4 2027:  </w:t>
      </w:r>
      <w:r>
        <w:rPr>
          <w:rFonts w:hint="default" w:ascii="Arial" w:hAnsi="Arial" w:eastAsia="Arial" w:cs="Arial"/>
          <w:b w:val="0"/>
          <w:sz w:val="24"/>
        </w:rPr>
        <w:t xml:space="preserve">Pipelines 2, 3, 4 activated; Pulse &amp; Shore deployed</w:t>
      </w:r>
      <w:r/>
    </w:p>
    <w:p w14:paraId="67499127">
      <w:pPr>
        <w:pStyle w:val="886"/>
        <w:pBdr/>
        <w:spacing w:after="80" w:before="0"/>
        <w:ind w:left="400"/>
        <w:rPr/>
      </w:pPr>
      <w:r>
        <w:rPr>
          <w:rFonts w:hint="default" w:ascii="Arial" w:hAnsi="Arial" w:eastAsia="Arial" w:cs="Arial"/>
          <w:b/>
          <w:color w:val="2e75b6"/>
          <w:sz w:val="24"/>
        </w:rPr>
        <w:t xml:space="preserve">Q1 2028:  </w:t>
      </w:r>
      <w:r>
        <w:rPr>
          <w:rFonts w:hint="default" w:ascii="Arial" w:hAnsi="Arial" w:eastAsia="Arial" w:cs="Arial"/>
          <w:b w:val="0"/>
          <w:sz w:val="24"/>
        </w:rPr>
        <w:t xml:space="preserve">Full orchestration layer operational → v3.0 stabilisation review</w:t>
      </w:r>
      <w:r/>
    </w:p>
    <w:p w14:paraId="39BADA2D">
      <w:pPr>
        <w:pStyle w:val="886"/>
        <w:pBdr/>
        <w:spacing w:after="0" w:before="160"/>
        <w:ind/>
        <w:rPr/>
      </w:pPr>
      <w:r>
        <w:rPr>
          <w:rFonts w:hint="default" w:ascii="Arial" w:hAnsi="Arial" w:eastAsia="Arial" w:cs="Arial"/>
          <w:b w:val="0"/>
          <w:sz w:val="12"/>
        </w:rPr>
        <w:t xml:space="preserve"> </w:t>
      </w:r>
      <w:r/>
    </w:p>
    <w:p w14:paraId="6787D972">
      <w:pPr>
        <w:pStyle w:val="886"/>
        <w:pBdr/>
        <w:spacing w:after="60" w:before="0"/>
        <w:ind/>
        <w:rPr/>
      </w:pPr>
      <w:r>
        <w:rPr>
          <w:rFonts w:hint="default" w:ascii="Arial" w:hAnsi="Arial" w:eastAsia="Arial" w:cs="Arial"/>
          <w:b w:val="0"/>
          <w:sz w:val="20"/>
        </w:rPr>
        <w:t xml:space="preserve">────────────────────────────────────────────────────────────────────</w:t>
      </w:r>
      <w:r/>
    </w:p>
    <w:p w14:paraId="4954512E">
      <w:pPr>
        <w:pStyle w:val="886"/>
        <w:pBdr/>
        <w:spacing w:after="40" w:before="0"/>
        <w:ind/>
        <w:rPr/>
      </w:pPr>
      <w:r>
        <w:rPr>
          <w:rFonts w:hint="default" w:ascii="Arial" w:hAnsi="Arial" w:eastAsia="Arial" w:cs="Arial"/>
          <w:b w:val="0"/>
          <w:color w:val="888888"/>
          <w:sz w:val="20"/>
        </w:rPr>
        <w:t xml:space="preserve">Note: Section 16 is a planning draft. Final architecture and protocol specifications will be confirmed upon Talent + Ops agent go-live (Q1 2027). This section will be updated to v3.0 Final upon project initiation.</w:t>
      </w:r>
      <w:r/>
    </w:p>
    <w:p w14:paraId="73709CBB">
      <w:pPr>
        <w:pStyle w:val="886"/>
        <w:pBdr/>
        <w:spacing w:after="0" w:before="0"/>
        <w:ind/>
        <w:rPr/>
      </w:pPr>
      <w:r>
        <w:rPr>
          <w:rFonts w:hint="default" w:ascii="Arial" w:hAnsi="Arial" w:eastAsia="Arial" w:cs="Arial"/>
          <w:b w:val="0"/>
          <w:color w:val="888888"/>
          <w:sz w:val="18"/>
        </w:rPr>
        <w:t xml:space="preserve">Reference: v30_planning.docx — Section 3 (Phase C Orchestration) and Section 7 (Risks)</w:t>
      </w:r>
      <w:r/>
    </w:p>
    <w:p w14:paraId="7FC7838C">
      <w:pPr>
        <w:pStyle w:val="886"/>
        <w:pBdr/>
        <w:spacing w:after="100" w:before="320"/>
        <w:ind/>
        <w:rPr/>
      </w:pPr>
      <w:r>
        <w:rPr>
          <w:rFonts w:hint="default" w:ascii="Arial" w:hAnsi="Arial" w:eastAsia="Arial" w:cs="Arial"/>
          <w:b/>
          <w:color w:val="1f2d5a"/>
          <w:sz w:val="36"/>
        </w:rPr>
        <w:t xml:space="preserve">17. Agent Performance KPIs &amp; SLA Thresholds</w:t>
      </w:r>
      <w:r/>
    </w:p>
    <w:p w14:paraId="551F61A9">
      <w:pPr>
        <w:pStyle w:val="886"/>
        <w:pBdr/>
        <w:spacing w:after="120" w:before="0"/>
        <w:ind/>
        <w:rPr/>
      </w:pPr>
      <w:r>
        <w:rPr>
          <w:rFonts w:hint="default" w:ascii="Arial" w:hAnsi="Arial" w:eastAsia="Arial" w:cs="Arial"/>
          <w:b w:val="0"/>
          <w:color w:val="888888"/>
          <w:sz w:val="20"/>
        </w:rPr>
        <w:t xml:space="preserve">Version: 3.0 Planning  ·  Status: Draft  ·  Prepared: September 2026</w:t>
      </w:r>
      <w:r/>
    </w:p>
    <w:p w14:paraId="79921FA6">
      <w:pPr>
        <w:pStyle w:val="886"/>
        <w:pBdr/>
        <w:spacing w:after="80" w:before="200"/>
        <w:ind/>
        <w:rPr/>
      </w:pPr>
      <w:r>
        <w:rPr>
          <w:rFonts w:hint="default" w:ascii="Arial" w:hAnsi="Arial" w:eastAsia="Arial" w:cs="Arial"/>
          <w:b/>
          <w:color w:val="2e75b6"/>
          <w:sz w:val="28"/>
        </w:rPr>
        <w:t xml:space="preserve">17.1 Overview</w:t>
      </w:r>
      <w:r/>
    </w:p>
    <w:p w14:paraId="002AD259">
      <w:pPr>
        <w:pStyle w:val="886"/>
        <w:pBdr/>
        <w:spacing w:after="100" w:before="0"/>
        <w:ind/>
        <w:rPr/>
      </w:pPr>
      <w:r>
        <w:rPr>
          <w:rFonts w:hint="default" w:ascii="Arial" w:hAnsi="Arial" w:eastAsia="Arial" w:cs="Arial"/>
          <w:b w:val="0"/>
          <w:sz w:val="24"/>
        </w:rPr>
        <w:t xml:space="preserve">This section defines the key performance ind</w:t>
      </w:r>
      <w:r>
        <w:rPr>
          <w:rFonts w:hint="default" w:ascii="Arial" w:hAnsi="Arial" w:eastAsia="Arial" w:cs="Arial"/>
          <w:b w:val="0"/>
          <w:sz w:val="24"/>
        </w:rPr>
        <w:t xml:space="preserve">icators (KPIs) and service-level agreement (SLA) thresholds applied to all 20 live MONOLITH AI agents. Performance monitoring ensures each agent operates within agreed accuracy, reliability, and responsiveness parameters across DAPH Decor's 13 departments.</w:t>
      </w:r>
      <w:r/>
    </w:p>
    <w:p w14:paraId="42D1B176">
      <w:pPr>
        <w:pStyle w:val="886"/>
        <w:pBdr/>
        <w:spacing w:after="80" w:before="0"/>
        <w:ind/>
        <w:rPr/>
      </w:pPr>
      <w:r>
        <w:rPr>
          <w:rFonts w:hint="default" w:ascii="Arial" w:hAnsi="Arial" w:eastAsia="Arial" w:cs="Arial"/>
          <w:b w:val="0"/>
          <w:sz w:val="24"/>
        </w:rPr>
        <w:t xml:space="preserve">KPI monitoring is operationally linked to Section 16 (Cros</w:t>
      </w:r>
      <w:r>
        <w:rPr>
          <w:rFonts w:hint="default" w:ascii="Arial" w:hAnsi="Arial" w:eastAsia="Arial" w:cs="Arial"/>
          <w:b w:val="0"/>
          <w:sz w:val="24"/>
        </w:rPr>
        <w:t xml:space="preserve">s-Agent Orchestration). The Core agent (#14) provides the underlying systems monitoring layer, while the Ops agent (#20) consolidates performance data for weekly and monthly review. Any agent breaching a threshold triggers an escalation as defined in 17.4.</w:t>
      </w:r>
      <w:r/>
    </w:p>
    <w:p w14:paraId="1C2896BD">
      <w:pPr>
        <w:pStyle w:val="886"/>
        <w:pBdr/>
        <w:spacing w:after="80" w:before="200"/>
        <w:ind/>
        <w:rPr/>
      </w:pPr>
      <w:r>
        <w:rPr>
          <w:rFonts w:hint="default" w:ascii="Arial" w:hAnsi="Arial" w:eastAsia="Arial" w:cs="Arial"/>
          <w:b/>
          <w:color w:val="2e75b6"/>
          <w:sz w:val="28"/>
        </w:rPr>
        <w:t xml:space="preserve">17.2 KPI Framework</w:t>
      </w:r>
      <w:r/>
    </w:p>
    <w:p w14:paraId="271CAAF3">
      <w:pPr>
        <w:pStyle w:val="886"/>
        <w:pBdr/>
        <w:spacing w:after="80" w:before="0"/>
        <w:ind/>
        <w:rPr/>
      </w:pPr>
      <w:r>
        <w:rPr>
          <w:rFonts w:hint="default" w:ascii="Arial" w:hAnsi="Arial" w:eastAsia="Arial" w:cs="Arial"/>
          <w:b w:val="0"/>
          <w:sz w:val="24"/>
        </w:rPr>
        <w:t xml:space="preserve">Four performance categories apply universally across all agents:</w:t>
      </w:r>
      <w:r/>
    </w:p>
    <w:p w14:paraId="17AFB559">
      <w:pPr>
        <w:pStyle w:val="886"/>
        <w:pBdr/>
        <w:spacing w:after="40" w:before="80"/>
        <w:ind w:left="400"/>
        <w:rPr/>
      </w:pPr>
      <w:r>
        <w:rPr>
          <w:rFonts w:hint="default" w:ascii="Arial" w:hAnsi="Arial" w:eastAsia="Arial" w:cs="Arial"/>
          <w:b/>
          <w:color w:val="1f2d5a"/>
          <w:sz w:val="22"/>
        </w:rPr>
        <w:t xml:space="preserve">Category 1 — Response Accuracy</w:t>
      </w:r>
      <w:r/>
    </w:p>
    <w:p w14:paraId="3F3B3A1F">
      <w:pPr>
        <w:pStyle w:val="886"/>
        <w:pBdr/>
        <w:spacing w:after="60" w:before="0"/>
        <w:ind w:left="560"/>
        <w:rPr/>
      </w:pPr>
      <w:r>
        <w:rPr>
          <w:rFonts w:hint="default" w:ascii="Arial" w:hAnsi="Arial" w:eastAsia="Arial" w:cs="Arial"/>
          <w:b w:val="0"/>
          <w:sz w:val="22"/>
        </w:rPr>
        <w:t xml:space="preserve">Measures the percentage of agent outputs that are factually correct, contextually appropriate, and free from hallucination or misclassification. Evaluated against a weekly human-reviewed sample (5% of all outputs).</w:t>
      </w:r>
      <w:r/>
    </w:p>
    <w:p w14:paraId="4AB015C4">
      <w:pPr>
        <w:pStyle w:val="886"/>
        <w:pBdr/>
        <w:spacing w:after="40" w:before="80"/>
        <w:ind w:left="400"/>
        <w:rPr/>
      </w:pPr>
      <w:r>
        <w:rPr>
          <w:rFonts w:hint="default" w:ascii="Arial" w:hAnsi="Arial" w:eastAsia="Arial" w:cs="Arial"/>
          <w:b/>
          <w:color w:val="1f2d5a"/>
          <w:sz w:val="22"/>
        </w:rPr>
        <w:t xml:space="preserve">Category 2 — Task Completion Rate</w:t>
      </w:r>
      <w:r/>
    </w:p>
    <w:p w14:paraId="232A2FAD">
      <w:pPr>
        <w:pStyle w:val="886"/>
        <w:pBdr/>
        <w:spacing w:after="60" w:before="0"/>
        <w:ind w:left="560"/>
        <w:rPr/>
      </w:pPr>
      <w:r>
        <w:rPr>
          <w:rFonts w:hint="default" w:ascii="Arial" w:hAnsi="Arial" w:eastAsia="Arial" w:cs="Arial"/>
          <w:b w:val="0"/>
          <w:sz w:val="22"/>
        </w:rPr>
        <w:t xml:space="preserve">Percentage of assigned tasks completed end-to-end without human override or manual correction within the same session. Captures agent autonomy and workflow reliability in production conditions.</w:t>
      </w:r>
      <w:r/>
    </w:p>
    <w:p w14:paraId="7A839426">
      <w:pPr>
        <w:pStyle w:val="886"/>
        <w:pBdr/>
        <w:spacing w:after="40" w:before="80"/>
        <w:ind w:left="400"/>
        <w:rPr/>
      </w:pPr>
      <w:r>
        <w:rPr>
          <w:rFonts w:hint="default" w:ascii="Arial" w:hAnsi="Arial" w:eastAsia="Arial" w:cs="Arial"/>
          <w:b/>
          <w:color w:val="1f2d5a"/>
          <w:sz w:val="22"/>
        </w:rPr>
        <w:t xml:space="preserve">Category 3 — System Uptime</w:t>
      </w:r>
      <w:r/>
    </w:p>
    <w:p w14:paraId="09F11DA0">
      <w:pPr>
        <w:pStyle w:val="886"/>
        <w:pBdr/>
        <w:spacing w:after="60" w:before="0"/>
        <w:ind w:left="560"/>
        <w:rPr/>
      </w:pPr>
      <w:r>
        <w:rPr>
          <w:rFonts w:hint="default" w:ascii="Arial" w:hAnsi="Arial" w:eastAsia="Arial" w:cs="Arial"/>
          <w:b w:val="0"/>
          <w:sz w:val="22"/>
        </w:rPr>
        <w:t xml:space="preserve">Percentage of scheduled operating hours during which the agent was responsive and available. Includes planned maintenance windows as exclusions. Measured by Core agent (#14) heartbeat monitoring.</w:t>
      </w:r>
      <w:r/>
    </w:p>
    <w:p w14:paraId="22DACCA3">
      <w:pPr>
        <w:pStyle w:val="886"/>
        <w:pBdr/>
        <w:spacing w:after="40" w:before="80"/>
        <w:ind w:left="400"/>
        <w:rPr/>
      </w:pPr>
      <w:r>
        <w:rPr>
          <w:rFonts w:hint="default" w:ascii="Arial" w:hAnsi="Arial" w:eastAsia="Arial" w:cs="Arial"/>
          <w:b/>
          <w:color w:val="1f2d5a"/>
          <w:sz w:val="22"/>
        </w:rPr>
        <w:t xml:space="preserve">Category 4 — Escalation Rate</w:t>
      </w:r>
      <w:r/>
    </w:p>
    <w:p w14:paraId="435AC4D0">
      <w:pPr>
        <w:pStyle w:val="886"/>
        <w:pBdr/>
        <w:spacing w:after="60" w:before="0"/>
        <w:ind w:left="560"/>
        <w:rPr/>
      </w:pPr>
      <w:r>
        <w:rPr>
          <w:rFonts w:hint="default" w:ascii="Arial" w:hAnsi="Arial" w:eastAsia="Arial" w:cs="Arial"/>
          <w:b w:val="0"/>
          <w:sz w:val="22"/>
        </w:rPr>
        <w:t xml:space="preserve">Percentage of tasks that required escalation to a human accountable owner due to agent inability, threshold breach, or exception condition. Lower values indicate higher agent maturity and autonomy.</w:t>
      </w:r>
      <w:r/>
    </w:p>
    <w:p w14:paraId="7A63FC37">
      <w:pPr>
        <w:pStyle w:val="886"/>
        <w:pBdr/>
        <w:spacing w:after="80" w:before="200"/>
        <w:ind/>
        <w:rPr/>
      </w:pPr>
      <w:r>
        <w:rPr>
          <w:rFonts w:hint="default" w:ascii="Arial" w:hAnsi="Arial" w:eastAsia="Arial" w:cs="Arial"/>
          <w:b/>
          <w:color w:val="2e75b6"/>
          <w:sz w:val="28"/>
        </w:rPr>
        <w:t xml:space="preserve">17.3 SLA Thresholds by Agent Group</w:t>
      </w:r>
      <w:r/>
    </w:p>
    <w:p w14:paraId="045E467A">
      <w:pPr>
        <w:pStyle w:val="886"/>
        <w:pBdr/>
        <w:spacing w:after="80" w:before="0"/>
        <w:ind/>
        <w:rPr/>
      </w:pPr>
      <w:r>
        <w:rPr>
          <w:rFonts w:hint="default" w:ascii="Arial" w:hAnsi="Arial" w:eastAsia="Arial" w:cs="Arial"/>
          <w:b w:val="0"/>
          <w:sz w:val="24"/>
        </w:rPr>
        <w:t xml:space="preserve">The 20 live agents are grouped into four functional clusters. SLA thresholds reflect the criticality, client-facing nature, and operational risk of each cluster:</w:t>
      </w:r>
      <w:r/>
    </w:p>
    <w:p w14:paraId="2ACCF7A9">
      <w:pPr>
        <w:pStyle w:val="886"/>
        <w:pBdr/>
        <w:spacing w:after="40" w:before="120"/>
        <w:ind w:left="400"/>
        <w:rPr/>
      </w:pPr>
      <w:r>
        <w:rPr>
          <w:rFonts w:hint="default" w:ascii="Arial" w:hAnsi="Arial" w:eastAsia="Arial" w:cs="Arial"/>
          <w:b/>
          <w:color w:val="1f2d5a"/>
          <w:sz w:val="23"/>
        </w:rPr>
        <w:t xml:space="preserve">Group A — Client-Facing &amp; Design (Kelly, Signal, Aria, Blaze, Nova)</w:t>
      </w:r>
      <w:r/>
    </w:p>
    <w:p w14:paraId="639FCC9A">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95%  (breach threshold: &lt; 90%)</w:t>
      </w:r>
      <w:r/>
    </w:p>
    <w:p w14:paraId="6F5CD64C">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92%  (breach threshold: &lt; 85%)</w:t>
      </w:r>
      <w:r/>
    </w:p>
    <w:p w14:paraId="5786C6B6">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99.0%  (breach threshold: &lt; 97%)</w:t>
      </w:r>
      <w:r/>
    </w:p>
    <w:p w14:paraId="32CDE714">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5%  (breach threshold: &gt; 10%)</w:t>
      </w:r>
      <w:r/>
    </w:p>
    <w:p w14:paraId="3450DCA2">
      <w:pPr>
        <w:pStyle w:val="886"/>
        <w:pBdr/>
        <w:spacing w:after="40" w:before="120"/>
        <w:ind w:left="400"/>
        <w:rPr/>
      </w:pPr>
      <w:r>
        <w:rPr>
          <w:rFonts w:hint="default" w:ascii="Arial" w:hAnsi="Arial" w:eastAsia="Arial" w:cs="Arial"/>
          <w:b/>
          <w:color w:val="1f2d5a"/>
          <w:sz w:val="23"/>
        </w:rPr>
        <w:t xml:space="preserve">Group B — Sales, CRM &amp; Marketing (Compass, Remy, Scout, Finn, Hana)</w:t>
      </w:r>
      <w:r/>
    </w:p>
    <w:p w14:paraId="1B8C7A3A">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93%  (breach threshold: &lt; 88%)</w:t>
      </w:r>
      <w:r/>
    </w:p>
    <w:p w14:paraId="12F3AF7A">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90%  (breach threshold: &lt; 83%)</w:t>
      </w:r>
      <w:r/>
    </w:p>
    <w:p w14:paraId="10E88E33">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98.5%  (breach threshold: &lt; 96%)</w:t>
      </w:r>
      <w:r/>
    </w:p>
    <w:p w14:paraId="3B6DE872">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7%  (breach threshold: &gt; 12%)</w:t>
      </w:r>
      <w:r/>
    </w:p>
    <w:p w14:paraId="2741BA19">
      <w:pPr>
        <w:pStyle w:val="886"/>
        <w:pBdr/>
        <w:spacing w:after="40" w:before="120"/>
        <w:ind w:left="400"/>
        <w:rPr/>
      </w:pPr>
      <w:r>
        <w:rPr>
          <w:rFonts w:hint="default" w:ascii="Arial" w:hAnsi="Arial" w:eastAsia="Arial" w:cs="Arial"/>
          <w:b/>
          <w:color w:val="1f2d5a"/>
          <w:sz w:val="23"/>
        </w:rPr>
        <w:t xml:space="preserve">Group C — Project &amp; Site Operations (Atlas, Bo, Forge, Leo, Ops)</w:t>
      </w:r>
      <w:r/>
    </w:p>
    <w:p w14:paraId="43AEFFBF">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94%  (breach threshold: &lt; 89%)</w:t>
      </w:r>
      <w:r/>
    </w:p>
    <w:p w14:paraId="7FABF236">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91%  (breach threshold: &lt; 84%)</w:t>
      </w:r>
      <w:r/>
    </w:p>
    <w:p w14:paraId="528226DD">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99.0%  (breach threshold: &lt; 97%)</w:t>
      </w:r>
      <w:r/>
    </w:p>
    <w:p w14:paraId="5299A4FF">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6%  (breach threshold: &gt; 11%)</w:t>
      </w:r>
      <w:r/>
    </w:p>
    <w:p w14:paraId="59E0EBB3">
      <w:pPr>
        <w:pStyle w:val="886"/>
        <w:pBdr/>
        <w:spacing w:after="40" w:before="120"/>
        <w:ind w:left="400"/>
        <w:rPr/>
      </w:pPr>
      <w:r>
        <w:rPr>
          <w:rFonts w:hint="default" w:ascii="Arial" w:hAnsi="Arial" w:eastAsia="Arial" w:cs="Arial"/>
          <w:b/>
          <w:color w:val="1f2d5a"/>
          <w:sz w:val="23"/>
        </w:rPr>
        <w:t xml:space="preserve">Group D — Systems, QA &amp; HR (Core, Nexus, Rex, Guardian, Talent)</w:t>
      </w:r>
      <w:r/>
    </w:p>
    <w:p w14:paraId="1425A13E">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97%  (breach threshold: &lt; 93%)</w:t>
      </w:r>
      <w:r/>
    </w:p>
    <w:p w14:paraId="09494889">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95%  (breach threshold: &lt; 90%)</w:t>
      </w:r>
      <w:r/>
    </w:p>
    <w:p w14:paraId="79BB89C9">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99.5%  (breach threshold: &lt; 98%)</w:t>
      </w:r>
      <w:r/>
    </w:p>
    <w:p w14:paraId="0FC783FE">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4%  (breach threshold: &gt; 8%)</w:t>
      </w:r>
      <w:r/>
    </w:p>
    <w:p w14:paraId="10D7DFCD">
      <w:pPr>
        <w:pStyle w:val="886"/>
        <w:pBdr/>
        <w:spacing w:after="80" w:before="200"/>
        <w:ind/>
        <w:rPr/>
      </w:pPr>
      <w:r>
        <w:rPr>
          <w:rFonts w:hint="default" w:ascii="Arial" w:hAnsi="Arial" w:eastAsia="Arial" w:cs="Arial"/>
          <w:b/>
          <w:color w:val="2e75b6"/>
          <w:sz w:val="28"/>
        </w:rPr>
        <w:t xml:space="preserve">17.4 Monitoring &amp; Alerting Protocol</w:t>
      </w:r>
      <w:r/>
    </w:p>
    <w:p w14:paraId="472D9BB0">
      <w:pPr>
        <w:pStyle w:val="886"/>
        <w:pBdr/>
        <w:spacing w:after="80" w:before="0"/>
        <w:ind/>
        <w:rPr/>
      </w:pPr>
      <w:r>
        <w:rPr>
          <w:rFonts w:hint="default" w:ascii="Arial" w:hAnsi="Arial" w:eastAsia="Arial" w:cs="Arial"/>
          <w:b w:val="0"/>
          <w:sz w:val="24"/>
        </w:rPr>
        <w:t xml:space="preserve">Core (#14) provides the real-time systems monitoring layer. All agent heartbeat signals, task-completion logs, and error events are ingested by Core and surfaced on the Ops agent (#20) dashboard. Alerting follows a three-tier escalation model:</w:t>
      </w:r>
      <w:r/>
    </w:p>
    <w:p w14:paraId="6A1BD67B">
      <w:pPr>
        <w:pStyle w:val="886"/>
        <w:pBdr/>
        <w:spacing w:after="40" w:before="80"/>
        <w:ind w:left="400"/>
        <w:rPr/>
      </w:pPr>
      <w:r>
        <w:rPr>
          <w:rFonts w:hint="default" w:ascii="Arial" w:hAnsi="Arial" w:eastAsia="Arial" w:cs="Arial"/>
          <w:b/>
          <w:color w:val="1f2d5a"/>
          <w:sz w:val="22"/>
        </w:rPr>
        <w:t xml:space="preserve">Tier 1 — Automated Alert (Core → Ops):</w:t>
      </w:r>
      <w:r/>
    </w:p>
    <w:p w14:paraId="5B4102EC">
      <w:pPr>
        <w:pStyle w:val="886"/>
        <w:pBdr/>
        <w:spacing w:after="60" w:before="0"/>
        <w:ind w:left="560"/>
        <w:rPr/>
      </w:pPr>
      <w:r>
        <w:rPr>
          <w:rFonts w:hint="default" w:ascii="Arial" w:hAnsi="Arial" w:eastAsia="Arial" w:cs="Arial"/>
          <w:b w:val="0"/>
          <w:sz w:val="22"/>
        </w:rPr>
        <w:t xml:space="preserve">KPI within 3 percentage points of breach threshold. Core logs event and notifies Ops dashboard. No human action required unless condition persists for more than 24 hours.</w:t>
      </w:r>
      <w:r/>
    </w:p>
    <w:p w14:paraId="38CE0F13">
      <w:pPr>
        <w:pStyle w:val="886"/>
        <w:pBdr/>
        <w:spacing w:after="40" w:before="80"/>
        <w:ind w:left="400"/>
        <w:rPr/>
      </w:pPr>
      <w:r>
        <w:rPr>
          <w:rFonts w:hint="default" w:ascii="Arial" w:hAnsi="Arial" w:eastAsia="Arial" w:cs="Arial"/>
          <w:b/>
          <w:color w:val="1f2d5a"/>
          <w:sz w:val="22"/>
        </w:rPr>
        <w:t xml:space="preserve">Tier 2 — Ops Review Required:</w:t>
      </w:r>
      <w:r/>
    </w:p>
    <w:p w14:paraId="1C6AEAFF">
      <w:pPr>
        <w:pStyle w:val="886"/>
        <w:pBdr/>
        <w:spacing w:after="60" w:before="0"/>
        <w:ind w:left="560"/>
        <w:rPr/>
      </w:pPr>
      <w:r>
        <w:rPr>
          <w:rFonts w:hint="default" w:ascii="Arial" w:hAnsi="Arial" w:eastAsia="Arial" w:cs="Arial"/>
          <w:b w:val="0"/>
          <w:sz w:val="22"/>
        </w:rPr>
        <w:t xml:space="preserve">KPI at or below breach threshold for any rolling 7-day window. Ops agent escalates to the responsible Department Head with a performance summary report. Review meeting scheduled within 5 business days.</w:t>
      </w:r>
      <w:r/>
    </w:p>
    <w:p w14:paraId="18EBD978">
      <w:pPr>
        <w:pStyle w:val="886"/>
        <w:pBdr/>
        <w:spacing w:after="40" w:before="80"/>
        <w:ind w:left="400"/>
        <w:rPr/>
      </w:pPr>
      <w:r>
        <w:rPr>
          <w:rFonts w:hint="default" w:ascii="Arial" w:hAnsi="Arial" w:eastAsia="Arial" w:cs="Arial"/>
          <w:b/>
          <w:color w:val="1f2d5a"/>
          <w:sz w:val="22"/>
        </w:rPr>
        <w:t xml:space="preserve">Tier 3 — Studio Director Escalation:</w:t>
      </w:r>
      <w:r/>
    </w:p>
    <w:p w14:paraId="5D4182B3">
      <w:pPr>
        <w:pStyle w:val="886"/>
        <w:pBdr/>
        <w:spacing w:after="60" w:before="0"/>
        <w:ind w:left="560"/>
        <w:rPr/>
      </w:pPr>
      <w:r>
        <w:rPr>
          <w:rFonts w:hint="default" w:ascii="Arial" w:hAnsi="Arial" w:eastAsia="Arial" w:cs="Arial"/>
          <w:b w:val="0"/>
          <w:sz w:val="22"/>
        </w:rPr>
        <w:t xml:space="preserve">KPI below breach threshold for more than 14 consecutive days, or any single-day performance drop exceeding 10 percentage points. Studio Director notified directly. Agent may be placed in supervised mode pending root-cause analysis.</w:t>
      </w:r>
      <w:r/>
    </w:p>
    <w:p w14:paraId="19F7DEB8">
      <w:pPr>
        <w:pStyle w:val="886"/>
        <w:pBdr/>
        <w:spacing w:after="80" w:before="80"/>
        <w:ind/>
        <w:rPr/>
      </w:pPr>
      <w:r>
        <w:rPr>
          <w:rFonts w:hint="default" w:ascii="Arial" w:hAnsi="Arial" w:eastAsia="Arial" w:cs="Arial"/>
          <w:b w:val="0"/>
          <w:sz w:val="24"/>
        </w:rPr>
        <w:t xml:space="preserve">All alert events are written to the MONOLITH Audit Log (S18) with full context: agent ID, KPI category, measured value, SLA threshold, tier triggered, and resolution timestamp.</w:t>
      </w:r>
      <w:r/>
    </w:p>
    <w:p w14:paraId="2AC20CDC">
      <w:pPr>
        <w:pStyle w:val="886"/>
        <w:pBdr/>
        <w:spacing w:after="80" w:before="200"/>
        <w:ind/>
        <w:rPr/>
      </w:pPr>
      <w:r>
        <w:rPr>
          <w:rFonts w:hint="default" w:ascii="Arial" w:hAnsi="Arial" w:eastAsia="Arial" w:cs="Arial"/>
          <w:b/>
          <w:color w:val="2e75b6"/>
          <w:sz w:val="28"/>
        </w:rPr>
        <w:t xml:space="preserve">17.5 Review Cadence</w:t>
      </w:r>
      <w:r/>
    </w:p>
    <w:p w14:paraId="1D9E625D">
      <w:pPr>
        <w:pStyle w:val="886"/>
        <w:pBdr/>
        <w:spacing w:after="80" w:before="0"/>
        <w:ind/>
        <w:rPr/>
      </w:pPr>
      <w:r>
        <w:rPr>
          <w:rFonts w:hint="default" w:ascii="Arial" w:hAnsi="Arial" w:eastAsia="Arial" w:cs="Arial"/>
          <w:b w:val="0"/>
          <w:sz w:val="24"/>
        </w:rPr>
        <w:t xml:space="preserve">KPI performance is reviewed at three frequencies:</w:t>
      </w:r>
      <w:r/>
    </w:p>
    <w:p w14:paraId="0F5DE070">
      <w:pPr>
        <w:pStyle w:val="886"/>
        <w:pBdr/>
        <w:spacing w:after="80" w:before="0"/>
        <w:ind w:left="400"/>
        <w:rPr/>
      </w:pPr>
      <w:r>
        <w:rPr>
          <w:rFonts w:hint="default" w:ascii="Arial" w:hAnsi="Arial" w:eastAsia="Arial" w:cs="Arial"/>
          <w:b/>
          <w:color w:val="2e75b6"/>
          <w:sz w:val="24"/>
        </w:rPr>
        <w:t xml:space="preserve">Daily (automated):  </w:t>
      </w:r>
      <w:r>
        <w:rPr>
          <w:rFonts w:hint="default" w:ascii="Arial" w:hAnsi="Arial" w:eastAsia="Arial" w:cs="Arial"/>
          <w:b w:val="0"/>
          <w:sz w:val="24"/>
        </w:rPr>
        <w:t xml:space="preserve">Core agent generates a 24-hour KPI snapshot for all 20 agents. Ops dashboard updated by 07:00 each business day.</w:t>
      </w:r>
      <w:r/>
    </w:p>
    <w:p w14:paraId="226E1061">
      <w:pPr>
        <w:pStyle w:val="886"/>
        <w:pBdr/>
        <w:spacing w:after="80" w:before="0"/>
        <w:ind w:left="400"/>
        <w:rPr/>
      </w:pPr>
      <w:r>
        <w:rPr>
          <w:rFonts w:hint="default" w:ascii="Arial" w:hAnsi="Arial" w:eastAsia="Arial" w:cs="Arial"/>
          <w:b/>
          <w:color w:val="2e75b6"/>
          <w:sz w:val="24"/>
        </w:rPr>
        <w:t xml:space="preserve">Weekly (Ops-led):  </w:t>
      </w:r>
      <w:r>
        <w:rPr>
          <w:rFonts w:hint="default" w:ascii="Arial" w:hAnsi="Arial" w:eastAsia="Arial" w:cs="Arial"/>
          <w:b w:val="0"/>
          <w:sz w:val="24"/>
        </w:rPr>
        <w:t xml:space="preserve">Ops agent compiles 7-day rolling performance report by end of each Friday. Distributed to Department Heads and Studio Director. Agents in Tier 2 alert status are reviewed in detail.</w:t>
      </w:r>
      <w:r/>
    </w:p>
    <w:p w14:paraId="524B0AFE">
      <w:pPr>
        <w:pStyle w:val="886"/>
        <w:pBdr/>
        <w:spacing w:after="80" w:before="0"/>
        <w:ind w:left="400"/>
        <w:rPr/>
      </w:pPr>
      <w:r>
        <w:rPr>
          <w:rFonts w:hint="default" w:ascii="Arial" w:hAnsi="Arial" w:eastAsia="Arial" w:cs="Arial"/>
          <w:b/>
          <w:color w:val="2e75b6"/>
          <w:sz w:val="24"/>
        </w:rPr>
        <w:t xml:space="preserve">Monthly (Director-level):  </w:t>
      </w:r>
      <w:r>
        <w:rPr>
          <w:rFonts w:hint="default" w:ascii="Arial" w:hAnsi="Arial" w:eastAsia="Arial" w:cs="Arial"/>
          <w:b w:val="0"/>
          <w:sz w:val="24"/>
        </w:rPr>
        <w:t xml:space="preserve">Full 30-day KPI</w:t>
      </w:r>
      <w:r>
        <w:rPr>
          <w:rFonts w:hint="default" w:ascii="Arial" w:hAnsi="Arial" w:eastAsia="Arial" w:cs="Arial"/>
          <w:b w:val="0"/>
          <w:sz w:val="24"/>
        </w:rPr>
        <w:t xml:space="preserve"> trend analysis presented at the MONOLITH AI Governance meeting (first Monday of each month). SLA threshold values may be revised upward as agent maturity improves. All threshold changes require Studio Director sign-off and are versioned as SOP amendments.</w:t>
      </w:r>
      <w:r/>
    </w:p>
    <w:p w14:paraId="0A4EDAF4">
      <w:pPr>
        <w:pStyle w:val="886"/>
        <w:pBdr/>
        <w:spacing w:after="0" w:before="160"/>
        <w:ind/>
        <w:rPr/>
      </w:pPr>
      <w:r>
        <w:rPr>
          <w:rFonts w:hint="default" w:ascii="Arial" w:hAnsi="Arial" w:eastAsia="Arial" w:cs="Arial"/>
          <w:b w:val="0"/>
          <w:sz w:val="12"/>
        </w:rPr>
        <w:t xml:space="preserve"> </w:t>
      </w:r>
      <w:r/>
    </w:p>
    <w:p w14:paraId="32C3F9D5">
      <w:pPr>
        <w:pStyle w:val="886"/>
        <w:pBdr/>
        <w:spacing w:after="60" w:before="0"/>
        <w:ind/>
        <w:rPr/>
      </w:pPr>
      <w:r>
        <w:rPr>
          <w:rFonts w:hint="default" w:ascii="Arial" w:hAnsi="Arial" w:eastAsia="Arial" w:cs="Arial"/>
          <w:b w:val="0"/>
          <w:sz w:val="20"/>
        </w:rPr>
        <w:t xml:space="preserve">────────────────────────────────────────────────────────────────────</w:t>
      </w:r>
      <w:r/>
    </w:p>
    <w:p w14:paraId="37A76F1E">
      <w:pPr>
        <w:pStyle w:val="886"/>
        <w:pBdr/>
        <w:spacing w:after="0" w:before="0"/>
        <w:ind/>
        <w:rPr/>
      </w:pPr>
      <w:r>
        <w:rPr>
          <w:rFonts w:hint="default" w:ascii="Arial" w:hAnsi="Arial" w:eastAsia="Arial" w:cs="Arial"/>
          <w:b w:val="0"/>
          <w:color w:val="888888"/>
          <w:sz w:val="20"/>
        </w:rPr>
        <w:t xml:space="preserve">Note: SLA threshold values in this section are based on industry benchmarks for enterprise AI de</w:t>
      </w:r>
      <w:r>
        <w:rPr>
          <w:rFonts w:hint="default" w:ascii="Arial" w:hAnsi="Arial" w:eastAsia="Arial" w:cs="Arial"/>
          <w:b w:val="0"/>
          <w:color w:val="888888"/>
          <w:sz w:val="20"/>
        </w:rPr>
        <w:t xml:space="preserve">ployments and DAPH Decor operational risk tolerance as of September 2026. Thresholds will be recalibrated following Phase A Stabilization (Q1–Q2 2027) based on observed production data. Reference: v30_planning.docx — Section 5 (KPI &amp; Governance Framework).</w:t>
      </w:r>
      <w:r/>
    </w:p>
    <w:p w14:paraId="64118DDC">
      <w:pPr>
        <w:pStyle w:val="886"/>
        <w:pBdr/>
        <w:spacing w:after="100" w:before="320"/>
        <w:ind/>
        <w:rPr/>
      </w:pPr>
      <w:r>
        <w:rPr>
          <w:rFonts w:hint="default" w:ascii="Arial" w:hAnsi="Arial" w:eastAsia="Arial" w:cs="Arial"/>
          <w:b/>
          <w:color w:val="1f2d5a"/>
          <w:sz w:val="36"/>
        </w:rPr>
        <w:t xml:space="preserve">18. Incident Response &amp; Escalation Playbook</w:t>
      </w:r>
      <w:r/>
    </w:p>
    <w:p w14:paraId="3D66E540">
      <w:pPr>
        <w:pStyle w:val="886"/>
        <w:pBdr/>
        <w:spacing w:after="80" w:before="200"/>
        <w:ind/>
        <w:rPr/>
      </w:pPr>
      <w:r>
        <w:rPr>
          <w:rFonts w:hint="default" w:ascii="Arial" w:hAnsi="Arial" w:eastAsia="Arial" w:cs="Arial"/>
          <w:b/>
          <w:color w:val="2e75b6"/>
          <w:sz w:val="28"/>
        </w:rPr>
        <w:t xml:space="preserve">18.1  Overview</w:t>
      </w:r>
      <w:r/>
    </w:p>
    <w:p w14:paraId="7A418B46">
      <w:pPr>
        <w:pStyle w:val="886"/>
        <w:pBdr/>
        <w:spacing w:after="100" w:before="0"/>
        <w:ind/>
        <w:rPr/>
      </w:pPr>
      <w:r>
        <w:rPr>
          <w:rFonts w:hint="default" w:ascii="Arial" w:hAnsi="Arial" w:eastAsia="Arial" w:cs="Arial"/>
          <w:b w:val="0"/>
          <w:sz w:val="24"/>
        </w:rPr>
        <w:t xml:space="preserve">Section 18 defines the structured incident response framework for all 20 live AI Agents operating u</w:t>
      </w:r>
      <w:r>
        <w:rPr>
          <w:rFonts w:hint="default" w:ascii="Arial" w:hAnsi="Arial" w:eastAsia="Arial" w:cs="Arial"/>
          <w:b w:val="0"/>
          <w:sz w:val="24"/>
        </w:rPr>
        <w:t xml:space="preserve">nder the MONOLITH / DAPH Decor deployment. It establishes clear severity classifications, escalation pathways, response procedures, and post-incident review obligations — ensuring continuity of service and accountability across all functional agent groups.</w:t>
      </w:r>
      <w:r/>
    </w:p>
    <w:p w14:paraId="603B4A4E">
      <w:pPr>
        <w:pStyle w:val="886"/>
        <w:pBdr/>
        <w:spacing w:after="100" w:before="0"/>
        <w:ind/>
        <w:rPr/>
      </w:pPr>
      <w:r>
        <w:rPr>
          <w:rFonts w:hint="default" w:ascii="Arial" w:hAnsi="Arial" w:eastAsia="Arial" w:cs="Arial"/>
          <w:b w:val="0"/>
          <w:sz w:val="24"/>
        </w:rPr>
        <w:t xml:space="preserve">This playbook operates in conjunction with the KPI thresholds defined in Section 17 and the Cross-Agent Orchestration Protocol in Section 16. All incidents must be logged in the central Incident Register, regardless of severity.</w:t>
      </w:r>
      <w:r/>
    </w:p>
    <w:p w14:paraId="5E68E688">
      <w:pPr>
        <w:pStyle w:val="886"/>
        <w:pBdr/>
        <w:spacing w:after="80" w:before="200"/>
        <w:ind/>
        <w:rPr/>
      </w:pPr>
      <w:r>
        <w:rPr>
          <w:rFonts w:hint="default" w:ascii="Arial" w:hAnsi="Arial" w:eastAsia="Arial" w:cs="Arial"/>
          <w:b/>
          <w:color w:val="2e75b6"/>
          <w:sz w:val="28"/>
        </w:rPr>
        <w:t xml:space="preserve">18.2  Incident Severity Classification</w:t>
      </w:r>
      <w:r/>
    </w:p>
    <w:p w14:paraId="15253456">
      <w:pPr>
        <w:pStyle w:val="886"/>
        <w:pBdr/>
        <w:spacing w:after="80" w:before="0"/>
        <w:ind/>
        <w:rPr/>
      </w:pPr>
      <w:r>
        <w:rPr>
          <w:rFonts w:hint="default" w:ascii="Arial" w:hAnsi="Arial" w:eastAsia="Arial" w:cs="Arial"/>
          <w:b w:val="0"/>
          <w:sz w:val="24"/>
        </w:rPr>
        <w:t xml:space="preserve">Incidents are classified into three severity tiers to prioritise response effort and resource allocation:</w:t>
      </w:r>
      <w:r/>
    </w:p>
    <w:p w14:paraId="1A3C6BA2">
      <w:pPr>
        <w:pStyle w:val="886"/>
        <w:pBdr/>
        <w:spacing w:after="80" w:before="0"/>
        <w:ind w:left="400"/>
        <w:rPr/>
      </w:pPr>
      <w:r>
        <w:rPr>
          <w:rFonts w:hint="default" w:ascii="Arial" w:hAnsi="Arial" w:eastAsia="Arial" w:cs="Arial"/>
          <w:b/>
          <w:color w:val="1f2d5a"/>
          <w:sz w:val="24"/>
        </w:rPr>
        <w:t xml:space="preserve">P1 — Critical:  </w:t>
      </w:r>
      <w:r>
        <w:rPr>
          <w:rFonts w:hint="default" w:ascii="Arial" w:hAnsi="Arial" w:eastAsia="Arial" w:cs="Arial"/>
          <w:b w:val="0"/>
          <w:color w:val="333333"/>
          <w:sz w:val="24"/>
        </w:rPr>
        <w:t xml:space="preserve">Complete agent failure, system-wide Uptime below 95%, or data integrity breach. Affects client-facing operations or financial processing. Requires immediate response within 15 minutes. Escalated directly to Leadership (Tier 3).</w:t>
      </w:r>
      <w:r/>
    </w:p>
    <w:p w14:paraId="6714D9D0">
      <w:pPr>
        <w:pStyle w:val="886"/>
        <w:pBdr/>
        <w:spacing w:after="80" w:before="0"/>
        <w:ind w:left="400"/>
        <w:rPr/>
      </w:pPr>
      <w:r>
        <w:rPr>
          <w:rFonts w:hint="default" w:ascii="Arial" w:hAnsi="Arial" w:eastAsia="Arial" w:cs="Arial"/>
          <w:b/>
          <w:color w:val="1f2d5a"/>
          <w:sz w:val="24"/>
        </w:rPr>
        <w:t xml:space="preserve">P2 — High:  </w:t>
      </w:r>
      <w:r>
        <w:rPr>
          <w:rFonts w:hint="default" w:ascii="Arial" w:hAnsi="Arial" w:eastAsia="Arial" w:cs="Arial"/>
          <w:b w:val="0"/>
          <w:color w:val="333333"/>
          <w:sz w:val="24"/>
        </w:rPr>
        <w:t xml:space="preserve">Significant KPI degradation (Accuracy &lt;90% or Completion &lt;85%), repeated escalation failures, or integration breakdown between two or more agents. Response required within 1 hour. Managed by Operations team (Tier 2) with Leadership notification.</w:t>
      </w:r>
      <w:r/>
    </w:p>
    <w:p w14:paraId="582FFD4A">
      <w:pPr>
        <w:pStyle w:val="886"/>
        <w:pBdr/>
        <w:spacing w:after="80" w:before="0"/>
        <w:ind w:left="400"/>
        <w:rPr/>
      </w:pPr>
      <w:r>
        <w:rPr>
          <w:rFonts w:hint="default" w:ascii="Arial" w:hAnsi="Arial" w:eastAsia="Arial" w:cs="Arial"/>
          <w:b/>
          <w:color w:val="1f2d5a"/>
          <w:sz w:val="24"/>
        </w:rPr>
        <w:t xml:space="preserve">P3 — Moderate:  </w:t>
      </w:r>
      <w:r>
        <w:rPr>
          <w:rFonts w:hint="default" w:ascii="Arial" w:hAnsi="Arial" w:eastAsia="Arial" w:cs="Arial"/>
          <w:b w:val="0"/>
          <w:color w:val="333333"/>
          <w:sz w:val="24"/>
        </w:rPr>
        <w:t xml:space="preserve">Single-metric SLA miss in one agent group, minor latency increase, or isolated task failure not affecting downstream workflows. Response within 4 hours during business hours. Managed by Ops team without escalation unless unresolved within 24 hours.</w:t>
      </w:r>
      <w:r/>
    </w:p>
    <w:p w14:paraId="4E8B78E3">
      <w:pPr>
        <w:pStyle w:val="886"/>
        <w:pBdr/>
        <w:spacing w:after="80" w:before="200"/>
        <w:ind/>
        <w:rPr/>
      </w:pPr>
      <w:r>
        <w:rPr>
          <w:rFonts w:hint="default" w:ascii="Arial" w:hAnsi="Arial" w:eastAsia="Arial" w:cs="Arial"/>
          <w:b/>
          <w:color w:val="2e75b6"/>
          <w:sz w:val="28"/>
        </w:rPr>
        <w:t xml:space="preserve">18.3  Escalation Matrix by Agent Group</w:t>
      </w:r>
      <w:r/>
    </w:p>
    <w:p w14:paraId="5A75A999">
      <w:pPr>
        <w:pStyle w:val="886"/>
        <w:pBdr/>
        <w:spacing w:after="80" w:before="0"/>
        <w:ind/>
        <w:rPr/>
      </w:pPr>
      <w:r>
        <w:rPr>
          <w:rFonts w:hint="default" w:ascii="Arial" w:hAnsi="Arial" w:eastAsia="Arial" w:cs="Arial"/>
          <w:b w:val="0"/>
          <w:sz w:val="24"/>
        </w:rPr>
        <w:t xml:space="preserve">Escalation responsibilities are aligned to the four SLA groups defined in Section 17. Each group has a designated Ops Lead responsible for first-line response and a secondary escalation contact for unresolved P2/P1 incidents:</w:t>
      </w:r>
      <w:r/>
    </w:p>
    <w:p w14:paraId="335DCE4F">
      <w:pPr>
        <w:pStyle w:val="886"/>
        <w:pBdr/>
        <w:spacing w:after="80" w:before="0"/>
        <w:ind w:left="400"/>
        <w:rPr/>
      </w:pPr>
      <w:r>
        <w:rPr>
          <w:rFonts w:hint="default" w:ascii="Arial" w:hAnsi="Arial" w:eastAsia="Arial" w:cs="Arial"/>
          <w:b/>
          <w:color w:val="1f2d5a"/>
          <w:sz w:val="24"/>
        </w:rPr>
        <w:t xml:space="preserve">Group A (Kelly, Signal, Aria, Blaze, Nova):  </w:t>
      </w:r>
      <w:r>
        <w:rPr>
          <w:rFonts w:hint="default" w:ascii="Arial" w:hAnsi="Arial" w:eastAsia="Arial" w:cs="Arial"/>
          <w:b w:val="0"/>
          <w:color w:val="333333"/>
          <w:sz w:val="24"/>
        </w:rPr>
        <w:t xml:space="preserve">First-line: Client Experience Ops Lead. Secondary: Head of Design &amp; Client Services. P1 threshold: Accuracy &lt;92% or client-facing downtime &gt;10 minutes.</w:t>
      </w:r>
      <w:r/>
    </w:p>
    <w:p w14:paraId="7F29CB2C">
      <w:pPr>
        <w:pStyle w:val="886"/>
        <w:pBdr/>
        <w:spacing w:after="80" w:before="0"/>
        <w:ind w:left="400"/>
        <w:rPr/>
      </w:pPr>
      <w:r>
        <w:rPr>
          <w:rFonts w:hint="default" w:ascii="Arial" w:hAnsi="Arial" w:eastAsia="Arial" w:cs="Arial"/>
          <w:b/>
          <w:color w:val="1f2d5a"/>
          <w:sz w:val="24"/>
        </w:rPr>
        <w:t xml:space="preserve">Group B (Compass, Remy, Scout, Finn, Hana):  </w:t>
      </w:r>
      <w:r>
        <w:rPr>
          <w:rFonts w:hint="default" w:ascii="Arial" w:hAnsi="Arial" w:eastAsia="Arial" w:cs="Arial"/>
          <w:b w:val="0"/>
          <w:color w:val="333333"/>
          <w:sz w:val="24"/>
        </w:rPr>
        <w:t xml:space="preserve">First-line: CRM &amp; Sales Ops Lead. Secondary: Head of Sales &amp; Marketing. P1 threshold: Lead pipeline stall &gt;30 minutes or CRM sync failure.</w:t>
      </w:r>
      <w:r/>
    </w:p>
    <w:p w14:paraId="05068E92">
      <w:pPr>
        <w:pStyle w:val="886"/>
        <w:pBdr/>
        <w:spacing w:after="80" w:before="0"/>
        <w:ind w:left="400"/>
        <w:rPr/>
      </w:pPr>
      <w:r>
        <w:rPr>
          <w:rFonts w:hint="default" w:ascii="Arial" w:hAnsi="Arial" w:eastAsia="Arial" w:cs="Arial"/>
          <w:b/>
          <w:color w:val="1f2d5a"/>
          <w:sz w:val="24"/>
        </w:rPr>
        <w:t xml:space="preserve">Group C (Atlas, Bo, Forge, Leo, Ops):  </w:t>
      </w:r>
      <w:r>
        <w:rPr>
          <w:rFonts w:hint="default" w:ascii="Arial" w:hAnsi="Arial" w:eastAsia="Arial" w:cs="Arial"/>
          <w:b w:val="0"/>
          <w:color w:val="333333"/>
          <w:sz w:val="24"/>
        </w:rPr>
        <w:t xml:space="preserve">First-line: Site &amp; Project Ops Lead. Secondary: Head of Operations. P1 threshold: Active site data unavailable &gt;15 minutes or procurement block.</w:t>
      </w:r>
      <w:r/>
    </w:p>
    <w:p w14:paraId="1F4C3ECA">
      <w:pPr>
        <w:pStyle w:val="886"/>
        <w:pBdr/>
        <w:spacing w:after="80" w:before="0"/>
        <w:ind w:left="400"/>
        <w:rPr/>
      </w:pPr>
      <w:r>
        <w:rPr>
          <w:rFonts w:hint="default" w:ascii="Arial" w:hAnsi="Arial" w:eastAsia="Arial" w:cs="Arial"/>
          <w:b/>
          <w:color w:val="1f2d5a"/>
          <w:sz w:val="24"/>
        </w:rPr>
        <w:t xml:space="preserve">Group D (Core, Nexus, Rex, Guardian, Talent):  </w:t>
      </w:r>
      <w:r>
        <w:rPr>
          <w:rFonts w:hint="default" w:ascii="Arial" w:hAnsi="Arial" w:eastAsia="Arial" w:cs="Arial"/>
          <w:b w:val="0"/>
          <w:color w:val="333333"/>
          <w:sz w:val="24"/>
        </w:rPr>
        <w:t xml:space="preserve">First-line: Systems &amp; QA Lead. Secondary: CTO / Head of Technology. P1 threshold: Core infrastructure failure, security alert, or HR data breach.</w:t>
      </w:r>
      <w:r/>
    </w:p>
    <w:p w14:paraId="413E0FB6">
      <w:pPr>
        <w:pStyle w:val="886"/>
        <w:pBdr/>
        <w:spacing w:after="80" w:before="200"/>
        <w:ind/>
        <w:rPr/>
      </w:pPr>
      <w:r>
        <w:rPr>
          <w:rFonts w:hint="default" w:ascii="Arial" w:hAnsi="Arial" w:eastAsia="Arial" w:cs="Arial"/>
          <w:b/>
          <w:color w:val="2e75b6"/>
          <w:sz w:val="28"/>
        </w:rPr>
        <w:t xml:space="preserve">18.4  Response Procedures</w:t>
      </w:r>
      <w:r/>
    </w:p>
    <w:p w14:paraId="650E3E76">
      <w:pPr>
        <w:pStyle w:val="886"/>
        <w:pBdr/>
        <w:spacing w:after="80" w:before="0"/>
        <w:ind/>
        <w:rPr/>
      </w:pPr>
      <w:r>
        <w:rPr>
          <w:rFonts w:hint="default" w:ascii="Arial" w:hAnsi="Arial" w:eastAsia="Arial" w:cs="Arial"/>
          <w:b w:val="0"/>
          <w:sz w:val="24"/>
        </w:rPr>
        <w:t xml:space="preserve">All incidents follow a standardised five-step response procedure regardless of severity:</w:t>
      </w:r>
      <w:r/>
    </w:p>
    <w:p w14:paraId="7C7F46B0">
      <w:pPr>
        <w:pStyle w:val="886"/>
        <w:pBdr/>
        <w:spacing w:after="80" w:before="0"/>
        <w:ind w:left="400"/>
        <w:rPr/>
      </w:pPr>
      <w:r>
        <w:rPr>
          <w:rFonts w:hint="default" w:ascii="Arial" w:hAnsi="Arial" w:eastAsia="Arial" w:cs="Arial"/>
          <w:b/>
          <w:color w:val="1f2d5a"/>
          <w:sz w:val="24"/>
        </w:rPr>
        <w:t xml:space="preserve">Step 1 — Detect &amp; Log:  </w:t>
      </w:r>
      <w:r>
        <w:rPr>
          <w:rFonts w:hint="default" w:ascii="Arial" w:hAnsi="Arial" w:eastAsia="Arial" w:cs="Arial"/>
          <w:b w:val="0"/>
          <w:color w:val="333333"/>
          <w:sz w:val="24"/>
        </w:rPr>
        <w:t xml:space="preserve">Incident detected via Real-Time Monitoring dashboard or agent self-report. Ops team logs entry in Incident Register within 5 minutes of detection, recording: timestamp, affected agent(s), symptom description, and initial severity classification.</w:t>
      </w:r>
      <w:r/>
    </w:p>
    <w:p w14:paraId="53D10195">
      <w:pPr>
        <w:pStyle w:val="886"/>
        <w:pBdr/>
        <w:spacing w:after="80" w:before="0"/>
        <w:ind w:left="400"/>
        <w:rPr/>
      </w:pPr>
      <w:r>
        <w:rPr>
          <w:rFonts w:hint="default" w:ascii="Arial" w:hAnsi="Arial" w:eastAsia="Arial" w:cs="Arial"/>
          <w:b/>
          <w:color w:val="1f2d5a"/>
          <w:sz w:val="24"/>
        </w:rPr>
        <w:t xml:space="preserve">Step 2 — Contain:  </w:t>
      </w:r>
      <w:r>
        <w:rPr>
          <w:rFonts w:hint="default" w:ascii="Arial" w:hAnsi="Arial" w:eastAsia="Arial" w:cs="Arial"/>
          <w:b w:val="0"/>
          <w:color w:val="333333"/>
          <w:sz w:val="24"/>
        </w:rPr>
        <w:t xml:space="preserve">Immediate containment action taken — isolate affected agent from downstream workflows, activate fallback routing via Nexus Orchestration Layer (S16), and notify affected business units within SLA response window.</w:t>
      </w:r>
      <w:r/>
    </w:p>
    <w:p w14:paraId="530411F9">
      <w:pPr>
        <w:pStyle w:val="886"/>
        <w:pBdr/>
        <w:spacing w:after="80" w:before="0"/>
        <w:ind w:left="400"/>
        <w:rPr/>
      </w:pPr>
      <w:r>
        <w:rPr>
          <w:rFonts w:hint="default" w:ascii="Arial" w:hAnsi="Arial" w:eastAsia="Arial" w:cs="Arial"/>
          <w:b/>
          <w:color w:val="1f2d5a"/>
          <w:sz w:val="24"/>
        </w:rPr>
        <w:t xml:space="preserve">Step 3 — Diagnose:  </w:t>
      </w:r>
      <w:r>
        <w:rPr>
          <w:rFonts w:hint="default" w:ascii="Arial" w:hAnsi="Arial" w:eastAsia="Arial" w:cs="Arial"/>
          <w:b w:val="0"/>
          <w:color w:val="333333"/>
          <w:sz w:val="24"/>
        </w:rPr>
        <w:t xml:space="preserve">Root-cause analysis initiated. Ops Lead reviews KPI dashboard, error logs, and integration status. For P1 incidents, CTO is notified concurrently. Diagnosis must be documented in Incident Register within response window.</w:t>
      </w:r>
      <w:r/>
    </w:p>
    <w:p w14:paraId="3C38A279">
      <w:pPr>
        <w:pStyle w:val="886"/>
        <w:pBdr/>
        <w:spacing w:after="80" w:before="0"/>
        <w:ind w:left="400"/>
        <w:rPr/>
      </w:pPr>
      <w:r>
        <w:rPr>
          <w:rFonts w:hint="default" w:ascii="Arial" w:hAnsi="Arial" w:eastAsia="Arial" w:cs="Arial"/>
          <w:b/>
          <w:color w:val="1f2d5a"/>
          <w:sz w:val="24"/>
        </w:rPr>
        <w:t xml:space="preserve">Step 4 — Resolve:  </w:t>
      </w:r>
      <w:r>
        <w:rPr>
          <w:rFonts w:hint="default" w:ascii="Arial" w:hAnsi="Arial" w:eastAsia="Arial" w:cs="Arial"/>
          <w:b w:val="0"/>
          <w:color w:val="333333"/>
          <w:sz w:val="24"/>
        </w:rPr>
        <w:t xml:space="preserve">Corrective action implemented.</w:t>
      </w:r>
      <w:r>
        <w:rPr>
          <w:rFonts w:hint="default" w:ascii="Arial" w:hAnsi="Arial" w:eastAsia="Arial" w:cs="Arial"/>
          <w:b w:val="0"/>
          <w:color w:val="333333"/>
          <w:sz w:val="24"/>
        </w:rPr>
        <w:t xml:space="preserve"> Agent restarted, reconfigured, or taken offline pending full repair. For multi-agent incidents, S16 Orchestration Protocol governs priority of restoration. Affected agents undergo post-resolution KPI validation before returning to full operational status.</w:t>
      </w:r>
      <w:r/>
    </w:p>
    <w:p w14:paraId="46426F52">
      <w:pPr>
        <w:pStyle w:val="886"/>
        <w:pBdr/>
        <w:spacing w:after="80" w:before="0"/>
        <w:ind w:left="400"/>
        <w:rPr/>
      </w:pPr>
      <w:r>
        <w:rPr>
          <w:rFonts w:hint="default" w:ascii="Arial" w:hAnsi="Arial" w:eastAsia="Arial" w:cs="Arial"/>
          <w:b/>
          <w:color w:val="1f2d5a"/>
          <w:sz w:val="24"/>
        </w:rPr>
        <w:t xml:space="preserve">Step 5 — Close &amp; Review:  </w:t>
      </w:r>
      <w:r>
        <w:rPr>
          <w:rFonts w:hint="default" w:ascii="Arial" w:hAnsi="Arial" w:eastAsia="Arial" w:cs="Arial"/>
          <w:b w:val="0"/>
          <w:color w:val="333333"/>
          <w:sz w:val="24"/>
        </w:rPr>
        <w:t xml:space="preserve">Incident formally closed in Register after KPI validation passes. Post-Incident Review (PIR) initiated within 48 hours for all P1/P2 incidents. PIR outcomes feed into monthly SLA review (S17.5) and S18.6 playbook updates.</w:t>
      </w:r>
      <w:r/>
    </w:p>
    <w:p w14:paraId="753B651E">
      <w:pPr>
        <w:pStyle w:val="886"/>
        <w:pBdr/>
        <w:spacing w:after="80" w:before="200"/>
        <w:ind/>
        <w:rPr/>
      </w:pPr>
      <w:r>
        <w:rPr>
          <w:rFonts w:hint="default" w:ascii="Arial" w:hAnsi="Arial" w:eastAsia="Arial" w:cs="Arial"/>
          <w:b/>
          <w:color w:val="2e75b6"/>
          <w:sz w:val="28"/>
        </w:rPr>
        <w:t xml:space="preserve">18.5  Communication Protocol</w:t>
      </w:r>
      <w:r/>
    </w:p>
    <w:p w14:paraId="1E4E3A5A">
      <w:pPr>
        <w:pStyle w:val="886"/>
        <w:pBdr/>
        <w:spacing w:after="80" w:before="0"/>
        <w:ind/>
        <w:rPr/>
      </w:pPr>
      <w:r>
        <w:rPr>
          <w:rFonts w:hint="default" w:ascii="Arial" w:hAnsi="Arial" w:eastAsia="Arial" w:cs="Arial"/>
          <w:b w:val="0"/>
          <w:sz w:val="24"/>
        </w:rPr>
        <w:t xml:space="preserve">All incident communications must follow the prescribed channels to ensure traceability and appropriate stakeholder awareness:</w:t>
      </w:r>
      <w:r/>
    </w:p>
    <w:p w14:paraId="5C0A6F6E">
      <w:pPr>
        <w:pStyle w:val="886"/>
        <w:pBdr/>
        <w:spacing w:after="80" w:before="0"/>
        <w:ind w:left="400"/>
        <w:rPr/>
      </w:pPr>
      <w:r>
        <w:rPr>
          <w:rFonts w:hint="default" w:ascii="Arial" w:hAnsi="Arial" w:eastAsia="Arial" w:cs="Arial"/>
          <w:b/>
          <w:color w:val="1f2d5a"/>
          <w:sz w:val="24"/>
        </w:rPr>
        <w:t xml:space="preserve">Internal Ops Channel:  </w:t>
      </w:r>
      <w:r>
        <w:rPr>
          <w:rFonts w:hint="default" w:ascii="Arial" w:hAnsi="Arial" w:eastAsia="Arial" w:cs="Arial"/>
          <w:b w:val="0"/>
          <w:color w:val="333333"/>
          <w:sz w:val="24"/>
        </w:rPr>
        <w:t xml:space="preserve">All P3 and above incidents posted to the designated #ai-ops-incidents channel within 10 minutes of logging. Updates every 30 minutes until resolved.</w:t>
      </w:r>
      <w:r/>
    </w:p>
    <w:p w14:paraId="05049D8E">
      <w:pPr>
        <w:pStyle w:val="886"/>
        <w:pBdr/>
        <w:spacing w:after="80" w:before="0"/>
        <w:ind w:left="400"/>
        <w:rPr/>
      </w:pPr>
      <w:r>
        <w:rPr>
          <w:rFonts w:hint="default" w:ascii="Arial" w:hAnsi="Arial" w:eastAsia="Arial" w:cs="Arial"/>
          <w:b/>
          <w:color w:val="1f2d5a"/>
          <w:sz w:val="24"/>
        </w:rPr>
        <w:t xml:space="preserve">Leadership Notification:  </w:t>
      </w:r>
      <w:r>
        <w:rPr>
          <w:rFonts w:hint="default" w:ascii="Arial" w:hAnsi="Arial" w:eastAsia="Arial" w:cs="Arial"/>
          <w:b w:val="0"/>
          <w:color w:val="333333"/>
          <w:sz w:val="24"/>
        </w:rPr>
        <w:t xml:space="preserve">P1 and escalated P2 incidents: email + direct message to Department Head and CTO within 15 minutes. Include: incident ID, affected agent(s), business impact, and estimated resolution time.</w:t>
      </w:r>
      <w:r/>
    </w:p>
    <w:p w14:paraId="60E9F873">
      <w:pPr>
        <w:pStyle w:val="886"/>
        <w:pBdr/>
        <w:spacing w:after="80" w:before="0"/>
        <w:ind w:left="400"/>
        <w:rPr/>
      </w:pPr>
      <w:r>
        <w:rPr>
          <w:rFonts w:hint="default" w:ascii="Arial" w:hAnsi="Arial" w:eastAsia="Arial" w:cs="Arial"/>
          <w:b/>
          <w:color w:val="1f2d5a"/>
          <w:sz w:val="24"/>
        </w:rPr>
        <w:t xml:space="preserve">Client Communication:  </w:t>
      </w:r>
      <w:r>
        <w:rPr>
          <w:rFonts w:hint="default" w:ascii="Arial" w:hAnsi="Arial" w:eastAsia="Arial" w:cs="Arial"/>
          <w:b w:val="0"/>
          <w:color w:val="333333"/>
          <w:sz w:val="24"/>
        </w:rPr>
        <w:t xml:space="preserve">For incidents affecting client-facing agents (Group A): Client Services team notified within 20 minutes. Client communication drafted by Client Experience Lead — approved by Head of Client Services before sending.</w:t>
      </w:r>
      <w:r/>
    </w:p>
    <w:p w14:paraId="59BAEB78">
      <w:pPr>
        <w:pStyle w:val="886"/>
        <w:pBdr/>
        <w:spacing w:after="80" w:before="0"/>
        <w:ind w:left="400"/>
        <w:rPr/>
      </w:pPr>
      <w:r>
        <w:rPr>
          <w:rFonts w:hint="default" w:ascii="Arial" w:hAnsi="Arial" w:eastAsia="Arial" w:cs="Arial"/>
          <w:b/>
          <w:color w:val="1f2d5a"/>
          <w:sz w:val="24"/>
        </w:rPr>
        <w:t xml:space="preserve">Incident Register:  </w:t>
      </w:r>
      <w:r>
        <w:rPr>
          <w:rFonts w:hint="default" w:ascii="Arial" w:hAnsi="Arial" w:eastAsia="Arial" w:cs="Arial"/>
          <w:b w:val="0"/>
          <w:color w:val="333333"/>
          <w:sz w:val="24"/>
        </w:rPr>
        <w:t xml:space="preserve">All incidents documented in the central Incident Register with full audit trail. Register reviewed at weekly Ops stand-up and monthly SLA review meeting.</w:t>
      </w:r>
      <w:r/>
    </w:p>
    <w:p w14:paraId="6EF025AF">
      <w:pPr>
        <w:pStyle w:val="886"/>
        <w:pBdr/>
        <w:spacing w:after="80" w:before="200"/>
        <w:ind/>
        <w:rPr/>
      </w:pPr>
      <w:r>
        <w:rPr>
          <w:rFonts w:hint="default" w:ascii="Arial" w:hAnsi="Arial" w:eastAsia="Arial" w:cs="Arial"/>
          <w:b/>
          <w:color w:val="2e75b6"/>
          <w:sz w:val="28"/>
        </w:rPr>
        <w:t xml:space="preserve">18.6  Post-Incident Review &amp; Playbook Updates</w:t>
      </w:r>
      <w:r/>
    </w:p>
    <w:p w14:paraId="568CDDC3">
      <w:pPr>
        <w:pStyle w:val="886"/>
        <w:pBdr/>
        <w:spacing w:after="80" w:before="0"/>
        <w:ind/>
        <w:rPr/>
      </w:pPr>
      <w:r>
        <w:rPr>
          <w:rFonts w:hint="default" w:ascii="Arial" w:hAnsi="Arial" w:eastAsia="Arial" w:cs="Arial"/>
          <w:b w:val="0"/>
          <w:sz w:val="24"/>
        </w:rPr>
        <w:t xml:space="preserve">Post-Incident Reviews (PIRs) are mandatory for all P1 incidents and recommended for P2 incidents. PIR must be completed within 48 hours of incident closure.</w:t>
      </w:r>
      <w:r/>
    </w:p>
    <w:p w14:paraId="680F04A0">
      <w:pPr>
        <w:pStyle w:val="886"/>
        <w:pBdr/>
        <w:spacing w:after="80" w:before="0"/>
        <w:ind w:left="400"/>
        <w:rPr/>
      </w:pPr>
      <w:r>
        <w:rPr>
          <w:rFonts w:hint="default" w:ascii="Arial" w:hAnsi="Arial" w:eastAsia="Arial" w:cs="Arial"/>
          <w:b/>
          <w:color w:val="1f2d5a"/>
          <w:sz w:val="24"/>
        </w:rPr>
        <w:t xml:space="preserve">PIR Scope:  </w:t>
      </w:r>
      <w:r>
        <w:rPr>
          <w:rFonts w:hint="default" w:ascii="Arial" w:hAnsi="Arial" w:eastAsia="Arial" w:cs="Arial"/>
          <w:b w:val="0"/>
          <w:color w:val="333333"/>
          <w:sz w:val="24"/>
        </w:rPr>
        <w:t xml:space="preserve">Root cause confirmed, timeline reconstructed, business impact quantified, and preventive measures identified.</w:t>
      </w:r>
      <w:r/>
    </w:p>
    <w:p w14:paraId="5F0C48C3">
      <w:pPr>
        <w:pStyle w:val="886"/>
        <w:pBdr/>
        <w:spacing w:after="80" w:before="0"/>
        <w:ind w:left="400"/>
        <w:rPr/>
      </w:pPr>
      <w:r>
        <w:rPr>
          <w:rFonts w:hint="default" w:ascii="Arial" w:hAnsi="Arial" w:eastAsia="Arial" w:cs="Arial"/>
          <w:b/>
          <w:color w:val="1f2d5a"/>
          <w:sz w:val="24"/>
        </w:rPr>
        <w:t xml:space="preserve">Playbook Amendment:  </w:t>
      </w:r>
      <w:r>
        <w:rPr>
          <w:rFonts w:hint="default" w:ascii="Arial" w:hAnsi="Arial" w:eastAsia="Arial" w:cs="Arial"/>
          <w:b w:val="0"/>
          <w:color w:val="333333"/>
          <w:sz w:val="24"/>
        </w:rPr>
        <w:t xml:space="preserve">If PIR identifies a gap in this playbook, a formal amendment proposal is submitted to the Operations Lead. Approved amendments are incorporated in the next monthly SLA review cycle and tracked as a new Section 18 version revision.</w:t>
      </w:r>
      <w:r/>
    </w:p>
    <w:p w14:paraId="79D80D9D">
      <w:pPr>
        <w:pStyle w:val="886"/>
        <w:pBdr/>
        <w:spacing w:after="80" w:before="0"/>
        <w:ind w:left="400"/>
        <w:rPr/>
      </w:pPr>
      <w:r>
        <w:rPr>
          <w:rFonts w:hint="default" w:ascii="Arial" w:hAnsi="Arial" w:eastAsia="Arial" w:cs="Arial"/>
          <w:b/>
          <w:color w:val="1f2d5a"/>
          <w:sz w:val="24"/>
        </w:rPr>
        <w:t xml:space="preserve">SLA Threshold Review:  </w:t>
      </w:r>
      <w:r>
        <w:rPr>
          <w:rFonts w:hint="default" w:ascii="Arial" w:hAnsi="Arial" w:eastAsia="Arial" w:cs="Arial"/>
          <w:b w:val="0"/>
          <w:color w:val="333333"/>
          <w:sz w:val="24"/>
        </w:rPr>
        <w:t xml:space="preserve">Recurring P2/P3 incidents in the same agent group trigger an automatic SLA threshold review under Section 17.5. Thresholds may be tightened or agent retraining initiated based on PIR findings.</w:t>
      </w:r>
      <w:r/>
    </w:p>
    <w:p w14:paraId="6D3BC997">
      <w:pPr>
        <w:pStyle w:val="886"/>
        <w:pBdr/>
        <w:spacing w:after="80" w:before="0"/>
        <w:ind w:left="400"/>
        <w:rPr/>
      </w:pPr>
      <w:r>
        <w:rPr>
          <w:rFonts w:hint="default" w:ascii="Arial" w:hAnsi="Arial" w:eastAsia="Arial" w:cs="Arial"/>
          <w:b/>
          <w:color w:val="1f2d5a"/>
          <w:sz w:val="24"/>
        </w:rPr>
        <w:t xml:space="preserve">Trend Reporting:  </w:t>
      </w:r>
      <w:r>
        <w:rPr>
          <w:rFonts w:hint="default" w:ascii="Arial" w:hAnsi="Arial" w:eastAsia="Arial" w:cs="Arial"/>
          <w:b w:val="0"/>
          <w:color w:val="333333"/>
          <w:sz w:val="24"/>
        </w:rPr>
        <w:t xml:space="preserve">Monthly</w:t>
      </w:r>
      <w:r>
        <w:rPr>
          <w:rFonts w:hint="default" w:ascii="Arial" w:hAnsi="Arial" w:eastAsia="Arial" w:cs="Arial"/>
          <w:b w:val="0"/>
          <w:color w:val="333333"/>
          <w:sz w:val="24"/>
        </w:rPr>
        <w:t xml:space="preserve"> incident trend report produced by Ops Lead — covering: total incidents by severity and group, mean time to resolve (MTTR), repeat incident rate, and SLA compliance rate. Distributed to all Department Heads and archived in the MONOLITH document repository.</w:t>
      </w:r>
      <w:r/>
    </w:p>
    <w:p w14:paraId="056CE3E9">
      <w:pPr>
        <w:pStyle w:val="886"/>
        <w:pBdr/>
        <w:spacing w:after="0" w:before="0"/>
        <w:ind/>
        <w:rPr/>
      </w:pPr>
      <w:r>
        <w:rPr>
          <w:rFonts w:hint="default" w:ascii="Arial" w:hAnsi="Arial" w:eastAsia="Arial" w:cs="Arial"/>
          <w:b w:val="0"/>
          <w:sz w:val="24"/>
        </w:rPr>
      </w:r>
      <w:r/>
    </w:p>
    <w:p w14:paraId="674FC7DB">
      <w:pPr>
        <w:pStyle w:val="886"/>
        <w:pBdr/>
        <w:spacing w:after="100" w:before="320"/>
        <w:ind/>
        <w:rPr/>
      </w:pPr>
      <w:r>
        <w:rPr>
          <w:rFonts w:hint="default" w:ascii="Arial" w:hAnsi="Arial" w:eastAsia="Arial" w:cs="Arial"/>
          <w:b/>
          <w:color w:val="1f2d5a"/>
          <w:sz w:val="36"/>
        </w:rPr>
        <w:t xml:space="preserve">19. Data Privacy &amp; AI Compliance</w:t>
      </w:r>
      <w:r/>
    </w:p>
    <w:p w14:paraId="69267616">
      <w:pPr>
        <w:pStyle w:val="886"/>
        <w:pBdr/>
        <w:spacing w:after="80" w:before="200"/>
        <w:ind/>
        <w:rPr/>
      </w:pPr>
      <w:r>
        <w:rPr>
          <w:rFonts w:hint="default" w:ascii="Arial" w:hAnsi="Arial" w:eastAsia="Arial" w:cs="Arial"/>
          <w:b/>
          <w:color w:val="2e75b6"/>
          <w:sz w:val="28"/>
        </w:rPr>
        <w:t xml:space="preserve">19.1  Overview</w:t>
      </w:r>
      <w:r/>
    </w:p>
    <w:p w14:paraId="76B6C4F1">
      <w:pPr>
        <w:pStyle w:val="886"/>
        <w:pBdr/>
        <w:spacing w:after="100" w:before="0"/>
        <w:ind/>
        <w:rPr/>
      </w:pPr>
      <w:r>
        <w:rPr>
          <w:rFonts w:hint="default" w:ascii="Arial" w:hAnsi="Arial" w:eastAsia="Arial" w:cs="Arial"/>
          <w:b w:val="0"/>
          <w:sz w:val="24"/>
        </w:rPr>
        <w:t xml:space="preserve">Section 19 defines the data privacy obligations and AI compliance framework governing all 20 live AI agents operating within MONOLITH / DAPH Decor. The framework aligns wit</w:t>
      </w:r>
      <w:r>
        <w:rPr>
          <w:rFonts w:hint="default" w:ascii="Arial" w:hAnsi="Arial" w:eastAsia="Arial" w:cs="Arial"/>
          <w:b w:val="0"/>
          <w:sz w:val="24"/>
        </w:rPr>
        <w:t xml:space="preserve">h the Thailand Personal Data Protection Act (PDPA), GDPR principles for international client engagements, and internal AI model governance standards. All agents must operate within the data handling tiers and regulatory obligations defined in this section.</w:t>
      </w:r>
      <w:r/>
    </w:p>
    <w:p w14:paraId="1E6CF803">
      <w:pPr>
        <w:pStyle w:val="886"/>
        <w:pBdr/>
        <w:spacing w:after="80" w:before="200"/>
        <w:ind/>
        <w:rPr/>
      </w:pPr>
      <w:r>
        <w:rPr>
          <w:rFonts w:hint="default" w:ascii="Arial" w:hAnsi="Arial" w:eastAsia="Arial" w:cs="Arial"/>
          <w:b/>
          <w:color w:val="2e75b6"/>
          <w:sz w:val="28"/>
        </w:rPr>
        <w:t xml:space="preserve">19.2  Data Classification &amp; Handling Standards</w:t>
      </w:r>
      <w:r/>
    </w:p>
    <w:p w14:paraId="2E78068D">
      <w:pPr>
        <w:pStyle w:val="886"/>
        <w:pBdr/>
        <w:spacing w:after="100" w:before="0"/>
        <w:ind/>
        <w:rPr/>
      </w:pPr>
      <w:r>
        <w:rPr>
          <w:rFonts w:hint="default" w:ascii="Arial" w:hAnsi="Arial" w:eastAsia="Arial" w:cs="Arial"/>
          <w:b w:val="0"/>
          <w:sz w:val="24"/>
        </w:rPr>
        <w:t xml:space="preserve">Four classification tiers govern data handled across all agent workflows:</w:t>
      </w:r>
      <w:r/>
    </w:p>
    <w:p w14:paraId="67430EAE">
      <w:pPr>
        <w:pStyle w:val="886"/>
        <w:pBdr/>
        <w:spacing w:after="80" w:before="0"/>
        <w:ind w:left="400"/>
        <w:rPr/>
      </w:pPr>
      <w:r>
        <w:rPr>
          <w:rFonts w:hint="default" w:ascii="Arial" w:hAnsi="Arial" w:eastAsia="Arial" w:cs="Arial"/>
          <w:b/>
          <w:sz w:val="24"/>
        </w:rPr>
        <w:t xml:space="preserve">Tier 1 — Personal Data (PII):  </w:t>
      </w:r>
      <w:r>
        <w:rPr>
          <w:rFonts w:hint="default" w:ascii="Arial" w:hAnsi="Arial" w:eastAsia="Arial" w:cs="Arial"/>
          <w:sz w:val="24"/>
        </w:rPr>
        <w:t xml:space="preserve">Client names, contact details, payment information. Handled by Kelly, Nova, Aria, Compass, Remy, Finn. Retention: 2 years post-project; encrypted at rest and in transit; access restricted to agents with CRM or Client role designation.</w:t>
      </w:r>
      <w:r/>
    </w:p>
    <w:p w14:paraId="1F9D42AD">
      <w:pPr>
        <w:pStyle w:val="886"/>
        <w:pBdr/>
        <w:spacing w:after="80" w:before="0"/>
        <w:ind w:left="400"/>
        <w:rPr/>
      </w:pPr>
      <w:r>
        <w:rPr>
          <w:rFonts w:hint="default" w:ascii="Arial" w:hAnsi="Arial" w:eastAsia="Arial" w:cs="Arial"/>
          <w:b/>
          <w:sz w:val="24"/>
        </w:rPr>
        <w:t xml:space="preserve">Tier 2 — Project Data:  </w:t>
      </w:r>
      <w:r>
        <w:rPr>
          <w:rFonts w:hint="default" w:ascii="Arial" w:hAnsi="Arial" w:eastAsia="Arial" w:cs="Arial"/>
          <w:sz w:val="24"/>
        </w:rPr>
        <w:t xml:space="preserve">Design briefs, Bills of Quantities, site plans, installation records. Handled by Atlas, Bo, Blaze, Rex, Forge. Retention: 7 years; version-controlled project repository; accessible to Project and Site Operations teams.</w:t>
      </w:r>
      <w:r/>
    </w:p>
    <w:p w14:paraId="159644DA">
      <w:pPr>
        <w:pStyle w:val="886"/>
        <w:pBdr/>
        <w:spacing w:after="80" w:before="0"/>
        <w:ind w:left="400"/>
        <w:rPr/>
      </w:pPr>
      <w:r>
        <w:rPr>
          <w:rFonts w:hint="default" w:ascii="Arial" w:hAnsi="Arial" w:eastAsia="Arial" w:cs="Arial"/>
          <w:b/>
          <w:sz w:val="24"/>
        </w:rPr>
        <w:t xml:space="preserve">Tier 3 — Operational Data:  </w:t>
      </w:r>
      <w:r>
        <w:rPr>
          <w:rFonts w:hint="default" w:ascii="Arial" w:hAnsi="Arial" w:eastAsia="Arial" w:cs="Arial"/>
          <w:sz w:val="24"/>
        </w:rPr>
        <w:t xml:space="preserve">Production logs, inventory records, scheduling data. Handled by Ops, Forge, Leo, Scout. Retention: 3 years; operational repository; accessible to Operations team.</w:t>
      </w:r>
      <w:r/>
    </w:p>
    <w:p w14:paraId="468B4C99">
      <w:pPr>
        <w:pStyle w:val="886"/>
        <w:pBdr/>
        <w:spacing w:after="80" w:before="0"/>
        <w:ind w:left="400"/>
        <w:rPr/>
      </w:pPr>
      <w:r>
        <w:rPr>
          <w:rFonts w:hint="default" w:ascii="Arial" w:hAnsi="Arial" w:eastAsia="Arial" w:cs="Arial"/>
          <w:b/>
          <w:sz w:val="24"/>
        </w:rPr>
        <w:t xml:space="preserve">Tier 4 — System &amp; Audit Logs:  </w:t>
      </w:r>
      <w:r>
        <w:rPr>
          <w:rFonts w:hint="default" w:ascii="Arial" w:hAnsi="Arial" w:eastAsia="Arial" w:cs="Arial"/>
          <w:sz w:val="24"/>
        </w:rPr>
        <w:t xml:space="preserve">AI model interactions, escalation records, performance metrics. Managed by Core and Nexus. Retention: 1 year rolling; immutable log store; accessible to IT Manager and Compliance Officer only.</w:t>
      </w:r>
      <w:r/>
    </w:p>
    <w:p w14:paraId="4F4F0438">
      <w:pPr>
        <w:pStyle w:val="886"/>
        <w:pBdr/>
        <w:spacing w:after="80" w:before="200"/>
        <w:ind/>
        <w:rPr/>
      </w:pPr>
      <w:r>
        <w:rPr>
          <w:rFonts w:hint="default" w:ascii="Arial" w:hAnsi="Arial" w:eastAsia="Arial" w:cs="Arial"/>
          <w:b/>
          <w:color w:val="2e75b6"/>
          <w:sz w:val="28"/>
        </w:rPr>
        <w:t xml:space="preserve">19.3  AI Model Governance</w:t>
      </w:r>
      <w:r/>
    </w:p>
    <w:p w14:paraId="6D5E52C9">
      <w:pPr>
        <w:pStyle w:val="886"/>
        <w:pBdr/>
        <w:spacing w:after="100" w:before="0"/>
        <w:ind/>
        <w:rPr/>
      </w:pPr>
      <w:r>
        <w:rPr>
          <w:rFonts w:hint="default" w:ascii="Arial" w:hAnsi="Arial" w:eastAsia="Arial" w:cs="Arial"/>
          <w:b w:val="0"/>
          <w:sz w:val="24"/>
        </w:rPr>
        <w:t xml:space="preserve">All production AI models are subject to the following governance controls:</w:t>
      </w:r>
      <w:r/>
    </w:p>
    <w:p w14:paraId="0D838E5F">
      <w:pPr>
        <w:pStyle w:val="886"/>
        <w:pBdr/>
        <w:spacing w:after="80" w:before="0"/>
        <w:ind w:left="400"/>
        <w:rPr/>
      </w:pPr>
      <w:r>
        <w:rPr>
          <w:rFonts w:hint="default" w:ascii="Arial" w:hAnsi="Arial" w:eastAsia="Arial" w:cs="Arial"/>
          <w:b/>
          <w:sz w:val="24"/>
        </w:rPr>
        <w:t xml:space="preserve">Model Versioning:  </w:t>
      </w:r>
      <w:r>
        <w:rPr>
          <w:rFonts w:hint="default" w:ascii="Arial" w:hAnsi="Arial" w:eastAsia="Arial" w:cs="Arial"/>
          <w:sz w:val="24"/>
        </w:rPr>
        <w:t xml:space="preserve">All production models tagged with version identifier (format: vMAJOR.MINOR.PATCH). Version registry maintained by Core (#14).</w:t>
      </w:r>
      <w:r/>
    </w:p>
    <w:p w14:paraId="1A1874F5">
      <w:pPr>
        <w:pStyle w:val="886"/>
        <w:pBdr/>
        <w:spacing w:after="80" w:before="0"/>
        <w:ind w:left="400"/>
        <w:rPr/>
      </w:pPr>
      <w:r>
        <w:rPr>
          <w:rFonts w:hint="default" w:ascii="Arial" w:hAnsi="Arial" w:eastAsia="Arial" w:cs="Arial"/>
          <w:b/>
          <w:sz w:val="24"/>
        </w:rPr>
        <w:t xml:space="preserve">Change Management:  </w:t>
      </w:r>
      <w:r>
        <w:rPr>
          <w:rFonts w:hint="default" w:ascii="Arial" w:hAnsi="Arial" w:eastAsia="Arial" w:cs="Arial"/>
          <w:sz w:val="24"/>
        </w:rPr>
        <w:t xml:space="preserve">Model updates require staged rollout: staging environment validation followed by QA sign-off (Guardian #18) before production deployment. Emergency hotfixes require IT Manager approval.</w:t>
      </w:r>
      <w:r/>
    </w:p>
    <w:p w14:paraId="0B8C7638">
      <w:pPr>
        <w:pStyle w:val="886"/>
        <w:pBdr/>
        <w:spacing w:after="80" w:before="0"/>
        <w:ind w:left="400"/>
        <w:rPr/>
      </w:pPr>
      <w:r>
        <w:rPr>
          <w:rFonts w:hint="default" w:ascii="Arial" w:hAnsi="Arial" w:eastAsia="Arial" w:cs="Arial"/>
          <w:b/>
          <w:sz w:val="24"/>
        </w:rPr>
        <w:t xml:space="preserve">Bias &amp; Quality Audit:  </w:t>
      </w:r>
      <w:r>
        <w:rPr>
          <w:rFonts w:hint="default" w:ascii="Arial" w:hAnsi="Arial" w:eastAsia="Arial" w:cs="Arial"/>
          <w:sz w:val="24"/>
        </w:rPr>
        <w:t xml:space="preserve">Quarterly audit of model outputs across all 20 agents. Bias review led by Guardian (#18) with findings reported to Studio Director.</w:t>
      </w:r>
      <w:r/>
    </w:p>
    <w:p w14:paraId="730A5AC5">
      <w:pPr>
        <w:pStyle w:val="886"/>
        <w:pBdr/>
        <w:spacing w:after="80" w:before="0"/>
        <w:ind w:left="400"/>
        <w:rPr/>
      </w:pPr>
      <w:r>
        <w:rPr>
          <w:rFonts w:hint="default" w:ascii="Arial" w:hAnsi="Arial" w:eastAsia="Arial" w:cs="Arial"/>
          <w:b/>
          <w:sz w:val="24"/>
        </w:rPr>
        <w:t xml:space="preserve">Retraining Schedule:  </w:t>
      </w:r>
      <w:r>
        <w:rPr>
          <w:rFonts w:hint="default" w:ascii="Arial" w:hAnsi="Arial" w:eastAsia="Arial" w:cs="Arial"/>
          <w:sz w:val="24"/>
        </w:rPr>
        <w:t xml:space="preserve">Kelly, Signal, Aria — monthly retraining cycle. All other agents — quarterly. Retraining triggered immediately following P1 incidents affecting model accuracy.</w:t>
      </w:r>
      <w:r/>
    </w:p>
    <w:p w14:paraId="1254A4D5">
      <w:pPr>
        <w:pStyle w:val="886"/>
        <w:pBdr/>
        <w:spacing w:after="80" w:before="0"/>
        <w:ind w:left="400"/>
        <w:rPr/>
      </w:pPr>
      <w:r>
        <w:rPr>
          <w:rFonts w:hint="default" w:ascii="Arial" w:hAnsi="Arial" w:eastAsia="Arial" w:cs="Arial"/>
          <w:b/>
          <w:sz w:val="24"/>
        </w:rPr>
        <w:t xml:space="preserve">Explainability:  </w:t>
      </w:r>
      <w:r>
        <w:rPr>
          <w:rFonts w:hint="default" w:ascii="Arial" w:hAnsi="Arial" w:eastAsia="Arial" w:cs="Arial"/>
          <w:sz w:val="24"/>
        </w:rPr>
        <w:t xml:space="preserve">All P1 and P2 escalation decisions must include a human-readable rationale entry in the MONOLITH Audit Log within 30 minutes of escalation.</w:t>
      </w:r>
      <w:r/>
    </w:p>
    <w:p w14:paraId="4747904C">
      <w:pPr>
        <w:pStyle w:val="886"/>
        <w:pBdr/>
        <w:spacing w:after="80" w:before="200"/>
        <w:ind/>
        <w:rPr/>
      </w:pPr>
      <w:r>
        <w:rPr>
          <w:rFonts w:hint="default" w:ascii="Arial" w:hAnsi="Arial" w:eastAsia="Arial" w:cs="Arial"/>
          <w:b/>
          <w:color w:val="2e75b6"/>
          <w:sz w:val="28"/>
        </w:rPr>
        <w:t xml:space="preserve">19.4  Regulatory Compliance Framework</w:t>
      </w:r>
      <w:r/>
    </w:p>
    <w:p w14:paraId="280006FA">
      <w:pPr>
        <w:pStyle w:val="886"/>
        <w:pBdr/>
        <w:spacing w:after="100" w:before="0"/>
        <w:ind/>
        <w:rPr/>
      </w:pPr>
      <w:r>
        <w:rPr>
          <w:rFonts w:hint="default" w:ascii="Arial" w:hAnsi="Arial" w:eastAsia="Arial" w:cs="Arial"/>
          <w:b w:val="0"/>
          <w:sz w:val="24"/>
        </w:rPr>
        <w:t xml:space="preserve">Thailand PDPA (พ.ร.บ. คุ้มครองข้อมูลส่วนบุคคล พ.ศ. 2562):</w:t>
      </w:r>
      <w:r/>
    </w:p>
    <w:p w14:paraId="71DCA03D">
      <w:pPr>
        <w:pStyle w:val="886"/>
        <w:pBdr/>
        <w:spacing w:after="80" w:before="0"/>
        <w:ind w:left="400"/>
        <w:rPr/>
      </w:pPr>
      <w:r>
        <w:rPr>
          <w:rFonts w:hint="default" w:ascii="Arial" w:hAnsi="Arial" w:eastAsia="Arial" w:cs="Arial"/>
          <w:b/>
          <w:sz w:val="24"/>
        </w:rPr>
        <w:t xml:space="preserve">Data Controller:  </w:t>
      </w:r>
      <w:r>
        <w:rPr>
          <w:rFonts w:hint="default" w:ascii="Arial" w:hAnsi="Arial" w:eastAsia="Arial" w:cs="Arial"/>
          <w:sz w:val="24"/>
        </w:rPr>
        <w:t xml:space="preserve">Studio Director is the designated Data Controller for all MONOLITH / DAPH Decor AI systems and client data processing activities.</w:t>
      </w:r>
      <w:r/>
    </w:p>
    <w:p w14:paraId="08504AA3">
      <w:pPr>
        <w:pStyle w:val="886"/>
        <w:pBdr/>
        <w:spacing w:after="80" w:before="0"/>
        <w:ind w:left="400"/>
        <w:rPr/>
      </w:pPr>
      <w:r>
        <w:rPr>
          <w:rFonts w:hint="default" w:ascii="Arial" w:hAnsi="Arial" w:eastAsia="Arial" w:cs="Arial"/>
          <w:b/>
          <w:sz w:val="24"/>
        </w:rPr>
        <w:t xml:space="preserve">Data Processor:  </w:t>
      </w:r>
      <w:r>
        <w:rPr>
          <w:rFonts w:hint="default" w:ascii="Arial" w:hAnsi="Arial" w:eastAsia="Arial" w:cs="Arial"/>
          <w:sz w:val="24"/>
        </w:rPr>
        <w:t xml:space="preserve">MONOLITH AI Operations Team acts as Data Processor; processing activities governed by an internal Data Processing Agreement.</w:t>
      </w:r>
      <w:r/>
    </w:p>
    <w:p w14:paraId="6EE6482E">
      <w:pPr>
        <w:pStyle w:val="886"/>
        <w:pBdr/>
        <w:spacing w:after="80" w:before="0"/>
        <w:ind w:left="400"/>
        <w:rPr/>
      </w:pPr>
      <w:r>
        <w:rPr>
          <w:rFonts w:hint="default" w:ascii="Arial" w:hAnsi="Arial" w:eastAsia="Arial" w:cs="Arial"/>
          <w:b/>
          <w:sz w:val="24"/>
        </w:rPr>
        <w:t xml:space="preserve">Consent:  </w:t>
      </w:r>
      <w:r>
        <w:rPr>
          <w:rFonts w:hint="default" w:ascii="Arial" w:hAnsi="Arial" w:eastAsia="Arial" w:cs="Arial"/>
          <w:sz w:val="24"/>
        </w:rPr>
        <w:t xml:space="preserve">Explicit consent obtained before collecting client PII; managed through the Client Portal (S21). Consent records retained for the duration of the client relationship plus 2 years.</w:t>
      </w:r>
      <w:r/>
    </w:p>
    <w:p w14:paraId="5E0B9571">
      <w:pPr>
        <w:pStyle w:val="886"/>
        <w:pBdr/>
        <w:spacing w:after="80" w:before="0"/>
        <w:ind w:left="400"/>
        <w:rPr/>
      </w:pPr>
      <w:r>
        <w:rPr>
          <w:rFonts w:hint="default" w:ascii="Arial" w:hAnsi="Arial" w:eastAsia="Arial" w:cs="Arial"/>
          <w:b/>
          <w:sz w:val="24"/>
        </w:rPr>
        <w:t xml:space="preserve">Data Subject Rights:  </w:t>
      </w:r>
      <w:r>
        <w:rPr>
          <w:rFonts w:hint="default" w:ascii="Arial" w:hAnsi="Arial" w:eastAsia="Arial" w:cs="Arial"/>
          <w:sz w:val="24"/>
        </w:rPr>
        <w:t xml:space="preserve">30-day response SLA for access, correction, deletion, and portability requests. Requests routed to Ops Lead; fulfilled by Core (#14).</w:t>
      </w:r>
      <w:r/>
    </w:p>
    <w:p w14:paraId="51074AC3">
      <w:pPr>
        <w:pStyle w:val="886"/>
        <w:pBdr/>
        <w:spacing w:after="80" w:before="0"/>
        <w:ind w:left="400"/>
        <w:rPr/>
      </w:pPr>
      <w:r>
        <w:rPr>
          <w:rFonts w:hint="default" w:ascii="Arial" w:hAnsi="Arial" w:eastAsia="Arial" w:cs="Arial"/>
          <w:b/>
          <w:sz w:val="24"/>
        </w:rPr>
        <w:t xml:space="preserve">Cross-Border Transfer:  </w:t>
      </w:r>
      <w:r>
        <w:rPr>
          <w:rFonts w:hint="default" w:ascii="Arial" w:hAnsi="Arial" w:eastAsia="Arial" w:cs="Arial"/>
          <w:sz w:val="24"/>
        </w:rPr>
        <w:t xml:space="preserve">Prohibited without explicit client consent and an applicable adequacy mechanism or Standard Contractual Clauses.</w:t>
      </w:r>
      <w:r/>
    </w:p>
    <w:p w14:paraId="03861A19">
      <w:pPr>
        <w:pStyle w:val="886"/>
        <w:pBdr/>
        <w:spacing w:after="100" w:before="0"/>
        <w:ind/>
        <w:rPr/>
      </w:pPr>
      <w:r>
        <w:rPr>
          <w:rFonts w:hint="default" w:ascii="Arial" w:hAnsi="Arial" w:eastAsia="Arial" w:cs="Arial"/>
          <w:b w:val="0"/>
          <w:sz w:val="24"/>
        </w:rPr>
        <w:t xml:space="preserve">GDPR Alignment (international client engagements):</w:t>
      </w:r>
      <w:r/>
    </w:p>
    <w:p w14:paraId="0BB251B2">
      <w:pPr>
        <w:pStyle w:val="886"/>
        <w:pBdr/>
        <w:spacing w:after="80" w:before="0"/>
        <w:ind w:left="400"/>
        <w:rPr/>
      </w:pPr>
      <w:r>
        <w:rPr>
          <w:rFonts w:hint="default" w:ascii="Arial" w:hAnsi="Arial" w:eastAsia="Arial" w:cs="Arial"/>
          <w:b/>
          <w:sz w:val="24"/>
        </w:rPr>
        <w:t xml:space="preserve">Privacy by Design:  </w:t>
      </w:r>
      <w:r>
        <w:rPr>
          <w:rFonts w:hint="default" w:ascii="Arial" w:hAnsi="Arial" w:eastAsia="Arial" w:cs="Arial"/>
          <w:sz w:val="24"/>
        </w:rPr>
        <w:t xml:space="preserve">Applied to all new agent workflows from initial design phase; privacy impact assessment required for agents handling Tier 1 data.</w:t>
      </w:r>
      <w:r/>
    </w:p>
    <w:p w14:paraId="256B835A">
      <w:pPr>
        <w:pStyle w:val="886"/>
        <w:pBdr/>
        <w:spacing w:after="80" w:before="0"/>
        <w:ind w:left="400"/>
        <w:rPr/>
      </w:pPr>
      <w:r>
        <w:rPr>
          <w:rFonts w:hint="default" w:ascii="Arial" w:hAnsi="Arial" w:eastAsia="Arial" w:cs="Arial"/>
          <w:b/>
          <w:sz w:val="24"/>
        </w:rPr>
        <w:t xml:space="preserve">Data Minimisation:  </w:t>
      </w:r>
      <w:r>
        <w:rPr>
          <w:rFonts w:hint="default" w:ascii="Arial" w:hAnsi="Arial" w:eastAsia="Arial" w:cs="Arial"/>
          <w:sz w:val="24"/>
        </w:rPr>
        <w:t xml:space="preserve">Agents collect only data strictly necessary for their designated function. Excess data collection flagged in quarterly compliance audit.</w:t>
      </w:r>
      <w:r/>
    </w:p>
    <w:p w14:paraId="05133A57">
      <w:pPr>
        <w:pStyle w:val="886"/>
        <w:pBdr/>
        <w:spacing w:after="80" w:before="0"/>
        <w:ind w:left="400"/>
        <w:rPr/>
      </w:pPr>
      <w:r>
        <w:rPr>
          <w:rFonts w:hint="default" w:ascii="Arial" w:hAnsi="Arial" w:eastAsia="Arial" w:cs="Arial"/>
          <w:b/>
          <w:sz w:val="24"/>
        </w:rPr>
        <w:t xml:space="preserve">Breach Notification:  </w:t>
      </w:r>
      <w:r>
        <w:rPr>
          <w:rFonts w:hint="default" w:ascii="Arial" w:hAnsi="Arial" w:eastAsia="Arial" w:cs="Arial"/>
          <w:sz w:val="24"/>
        </w:rPr>
        <w:t xml:space="preserve">72-hour notification obligation to Data Controller upon confirmed breach; client notification within 7 days if personal data is affected.</w:t>
      </w:r>
      <w:r/>
    </w:p>
    <w:p w14:paraId="03A17947">
      <w:pPr>
        <w:pStyle w:val="886"/>
        <w:pBdr/>
        <w:spacing w:after="80" w:before="200"/>
        <w:ind/>
        <w:rPr/>
      </w:pPr>
      <w:r>
        <w:rPr>
          <w:rFonts w:hint="default" w:ascii="Arial" w:hAnsi="Arial" w:eastAsia="Arial" w:cs="Arial"/>
          <w:b/>
          <w:color w:val="2e75b6"/>
          <w:sz w:val="28"/>
        </w:rPr>
        <w:t xml:space="preserve">19.5  Data Breach &amp; Privacy Incident Protocol</w:t>
      </w:r>
      <w:r/>
    </w:p>
    <w:p w14:paraId="4D461A97">
      <w:pPr>
        <w:pStyle w:val="886"/>
        <w:pBdr/>
        <w:spacing w:after="100" w:before="0"/>
        <w:ind/>
        <w:rPr/>
      </w:pPr>
      <w:r>
        <w:rPr>
          <w:rFonts w:hint="default" w:ascii="Arial" w:hAnsi="Arial" w:eastAsia="Arial" w:cs="Arial"/>
          <w:b w:val="0"/>
          <w:sz w:val="24"/>
        </w:rPr>
        <w:t xml:space="preserve">Privacy incidents are handled within the S18 Incident Response Framework with the following privacy-specific additions:</w:t>
      </w:r>
      <w:r/>
    </w:p>
    <w:p w14:paraId="7A032169">
      <w:pPr>
        <w:pStyle w:val="886"/>
        <w:pBdr/>
        <w:spacing w:after="80" w:before="0"/>
        <w:ind w:left="400"/>
        <w:rPr/>
      </w:pPr>
      <w:r>
        <w:rPr>
          <w:rFonts w:hint="default" w:ascii="Arial" w:hAnsi="Arial" w:eastAsia="Arial" w:cs="Arial"/>
          <w:b/>
          <w:sz w:val="24"/>
        </w:rPr>
        <w:t xml:space="preserve">Detection:  </w:t>
      </w:r>
      <w:r>
        <w:rPr>
          <w:rFonts w:hint="default" w:ascii="Arial" w:hAnsi="Arial" w:eastAsia="Arial" w:cs="Arial"/>
          <w:sz w:val="24"/>
        </w:rPr>
        <w:t xml:space="preserve">Core (#14) and Nexus (#15) continuously monitor for anomalous data access patterns; automated alerts trigger within 5 minutes of threshold breach.</w:t>
      </w:r>
      <w:r/>
    </w:p>
    <w:p w14:paraId="55602BC4">
      <w:pPr>
        <w:pStyle w:val="886"/>
        <w:pBdr/>
        <w:spacing w:after="80" w:before="0"/>
        <w:ind w:left="400"/>
        <w:rPr/>
      </w:pPr>
      <w:r>
        <w:rPr>
          <w:rFonts w:hint="default" w:ascii="Arial" w:hAnsi="Arial" w:eastAsia="Arial" w:cs="Arial"/>
          <w:b/>
          <w:sz w:val="24"/>
        </w:rPr>
        <w:t xml:space="preserve">Severity Override:  </w:t>
      </w:r>
      <w:r>
        <w:rPr>
          <w:rFonts w:hint="default" w:ascii="Arial" w:hAnsi="Arial" w:eastAsia="Arial" w:cs="Arial"/>
          <w:sz w:val="24"/>
        </w:rPr>
        <w:t xml:space="preserve">Any incident involving confirmed or suspected PII exposure auto-escalates to P1 severity regardless of originating agent group.</w:t>
      </w:r>
      <w:r/>
    </w:p>
    <w:p w14:paraId="0698BC53">
      <w:pPr>
        <w:pStyle w:val="886"/>
        <w:pBdr/>
        <w:spacing w:after="80" w:before="0"/>
        <w:ind w:left="400"/>
        <w:rPr/>
      </w:pPr>
      <w:r>
        <w:rPr>
          <w:rFonts w:hint="default" w:ascii="Arial" w:hAnsi="Arial" w:eastAsia="Arial" w:cs="Arial"/>
          <w:b/>
          <w:sz w:val="24"/>
        </w:rPr>
        <w:t xml:space="preserve">Containment:  </w:t>
      </w:r>
      <w:r>
        <w:rPr>
          <w:rFonts w:hint="default" w:ascii="Arial" w:hAnsi="Arial" w:eastAsia="Arial" w:cs="Arial"/>
          <w:sz w:val="24"/>
        </w:rPr>
        <w:t xml:space="preserve">Immediate suspension of affected agent's data write access pending investigation. Snapshots of affected data stores preserved for forensic review.</w:t>
      </w:r>
      <w:r/>
    </w:p>
    <w:p w14:paraId="0502D1AD">
      <w:pPr>
        <w:pStyle w:val="886"/>
        <w:pBdr/>
        <w:spacing w:after="80" w:before="0"/>
        <w:ind w:left="400"/>
        <w:rPr/>
      </w:pPr>
      <w:r>
        <w:rPr>
          <w:rFonts w:hint="default" w:ascii="Arial" w:hAnsi="Arial" w:eastAsia="Arial" w:cs="Arial"/>
          <w:b/>
          <w:sz w:val="24"/>
        </w:rPr>
        <w:t xml:space="preserve">Notification:  </w:t>
      </w:r>
      <w:r>
        <w:rPr>
          <w:rFonts w:hint="default" w:ascii="Arial" w:hAnsi="Arial" w:eastAsia="Arial" w:cs="Arial"/>
          <w:sz w:val="24"/>
        </w:rPr>
        <w:t xml:space="preserve">Data Controller notified within 2 hours of confirmed breach. PDPA supervisory authority notification within 72 hours. Affected clients notified within 7 days.</w:t>
      </w:r>
      <w:r/>
    </w:p>
    <w:p w14:paraId="10527C27">
      <w:pPr>
        <w:pStyle w:val="886"/>
        <w:pBdr/>
        <w:spacing w:after="80" w:before="0"/>
        <w:ind w:left="400"/>
        <w:rPr/>
      </w:pPr>
      <w:r>
        <w:rPr>
          <w:rFonts w:hint="default" w:ascii="Arial" w:hAnsi="Arial" w:eastAsia="Arial" w:cs="Arial"/>
          <w:b/>
          <w:sz w:val="24"/>
        </w:rPr>
        <w:t xml:space="preserve">Remediation:  </w:t>
      </w:r>
      <w:r>
        <w:rPr>
          <w:rFonts w:hint="default" w:ascii="Arial" w:hAnsi="Arial" w:eastAsia="Arial" w:cs="Arial"/>
          <w:sz w:val="24"/>
        </w:rPr>
        <w:t xml:space="preserve">Full audit trail preserved; Post-Incident Review (PIR) mandatory within 48 hours; playbook update completed within 30 days of PIR sign-off.</w:t>
      </w:r>
      <w:r/>
    </w:p>
    <w:p w14:paraId="6D7C9EF0">
      <w:pPr>
        <w:pStyle w:val="886"/>
        <w:pBdr/>
        <w:spacing w:after="80" w:before="200"/>
        <w:ind/>
        <w:rPr/>
      </w:pPr>
      <w:r>
        <w:rPr>
          <w:rFonts w:hint="default" w:ascii="Arial" w:hAnsi="Arial" w:eastAsia="Arial" w:cs="Arial"/>
          <w:b/>
          <w:color w:val="2e75b6"/>
          <w:sz w:val="28"/>
        </w:rPr>
        <w:t xml:space="preserve">19.6  Compliance Audit &amp; Review Schedule</w:t>
      </w:r>
      <w:r/>
    </w:p>
    <w:p w14:paraId="2521B8B0">
      <w:pPr>
        <w:pStyle w:val="886"/>
        <w:pBdr/>
        <w:spacing w:after="80" w:before="0"/>
        <w:ind w:left="400"/>
        <w:rPr/>
      </w:pPr>
      <w:r>
        <w:rPr>
          <w:rFonts w:hint="default" w:ascii="Arial" w:hAnsi="Arial" w:eastAsia="Arial" w:cs="Arial"/>
          <w:b/>
          <w:sz w:val="24"/>
        </w:rPr>
        <w:t xml:space="preserve">Monthly:  </w:t>
      </w:r>
      <w:r>
        <w:rPr>
          <w:rFonts w:hint="default" w:ascii="Arial" w:hAnsi="Arial" w:eastAsia="Arial" w:cs="Arial"/>
          <w:sz w:val="24"/>
        </w:rPr>
        <w:t xml:space="preserve">Core and Guardian automated audit log review; report delivered to IT Manager and Compliance Officer by the 5th of each month.</w:t>
      </w:r>
      <w:r/>
    </w:p>
    <w:p w14:paraId="1FABB9AF">
      <w:pPr>
        <w:pStyle w:val="886"/>
        <w:pBdr/>
        <w:spacing w:after="80" w:before="0"/>
        <w:ind w:left="400"/>
        <w:rPr/>
      </w:pPr>
      <w:r>
        <w:rPr>
          <w:rFonts w:hint="default" w:ascii="Arial" w:hAnsi="Arial" w:eastAsia="Arial" w:cs="Arial"/>
          <w:b/>
          <w:sz w:val="24"/>
        </w:rPr>
        <w:t xml:space="preserve">Quarterly:  </w:t>
      </w:r>
      <w:r>
        <w:rPr>
          <w:rFonts w:hint="default" w:ascii="Arial" w:hAnsi="Arial" w:eastAsia="Arial" w:cs="Arial"/>
          <w:sz w:val="24"/>
        </w:rPr>
        <w:t xml:space="preserve">Bias audit across all 20 agents; model version compliance check; data retention enforcement sweep; findings reviewed by Studio Director.</w:t>
      </w:r>
      <w:r/>
    </w:p>
    <w:p w14:paraId="2DD06B2E">
      <w:pPr>
        <w:pStyle w:val="886"/>
        <w:pBdr/>
        <w:spacing w:after="80" w:before="0"/>
        <w:ind w:left="400"/>
        <w:rPr/>
      </w:pPr>
      <w:r>
        <w:rPr>
          <w:rFonts w:hint="default" w:ascii="Arial" w:hAnsi="Arial" w:eastAsia="Arial" w:cs="Arial"/>
          <w:b/>
          <w:sz w:val="24"/>
        </w:rPr>
        <w:t xml:space="preserve">Annually:  </w:t>
      </w:r>
      <w:r>
        <w:rPr>
          <w:rFonts w:hint="default" w:ascii="Arial" w:hAnsi="Arial" w:eastAsia="Arial" w:cs="Arial"/>
          <w:sz w:val="24"/>
        </w:rPr>
        <w:t xml:space="preserve">Full PDPA compliance audit; third-party penetration test; Compliance Officer formal sign-off; updated Data Processing Agreement review.</w:t>
      </w:r>
      <w:r/>
    </w:p>
    <w:p w14:paraId="6F9D6FBB">
      <w:pPr>
        <w:pStyle w:val="886"/>
        <w:pBdr/>
        <w:spacing w:after="80" w:before="0"/>
        <w:ind w:left="400"/>
        <w:rPr/>
      </w:pPr>
      <w:r>
        <w:rPr>
          <w:rFonts w:hint="default" w:ascii="Arial" w:hAnsi="Arial" w:eastAsia="Arial" w:cs="Arial"/>
          <w:b/>
          <w:sz w:val="24"/>
        </w:rPr>
        <w:t xml:space="preserve">Trigger-Based:  </w:t>
      </w:r>
      <w:r>
        <w:rPr>
          <w:rFonts w:hint="default" w:ascii="Arial" w:hAnsi="Arial" w:eastAsia="Arial" w:cs="Arial"/>
          <w:sz w:val="24"/>
        </w:rPr>
        <w:t xml:space="preserve">Immediate audit initiated following any P1 incident, new agent deployment, or notification of applicable regulatory change.</w:t>
      </w:r>
      <w:r/>
    </w:p>
    <w:p w14:paraId="43A3F903">
      <w:pPr>
        <w:pStyle w:val="886"/>
        <w:pBdr/>
        <w:spacing w:after="100" w:before="0"/>
        <w:ind/>
        <w:rPr/>
      </w:pPr>
      <w:r>
        <w:rPr>
          <w:rFonts w:hint="default" w:ascii="Arial" w:hAnsi="Arial" w:eastAsia="Arial" w:cs="Arial"/>
          <w:b w:val="0"/>
          <w:sz w:val="24"/>
        </w:rPr>
        <w:t xml:space="preserve">Note: Section 19 is a living document. Regulatory updates (PDPA amendments, GDPR adequacy decisions) must be reviewed by the Data Controller within 30 days of publication and reflected in this section accordingly.</w:t>
      </w:r>
      <w:r/>
    </w:p>
    <w:p w14:paraId="58C114D7">
      <w:pPr>
        <w:pStyle w:val="886"/>
        <w:pBdr/>
        <w:spacing w:after="0" w:before="0"/>
        <w:ind/>
        <w:rPr/>
      </w:pPr>
      <w:r>
        <w:rPr>
          <w:rFonts w:hint="default" w:ascii="Arial" w:hAnsi="Arial" w:eastAsia="Arial" w:cs="Arial"/>
          <w:b w:val="0"/>
          <w:sz w:val="24"/>
        </w:rPr>
      </w:r>
      <w:r/>
    </w:p>
    <w:p w14:paraId="523197E3">
      <w:pPr>
        <w:pStyle w:val="886"/>
        <w:pBdr/>
        <w:spacing w:after="100" w:before="320"/>
        <w:ind/>
        <w:rPr/>
      </w:pPr>
      <w:r>
        <w:rPr>
          <w:rFonts w:hint="default" w:ascii="Arial" w:hAnsi="Arial" w:eastAsia="Arial" w:cs="Arial"/>
          <w:b/>
          <w:color w:val="1f2d5a"/>
          <w:sz w:val="36"/>
        </w:rPr>
        <w:t xml:space="preserve">20. AI Ethics &amp; Responsible Use Policy</w:t>
      </w:r>
      <w:r/>
    </w:p>
    <w:p w14:paraId="6E4B36C9">
      <w:pPr>
        <w:pStyle w:val="886"/>
        <w:pBdr/>
        <w:spacing w:after="80" w:before="200"/>
        <w:ind/>
        <w:rPr/>
      </w:pPr>
      <w:r>
        <w:rPr>
          <w:rFonts w:hint="default" w:ascii="Arial" w:hAnsi="Arial" w:eastAsia="Arial" w:cs="Arial"/>
          <w:b/>
          <w:color w:val="2e75b6"/>
          <w:sz w:val="28"/>
        </w:rPr>
        <w:t xml:space="preserve">20.1  Overview</w:t>
      </w:r>
      <w:r/>
    </w:p>
    <w:p w14:paraId="14533950">
      <w:pPr>
        <w:pStyle w:val="886"/>
        <w:pBdr/>
        <w:spacing w:after="100" w:before="0"/>
        <w:ind/>
        <w:rPr/>
      </w:pPr>
      <w:r>
        <w:rPr>
          <w:rFonts w:hint="default" w:ascii="Arial" w:hAnsi="Arial" w:eastAsia="Arial" w:cs="Arial"/>
          <w:b w:val="0"/>
          <w:sz w:val="24"/>
        </w:rPr>
        <w:t xml:space="preserve">Section 20 establishes the ethical principles and responsible use standards governing all AI agents operating within MONOLITH / DAPH Decor. This policy ensures that AI automation serves client and employee interests with fairness, t</w:t>
      </w:r>
      <w:r>
        <w:rPr>
          <w:rFonts w:hint="default" w:ascii="Arial" w:hAnsi="Arial" w:eastAsia="Arial" w:cs="Arial"/>
          <w:b w:val="0"/>
          <w:sz w:val="24"/>
        </w:rPr>
        <w:t xml:space="preserve">ransparency, and accountability. All 20 live agents and all 5 v3.0 planned agents must be designed, deployed, and monitored in compliance with this policy. The Studio Director is the accountable owner; the Compliance Officer co-signs annual ethics reviews.</w:t>
      </w:r>
      <w:r/>
    </w:p>
    <w:p w14:paraId="54B4CF5D">
      <w:pPr>
        <w:pStyle w:val="886"/>
        <w:pBdr/>
        <w:spacing w:after="80" w:before="200"/>
        <w:ind/>
        <w:rPr/>
      </w:pPr>
      <w:r>
        <w:rPr>
          <w:rFonts w:hint="default" w:ascii="Arial" w:hAnsi="Arial" w:eastAsia="Arial" w:cs="Arial"/>
          <w:b/>
          <w:color w:val="2e75b6"/>
          <w:sz w:val="28"/>
        </w:rPr>
        <w:t xml:space="preserve">20.2  Core Ethical Principles</w:t>
      </w:r>
      <w:r/>
    </w:p>
    <w:p w14:paraId="21B966C2">
      <w:pPr>
        <w:pStyle w:val="886"/>
        <w:pBdr/>
        <w:spacing w:after="100" w:before="0"/>
        <w:ind/>
        <w:rPr/>
      </w:pPr>
      <w:r>
        <w:rPr>
          <w:rFonts w:hint="default" w:ascii="Arial" w:hAnsi="Arial" w:eastAsia="Arial" w:cs="Arial"/>
          <w:b w:val="0"/>
          <w:sz w:val="24"/>
        </w:rPr>
        <w:t xml:space="preserve">Six principles form the foundation of MONOLITH's ethical AI framework:</w:t>
      </w:r>
      <w:r/>
    </w:p>
    <w:p w14:paraId="0FFE76F5">
      <w:pPr>
        <w:pStyle w:val="886"/>
        <w:pBdr/>
        <w:spacing w:after="80" w:before="0"/>
        <w:ind w:left="400"/>
        <w:rPr/>
      </w:pPr>
      <w:r>
        <w:rPr>
          <w:rFonts w:hint="default" w:ascii="Arial" w:hAnsi="Arial" w:eastAsia="Arial" w:cs="Arial"/>
          <w:b/>
          <w:sz w:val="24"/>
        </w:rPr>
        <w:t xml:space="preserve">Fairness:  </w:t>
      </w:r>
      <w:r>
        <w:rPr>
          <w:rFonts w:hint="default" w:ascii="Arial" w:hAnsi="Arial" w:eastAsia="Arial" w:cs="Arial"/>
          <w:sz w:val="24"/>
        </w:rPr>
        <w:t xml:space="preserve">AI agents must not produce outputs that discriminate against clients, employees, or vendors on the basis of protected characteristics. Quarterly bias audits (S19.3) validate model fairness across all agent groups.</w:t>
      </w:r>
      <w:r/>
    </w:p>
    <w:p w14:paraId="0CA55145">
      <w:pPr>
        <w:pStyle w:val="886"/>
        <w:pBdr/>
        <w:spacing w:after="80" w:before="0"/>
        <w:ind w:left="400"/>
        <w:rPr/>
      </w:pPr>
      <w:r>
        <w:rPr>
          <w:rFonts w:hint="default" w:ascii="Arial" w:hAnsi="Arial" w:eastAsia="Arial" w:cs="Arial"/>
          <w:b/>
          <w:sz w:val="24"/>
        </w:rPr>
        <w:t xml:space="preserve">Transparency:  </w:t>
      </w:r>
      <w:r>
        <w:rPr>
          <w:rFonts w:hint="default" w:ascii="Arial" w:hAnsi="Arial" w:eastAsia="Arial" w:cs="Arial"/>
          <w:sz w:val="24"/>
        </w:rPr>
        <w:t xml:space="preserve">Clients and stakeholders must be informed when AI is involved in decisions affecting them. All P1 and P2 escalation decisions include a human-readable rationale (S19.3 Explainability requirement).</w:t>
      </w:r>
      <w:r/>
    </w:p>
    <w:p w14:paraId="045F380E">
      <w:pPr>
        <w:pStyle w:val="886"/>
        <w:pBdr/>
        <w:spacing w:after="80" w:before="0"/>
        <w:ind w:left="400"/>
        <w:rPr/>
      </w:pPr>
      <w:r>
        <w:rPr>
          <w:rFonts w:hint="default" w:ascii="Arial" w:hAnsi="Arial" w:eastAsia="Arial" w:cs="Arial"/>
          <w:b/>
          <w:sz w:val="24"/>
        </w:rPr>
        <w:t xml:space="preserve">Accountability:  </w:t>
      </w:r>
      <w:r>
        <w:rPr>
          <w:rFonts w:hint="default" w:ascii="Arial" w:hAnsi="Arial" w:eastAsia="Arial" w:cs="Arial"/>
          <w:sz w:val="24"/>
        </w:rPr>
        <w:t xml:space="preserve">Every agent action is attributable to a named responsible owner: Group Leads (S18.3) are accountable for their agent group's ethical compliance. Ultimate accountability rests with the Studio Director.</w:t>
      </w:r>
      <w:r/>
    </w:p>
    <w:p w14:paraId="4B7F0787">
      <w:pPr>
        <w:pStyle w:val="886"/>
        <w:pBdr/>
        <w:spacing w:after="80" w:before="0"/>
        <w:ind w:left="400"/>
        <w:rPr/>
      </w:pPr>
      <w:r>
        <w:rPr>
          <w:rFonts w:hint="default" w:ascii="Arial" w:hAnsi="Arial" w:eastAsia="Arial" w:cs="Arial"/>
          <w:b/>
          <w:sz w:val="24"/>
        </w:rPr>
        <w:t xml:space="preserve">Privacy by Default:  </w:t>
      </w:r>
      <w:r>
        <w:rPr>
          <w:rFonts w:hint="default" w:ascii="Arial" w:hAnsi="Arial" w:eastAsia="Arial" w:cs="Arial"/>
          <w:sz w:val="24"/>
        </w:rPr>
        <w:t xml:space="preserve">Agents collect, process, and retain only the minimum data required for their designated function (S19.2 Data Classification). Privacy impact assessments are mandatory for any new Tier 1 data workflow.</w:t>
      </w:r>
      <w:r/>
    </w:p>
    <w:p w14:paraId="0CB6CE87">
      <w:pPr>
        <w:pStyle w:val="886"/>
        <w:pBdr/>
        <w:spacing w:after="80" w:before="0"/>
        <w:ind w:left="400"/>
        <w:rPr/>
      </w:pPr>
      <w:r>
        <w:rPr>
          <w:rFonts w:hint="default" w:ascii="Arial" w:hAnsi="Arial" w:eastAsia="Arial" w:cs="Arial"/>
          <w:b/>
          <w:sz w:val="24"/>
        </w:rPr>
        <w:t xml:space="preserve">Human Safety:  </w:t>
      </w:r>
      <w:r>
        <w:rPr>
          <w:rFonts w:hint="default" w:ascii="Arial" w:hAnsi="Arial" w:eastAsia="Arial" w:cs="Arial"/>
          <w:sz w:val="24"/>
        </w:rPr>
        <w:t xml:space="preserve">No agent may autonomously execute actions with irrev</w:t>
      </w:r>
      <w:r>
        <w:rPr>
          <w:rFonts w:hint="default" w:ascii="Arial" w:hAnsi="Arial" w:eastAsia="Arial" w:cs="Arial"/>
          <w:sz w:val="24"/>
        </w:rPr>
        <w:t xml:space="preserve">ersible site, financial, or contractual consequences without explicit human approval (see S20.5 Human-in-the-Loop Requirements). Agent outputs involving on-site safety (Vega, Scout, Guardian) are advisory-only until confirmed by a qualified human reviewer.</w:t>
      </w:r>
      <w:r/>
    </w:p>
    <w:p w14:paraId="39AC7EFC">
      <w:pPr>
        <w:pStyle w:val="886"/>
        <w:pBdr/>
        <w:spacing w:after="80" w:before="0"/>
        <w:ind w:left="400"/>
        <w:rPr/>
      </w:pPr>
      <w:r>
        <w:rPr>
          <w:rFonts w:hint="default" w:ascii="Arial" w:hAnsi="Arial" w:eastAsia="Arial" w:cs="Arial"/>
          <w:b/>
          <w:sz w:val="24"/>
        </w:rPr>
        <w:t xml:space="preserve">Human Oversight:  </w:t>
      </w:r>
      <w:r>
        <w:rPr>
          <w:rFonts w:hint="default" w:ascii="Arial" w:hAnsi="Arial" w:eastAsia="Arial" w:cs="Arial"/>
          <w:sz w:val="24"/>
        </w:rPr>
        <w:t xml:space="preserve">AI agents augment — they do not replace — human judgment. Group Leads retain final authority over all agent recommendations. Oversight obligations are enforced through SLA thresholds (S17) and escalation protocols (S18).</w:t>
      </w:r>
      <w:r/>
    </w:p>
    <w:p w14:paraId="76409186">
      <w:pPr>
        <w:pStyle w:val="886"/>
        <w:pBdr/>
        <w:spacing w:after="80" w:before="200"/>
        <w:ind/>
        <w:rPr/>
      </w:pPr>
      <w:r>
        <w:rPr>
          <w:rFonts w:hint="default" w:ascii="Arial" w:hAnsi="Arial" w:eastAsia="Arial" w:cs="Arial"/>
          <w:b/>
          <w:color w:val="2e75b6"/>
          <w:sz w:val="28"/>
        </w:rPr>
        <w:t xml:space="preserve">20.3  Responsible Use Guidelines by Agent Group</w:t>
      </w:r>
      <w:r/>
    </w:p>
    <w:p w14:paraId="0C8A5986">
      <w:pPr>
        <w:pStyle w:val="886"/>
        <w:pBdr/>
        <w:spacing w:after="100" w:before="0"/>
        <w:ind/>
        <w:rPr/>
      </w:pPr>
      <w:r>
        <w:rPr>
          <w:rFonts w:hint="default" w:ascii="Arial" w:hAnsi="Arial" w:eastAsia="Arial" w:cs="Arial"/>
          <w:b w:val="0"/>
          <w:sz w:val="24"/>
        </w:rPr>
        <w:t xml:space="preserve">Responsible use guidelines are tailored to each agent group's operational context and data sensitivity:</w:t>
      </w:r>
      <w:r/>
    </w:p>
    <w:p w14:paraId="310F8597">
      <w:pPr>
        <w:pStyle w:val="886"/>
        <w:pBdr/>
        <w:spacing w:after="80" w:before="0"/>
        <w:ind w:left="400"/>
        <w:rPr/>
      </w:pPr>
      <w:r>
        <w:rPr>
          <w:rFonts w:hint="default" w:ascii="Arial" w:hAnsi="Arial" w:eastAsia="Arial" w:cs="Arial"/>
          <w:b/>
          <w:sz w:val="24"/>
        </w:rPr>
        <w:t xml:space="preserve">Group A — Client-Facing &amp; Design (Kelly, Signal, Aria, Blaze, Nova):  </w:t>
      </w:r>
      <w:r>
        <w:rPr>
          <w:rFonts w:hint="default" w:ascii="Arial" w:hAnsi="Arial" w:eastAsia="Arial" w:cs="Arial"/>
          <w:sz w:val="24"/>
        </w:rPr>
        <w:t xml:space="preserve">All client c</w:t>
      </w:r>
      <w:r>
        <w:rPr>
          <w:rFonts w:hint="default" w:ascii="Arial" w:hAnsi="Arial" w:eastAsia="Arial" w:cs="Arial"/>
          <w:sz w:val="24"/>
        </w:rPr>
        <w:t xml:space="preserve">ommunications generated by AI must be reviewed by a human team member before delivery. Design proposals and mood boards are AI-assisted drafts; final approval rests with the lead designer. No pricing commitments may be communicated to clients via AI alone.</w:t>
      </w:r>
      <w:r/>
    </w:p>
    <w:p w14:paraId="14D2EC52">
      <w:pPr>
        <w:pStyle w:val="886"/>
        <w:pBdr/>
        <w:spacing w:after="80" w:before="0"/>
        <w:ind w:left="400"/>
        <w:rPr/>
      </w:pPr>
      <w:r>
        <w:rPr>
          <w:rFonts w:hint="default" w:ascii="Arial" w:hAnsi="Arial" w:eastAsia="Arial" w:cs="Arial"/>
          <w:b/>
          <w:sz w:val="24"/>
        </w:rPr>
        <w:t xml:space="preserve">Group B — Sales, CRM &amp; Marketing (Compass, Remy, Scout, Finn, Hana):  </w:t>
      </w:r>
      <w:r>
        <w:rPr>
          <w:rFonts w:hint="default" w:ascii="Arial" w:hAnsi="Arial" w:eastAsia="Arial" w:cs="Arial"/>
          <w:sz w:val="24"/>
        </w:rPr>
        <w:t xml:space="preserve">Lead scoring and</w:t>
      </w:r>
      <w:r>
        <w:rPr>
          <w:rFonts w:hint="default" w:ascii="Arial" w:hAnsi="Arial" w:eastAsia="Arial" w:cs="Arial"/>
          <w:sz w:val="24"/>
        </w:rPr>
        <w:t xml:space="preserve"> client segmentation outputs are informational only. CRM data enrichment must be limited to data explicitly provided by or consented to by the client. Marketing content must not use client data for personalisation beyond the scope of the active engagement.</w:t>
      </w:r>
      <w:r/>
    </w:p>
    <w:p w14:paraId="1873737B">
      <w:pPr>
        <w:pStyle w:val="886"/>
        <w:pBdr/>
        <w:spacing w:after="80" w:before="0"/>
        <w:ind w:left="400"/>
        <w:rPr/>
      </w:pPr>
      <w:r>
        <w:rPr>
          <w:rFonts w:hint="default" w:ascii="Arial" w:hAnsi="Arial" w:eastAsia="Arial" w:cs="Arial"/>
          <w:b/>
          <w:sz w:val="24"/>
        </w:rPr>
        <w:t xml:space="preserve">Group C — Project &amp; Site Operations (Atlas, Bo, Forge, Leo, Ops):  </w:t>
      </w:r>
      <w:r>
        <w:rPr>
          <w:rFonts w:hint="default" w:ascii="Arial" w:hAnsi="Arial" w:eastAsia="Arial" w:cs="Arial"/>
          <w:sz w:val="24"/>
        </w:rPr>
        <w:t xml:space="preserve">Budget variance alerts are advisory; financial commitments require human </w:t>
      </w:r>
      <w:r>
        <w:rPr>
          <w:rFonts w:hint="default" w:ascii="Arial" w:hAnsi="Arial" w:eastAsia="Arial" w:cs="Arial"/>
          <w:sz w:val="24"/>
        </w:rPr>
        <w:t xml:space="preserve">sign-off at the applicable threshold (S15 Acceptance Sign-off). Site safety flags from Scout must be escalated to a site supervisor before any work suspension. Procurement recommendations from Forge require Ops Lead approval above the petty-cash threshold.</w:t>
      </w:r>
      <w:r/>
    </w:p>
    <w:p w14:paraId="1C9DCE20">
      <w:pPr>
        <w:pStyle w:val="886"/>
        <w:pBdr/>
        <w:spacing w:after="80" w:before="0"/>
        <w:ind w:left="400"/>
        <w:rPr/>
      </w:pPr>
      <w:r>
        <w:rPr>
          <w:rFonts w:hint="default" w:ascii="Arial" w:hAnsi="Arial" w:eastAsia="Arial" w:cs="Arial"/>
          <w:b/>
          <w:sz w:val="24"/>
        </w:rPr>
        <w:t xml:space="preserve">Group D — Systems, QA &amp; HR (Core, Nexus, Rex, Guardian, Talent):  </w:t>
      </w:r>
      <w:r>
        <w:rPr>
          <w:rFonts w:hint="default" w:ascii="Arial" w:hAnsi="Arial" w:eastAsia="Arial" w:cs="Arial"/>
          <w:sz w:val="24"/>
        </w:rPr>
        <w:t xml:space="preserve">HR-related outputs (Talent) must never be the sole ba</w:t>
      </w:r>
      <w:r>
        <w:rPr>
          <w:rFonts w:hint="default" w:ascii="Arial" w:hAnsi="Arial" w:eastAsia="Arial" w:cs="Arial"/>
          <w:sz w:val="24"/>
        </w:rPr>
        <w:t xml:space="preserve">sis for employment decisions; human HR review is mandatory. QA audit findings (Guardian) are draft reports until reviewed and signed by the IT Manager. System access changes proposed by Core or Rex require dual authorisation (IT Manager + Studio Director).</w:t>
      </w:r>
      <w:r/>
    </w:p>
    <w:p w14:paraId="1D99D332">
      <w:pPr>
        <w:pStyle w:val="886"/>
        <w:pBdr/>
        <w:spacing w:after="80" w:before="200"/>
        <w:ind/>
        <w:rPr/>
      </w:pPr>
      <w:r>
        <w:rPr>
          <w:rFonts w:hint="default" w:ascii="Arial" w:hAnsi="Arial" w:eastAsia="Arial" w:cs="Arial"/>
          <w:b/>
          <w:color w:val="2e75b6"/>
          <w:sz w:val="28"/>
        </w:rPr>
        <w:t xml:space="preserve">20.4  Prohibited Uses &amp; Restrictions</w:t>
      </w:r>
      <w:r/>
    </w:p>
    <w:p w14:paraId="316AF160">
      <w:pPr>
        <w:pStyle w:val="886"/>
        <w:pBdr/>
        <w:spacing w:after="100" w:before="0"/>
        <w:ind/>
        <w:rPr/>
      </w:pPr>
      <w:r>
        <w:rPr>
          <w:rFonts w:hint="default" w:ascii="Arial" w:hAnsi="Arial" w:eastAsia="Arial" w:cs="Arial"/>
          <w:b w:val="0"/>
          <w:sz w:val="24"/>
        </w:rPr>
        <w:t xml:space="preserve">The following uses of MONOLITH AI agents are strictly prohibited:</w:t>
      </w:r>
      <w:r/>
    </w:p>
    <w:p w14:paraId="342A2331">
      <w:pPr>
        <w:pStyle w:val="886"/>
        <w:pBdr/>
        <w:spacing w:after="80" w:before="0"/>
        <w:ind w:left="400"/>
        <w:rPr/>
      </w:pPr>
      <w:r>
        <w:rPr>
          <w:rFonts w:hint="default" w:ascii="Arial" w:hAnsi="Arial" w:eastAsia="Arial" w:cs="Arial"/>
          <w:b/>
          <w:sz w:val="24"/>
        </w:rPr>
        <w:t xml:space="preserve">Automated Decision-Making on Employment:  </w:t>
      </w:r>
      <w:r>
        <w:rPr>
          <w:rFonts w:hint="default" w:ascii="Arial" w:hAnsi="Arial" w:eastAsia="Arial" w:cs="Arial"/>
          <w:sz w:val="24"/>
        </w:rPr>
        <w:t xml:space="preserve">No AI agent may make or communicate final hiring, promotion, disciplinary, or termination decisions. Talent (#19) outputs are restricted to scheduling, onboarding checklists, and HR documentation drafts.</w:t>
      </w:r>
      <w:r/>
    </w:p>
    <w:p w14:paraId="294C5058">
      <w:pPr>
        <w:pStyle w:val="886"/>
        <w:pBdr/>
        <w:spacing w:after="80" w:before="0"/>
        <w:ind w:left="400"/>
        <w:rPr/>
      </w:pPr>
      <w:r>
        <w:rPr>
          <w:rFonts w:hint="default" w:ascii="Arial" w:hAnsi="Arial" w:eastAsia="Arial" w:cs="Arial"/>
          <w:b/>
          <w:sz w:val="24"/>
        </w:rPr>
        <w:t xml:space="preserve">Unsupervised Financial Commitments:  </w:t>
      </w:r>
      <w:r>
        <w:rPr>
          <w:rFonts w:hint="default" w:ascii="Arial" w:hAnsi="Arial" w:eastAsia="Arial" w:cs="Arial"/>
          <w:sz w:val="24"/>
        </w:rPr>
        <w:t xml:space="preserve">No agent may initiate, approve, or communicate financial commitments above THB 5,000 without human authorisation. Forge (#9) and Atlas (#4) proposals above this threshold are flagged for Ops Lead review.</w:t>
      </w:r>
      <w:r/>
    </w:p>
    <w:p w14:paraId="31745458">
      <w:pPr>
        <w:pStyle w:val="886"/>
        <w:pBdr/>
        <w:spacing w:after="80" w:before="0"/>
        <w:ind w:left="400"/>
        <w:rPr/>
      </w:pPr>
      <w:r>
        <w:rPr>
          <w:rFonts w:hint="default" w:ascii="Arial" w:hAnsi="Arial" w:eastAsia="Arial" w:cs="Arial"/>
          <w:b/>
          <w:sz w:val="24"/>
        </w:rPr>
        <w:t xml:space="preserve">Client Data Repurposing:  </w:t>
      </w:r>
      <w:r>
        <w:rPr>
          <w:rFonts w:hint="default" w:ascii="Arial" w:hAnsi="Arial" w:eastAsia="Arial" w:cs="Arial"/>
          <w:sz w:val="24"/>
        </w:rPr>
        <w:t xml:space="preserve">Client data collected for one project may not be used to train agent models, populate marketing lists, or enrich other client profiles without explicit written consent from the client.</w:t>
      </w:r>
      <w:r/>
    </w:p>
    <w:p w14:paraId="4F7AAFAE">
      <w:pPr>
        <w:pStyle w:val="886"/>
        <w:pBdr/>
        <w:spacing w:after="80" w:before="0"/>
        <w:ind w:left="400"/>
        <w:rPr/>
      </w:pPr>
      <w:r>
        <w:rPr>
          <w:rFonts w:hint="default" w:ascii="Arial" w:hAnsi="Arial" w:eastAsia="Arial" w:cs="Arial"/>
          <w:b/>
          <w:sz w:val="24"/>
        </w:rPr>
        <w:t xml:space="preserve">Autonomous External Communications:  </w:t>
      </w:r>
      <w:r>
        <w:rPr>
          <w:rFonts w:hint="default" w:ascii="Arial" w:hAnsi="Arial" w:eastAsia="Arial" w:cs="Arial"/>
          <w:sz w:val="24"/>
        </w:rPr>
        <w:t xml:space="preserve">Agents may not send external communications (emails, messages, contract documents) to clients or third parties without human review and explicit send authorisation, except for pre-approved automated notifications defined in the Client Portal (S21).</w:t>
      </w:r>
      <w:r/>
    </w:p>
    <w:p w14:paraId="39436F8E">
      <w:pPr>
        <w:pStyle w:val="886"/>
        <w:pBdr/>
        <w:spacing w:after="80" w:before="0"/>
        <w:ind w:left="400"/>
        <w:rPr/>
      </w:pPr>
      <w:r>
        <w:rPr>
          <w:rFonts w:hint="default" w:ascii="Arial" w:hAnsi="Arial" w:eastAsia="Arial" w:cs="Arial"/>
          <w:b/>
          <w:sz w:val="24"/>
        </w:rPr>
        <w:t xml:space="preserve">Shadow AI Usage:  </w:t>
      </w:r>
      <w:r>
        <w:rPr>
          <w:rFonts w:hint="default" w:ascii="Arial" w:hAnsi="Arial" w:eastAsia="Arial" w:cs="Arial"/>
          <w:sz w:val="24"/>
        </w:rPr>
        <w:t xml:space="preserve">Team members may not deploy or use AI tools outside the MONOLITH approved agent platform for business-related tasks involving client data. All AI tooling must be approved and documented by the IT Manager.</w:t>
      </w:r>
      <w:r/>
    </w:p>
    <w:p w14:paraId="3CC11695">
      <w:pPr>
        <w:pStyle w:val="886"/>
        <w:pBdr/>
        <w:spacing w:after="80" w:before="200"/>
        <w:ind/>
        <w:rPr/>
      </w:pPr>
      <w:r>
        <w:rPr>
          <w:rFonts w:hint="default" w:ascii="Arial" w:hAnsi="Arial" w:eastAsia="Arial" w:cs="Arial"/>
          <w:b/>
          <w:color w:val="2e75b6"/>
          <w:sz w:val="28"/>
        </w:rPr>
        <w:t xml:space="preserve">20.5  Human-in-the-Loop (HITL) Requirements</w:t>
      </w:r>
      <w:r/>
    </w:p>
    <w:p w14:paraId="4B7AA29D">
      <w:pPr>
        <w:pStyle w:val="886"/>
        <w:pBdr/>
        <w:spacing w:after="100" w:before="0"/>
        <w:ind/>
        <w:rPr/>
      </w:pPr>
      <w:r>
        <w:rPr>
          <w:rFonts w:hint="default" w:ascii="Arial" w:hAnsi="Arial" w:eastAsia="Arial" w:cs="Arial"/>
          <w:b w:val="0"/>
          <w:sz w:val="24"/>
        </w:rPr>
        <w:t xml:space="preserve">The following decision categories require human approval before any agent-generated output is actioned or communicated:</w:t>
      </w:r>
      <w:r/>
    </w:p>
    <w:p w14:paraId="292416BD">
      <w:pPr>
        <w:pStyle w:val="886"/>
        <w:pBdr/>
        <w:spacing w:after="80" w:before="0"/>
        <w:ind w:left="400"/>
        <w:rPr/>
      </w:pPr>
      <w:r>
        <w:rPr>
          <w:rFonts w:hint="default" w:ascii="Arial" w:hAnsi="Arial" w:eastAsia="Arial" w:cs="Arial"/>
          <w:b/>
          <w:sz w:val="24"/>
        </w:rPr>
        <w:t xml:space="preserve">HITL-1 — Client Contract Terms:  </w:t>
      </w:r>
      <w:r>
        <w:rPr>
          <w:rFonts w:hint="default" w:ascii="Arial" w:hAnsi="Arial" w:eastAsia="Arial" w:cs="Arial"/>
          <w:sz w:val="24"/>
        </w:rPr>
        <w:t xml:space="preserve">Any AI-generated contract clause, scope change, or pricing adjustment must be reviewed and approved by the Studio Director or designated Account Lead before client delivery. SLA: human review within 4 hours.</w:t>
      </w:r>
      <w:r/>
    </w:p>
    <w:p w14:paraId="2E870699">
      <w:pPr>
        <w:pStyle w:val="886"/>
        <w:pBdr/>
        <w:spacing w:after="80" w:before="0"/>
        <w:ind w:left="400"/>
        <w:rPr/>
      </w:pPr>
      <w:r>
        <w:rPr>
          <w:rFonts w:hint="default" w:ascii="Arial" w:hAnsi="Arial" w:eastAsia="Arial" w:cs="Arial"/>
          <w:b/>
          <w:sz w:val="24"/>
        </w:rPr>
        <w:t xml:space="preserve">HITL-2 — Escalated Safety Flags:  </w:t>
      </w:r>
      <w:r>
        <w:rPr>
          <w:rFonts w:hint="default" w:ascii="Arial" w:hAnsi="Arial" w:eastAsia="Arial" w:cs="Arial"/>
          <w:sz w:val="24"/>
        </w:rPr>
        <w:t xml:space="preserve">Site </w:t>
      </w:r>
      <w:r>
        <w:rPr>
          <w:rFonts w:hint="default" w:ascii="Arial" w:hAnsi="Arial" w:eastAsia="Arial" w:cs="Arial"/>
          <w:sz w:val="24"/>
        </w:rPr>
        <w:t xml:space="preserve">safety flags generated by Vega (#21) or Scout (#17) trigger immediate notification to the Site Supervisor. No site activity suspension may be enacted by AI alone. Human confirmation required within 30 minutes; if unresponsive, escalate per S18 P1 protocol.</w:t>
      </w:r>
      <w:r/>
    </w:p>
    <w:p w14:paraId="32D15E6A">
      <w:pPr>
        <w:pStyle w:val="886"/>
        <w:pBdr/>
        <w:spacing w:after="80" w:before="0"/>
        <w:ind w:left="400"/>
        <w:rPr/>
      </w:pPr>
      <w:r>
        <w:rPr>
          <w:rFonts w:hint="default" w:ascii="Arial" w:hAnsi="Arial" w:eastAsia="Arial" w:cs="Arial"/>
          <w:b/>
          <w:sz w:val="24"/>
        </w:rPr>
        <w:t xml:space="preserve">HITL-3 — Model Retraining Approval:  </w:t>
      </w:r>
      <w:r>
        <w:rPr>
          <w:rFonts w:hint="default" w:ascii="Arial" w:hAnsi="Arial" w:eastAsia="Arial" w:cs="Arial"/>
          <w:sz w:val="24"/>
        </w:rPr>
        <w:t xml:space="preserve">All model retraining cycles (S19.3) require sign-off from the IT Manager and Studio Director before deployment to production. Retraining requests are submitted via the MONOLITH AI Governance Log; approval SLA is 5 business days.</w:t>
      </w:r>
      <w:r/>
    </w:p>
    <w:p w14:paraId="0D910E23">
      <w:pPr>
        <w:pStyle w:val="886"/>
        <w:pBdr/>
        <w:spacing w:after="80" w:before="0"/>
        <w:ind w:left="400"/>
        <w:rPr/>
      </w:pPr>
      <w:r>
        <w:rPr>
          <w:rFonts w:hint="default" w:ascii="Arial" w:hAnsi="Arial" w:eastAsia="Arial" w:cs="Arial"/>
          <w:b/>
          <w:sz w:val="24"/>
        </w:rPr>
        <w:t xml:space="preserve">HITL-4 — Regulatory Compliance Decisions:  </w:t>
      </w:r>
      <w:r>
        <w:rPr>
          <w:rFonts w:hint="default" w:ascii="Arial" w:hAnsi="Arial" w:eastAsia="Arial" w:cs="Arial"/>
          <w:sz w:val="24"/>
        </w:rPr>
        <w:t xml:space="preserve">PDPA data subject rights requests (access, deletion, portability) handled by Core (#14) must be reviewed and approved by the Compliance Officer before response is sent. SLA: 25 days (allowing 5-day buffer within the 30-day PDPA requirement).</w:t>
      </w:r>
      <w:r/>
    </w:p>
    <w:p w14:paraId="58CC81CF">
      <w:pPr>
        <w:pStyle w:val="886"/>
        <w:pBdr/>
        <w:spacing w:after="80" w:before="0"/>
        <w:ind w:left="400"/>
        <w:rPr/>
      </w:pPr>
      <w:r>
        <w:rPr>
          <w:rFonts w:hint="default" w:ascii="Arial" w:hAnsi="Arial" w:eastAsia="Arial" w:cs="Arial"/>
          <w:b/>
          <w:sz w:val="24"/>
        </w:rPr>
        <w:t xml:space="preserve">HITL-5 — Post-Incident Playbook Updates:  </w:t>
      </w:r>
      <w:r>
        <w:rPr>
          <w:rFonts w:hint="default" w:ascii="Arial" w:hAnsi="Arial" w:eastAsia="Arial" w:cs="Arial"/>
          <w:sz w:val="24"/>
        </w:rPr>
        <w:t xml:space="preserve">Playbook revisions proposed following PIR reviews (S18.6, S19.5) require approval from the Studio Director and at least one Group Lead before the updated playbook is published and distributed.</w:t>
      </w:r>
      <w:r/>
    </w:p>
    <w:p w14:paraId="1478F682">
      <w:pPr>
        <w:pStyle w:val="886"/>
        <w:pBdr/>
        <w:spacing w:after="80" w:before="200"/>
        <w:ind/>
        <w:rPr/>
      </w:pPr>
      <w:r>
        <w:rPr>
          <w:rFonts w:hint="default" w:ascii="Arial" w:hAnsi="Arial" w:eastAsia="Arial" w:cs="Arial"/>
          <w:b/>
          <w:color w:val="2e75b6"/>
          <w:sz w:val="28"/>
        </w:rPr>
        <w:t xml:space="preserve">20.6  Ethics Review &amp; Governance</w:t>
      </w:r>
      <w:r/>
    </w:p>
    <w:p w14:paraId="1895D6A8">
      <w:pPr>
        <w:pStyle w:val="886"/>
        <w:pBdr/>
        <w:spacing w:after="80" w:before="0"/>
        <w:ind w:left="400"/>
        <w:rPr/>
      </w:pPr>
      <w:r>
        <w:rPr>
          <w:rFonts w:hint="default" w:ascii="Arial" w:hAnsi="Arial" w:eastAsia="Arial" w:cs="Arial"/>
          <w:b/>
          <w:sz w:val="24"/>
        </w:rPr>
        <w:t xml:space="preserve">Quarterly Ethics Review:  </w:t>
      </w:r>
      <w:r>
        <w:rPr>
          <w:rFonts w:hint="default" w:ascii="Arial" w:hAnsi="Arial" w:eastAsia="Arial" w:cs="Arial"/>
          <w:sz w:val="24"/>
        </w:rPr>
        <w:t xml:space="preserve">Compliance Officer leads a quarterly review of agent outputs, HITL override rates, and bias audit findings. Report delivered to Studio Director within 10 business days of quarter close.</w:t>
      </w:r>
      <w:r/>
    </w:p>
    <w:p w14:paraId="2AC59E4C">
      <w:pPr>
        <w:pStyle w:val="886"/>
        <w:pBdr/>
        <w:spacing w:after="80" w:before="0"/>
        <w:ind w:left="400"/>
        <w:rPr/>
      </w:pPr>
      <w:r>
        <w:rPr>
          <w:rFonts w:hint="default" w:ascii="Arial" w:hAnsi="Arial" w:eastAsia="Arial" w:cs="Arial"/>
          <w:b/>
          <w:sz w:val="24"/>
        </w:rPr>
        <w:t xml:space="preserve">Annual Ethics Audit:  </w:t>
      </w:r>
      <w:r>
        <w:rPr>
          <w:rFonts w:hint="default" w:ascii="Arial" w:hAnsi="Arial" w:eastAsia="Arial" w:cs="Arial"/>
          <w:sz w:val="24"/>
        </w:rPr>
        <w:t xml:space="preserve">Full ethics audit conducted annually by an independent third party. Audit covers fairness, explainability, prohibited-use compliance, and PDPA/GDPR alignment. Findings addressed within 60 days of report delivery.</w:t>
      </w:r>
      <w:r/>
    </w:p>
    <w:p w14:paraId="32CBAC01">
      <w:pPr>
        <w:pStyle w:val="886"/>
        <w:pBdr/>
        <w:spacing w:after="80" w:before="0"/>
        <w:ind w:left="400"/>
        <w:rPr/>
      </w:pPr>
      <w:r>
        <w:rPr>
          <w:rFonts w:hint="default" w:ascii="Arial" w:hAnsi="Arial" w:eastAsia="Arial" w:cs="Arial"/>
          <w:b/>
          <w:sz w:val="24"/>
        </w:rPr>
        <w:t xml:space="preserve">Ethics Incident Register:  </w:t>
      </w:r>
      <w:r>
        <w:rPr>
          <w:rFonts w:hint="default" w:ascii="Arial" w:hAnsi="Arial" w:eastAsia="Arial" w:cs="Arial"/>
          <w:sz w:val="24"/>
        </w:rPr>
        <w:t xml:space="preserve">Any suspected ethics violation — including shadow AI use, prohibited use, or biased output — is logged in the Ethics Incident Register maintained by Guardian (#18). Register reviewed quarterly; unresolved items escalated to Studio Director.</w:t>
      </w:r>
      <w:r/>
    </w:p>
    <w:p w14:paraId="4AB9DFA5">
      <w:pPr>
        <w:pStyle w:val="886"/>
        <w:pBdr/>
        <w:spacing w:after="80" w:before="0"/>
        <w:ind w:left="400"/>
        <w:rPr/>
      </w:pPr>
      <w:r>
        <w:rPr>
          <w:rFonts w:hint="default" w:ascii="Arial" w:hAnsi="Arial" w:eastAsia="Arial" w:cs="Arial"/>
          <w:b/>
          <w:sz w:val="24"/>
        </w:rPr>
        <w:t xml:space="preserve">Policy Review Cycle:  </w:t>
      </w:r>
      <w:r>
        <w:rPr>
          <w:rFonts w:hint="default" w:ascii="Arial" w:hAnsi="Arial" w:eastAsia="Arial" w:cs="Arial"/>
          <w:sz w:val="24"/>
        </w:rPr>
        <w:t xml:space="preserve">This policy</w:t>
      </w:r>
      <w:r>
        <w:rPr>
          <w:rFonts w:hint="default" w:ascii="Arial" w:hAnsi="Arial" w:eastAsia="Arial" w:cs="Arial"/>
          <w:sz w:val="24"/>
        </w:rPr>
        <w:t xml:space="preserve"> is reviewed annually and updated whenever a new agent group is deployed, a significant regulatory change occurs, or an ethics incident of P1 severity is confirmed. Compliance Officer is responsible for initiating policy reviews; Studio Director signs off.</w:t>
      </w:r>
      <w:r/>
    </w:p>
    <w:p w14:paraId="39E34383">
      <w:pPr>
        <w:pStyle w:val="886"/>
        <w:pBdr/>
        <w:spacing w:after="100" w:before="0"/>
        <w:ind/>
        <w:rPr/>
      </w:pPr>
      <w:r>
        <w:rPr>
          <w:rFonts w:hint="default" w:ascii="Arial" w:hAnsi="Arial" w:eastAsia="Arial" w:cs="Arial"/>
          <w:b w:val="0"/>
          <w:sz w:val="24"/>
        </w:rPr>
        <w:t xml:space="preserve">Note: </w:t>
      </w:r>
      <w:r>
        <w:rPr>
          <w:rFonts w:hint="default" w:ascii="Arial" w:hAnsi="Arial" w:eastAsia="Arial" w:cs="Arial"/>
          <w:b w:val="0"/>
          <w:sz w:val="24"/>
        </w:rPr>
        <w:t xml:space="preserve">Section 20 is the governing ethics policy for all current and future MONOLITH AI deployments. Conflicts between this policy and any operational SOP section are resolved in favour of this policy. Escalate policy conflicts to the Studio Director immediately.</w:t>
      </w:r>
      <w:r/>
    </w:p>
    <w:p w14:paraId="12C35511">
      <w:pPr>
        <w:pStyle w:val="886"/>
        <w:pBdr/>
        <w:spacing w:after="0" w:before="0"/>
        <w:ind/>
        <w:rPr/>
      </w:pPr>
      <w:r>
        <w:rPr>
          <w:rFonts w:hint="default" w:ascii="Arial" w:hAnsi="Arial" w:eastAsia="Arial" w:cs="Arial"/>
          <w:b w:val="0"/>
          <w:sz w:val="24"/>
        </w:rPr>
      </w:r>
      <w:r/>
    </w:p>
    <w:p w14:paraId="0818E2E0">
      <w:pPr>
        <w:pStyle w:val="886"/>
        <w:pBdr/>
        <w:spacing w:after="100" w:before="320"/>
        <w:ind/>
        <w:rPr/>
      </w:pPr>
      <w:r>
        <w:rPr>
          <w:rFonts w:hint="default" w:ascii="Arial" w:hAnsi="Arial" w:eastAsia="Arial" w:cs="Arial"/>
          <w:b/>
          <w:color w:val="1f2d5a"/>
          <w:sz w:val="36"/>
        </w:rPr>
        <w:t xml:space="preserve">21. Agent Lifecycle Management &amp; Decommissioning Protocol</w:t>
      </w:r>
      <w:r/>
    </w:p>
    <w:p w14:paraId="666C85F9">
      <w:pPr>
        <w:pStyle w:val="886"/>
        <w:pBdr/>
        <w:spacing w:after="80" w:before="200"/>
        <w:ind/>
        <w:rPr/>
      </w:pPr>
      <w:r>
        <w:rPr>
          <w:rFonts w:hint="default" w:ascii="Arial" w:hAnsi="Arial" w:eastAsia="Arial" w:cs="Arial"/>
          <w:b/>
          <w:color w:val="2e75b6"/>
          <w:sz w:val="28"/>
        </w:rPr>
        <w:t xml:space="preserve">21.1  Overview</w:t>
      </w:r>
      <w:r/>
    </w:p>
    <w:p w14:paraId="3F4F2DA2">
      <w:pPr>
        <w:pStyle w:val="886"/>
        <w:pBdr/>
        <w:spacing w:after="100" w:before="0"/>
        <w:ind/>
        <w:rPr/>
      </w:pPr>
      <w:r>
        <w:rPr>
          <w:rFonts w:hint="default" w:ascii="Arial" w:hAnsi="Arial" w:eastAsia="Arial" w:cs="Arial"/>
          <w:b w:val="0"/>
          <w:sz w:val="24"/>
        </w:rPr>
        <w:t xml:space="preserve">Section 21 defines the governance framework for managing the complete lifecycle of all AI agents within MONOLITH / DAPH Decor — from initial proposal thr</w:t>
      </w:r>
      <w:r>
        <w:rPr>
          <w:rFonts w:hint="default" w:ascii="Arial" w:hAnsi="Arial" w:eastAsia="Arial" w:cs="Arial"/>
          <w:b w:val="0"/>
          <w:sz w:val="24"/>
        </w:rPr>
        <w:t xml:space="preserve">ough active production to eventual decommissioning. A structured lifecycle protocol ensures that agents are deployed purposefully, reviewed regularly, and retired safely with full data continuity. This policy applies to all 20 live agents (Kelly through Op</w:t>
      </w:r>
      <w:r>
        <w:rPr>
          <w:rFonts w:hint="default" w:ascii="Arial" w:hAnsi="Arial" w:eastAsia="Arial" w:cs="Arial"/>
          <w:b w:val="0"/>
          <w:sz w:val="24"/>
        </w:rPr>
        <w:t xml:space="preserve">s), all 5 v3.0 planned agents (Vega, Stone, Ember, Pulse, Shore), and any future agents commissioned under the MONOLITH AI Programme. The Studio Director owns this protocol; the Compliance Officer co-signs all formal deprecation and decommission decisions.</w:t>
      </w:r>
      <w:r/>
    </w:p>
    <w:p w14:paraId="2F11D2EC">
      <w:pPr>
        <w:pStyle w:val="886"/>
        <w:pBdr/>
        <w:spacing w:after="80" w:before="200"/>
        <w:ind/>
        <w:rPr/>
      </w:pPr>
      <w:r>
        <w:rPr>
          <w:rFonts w:hint="default" w:ascii="Arial" w:hAnsi="Arial" w:eastAsia="Arial" w:cs="Arial"/>
          <w:b/>
          <w:color w:val="2e75b6"/>
          <w:sz w:val="28"/>
        </w:rPr>
        <w:t xml:space="preserve">21.2  Agent Lifecycle Stages</w:t>
      </w:r>
      <w:r/>
    </w:p>
    <w:p w14:paraId="06B5FC2D">
      <w:pPr>
        <w:pStyle w:val="886"/>
        <w:pBdr/>
        <w:spacing w:after="100" w:before="0"/>
        <w:ind/>
        <w:rPr/>
      </w:pPr>
      <w:r>
        <w:rPr>
          <w:rFonts w:hint="default" w:ascii="Arial" w:hAnsi="Arial" w:eastAsia="Arial" w:cs="Arial"/>
          <w:b w:val="0"/>
          <w:sz w:val="24"/>
        </w:rPr>
        <w:t xml:space="preserve">Every MONOLITH AI agent passes through seven defined stages. Advancement between stages requires documented approval from the appropriate authority as specified below.</w:t>
      </w:r>
      <w:r/>
    </w:p>
    <w:p w14:paraId="152ADC79">
      <w:pPr>
        <w:pStyle w:val="886"/>
        <w:pBdr/>
        <w:spacing w:after="80" w:before="0"/>
        <w:ind w:left="400"/>
        <w:rPr/>
      </w:pPr>
      <w:r>
        <w:rPr>
          <w:rFonts w:hint="default" w:ascii="Arial" w:hAnsi="Arial" w:eastAsia="Arial" w:cs="Arial"/>
          <w:b/>
          <w:sz w:val="24"/>
        </w:rPr>
        <w:t xml:space="preserve">Stage 1 — Proposal:  </w:t>
      </w:r>
      <w:r>
        <w:rPr>
          <w:rFonts w:hint="default" w:ascii="Arial" w:hAnsi="Arial" w:eastAsia="Arial" w:cs="Arial"/>
          <w:sz w:val="24"/>
        </w:rPr>
        <w:t xml:space="preserve">Business case submitted by department lead. Studio Director approves or rejects within 10 business days. Proposal must include: use-case description, expected ROI, data requirements, integration dependencies, and ethical risk assessment.</w:t>
      </w:r>
      <w:r/>
    </w:p>
    <w:p w14:paraId="4F8278B8">
      <w:pPr>
        <w:pStyle w:val="886"/>
        <w:pBdr/>
        <w:spacing w:after="80" w:before="0"/>
        <w:ind w:left="400"/>
        <w:rPr/>
      </w:pPr>
      <w:r>
        <w:rPr>
          <w:rFonts w:hint="default" w:ascii="Arial" w:hAnsi="Arial" w:eastAsia="Arial" w:cs="Arial"/>
          <w:b/>
          <w:sz w:val="24"/>
        </w:rPr>
        <w:t xml:space="preserve">Stage 2 — Development:  </w:t>
      </w:r>
      <w:r>
        <w:rPr>
          <w:rFonts w:hint="default" w:ascii="Arial" w:hAnsi="Arial" w:eastAsia="Arial" w:cs="Arial"/>
          <w:sz w:val="24"/>
        </w:rPr>
        <w:t xml:space="preserve">Agent is built and configured in an isolated development environment. No live client or employee data may be accessed. Development phase concludes with a Technical Readiness Review signed off by the Systems Lead.</w:t>
      </w:r>
      <w:r/>
    </w:p>
    <w:p w14:paraId="6494D07C">
      <w:pPr>
        <w:pStyle w:val="886"/>
        <w:pBdr/>
        <w:spacing w:after="80" w:before="0"/>
        <w:ind w:left="400"/>
        <w:rPr/>
      </w:pPr>
      <w:r>
        <w:rPr>
          <w:rFonts w:hint="default" w:ascii="Arial" w:hAnsi="Arial" w:eastAsia="Arial" w:cs="Arial"/>
          <w:b/>
          <w:sz w:val="24"/>
        </w:rPr>
        <w:t xml:space="preserve">Stage 3 — Staging:  </w:t>
      </w:r>
      <w:r>
        <w:rPr>
          <w:rFonts w:hint="default" w:ascii="Arial" w:hAnsi="Arial" w:eastAsia="Arial" w:cs="Arial"/>
          <w:sz w:val="24"/>
        </w:rPr>
        <w:t xml:space="preserve">Agent is deployed to a staging environment with anonymised or synthetic data. Quality assurance testing, bias evaluation, and security review are conducted. Compliance Officer reviews ethics alignment before promotion to production.</w:t>
      </w:r>
      <w:r/>
    </w:p>
    <w:p w14:paraId="2E967A0B">
      <w:pPr>
        <w:pStyle w:val="886"/>
        <w:pBdr/>
        <w:spacing w:after="80" w:before="0"/>
        <w:ind w:left="400"/>
        <w:rPr/>
      </w:pPr>
      <w:r>
        <w:rPr>
          <w:rFonts w:hint="default" w:ascii="Arial" w:hAnsi="Arial" w:eastAsia="Arial" w:cs="Arial"/>
          <w:b/>
          <w:sz w:val="24"/>
        </w:rPr>
        <w:t xml:space="preserve">Stage 4 — Production:  </w:t>
      </w:r>
      <w:r>
        <w:rPr>
          <w:rFonts w:hint="default" w:ascii="Arial" w:hAnsi="Arial" w:eastAsia="Arial" w:cs="Arial"/>
          <w:sz w:val="24"/>
        </w:rPr>
        <w:t xml:space="preserve">Agent is live and operational. Monitored continuously against KPIs defined in Section 17. SLA thresholds apply immediately upon production deployment. All HITL requirements from Section 20 are active from day one.</w:t>
      </w:r>
      <w:r/>
    </w:p>
    <w:p w14:paraId="34FD41FD">
      <w:pPr>
        <w:pStyle w:val="886"/>
        <w:pBdr/>
        <w:spacing w:after="80" w:before="0"/>
        <w:ind w:left="400"/>
        <w:rPr/>
      </w:pPr>
      <w:r>
        <w:rPr>
          <w:rFonts w:hint="default" w:ascii="Arial" w:hAnsi="Arial" w:eastAsia="Arial" w:cs="Arial"/>
          <w:b/>
          <w:sz w:val="24"/>
        </w:rPr>
        <w:t xml:space="preserve">Stage 5 — Review:  </w:t>
      </w:r>
      <w:r>
        <w:rPr>
          <w:rFonts w:hint="default" w:ascii="Arial" w:hAnsi="Arial" w:eastAsia="Arial" w:cs="Arial"/>
          <w:sz w:val="24"/>
        </w:rPr>
        <w:t xml:space="preserve">Periodic performance review triggered by: (a) scheduled qu</w:t>
      </w:r>
      <w:r>
        <w:rPr>
          <w:rFonts w:hint="default" w:ascii="Arial" w:hAnsi="Arial" w:eastAsia="Arial" w:cs="Arial"/>
          <w:sz w:val="24"/>
        </w:rPr>
        <w:t xml:space="preserve">arterly review cycle, (b) SLA breach threshold exceeded for two consecutive months, (c) change in business process making the agent's function redundant, or (d) regulatory change requiring re-evaluation. Outcome: continue, retrain, or initiate deprecation.</w:t>
      </w:r>
      <w:r/>
    </w:p>
    <w:p w14:paraId="53616C92">
      <w:pPr>
        <w:pStyle w:val="886"/>
        <w:pBdr/>
        <w:spacing w:after="80" w:before="0"/>
        <w:ind w:left="400"/>
        <w:rPr/>
      </w:pPr>
      <w:r>
        <w:rPr>
          <w:rFonts w:hint="default" w:ascii="Arial" w:hAnsi="Arial" w:eastAsia="Arial" w:cs="Arial"/>
          <w:b/>
          <w:sz w:val="24"/>
        </w:rPr>
        <w:t xml:space="preserve">Stage 6 — Deprecation:  </w:t>
      </w:r>
      <w:r>
        <w:rPr>
          <w:rFonts w:hint="default" w:ascii="Arial" w:hAnsi="Arial" w:eastAsia="Arial" w:cs="Arial"/>
          <w:sz w:val="24"/>
        </w:rPr>
        <w:t xml:space="preserve">Formal notice issued that an agent w</w:t>
      </w:r>
      <w:r>
        <w:rPr>
          <w:rFonts w:hint="default" w:ascii="Arial" w:hAnsi="Arial" w:eastAsia="Arial" w:cs="Arial"/>
          <w:sz w:val="24"/>
        </w:rPr>
        <w:t xml:space="preserve">ill be decommissioned. A deprecation window of minimum 30 calendar days is mandatory, during which the agent remains partially operational in read-only or advisory mode. Affected stakeholders are notified within 5 business days of the deprecation decision.</w:t>
      </w:r>
      <w:r/>
    </w:p>
    <w:p w14:paraId="3DB142B4">
      <w:pPr>
        <w:pStyle w:val="886"/>
        <w:pBdr/>
        <w:spacing w:after="80" w:before="0"/>
        <w:ind w:left="400"/>
        <w:rPr/>
      </w:pPr>
      <w:r>
        <w:rPr>
          <w:rFonts w:hint="default" w:ascii="Arial" w:hAnsi="Arial" w:eastAsia="Arial" w:cs="Arial"/>
          <w:b/>
          <w:sz w:val="24"/>
        </w:rPr>
        <w:t xml:space="preserve">Stage 7 — Decommission:  </w:t>
      </w:r>
      <w:r>
        <w:rPr>
          <w:rFonts w:hint="default" w:ascii="Arial" w:hAnsi="Arial" w:eastAsia="Arial" w:cs="Arial"/>
          <w:sz w:val="24"/>
        </w:rPr>
        <w:t xml:space="preserve">Agent is fully taken offline following completion of all decommissioning steps defined in Section 21.4. Post-decommission review (Section 21.6) is initiated within 10 business days.</w:t>
      </w:r>
      <w:r/>
    </w:p>
    <w:p w14:paraId="6A596709">
      <w:pPr>
        <w:pStyle w:val="886"/>
        <w:pBdr/>
        <w:spacing w:after="80" w:before="200"/>
        <w:ind/>
        <w:rPr/>
      </w:pPr>
      <w:r>
        <w:rPr>
          <w:rFonts w:hint="default" w:ascii="Arial" w:hAnsi="Arial" w:eastAsia="Arial" w:cs="Arial"/>
          <w:b/>
          <w:color w:val="2e75b6"/>
          <w:sz w:val="28"/>
        </w:rPr>
        <w:t xml:space="preserve">21.3  Deprecation Criteria &amp; Triggers</w:t>
      </w:r>
      <w:r/>
    </w:p>
    <w:p w14:paraId="411E542D">
      <w:pPr>
        <w:pStyle w:val="886"/>
        <w:pBdr/>
        <w:spacing w:after="100" w:before="0"/>
        <w:ind/>
        <w:rPr/>
      </w:pPr>
      <w:r>
        <w:rPr>
          <w:rFonts w:hint="default" w:ascii="Arial" w:hAnsi="Arial" w:eastAsia="Arial" w:cs="Arial"/>
          <w:b w:val="0"/>
          <w:sz w:val="24"/>
        </w:rPr>
        <w:t xml:space="preserve">An agent may be formally deprecated when one or more of the following criteria are met:</w:t>
      </w:r>
      <w:r/>
    </w:p>
    <w:p w14:paraId="5C5AADEE">
      <w:pPr>
        <w:pStyle w:val="886"/>
        <w:pBdr/>
        <w:spacing w:after="80" w:before="0"/>
        <w:ind w:left="400"/>
        <w:rPr/>
      </w:pPr>
      <w:r>
        <w:rPr>
          <w:rFonts w:hint="default" w:ascii="Arial" w:hAnsi="Arial" w:eastAsia="Arial" w:cs="Arial"/>
          <w:b/>
          <w:sz w:val="24"/>
        </w:rPr>
        <w:t xml:space="preserve">Performance Failure:  </w:t>
      </w:r>
      <w:r>
        <w:rPr>
          <w:rFonts w:hint="default" w:ascii="Arial" w:hAnsi="Arial" w:eastAsia="Arial" w:cs="Arial"/>
          <w:sz w:val="24"/>
        </w:rPr>
        <w:t xml:space="preserve">Agent fails to meet its Group SLA thresholds (Section 17) for three or more consecutive monthly review cycles despite remediation attempts.</w:t>
      </w:r>
      <w:r/>
    </w:p>
    <w:p w14:paraId="382C264A">
      <w:pPr>
        <w:pStyle w:val="886"/>
        <w:pBdr/>
        <w:spacing w:after="80" w:before="0"/>
        <w:ind w:left="400"/>
        <w:rPr/>
      </w:pPr>
      <w:r>
        <w:rPr>
          <w:rFonts w:hint="default" w:ascii="Arial" w:hAnsi="Arial" w:eastAsia="Arial" w:cs="Arial"/>
          <w:b/>
          <w:sz w:val="24"/>
        </w:rPr>
        <w:t xml:space="preserve">Functional Redundancy:  </w:t>
      </w:r>
      <w:r>
        <w:rPr>
          <w:rFonts w:hint="default" w:ascii="Arial" w:hAnsi="Arial" w:eastAsia="Arial" w:cs="Arial"/>
          <w:sz w:val="24"/>
        </w:rPr>
        <w:t xml:space="preserve">The agent's function is fully subsumed by a newer agent, platform upgrade, or business process change. A redundancy report must document the successor and confirm zero service gap.</w:t>
      </w:r>
      <w:r/>
    </w:p>
    <w:p w14:paraId="5D148B72">
      <w:pPr>
        <w:pStyle w:val="886"/>
        <w:pBdr/>
        <w:spacing w:after="80" w:before="0"/>
        <w:ind w:left="400"/>
        <w:rPr/>
      </w:pPr>
      <w:r>
        <w:rPr>
          <w:rFonts w:hint="default" w:ascii="Arial" w:hAnsi="Arial" w:eastAsia="Arial" w:cs="Arial"/>
          <w:b/>
          <w:sz w:val="24"/>
        </w:rPr>
        <w:t xml:space="preserve">Regulatory Non-Compliance:  </w:t>
      </w:r>
      <w:r>
        <w:rPr>
          <w:rFonts w:hint="default" w:ascii="Arial" w:hAnsi="Arial" w:eastAsia="Arial" w:cs="Arial"/>
          <w:sz w:val="24"/>
        </w:rPr>
        <w:t xml:space="preserve">Agent cannot be made compliant with updated PDPA, GDPR, or internal ethics standards within the 60-day remediation window established in Section 20.6.</w:t>
      </w:r>
      <w:r/>
    </w:p>
    <w:p w14:paraId="17F789E5">
      <w:pPr>
        <w:pStyle w:val="886"/>
        <w:pBdr/>
        <w:spacing w:after="80" w:before="0"/>
        <w:ind w:left="400"/>
        <w:rPr/>
      </w:pPr>
      <w:r>
        <w:rPr>
          <w:rFonts w:hint="default" w:ascii="Arial" w:hAnsi="Arial" w:eastAsia="Arial" w:cs="Arial"/>
          <w:b/>
          <w:sz w:val="24"/>
        </w:rPr>
        <w:t xml:space="preserve">Business Discontinuation:  </w:t>
      </w:r>
      <w:r>
        <w:rPr>
          <w:rFonts w:hint="default" w:ascii="Arial" w:hAnsi="Arial" w:eastAsia="Arial" w:cs="Arial"/>
          <w:sz w:val="24"/>
        </w:rPr>
        <w:t xml:space="preserve">The business unit or function the agent supports is formally discontinued. Decommission proceeds in parallel with operational wind-down.</w:t>
      </w:r>
      <w:r/>
    </w:p>
    <w:p w14:paraId="09558287">
      <w:pPr>
        <w:pStyle w:val="886"/>
        <w:pBdr/>
        <w:spacing w:after="80" w:before="0"/>
        <w:ind w:left="400"/>
        <w:rPr/>
      </w:pPr>
      <w:r>
        <w:rPr>
          <w:rFonts w:hint="default" w:ascii="Arial" w:hAnsi="Arial" w:eastAsia="Arial" w:cs="Arial"/>
          <w:b/>
          <w:sz w:val="24"/>
        </w:rPr>
        <w:t xml:space="preserve">Security Compromise:  </w:t>
      </w:r>
      <w:r>
        <w:rPr>
          <w:rFonts w:hint="default" w:ascii="Arial" w:hAnsi="Arial" w:eastAsia="Arial" w:cs="Arial"/>
          <w:sz w:val="24"/>
        </w:rPr>
        <w:t xml:space="preserve">A confirmed security breach or critical vulnerability that cannot be patched within 5 business days triggers immediate deprecation under the Incident Response Playbook (Section 18). Decommission may be expedited.</w:t>
      </w:r>
      <w:r/>
    </w:p>
    <w:p w14:paraId="07F90B32">
      <w:pPr>
        <w:pStyle w:val="886"/>
        <w:pBdr/>
        <w:spacing w:after="80" w:before="200"/>
        <w:ind/>
        <w:rPr/>
      </w:pPr>
      <w:r>
        <w:rPr>
          <w:rFonts w:hint="default" w:ascii="Arial" w:hAnsi="Arial" w:eastAsia="Arial" w:cs="Arial"/>
          <w:b/>
          <w:color w:val="2e75b6"/>
          <w:sz w:val="28"/>
        </w:rPr>
        <w:t xml:space="preserve">21.4  Decommissioning Process</w:t>
      </w:r>
      <w:r/>
    </w:p>
    <w:p w14:paraId="235FBD5B">
      <w:pPr>
        <w:pStyle w:val="886"/>
        <w:pBdr/>
        <w:spacing w:after="100" w:before="0"/>
        <w:ind/>
        <w:rPr/>
      </w:pPr>
      <w:r>
        <w:rPr>
          <w:rFonts w:hint="default" w:ascii="Arial" w:hAnsi="Arial" w:eastAsia="Arial" w:cs="Arial"/>
          <w:b w:val="0"/>
          <w:sz w:val="24"/>
        </w:rPr>
        <w:t xml:space="preserve">The following steps must be completed in sequence. Each step requires documented confirmation before proceeding to the next.</w:t>
      </w:r>
      <w:r/>
    </w:p>
    <w:p w14:paraId="7B9AEBBE">
      <w:pPr>
        <w:pStyle w:val="886"/>
        <w:pBdr/>
        <w:spacing w:after="80" w:before="0"/>
        <w:ind w:left="400"/>
        <w:rPr/>
      </w:pPr>
      <w:r>
        <w:rPr>
          <w:rFonts w:hint="default" w:ascii="Arial" w:hAnsi="Arial" w:eastAsia="Arial" w:cs="Arial"/>
          <w:b/>
          <w:sz w:val="24"/>
        </w:rPr>
        <w:t xml:space="preserve">Step 1 — Formal Decision:  </w:t>
      </w:r>
      <w:r>
        <w:rPr>
          <w:rFonts w:hint="default" w:ascii="Arial" w:hAnsi="Arial" w:eastAsia="Arial" w:cs="Arial"/>
          <w:sz w:val="24"/>
        </w:rPr>
        <w:t xml:space="preserve">Studio Director and Compliance Officer co-sign the Decommission Order. Order must cite the applicable deprecation criterion, effective date, and responsible transition lead. Guardian (#18) logs the order in the Ethics Incident Register.</w:t>
      </w:r>
      <w:r/>
    </w:p>
    <w:p w14:paraId="19E57D82">
      <w:pPr>
        <w:pStyle w:val="886"/>
        <w:pBdr/>
        <w:spacing w:after="80" w:before="0"/>
        <w:ind w:left="400"/>
        <w:rPr/>
      </w:pPr>
      <w:r>
        <w:rPr>
          <w:rFonts w:hint="default" w:ascii="Arial" w:hAnsi="Arial" w:eastAsia="Arial" w:cs="Arial"/>
          <w:b/>
          <w:sz w:val="24"/>
        </w:rPr>
        <w:t xml:space="preserve">Step 2 — Stakeholder Notification:  </w:t>
      </w:r>
      <w:r>
        <w:rPr>
          <w:rFonts w:hint="default" w:ascii="Arial" w:hAnsi="Arial" w:eastAsia="Arial" w:cs="Arial"/>
          <w:sz w:val="24"/>
        </w:rPr>
        <w:t xml:space="preserve">All users, department leads, and integration-dependent teams are notified within 5 business days. Notification must specify: agent name, last operational date, replacement agent or process (if applicable), and transition support contact.</w:t>
      </w:r>
      <w:r/>
    </w:p>
    <w:p w14:paraId="514F0166">
      <w:pPr>
        <w:pStyle w:val="886"/>
        <w:pBdr/>
        <w:spacing w:after="80" w:before="0"/>
        <w:ind w:left="400"/>
        <w:rPr/>
      </w:pPr>
      <w:r>
        <w:rPr>
          <w:rFonts w:hint="default" w:ascii="Arial" w:hAnsi="Arial" w:eastAsia="Arial" w:cs="Arial"/>
          <w:b/>
          <w:sz w:val="24"/>
        </w:rPr>
        <w:t xml:space="preserve">Step 3 — Transition Planning:  </w:t>
      </w:r>
      <w:r>
        <w:rPr>
          <w:rFonts w:hint="default" w:ascii="Arial" w:hAnsi="Arial" w:eastAsia="Arial" w:cs="Arial"/>
          <w:sz w:val="24"/>
        </w:rPr>
        <w:t xml:space="preserve">Transition lead documents all active workflows the agent supports. For each workflow: assign to human team member or successor agent, confirm handover acceptance, and test continuity in staging before production cutover.</w:t>
      </w:r>
      <w:r/>
    </w:p>
    <w:p w14:paraId="0F90388E">
      <w:pPr>
        <w:pStyle w:val="886"/>
        <w:pBdr/>
        <w:spacing w:after="80" w:before="0"/>
        <w:ind w:left="400"/>
        <w:rPr/>
      </w:pPr>
      <w:r>
        <w:rPr>
          <w:rFonts w:hint="default" w:ascii="Arial" w:hAnsi="Arial" w:eastAsia="Arial" w:cs="Arial"/>
          <w:b/>
          <w:sz w:val="24"/>
        </w:rPr>
        <w:t xml:space="preserve">Step 4 — Data Segregation:  </w:t>
      </w:r>
      <w:r>
        <w:rPr>
          <w:rFonts w:hint="default" w:ascii="Arial" w:hAnsi="Arial" w:eastAsia="Arial" w:cs="Arial"/>
          <w:sz w:val="24"/>
        </w:rPr>
        <w:t xml:space="preserve">All data generated or held by the agent is catalogued per the Data Retention framework in Section 21.5. Data is segregated into: retain (archive), transfer (to successor agent), or delete (per PDPA disposal requirements).</w:t>
      </w:r>
      <w:r/>
    </w:p>
    <w:p w14:paraId="3F33FEC3">
      <w:pPr>
        <w:pStyle w:val="886"/>
        <w:pBdr/>
        <w:spacing w:after="80" w:before="0"/>
        <w:ind w:left="400"/>
        <w:rPr/>
      </w:pPr>
      <w:r>
        <w:rPr>
          <w:rFonts w:hint="default" w:ascii="Arial" w:hAnsi="Arial" w:eastAsia="Arial" w:cs="Arial"/>
          <w:b/>
          <w:sz w:val="24"/>
        </w:rPr>
        <w:t xml:space="preserve">Step 5 — Integration Disconnection:  </w:t>
      </w:r>
      <w:r>
        <w:rPr>
          <w:rFonts w:hint="default" w:ascii="Arial" w:hAnsi="Arial" w:eastAsia="Arial" w:cs="Arial"/>
          <w:sz w:val="24"/>
        </w:rPr>
        <w:t xml:space="preserve">Agent API keys, database credentials, and third-party integration tokens are revoked. Systems Lead confirms disconnection in writing. No orphaned credentials may remain active post-decommission.</w:t>
      </w:r>
      <w:r/>
    </w:p>
    <w:p w14:paraId="16D12D4C">
      <w:pPr>
        <w:pStyle w:val="886"/>
        <w:pBdr/>
        <w:spacing w:after="80" w:before="0"/>
        <w:ind w:left="400"/>
        <w:rPr/>
      </w:pPr>
      <w:r>
        <w:rPr>
          <w:rFonts w:hint="default" w:ascii="Arial" w:hAnsi="Arial" w:eastAsia="Arial" w:cs="Arial"/>
          <w:b/>
          <w:sz w:val="24"/>
        </w:rPr>
        <w:t xml:space="preserve">Step 6 — Production Shutdown:  </w:t>
      </w:r>
      <w:r>
        <w:rPr>
          <w:rFonts w:hint="default" w:ascii="Arial" w:hAnsi="Arial" w:eastAsia="Arial" w:cs="Arial"/>
          <w:sz w:val="24"/>
        </w:rPr>
        <w:t xml:space="preserve">Agent process is stopped and removed from production environment. Monitoring dashboards and alerting rules are updated. Ops (#20) confirms removal from the live agent registry.</w:t>
      </w:r>
      <w:r/>
    </w:p>
    <w:p w14:paraId="21C56710">
      <w:pPr>
        <w:pStyle w:val="886"/>
        <w:pBdr/>
        <w:spacing w:after="80" w:before="0"/>
        <w:ind w:left="400"/>
        <w:rPr/>
      </w:pPr>
      <w:r>
        <w:rPr>
          <w:rFonts w:hint="default" w:ascii="Arial" w:hAnsi="Arial" w:eastAsia="Arial" w:cs="Arial"/>
          <w:b/>
          <w:sz w:val="24"/>
        </w:rPr>
        <w:t xml:space="preserve">Step 7 — Archive &amp; Documentation:  </w:t>
      </w:r>
      <w:r>
        <w:rPr>
          <w:rFonts w:hint="default" w:ascii="Arial" w:hAnsi="Arial" w:eastAsia="Arial" w:cs="Arial"/>
          <w:sz w:val="24"/>
        </w:rPr>
        <w:t xml:space="preserve">Final agent configuration, training data lineage, and audit logs are archived to secure cold storage for a minimum of 3 years (PDPA retention requirement). Decommission completion certificate is issued by Studio Director.</w:t>
      </w:r>
      <w:r/>
    </w:p>
    <w:p w14:paraId="797E919C">
      <w:pPr>
        <w:pStyle w:val="886"/>
        <w:pBdr/>
        <w:spacing w:after="80" w:before="200"/>
        <w:ind/>
        <w:rPr/>
      </w:pPr>
      <w:r>
        <w:rPr>
          <w:rFonts w:hint="default" w:ascii="Arial" w:hAnsi="Arial" w:eastAsia="Arial" w:cs="Arial"/>
          <w:b/>
          <w:color w:val="2e75b6"/>
          <w:sz w:val="28"/>
        </w:rPr>
        <w:t xml:space="preserve">21.5  Data Retention &amp; Handover</w:t>
      </w:r>
      <w:r/>
    </w:p>
    <w:p w14:paraId="43339B37">
      <w:pPr>
        <w:pStyle w:val="886"/>
        <w:pBdr/>
        <w:spacing w:after="100" w:before="0"/>
        <w:ind/>
        <w:rPr/>
      </w:pPr>
      <w:r>
        <w:rPr>
          <w:rFonts w:hint="default" w:ascii="Arial" w:hAnsi="Arial" w:eastAsia="Arial" w:cs="Arial"/>
          <w:b w:val="0"/>
          <w:sz w:val="24"/>
        </w:rPr>
        <w:t xml:space="preserve">All data associated with a decommissioned agent is subject to the following retention and handover requirements:</w:t>
      </w:r>
      <w:r/>
    </w:p>
    <w:p w14:paraId="3AB74201">
      <w:pPr>
        <w:pStyle w:val="886"/>
        <w:pBdr/>
        <w:spacing w:after="80" w:before="0"/>
        <w:ind w:left="400"/>
        <w:rPr/>
      </w:pPr>
      <w:r>
        <w:rPr>
          <w:rFonts w:hint="default" w:ascii="Arial" w:hAnsi="Arial" w:eastAsia="Arial" w:cs="Arial"/>
          <w:b/>
          <w:sz w:val="24"/>
        </w:rPr>
        <w:t xml:space="preserve">Operational Logs:  </w:t>
      </w:r>
      <w:r>
        <w:rPr>
          <w:rFonts w:hint="default" w:ascii="Arial" w:hAnsi="Arial" w:eastAsia="Arial" w:cs="Arial"/>
          <w:sz w:val="24"/>
        </w:rPr>
        <w:t xml:space="preserve">Retained in secure archive for 3 years from decommission date. Accessible by Compliance Officer and Studio Director only. Deletion requires dual authorisation after retention period expires.</w:t>
      </w:r>
      <w:r/>
    </w:p>
    <w:p w14:paraId="51C1E750">
      <w:pPr>
        <w:pStyle w:val="886"/>
        <w:pBdr/>
        <w:spacing w:after="80" w:before="0"/>
        <w:ind w:left="400"/>
        <w:rPr/>
      </w:pPr>
      <w:r>
        <w:rPr>
          <w:rFonts w:hint="default" w:ascii="Arial" w:hAnsi="Arial" w:eastAsia="Arial" w:cs="Arial"/>
          <w:b/>
          <w:sz w:val="24"/>
        </w:rPr>
        <w:t xml:space="preserve">Training Data &amp; Model Artefacts:  </w:t>
      </w:r>
      <w:r>
        <w:rPr>
          <w:rFonts w:hint="default" w:ascii="Arial" w:hAnsi="Arial" w:eastAsia="Arial" w:cs="Arial"/>
          <w:sz w:val="24"/>
        </w:rPr>
        <w:t xml:space="preserve">Retained for 3 years. If the model was trained on personal data, anonymisation or deletion of personal data elements is required within 30 days of decommission, with PDPA compliance certificate issued.</w:t>
      </w:r>
      <w:r/>
    </w:p>
    <w:p w14:paraId="26F98C9B">
      <w:pPr>
        <w:pStyle w:val="886"/>
        <w:pBdr/>
        <w:spacing w:after="80" w:before="0"/>
        <w:ind w:left="400"/>
        <w:rPr/>
      </w:pPr>
      <w:r>
        <w:rPr>
          <w:rFonts w:hint="default" w:ascii="Arial" w:hAnsi="Arial" w:eastAsia="Arial" w:cs="Arial"/>
          <w:b/>
          <w:sz w:val="24"/>
        </w:rPr>
        <w:t xml:space="preserve">Client Interaction Records:  </w:t>
      </w:r>
      <w:r>
        <w:rPr>
          <w:rFonts w:hint="default" w:ascii="Arial" w:hAnsi="Arial" w:eastAsia="Arial" w:cs="Arial"/>
          <w:sz w:val="24"/>
        </w:rPr>
        <w:t xml:space="preserve">Transferred to the successor agent or CRM system as applicable. If no successor exists, records are archived under the relevant client file with access controlled by the account Group Lead.</w:t>
      </w:r>
      <w:r/>
    </w:p>
    <w:p w14:paraId="36302082">
      <w:pPr>
        <w:pStyle w:val="886"/>
        <w:pBdr/>
        <w:spacing w:after="80" w:before="0"/>
        <w:ind w:left="400"/>
        <w:rPr/>
      </w:pPr>
      <w:r>
        <w:rPr>
          <w:rFonts w:hint="default" w:ascii="Arial" w:hAnsi="Arial" w:eastAsia="Arial" w:cs="Arial"/>
          <w:b/>
          <w:sz w:val="24"/>
        </w:rPr>
        <w:t xml:space="preserve">Performance &amp; KPI History:  </w:t>
      </w:r>
      <w:r>
        <w:rPr>
          <w:rFonts w:hint="default" w:ascii="Arial" w:hAnsi="Arial" w:eastAsia="Arial" w:cs="Arial"/>
          <w:sz w:val="24"/>
        </w:rPr>
        <w:t xml:space="preserve">Retained permanently in the MONOLITH AI Performance Registry for programme evaluation, benchmarking of future agents, and audit purposes.</w:t>
      </w:r>
      <w:r/>
    </w:p>
    <w:p w14:paraId="7268D0C5">
      <w:pPr>
        <w:pStyle w:val="886"/>
        <w:pBdr/>
        <w:spacing w:after="80" w:before="0"/>
        <w:ind w:left="400"/>
        <w:rPr/>
      </w:pPr>
      <w:r>
        <w:rPr>
          <w:rFonts w:hint="default" w:ascii="Arial" w:hAnsi="Arial" w:eastAsia="Arial" w:cs="Arial"/>
          <w:b/>
          <w:sz w:val="24"/>
        </w:rPr>
        <w:t xml:space="preserve">Handover Confirmation:  </w:t>
      </w:r>
      <w:r>
        <w:rPr>
          <w:rFonts w:hint="default" w:ascii="Arial" w:hAnsi="Arial" w:eastAsia="Arial" w:cs="Arial"/>
          <w:sz w:val="24"/>
        </w:rPr>
        <w:t xml:space="preserve">Transition lead signs a Handover Completion Certificate confirming: all workflows reassigned, no data gaps, no active credentials remaining, and all downstream teams have accepted transition.</w:t>
      </w:r>
      <w:r/>
    </w:p>
    <w:p w14:paraId="376E99E6">
      <w:pPr>
        <w:pStyle w:val="886"/>
        <w:pBdr/>
        <w:spacing w:after="80" w:before="200"/>
        <w:ind/>
        <w:rPr/>
      </w:pPr>
      <w:r>
        <w:rPr>
          <w:rFonts w:hint="default" w:ascii="Arial" w:hAnsi="Arial" w:eastAsia="Arial" w:cs="Arial"/>
          <w:b/>
          <w:color w:val="2e75b6"/>
          <w:sz w:val="28"/>
        </w:rPr>
        <w:t xml:space="preserve">21.6  Post-Decommission Review</w:t>
      </w:r>
      <w:r/>
    </w:p>
    <w:p w14:paraId="33FEECED">
      <w:pPr>
        <w:pStyle w:val="886"/>
        <w:pBdr/>
        <w:spacing w:after="100" w:before="0"/>
        <w:ind/>
        <w:rPr/>
      </w:pPr>
      <w:r>
        <w:rPr>
          <w:rFonts w:hint="default" w:ascii="Arial" w:hAnsi="Arial" w:eastAsia="Arial" w:cs="Arial"/>
          <w:b w:val="0"/>
          <w:sz w:val="24"/>
        </w:rPr>
        <w:t xml:space="preserve">A Post-D</w:t>
      </w:r>
      <w:r>
        <w:rPr>
          <w:rFonts w:hint="default" w:ascii="Arial" w:hAnsi="Arial" w:eastAsia="Arial" w:cs="Arial"/>
          <w:b w:val="0"/>
          <w:sz w:val="24"/>
        </w:rPr>
        <w:t xml:space="preserve">ecommission Review (PDR) is initiated within 10 business days of production shutdown and completed within 30 calendar days. The PDR is led by the Compliance Officer with input from the Systems Lead and the relevant department Group Lead. The review covers:</w:t>
      </w:r>
      <w:r/>
    </w:p>
    <w:p w14:paraId="6A3F7DDD">
      <w:pPr>
        <w:pStyle w:val="886"/>
        <w:pBdr/>
        <w:spacing w:after="80" w:before="0"/>
        <w:ind w:left="400"/>
        <w:rPr/>
      </w:pPr>
      <w:r>
        <w:rPr>
          <w:rFonts w:hint="default" w:ascii="Arial" w:hAnsi="Arial" w:eastAsia="Arial" w:cs="Arial"/>
          <w:b/>
          <w:sz w:val="24"/>
        </w:rPr>
        <w:t xml:space="preserve">Lifecycle Assessment:  </w:t>
      </w:r>
      <w:r>
        <w:rPr>
          <w:rFonts w:hint="default" w:ascii="Arial" w:hAnsi="Arial" w:eastAsia="Arial" w:cs="Arial"/>
          <w:sz w:val="24"/>
        </w:rPr>
        <w:t xml:space="preserve">Full evaluation of the agent's performance across all lifecycle stages. Identifies whether decommission was the correct outcome or whether earlier intervention could have extended productive service life.</w:t>
      </w:r>
      <w:r/>
    </w:p>
    <w:p w14:paraId="43A46D34">
      <w:pPr>
        <w:pStyle w:val="886"/>
        <w:pBdr/>
        <w:spacing w:after="80" w:before="0"/>
        <w:ind w:left="400"/>
        <w:rPr/>
      </w:pPr>
      <w:r>
        <w:rPr>
          <w:rFonts w:hint="default" w:ascii="Arial" w:hAnsi="Arial" w:eastAsia="Arial" w:cs="Arial"/>
          <w:b/>
          <w:sz w:val="24"/>
        </w:rPr>
        <w:t xml:space="preserve">Root Cause Analysis:  </w:t>
      </w:r>
      <w:r>
        <w:rPr>
          <w:rFonts w:hint="default" w:ascii="Arial" w:hAnsi="Arial" w:eastAsia="Arial" w:cs="Arial"/>
          <w:sz w:val="24"/>
        </w:rPr>
        <w:t xml:space="preserve">For performance failures and security incidents, a formal root cause analysis is documented. Findings feed into the design criteria for successor agents and updates to Sections 17–20 as appropriate.</w:t>
      </w:r>
      <w:r/>
    </w:p>
    <w:p w14:paraId="59675EE1">
      <w:pPr>
        <w:pStyle w:val="886"/>
        <w:pBdr/>
        <w:spacing w:after="80" w:before="0"/>
        <w:ind w:left="400"/>
        <w:rPr/>
      </w:pPr>
      <w:r>
        <w:rPr>
          <w:rFonts w:hint="default" w:ascii="Arial" w:hAnsi="Arial" w:eastAsia="Arial" w:cs="Arial"/>
          <w:b/>
          <w:sz w:val="24"/>
        </w:rPr>
        <w:t xml:space="preserve">Process Improvement Log:  </w:t>
      </w:r>
      <w:r>
        <w:rPr>
          <w:rFonts w:hint="default" w:ascii="Arial" w:hAnsi="Arial" w:eastAsia="Arial" w:cs="Arial"/>
          <w:sz w:val="24"/>
        </w:rPr>
        <w:t xml:space="preserve">Any gaps identified in the decommissioning process are recorded as improvement items and assigned to the Ops (#20) process backlog. Recurring gaps trigger a formal update to this Section 21 protocol.</w:t>
      </w:r>
      <w:r/>
    </w:p>
    <w:p w14:paraId="6E8DF7E8">
      <w:pPr>
        <w:pStyle w:val="886"/>
        <w:pBdr/>
        <w:spacing w:after="80" w:before="0"/>
        <w:ind w:left="400"/>
        <w:rPr/>
      </w:pPr>
      <w:r>
        <w:rPr>
          <w:rFonts w:hint="default" w:ascii="Arial" w:hAnsi="Arial" w:eastAsia="Arial" w:cs="Arial"/>
          <w:b/>
          <w:sz w:val="24"/>
        </w:rPr>
        <w:t xml:space="preserve">Programme Learning Archive:  </w:t>
      </w:r>
      <w:r>
        <w:rPr>
          <w:rFonts w:hint="default" w:ascii="Arial" w:hAnsi="Arial" w:eastAsia="Arial" w:cs="Arial"/>
          <w:sz w:val="24"/>
        </w:rPr>
        <w:t xml:space="preserve">The completed PDR report is added to the MONOLITH AI Programme Learning Archive — a confidential knowledge base accessible to Studio Director, Compliance Officer, and Systems Lead — to inform future agent proposals and lifecycle management decisions.</w:t>
      </w:r>
      <w:r/>
    </w:p>
    <w:p w14:paraId="12ECEE4A">
      <w:pPr>
        <w:pStyle w:val="886"/>
        <w:pBdr/>
        <w:spacing w:after="100" w:before="0"/>
        <w:ind/>
        <w:rPr/>
      </w:pPr>
      <w:r>
        <w:rPr>
          <w:rFonts w:hint="default" w:ascii="Arial" w:hAnsi="Arial" w:eastAsia="Arial" w:cs="Arial"/>
          <w:b w:val="0"/>
          <w:sz w:val="24"/>
        </w:rPr>
        <w:t xml:space="preserve">Note: Section 21 applies to all agents in the MONOL</w:t>
      </w:r>
      <w:r>
        <w:rPr>
          <w:rFonts w:hint="default" w:ascii="Arial" w:hAnsi="Arial" w:eastAsia="Arial" w:cs="Arial"/>
          <w:b w:val="0"/>
          <w:sz w:val="24"/>
        </w:rPr>
        <w:t xml:space="preserve">ITH AI Programme regardless of priority tier (P0, P1, P2). For v3.0 agents (Vega, Stone, Ember, Pulse, Shore), the full lifecycle protocol is active from the Staging phase onwards. Studio Director retains ultimate authority over all decommission decisions.</w:t>
      </w:r>
      <w:r/>
    </w:p>
    <w:p w14:paraId="5FC31BDF">
      <w:pPr>
        <w:pStyle w:val="886"/>
        <w:pBdr/>
        <w:spacing w:after="0" w:before="0"/>
        <w:ind/>
        <w:rPr/>
      </w:pPr>
      <w:r>
        <w:rPr>
          <w:rFonts w:hint="default" w:ascii="Arial" w:hAnsi="Arial" w:eastAsia="Arial" w:cs="Arial"/>
          <w:b w:val="0"/>
          <w:sz w:val="24"/>
        </w:rPr>
      </w:r>
      <w:r/>
    </w:p>
    <w:p w14:paraId="185B1231">
      <w:pPr>
        <w:pStyle w:val="886"/>
        <w:pBdr/>
        <w:spacing w:after="100" w:before="320"/>
        <w:ind/>
        <w:rPr/>
      </w:pPr>
      <w:r>
        <w:rPr>
          <w:rFonts w:hint="default" w:ascii="Arial" w:hAnsi="Arial" w:eastAsia="Arial" w:cs="Arial"/>
          <w:b/>
          <w:color w:val="1f2d5a"/>
          <w:sz w:val="36"/>
        </w:rPr>
        <w:t xml:space="preserve">22. AI Agent Audit &amp; Continuous Improvement Framework</w:t>
      </w:r>
      <w:r/>
    </w:p>
    <w:p w14:paraId="2CC03ED6">
      <w:pPr>
        <w:pStyle w:val="886"/>
        <w:pBdr/>
        <w:spacing w:after="80" w:before="200"/>
        <w:ind/>
        <w:rPr/>
      </w:pPr>
      <w:r>
        <w:rPr>
          <w:rFonts w:hint="default" w:ascii="Arial" w:hAnsi="Arial" w:eastAsia="Arial" w:cs="Arial"/>
          <w:b/>
          <w:color w:val="2e75b6"/>
          <w:sz w:val="28"/>
        </w:rPr>
        <w:t xml:space="preserve">22.1  Overview</w:t>
      </w:r>
      <w:r/>
    </w:p>
    <w:p w14:paraId="0E5F4675">
      <w:pPr>
        <w:pStyle w:val="886"/>
        <w:pBdr/>
        <w:spacing w:after="100" w:before="0"/>
        <w:ind/>
        <w:rPr/>
      </w:pPr>
      <w:r>
        <w:rPr>
          <w:rFonts w:hint="default" w:ascii="Arial" w:hAnsi="Arial" w:eastAsia="Arial" w:cs="Arial"/>
          <w:b w:val="0"/>
          <w:sz w:val="24"/>
        </w:rPr>
        <w:t xml:space="preserve">Section 22 establishes the structured audit and continuous improvement framework governing all AI agents within MONOLITH / DAPH Decor. Regular auditing ensures that agents remain perfor</w:t>
      </w:r>
      <w:r>
        <w:rPr>
          <w:rFonts w:hint="default" w:ascii="Arial" w:hAnsi="Arial" w:eastAsia="Arial" w:cs="Arial"/>
          <w:b w:val="0"/>
          <w:sz w:val="24"/>
        </w:rPr>
        <w:t xml:space="preserve">mant, ethically compliant, and aligned with evolving business requirements. The continuous improvement process closes the loop between audit findings and operational enhancements, creating a self-reinforcing cycle of quality elevation across the entire AI </w:t>
      </w:r>
      <w:r>
        <w:rPr>
          <w:rFonts w:hint="default" w:ascii="Arial" w:hAnsi="Arial" w:eastAsia="Arial" w:cs="Arial"/>
          <w:b w:val="0"/>
          <w:sz w:val="24"/>
        </w:rPr>
        <w:t xml:space="preserve">programme. This framework applies to all 20 live agents and will extend to all 5 v3.0 agents upon their production deployment. The Compliance Officer leads the audit programme; the Studio Director approves all improvement roadmaps and resource allocations.</w:t>
      </w:r>
      <w:r/>
    </w:p>
    <w:p w14:paraId="46689EC9">
      <w:pPr>
        <w:pStyle w:val="886"/>
        <w:pBdr/>
        <w:spacing w:after="80" w:before="200"/>
        <w:ind/>
        <w:rPr/>
      </w:pPr>
      <w:r>
        <w:rPr>
          <w:rFonts w:hint="default" w:ascii="Arial" w:hAnsi="Arial" w:eastAsia="Arial" w:cs="Arial"/>
          <w:b/>
          <w:color w:val="2e75b6"/>
          <w:sz w:val="28"/>
        </w:rPr>
        <w:t xml:space="preserve">22.2  Audit Framework Structure</w:t>
      </w:r>
      <w:r/>
    </w:p>
    <w:p w14:paraId="42B38D15">
      <w:pPr>
        <w:pStyle w:val="886"/>
        <w:pBdr/>
        <w:spacing w:after="100" w:before="0"/>
        <w:ind/>
        <w:rPr/>
      </w:pPr>
      <w:r>
        <w:rPr>
          <w:rFonts w:hint="default" w:ascii="Arial" w:hAnsi="Arial" w:eastAsia="Arial" w:cs="Arial"/>
          <w:b w:val="0"/>
          <w:sz w:val="24"/>
        </w:rPr>
        <w:t xml:space="preserve">The MONOLITH AI Audit Framework operates across three tiers, each with distinct scope, cadence, and authority:</w:t>
      </w:r>
      <w:r/>
    </w:p>
    <w:p w14:paraId="6BE24EDE">
      <w:pPr>
        <w:pStyle w:val="886"/>
        <w:pBdr/>
        <w:spacing w:after="80" w:before="0"/>
        <w:ind w:left="400"/>
        <w:rPr/>
      </w:pPr>
      <w:r>
        <w:rPr>
          <w:rFonts w:hint="default" w:ascii="Arial" w:hAnsi="Arial" w:eastAsia="Arial" w:cs="Arial"/>
          <w:b/>
          <w:sz w:val="24"/>
        </w:rPr>
        <w:t xml:space="preserve">Tier 1 — Quarterly Internal Audit:  </w:t>
      </w:r>
      <w:r>
        <w:rPr>
          <w:rFonts w:hint="default" w:ascii="Arial" w:hAnsi="Arial" w:eastAsia="Arial" w:cs="Arial"/>
          <w:sz w:val="24"/>
        </w:rPr>
        <w:t xml:space="preserve">Cond</w:t>
      </w:r>
      <w:r>
        <w:rPr>
          <w:rFonts w:hint="default" w:ascii="Arial" w:hAnsi="Arial" w:eastAsia="Arial" w:cs="Arial"/>
          <w:sz w:val="24"/>
        </w:rPr>
        <w:t xml:space="preserve">ucted by the Compliance Officer with support from relevant Group Leads. Scope: SLA performance review (Section 17), HITL compliance check (Section 20), incident log analysis (Section 18), data handling spot-checks (Section 19), and ethics alignment assessm</w:t>
      </w:r>
      <w:r>
        <w:rPr>
          <w:rFonts w:hint="default" w:ascii="Arial" w:hAnsi="Arial" w:eastAsia="Arial" w:cs="Arial"/>
          <w:sz w:val="24"/>
        </w:rPr>
        <w:t xml:space="preserve">ent (Section 20). Output: Internal Audit Report submitted to Studio Director within 10 business days of quarter-end. Findings classified as: Critical (resolve within 5 business days), Major (resolve within 20 business days), Minor (resolve within 60 days).</w:t>
      </w:r>
      <w:r/>
    </w:p>
    <w:p w14:paraId="3F63262C">
      <w:pPr>
        <w:pStyle w:val="886"/>
        <w:pBdr/>
        <w:spacing w:after="80" w:before="0"/>
        <w:ind w:left="400"/>
        <w:rPr/>
      </w:pPr>
      <w:r>
        <w:rPr>
          <w:rFonts w:hint="default" w:ascii="Arial" w:hAnsi="Arial" w:eastAsia="Arial" w:cs="Arial"/>
          <w:b/>
          <w:sz w:val="24"/>
        </w:rPr>
        <w:t xml:space="preserve">Tier 2 — Annual External Audit:  </w:t>
      </w:r>
      <w:r>
        <w:rPr>
          <w:rFonts w:hint="default" w:ascii="Arial" w:hAnsi="Arial" w:eastAsia="Arial" w:cs="Arial"/>
          <w:sz w:val="24"/>
        </w:rPr>
        <w:t xml:space="preserve">Full programme </w:t>
      </w:r>
      <w:r>
        <w:rPr>
          <w:rFonts w:hint="default" w:ascii="Arial" w:hAnsi="Arial" w:eastAsia="Arial" w:cs="Arial"/>
          <w:sz w:val="24"/>
        </w:rPr>
        <w:t xml:space="preserve">audit conducted by an independent third-party auditor appointed by Studio Director. Scope extends to all Tier 1 items plus: model bias and fairness evaluation, data lineage and PDPA/GDPR compliance, security penetration testing for all agent APIs, and life</w:t>
      </w:r>
      <w:r>
        <w:rPr>
          <w:rFonts w:hint="default" w:ascii="Arial" w:hAnsi="Arial" w:eastAsia="Arial" w:cs="Arial"/>
          <w:sz w:val="24"/>
        </w:rPr>
        <w:t xml:space="preserve">cycle management adherence (Section 21). Findings carry a 60-day remediation window. Audit certificate issued upon successful remediation. Failure to remediate Critical findings within 60 days triggers escalation to the Board-level AI Governance Committee.</w:t>
      </w:r>
      <w:r/>
    </w:p>
    <w:p w14:paraId="5075AF09">
      <w:pPr>
        <w:pStyle w:val="886"/>
        <w:pBdr/>
        <w:spacing w:after="80" w:before="0"/>
        <w:ind w:left="400"/>
        <w:rPr/>
      </w:pPr>
      <w:r>
        <w:rPr>
          <w:rFonts w:hint="default" w:ascii="Arial" w:hAnsi="Arial" w:eastAsia="Arial" w:cs="Arial"/>
          <w:b/>
          <w:sz w:val="24"/>
        </w:rPr>
        <w:t xml:space="preserve">Tier 3 — Ad-Hoc Triggered Audit:  </w:t>
      </w:r>
      <w:r>
        <w:rPr>
          <w:rFonts w:hint="default" w:ascii="Arial" w:hAnsi="Arial" w:eastAsia="Arial" w:cs="Arial"/>
          <w:sz w:val="24"/>
        </w:rPr>
        <w:t xml:space="preserve">Initiated in response to: (a) a Severity 1 or Severity 2 incident (Section 18), (b) a PDPA data subject complaint or regulatory inquiry (Section 19), (c) a suspected ethics violation logged in the Ethics Incident Register (Section 20)</w:t>
      </w:r>
      <w:r>
        <w:rPr>
          <w:rFonts w:hint="default" w:ascii="Arial" w:hAnsi="Arial" w:eastAsia="Arial" w:cs="Arial"/>
          <w:sz w:val="24"/>
        </w:rPr>
        <w:t xml:space="preserve">, or (d) a material change to an agent's model, training data, or integration scope. Ad-hoc audits are scoped to the affected agent and domain. Compliance Officer initiates within 2 business days of trigger event; findings reported within 15 business days.</w:t>
      </w:r>
      <w:r/>
    </w:p>
    <w:p w14:paraId="7BE93129">
      <w:pPr>
        <w:pStyle w:val="886"/>
        <w:pBdr/>
        <w:spacing w:after="80" w:before="200"/>
        <w:ind/>
        <w:rPr/>
      </w:pPr>
      <w:r>
        <w:rPr>
          <w:rFonts w:hint="default" w:ascii="Arial" w:hAnsi="Arial" w:eastAsia="Arial" w:cs="Arial"/>
          <w:b/>
          <w:color w:val="2e75b6"/>
          <w:sz w:val="28"/>
        </w:rPr>
        <w:t xml:space="preserve">22.3  Audit Scope &amp; Coverage</w:t>
      </w:r>
      <w:r/>
    </w:p>
    <w:p w14:paraId="57A0BBF8">
      <w:pPr>
        <w:pStyle w:val="886"/>
        <w:pBdr/>
        <w:spacing w:after="100" w:before="0"/>
        <w:ind/>
        <w:rPr/>
      </w:pPr>
      <w:r>
        <w:rPr>
          <w:rFonts w:hint="default" w:ascii="Arial" w:hAnsi="Arial" w:eastAsia="Arial" w:cs="Arial"/>
          <w:b w:val="0"/>
          <w:sz w:val="24"/>
        </w:rPr>
        <w:t xml:space="preserve">Each agent audit covers five mandatory domains. Coverage depth is calibrated by agent Group as follows:</w:t>
      </w:r>
      <w:r/>
    </w:p>
    <w:p w14:paraId="2A48C40C">
      <w:pPr>
        <w:pStyle w:val="886"/>
        <w:pBdr/>
        <w:spacing w:after="80" w:before="0"/>
        <w:ind w:left="400"/>
        <w:rPr/>
      </w:pPr>
      <w:r>
        <w:rPr>
          <w:rFonts w:hint="default" w:ascii="Arial" w:hAnsi="Arial" w:eastAsia="Arial" w:cs="Arial"/>
          <w:b/>
          <w:sz w:val="24"/>
        </w:rPr>
        <w:t xml:space="preserve">Domain 1 — Performance &amp; SLA Compliance:  </w:t>
      </w:r>
      <w:r>
        <w:rPr>
          <w:rFonts w:hint="default" w:ascii="Arial" w:hAnsi="Arial" w:eastAsia="Arial" w:cs="Arial"/>
          <w:sz w:val="24"/>
        </w:rPr>
        <w:t xml:space="preserve">Review of all KPI metrics against Group thresholds (Section 17): Accuracy, Task Co</w:t>
      </w:r>
      <w:r>
        <w:rPr>
          <w:rFonts w:hint="default" w:ascii="Arial" w:hAnsi="Arial" w:eastAsia="Arial" w:cs="Arial"/>
          <w:sz w:val="24"/>
        </w:rPr>
        <w:t xml:space="preserve">mpletion Rate, Uptime, and Escalation Rate. Trend analysis over the review period. Identification of degradation patterns. Group D agents (Core, Nexus, Rex, Guardian, Talent) receive enhanced scrutiny given their 99.5% uptime and 97% accuracy requirements.</w:t>
      </w:r>
      <w:r/>
    </w:p>
    <w:p w14:paraId="1769F3D5">
      <w:pPr>
        <w:pStyle w:val="886"/>
        <w:pBdr/>
        <w:spacing w:after="80" w:before="0"/>
        <w:ind w:left="400"/>
        <w:rPr/>
      </w:pPr>
      <w:r>
        <w:rPr>
          <w:rFonts w:hint="default" w:ascii="Arial" w:hAnsi="Arial" w:eastAsia="Arial" w:cs="Arial"/>
          <w:b/>
          <w:sz w:val="24"/>
        </w:rPr>
        <w:t xml:space="preserve">Domain 2 — Ethics &amp; Fairness:  </w:t>
      </w:r>
      <w:r>
        <w:rPr>
          <w:rFonts w:hint="default" w:ascii="Arial" w:hAnsi="Arial" w:eastAsia="Arial" w:cs="Arial"/>
          <w:sz w:val="24"/>
        </w:rPr>
        <w:t xml:space="preserve">Assessment of output bias across demog</w:t>
      </w:r>
      <w:r>
        <w:rPr>
          <w:rFonts w:hint="default" w:ascii="Arial" w:hAnsi="Arial" w:eastAsia="Arial" w:cs="Arial"/>
          <w:sz w:val="24"/>
        </w:rPr>
        <w:t xml:space="preserve">raphic or categorical dimensions where applicable. Verification that HITL-1 through HITL-5 requirements are being observed. Review of any ethics incident log entries since last audit. Confirmation that Prohibited Uses (Section 20.4) have not been violated.</w:t>
      </w:r>
      <w:r/>
    </w:p>
    <w:p w14:paraId="26032E36">
      <w:pPr>
        <w:pStyle w:val="886"/>
        <w:pBdr/>
        <w:spacing w:after="80" w:before="0"/>
        <w:ind w:left="400"/>
        <w:rPr/>
      </w:pPr>
      <w:r>
        <w:rPr>
          <w:rFonts w:hint="default" w:ascii="Arial" w:hAnsi="Arial" w:eastAsia="Arial" w:cs="Arial"/>
          <w:b/>
          <w:sz w:val="24"/>
        </w:rPr>
        <w:t xml:space="preserve">Domain 3 — Data Privacy &amp; Regulatory Compliance:  </w:t>
      </w:r>
      <w:r>
        <w:rPr>
          <w:rFonts w:hint="default" w:ascii="Arial" w:hAnsi="Arial" w:eastAsia="Arial" w:cs="Arial"/>
          <w:sz w:val="24"/>
        </w:rPr>
        <w:t xml:space="preserve">Verification of data classification tier adherence</w:t>
      </w:r>
      <w:r>
        <w:rPr>
          <w:rFonts w:hint="default" w:ascii="Arial" w:hAnsi="Arial" w:eastAsia="Arial" w:cs="Arial"/>
          <w:sz w:val="24"/>
        </w:rPr>
        <w:t xml:space="preserve"> (Section 19). Confirmation that data is not being accessed beyond declared purposes. Review of any PDPA data subject rights requests and their resolution timelines. Check that cross-border data transfer controls are in place for international client data.</w:t>
      </w:r>
      <w:r/>
    </w:p>
    <w:p w14:paraId="5B9D82D5">
      <w:pPr>
        <w:pStyle w:val="886"/>
        <w:pBdr/>
        <w:spacing w:after="80" w:before="0"/>
        <w:ind w:left="400"/>
        <w:rPr/>
      </w:pPr>
      <w:r>
        <w:rPr>
          <w:rFonts w:hint="default" w:ascii="Arial" w:hAnsi="Arial" w:eastAsia="Arial" w:cs="Arial"/>
          <w:b/>
          <w:sz w:val="24"/>
        </w:rPr>
        <w:t xml:space="preserve">Domain 4 — Security &amp; Access Controls:  </w:t>
      </w:r>
      <w:r>
        <w:rPr>
          <w:rFonts w:hint="default" w:ascii="Arial" w:hAnsi="Arial" w:eastAsia="Arial" w:cs="Arial"/>
          <w:sz w:val="24"/>
        </w:rPr>
        <w:t xml:space="preserve">Review of</w:t>
      </w:r>
      <w:r>
        <w:rPr>
          <w:rFonts w:hint="default" w:ascii="Arial" w:hAnsi="Arial" w:eastAsia="Arial" w:cs="Arial"/>
          <w:sz w:val="24"/>
        </w:rPr>
        <w:t xml:space="preserve"> API key rotation schedules and credential management. Confirmation that least-privilege access principles are applied. Verification that no orphaned credentials exist from previous integrations. Review of authentication logs for anomalous access patterns.</w:t>
      </w:r>
      <w:r/>
    </w:p>
    <w:p w14:paraId="757DEC11">
      <w:pPr>
        <w:pStyle w:val="886"/>
        <w:pBdr/>
        <w:spacing w:after="80" w:before="0"/>
        <w:ind w:left="400"/>
        <w:rPr/>
      </w:pPr>
      <w:r>
        <w:rPr>
          <w:rFonts w:hint="default" w:ascii="Arial" w:hAnsi="Arial" w:eastAsia="Arial" w:cs="Arial"/>
          <w:b/>
          <w:sz w:val="24"/>
        </w:rPr>
        <w:t xml:space="preserve">Domain 5 — Lifecycle &amp; Governance:  </w:t>
      </w:r>
      <w:r>
        <w:rPr>
          <w:rFonts w:hint="default" w:ascii="Arial" w:hAnsi="Arial" w:eastAsia="Arial" w:cs="Arial"/>
          <w:sz w:val="24"/>
        </w:rPr>
        <w:t xml:space="preserve">Confirmation that each agent's lifecycle</w:t>
      </w:r>
      <w:r>
        <w:rPr>
          <w:rFonts w:hint="default" w:ascii="Arial" w:hAnsi="Arial" w:eastAsia="Arial" w:cs="Arial"/>
          <w:sz w:val="24"/>
        </w:rPr>
        <w:t xml:space="preserve"> stage documentation is current and accurate. Review of any stage transitions since last audit. Verification that all required approvals were obtained for production deployments and configuration changes. Alignment check with Section 21 lifecycle protocol.</w:t>
      </w:r>
      <w:r/>
    </w:p>
    <w:p w14:paraId="42E6D7D8">
      <w:pPr>
        <w:pStyle w:val="886"/>
        <w:pBdr/>
        <w:spacing w:after="80" w:before="200"/>
        <w:ind/>
        <w:rPr/>
      </w:pPr>
      <w:r>
        <w:rPr>
          <w:rFonts w:hint="default" w:ascii="Arial" w:hAnsi="Arial" w:eastAsia="Arial" w:cs="Arial"/>
          <w:b/>
          <w:color w:val="2e75b6"/>
          <w:sz w:val="28"/>
        </w:rPr>
        <w:t xml:space="preserve">22.4  Continuous Improvement Process</w:t>
      </w:r>
      <w:r/>
    </w:p>
    <w:p w14:paraId="657927A5">
      <w:pPr>
        <w:pStyle w:val="886"/>
        <w:pBdr/>
        <w:spacing w:after="100" w:before="0"/>
        <w:ind/>
        <w:rPr/>
      </w:pPr>
      <w:r>
        <w:rPr>
          <w:rFonts w:hint="default" w:ascii="Arial" w:hAnsi="Arial" w:eastAsia="Arial" w:cs="Arial"/>
          <w:b w:val="0"/>
          <w:sz w:val="24"/>
        </w:rPr>
        <w:t xml:space="preserve">MONOLITH AI adopts a PDCA (Plan–Do–Check–Act) continuous improvement cycle applied at both individual agent and programme levels:</w:t>
      </w:r>
      <w:r/>
    </w:p>
    <w:p w14:paraId="1089046E">
      <w:pPr>
        <w:pStyle w:val="886"/>
        <w:pBdr/>
        <w:spacing w:after="80" w:before="0"/>
        <w:ind w:left="400"/>
        <w:rPr/>
      </w:pPr>
      <w:r>
        <w:rPr>
          <w:rFonts w:hint="default" w:ascii="Arial" w:hAnsi="Arial" w:eastAsia="Arial" w:cs="Arial"/>
          <w:b/>
          <w:sz w:val="24"/>
        </w:rPr>
        <w:t xml:space="preserve">Plan:  </w:t>
      </w:r>
      <w:r>
        <w:rPr>
          <w:rFonts w:hint="default" w:ascii="Arial" w:hAnsi="Arial" w:eastAsia="Arial" w:cs="Arial"/>
          <w:sz w:val="24"/>
        </w:rPr>
        <w:t xml:space="preserve">Each quarterly audit output generates a prioritised improvement backlog (Section 22.5). The Studio Director reviews and approves the improv</w:t>
      </w:r>
      <w:r>
        <w:rPr>
          <w:rFonts w:hint="default" w:ascii="Arial" w:hAnsi="Arial" w:eastAsia="Arial" w:cs="Arial"/>
          <w:sz w:val="24"/>
        </w:rPr>
        <w:t xml:space="preserve">ement plan, allocating resources and assigning ownership to Group Leads or Systems Lead as appropriate. Improvement items are classified by: impact level (High / Medium / Low), effort estimate, and dependency on other improvement items or external factors.</w:t>
      </w:r>
      <w:r/>
    </w:p>
    <w:p w14:paraId="6E369C37">
      <w:pPr>
        <w:pStyle w:val="886"/>
        <w:pBdr/>
        <w:spacing w:after="80" w:before="0"/>
        <w:ind w:left="400"/>
        <w:rPr/>
      </w:pPr>
      <w:r>
        <w:rPr>
          <w:rFonts w:hint="default" w:ascii="Arial" w:hAnsi="Arial" w:eastAsia="Arial" w:cs="Arial"/>
          <w:b/>
          <w:sz w:val="24"/>
        </w:rPr>
        <w:t xml:space="preserve">Do:  </w:t>
      </w:r>
      <w:r>
        <w:rPr>
          <w:rFonts w:hint="default" w:ascii="Arial" w:hAnsi="Arial" w:eastAsia="Arial" w:cs="Arial"/>
          <w:sz w:val="24"/>
        </w:rPr>
        <w:t xml:space="preserve">Improvement actions are executed within the agreed delivery windows. Group Leads report fortnightly progress to the Compliance Officer during active i</w:t>
      </w:r>
      <w:r>
        <w:rPr>
          <w:rFonts w:hint="default" w:ascii="Arial" w:hAnsi="Arial" w:eastAsia="Arial" w:cs="Arial"/>
          <w:sz w:val="24"/>
        </w:rPr>
        <w:t xml:space="preserve">mprovement cycles. Critical and Major findings are tracked weekly until resolved. All changes to agent configuration, training data, or integration scope must follow the full Development → Staging → Production promotion workflow (Section 21.2, Stages 2–4).</w:t>
      </w:r>
      <w:r/>
    </w:p>
    <w:p w14:paraId="6E675921">
      <w:pPr>
        <w:pStyle w:val="886"/>
        <w:pBdr/>
        <w:spacing w:after="80" w:before="0"/>
        <w:ind w:left="400"/>
        <w:rPr/>
      </w:pPr>
      <w:r>
        <w:rPr>
          <w:rFonts w:hint="default" w:ascii="Arial" w:hAnsi="Arial" w:eastAsia="Arial" w:cs="Arial"/>
          <w:b/>
          <w:sz w:val="24"/>
        </w:rPr>
        <w:t xml:space="preserve">Check:  </w:t>
      </w:r>
      <w:r>
        <w:rPr>
          <w:rFonts w:hint="default" w:ascii="Arial" w:hAnsi="Arial" w:eastAsia="Arial" w:cs="Arial"/>
          <w:sz w:val="24"/>
        </w:rPr>
        <w:t xml:space="preserve">Following implementation of improvement actions, the Compliance Officer conducts a targeted verification review to confirm the finding has been resolved. For Critical </w:t>
      </w:r>
      <w:r>
        <w:rPr>
          <w:rFonts w:hint="default" w:ascii="Arial" w:hAnsi="Arial" w:eastAsia="Arial" w:cs="Arial"/>
          <w:sz w:val="24"/>
        </w:rPr>
        <w:t xml:space="preserve">findings, re-verification is mandatory before closure. Performance metrics are monitored over a 4-week post-improvement window to confirm sustained improvement. Regression testing is performed for any change that touches core agent logic or data pipelines.</w:t>
      </w:r>
      <w:r/>
    </w:p>
    <w:p w14:paraId="261FD44C">
      <w:pPr>
        <w:pStyle w:val="886"/>
        <w:pBdr/>
        <w:spacing w:after="80" w:before="0"/>
        <w:ind w:left="400"/>
        <w:rPr/>
      </w:pPr>
      <w:r>
        <w:rPr>
          <w:rFonts w:hint="default" w:ascii="Arial" w:hAnsi="Arial" w:eastAsia="Arial" w:cs="Arial"/>
          <w:b/>
          <w:sz w:val="24"/>
        </w:rPr>
        <w:t xml:space="preserve">Act:  </w:t>
      </w:r>
      <w:r>
        <w:rPr>
          <w:rFonts w:hint="default" w:ascii="Arial" w:hAnsi="Arial" w:eastAsia="Arial" w:cs="Arial"/>
          <w:sz w:val="24"/>
        </w:rPr>
        <w:t xml:space="preserve">Verified improvements are formally closed in the improvement backlog and the audit record updated. Learnings from improvement cycles are captured in the Programme Learning Archive (Section 21.6). Systemic pattern</w:t>
      </w:r>
      <w:r>
        <w:rPr>
          <w:rFonts w:hint="default" w:ascii="Arial" w:hAnsi="Arial" w:eastAsia="Arial" w:cs="Arial"/>
          <w:sz w:val="24"/>
        </w:rPr>
        <w:t xml:space="preserve">s — where the same finding type recurs across multiple agents or audit cycles — trigger a policy review of the relevant SOP section. High-impact improvements with programme-wide applicability are proposed as formal SOP amendments by the Compliance Officer.</w:t>
      </w:r>
      <w:r/>
    </w:p>
    <w:p w14:paraId="11C4AAB3">
      <w:pPr>
        <w:pStyle w:val="886"/>
        <w:pBdr/>
        <w:spacing w:after="80" w:before="200"/>
        <w:ind/>
        <w:rPr/>
      </w:pPr>
      <w:r>
        <w:rPr>
          <w:rFonts w:hint="default" w:ascii="Arial" w:hAnsi="Arial" w:eastAsia="Arial" w:cs="Arial"/>
          <w:b/>
          <w:color w:val="2e75b6"/>
          <w:sz w:val="28"/>
        </w:rPr>
        <w:t xml:space="preserve">22.5  Improvement Backlog &amp; Prioritisation</w:t>
      </w:r>
      <w:r/>
    </w:p>
    <w:p w14:paraId="16332F43">
      <w:pPr>
        <w:pStyle w:val="886"/>
        <w:pBdr/>
        <w:spacing w:after="100" w:before="0"/>
        <w:ind/>
        <w:rPr/>
      </w:pPr>
      <w:r>
        <w:rPr>
          <w:rFonts w:hint="default" w:ascii="Arial" w:hAnsi="Arial" w:eastAsia="Arial" w:cs="Arial"/>
          <w:b w:val="0"/>
          <w:sz w:val="24"/>
        </w:rPr>
        <w:t xml:space="preserve">All audit findings and improvement items are logged in the MONOLITH AI Improvement Backlog, managed by Ops (#20) and reviewed by Compliance Officer at each quarterly cycle. Prioritisation follows a two-axis matrix:</w:t>
      </w:r>
      <w:r/>
    </w:p>
    <w:p w14:paraId="637A29C9">
      <w:pPr>
        <w:pStyle w:val="886"/>
        <w:pBdr/>
        <w:spacing w:after="80" w:before="0"/>
        <w:ind w:left="400"/>
        <w:rPr/>
      </w:pPr>
      <w:r>
        <w:rPr>
          <w:rFonts w:hint="default" w:ascii="Arial" w:hAnsi="Arial" w:eastAsia="Arial" w:cs="Arial"/>
          <w:b/>
          <w:sz w:val="24"/>
        </w:rPr>
        <w:t xml:space="preserve">Priority Tier P-CRIT (Critical):  </w:t>
      </w:r>
      <w:r>
        <w:rPr>
          <w:rFonts w:hint="default" w:ascii="Arial" w:hAnsi="Arial" w:eastAsia="Arial" w:cs="Arial"/>
          <w:sz w:val="24"/>
        </w:rPr>
        <w:t xml:space="preserve">Security compromise, regulatory non-compliance, active SLA breach in production, or HITL failure. Resolution target: 5 business days. Immediate escalation to Studio Director. Guardian (#18) logs all P-CRIT items in the Ethics Incident Register.</w:t>
      </w:r>
      <w:r/>
    </w:p>
    <w:p w14:paraId="7AF3911F">
      <w:pPr>
        <w:pStyle w:val="886"/>
        <w:pBdr/>
        <w:spacing w:after="80" w:before="0"/>
        <w:ind w:left="400"/>
        <w:rPr/>
      </w:pPr>
      <w:r>
        <w:rPr>
          <w:rFonts w:hint="default" w:ascii="Arial" w:hAnsi="Arial" w:eastAsia="Arial" w:cs="Arial"/>
          <w:b/>
          <w:sz w:val="24"/>
        </w:rPr>
        <w:t xml:space="preserve">Priority Tier P-HIGH (High):  </w:t>
      </w:r>
      <w:r>
        <w:rPr>
          <w:rFonts w:hint="default" w:ascii="Arial" w:hAnsi="Arial" w:eastAsia="Arial" w:cs="Arial"/>
          <w:sz w:val="24"/>
        </w:rPr>
        <w:t xml:space="preserve">Major audit findings, performance degradation trending toward SLA breach, ethics concerns not yet at incident level. Resolution target: 20 business days. Weekly progress tracking. Group Lead is accountable owner.</w:t>
      </w:r>
      <w:r/>
    </w:p>
    <w:p w14:paraId="6C750FEB">
      <w:pPr>
        <w:pStyle w:val="886"/>
        <w:pBdr/>
        <w:spacing w:after="80" w:before="0"/>
        <w:ind w:left="400"/>
        <w:rPr/>
      </w:pPr>
      <w:r>
        <w:rPr>
          <w:rFonts w:hint="default" w:ascii="Arial" w:hAnsi="Arial" w:eastAsia="Arial" w:cs="Arial"/>
          <w:b/>
          <w:sz w:val="24"/>
        </w:rPr>
        <w:t xml:space="preserve">Priority Tier P-MED (Medium):  </w:t>
      </w:r>
      <w:r>
        <w:rPr>
          <w:rFonts w:hint="default" w:ascii="Arial" w:hAnsi="Arial" w:eastAsia="Arial" w:cs="Arial"/>
          <w:sz w:val="24"/>
        </w:rPr>
        <w:t xml:space="preserve">Minor audit findings, process inefficiencies with measurable impact, documentation gaps. Resolution target: 60 days. Fortnightly progress tracking. Assigned to relevant department lead.</w:t>
      </w:r>
      <w:r/>
    </w:p>
    <w:p w14:paraId="56340981">
      <w:pPr>
        <w:pStyle w:val="886"/>
        <w:pBdr/>
        <w:spacing w:after="80" w:before="0"/>
        <w:ind w:left="400"/>
        <w:rPr/>
      </w:pPr>
      <w:r>
        <w:rPr>
          <w:rFonts w:hint="default" w:ascii="Arial" w:hAnsi="Arial" w:eastAsia="Arial" w:cs="Arial"/>
          <w:b/>
          <w:sz w:val="24"/>
        </w:rPr>
        <w:t xml:space="preserve">Priority Tier P-LOW (Low):  </w:t>
      </w:r>
      <w:r>
        <w:rPr>
          <w:rFonts w:hint="default" w:ascii="Arial" w:hAnsi="Arial" w:eastAsia="Arial" w:cs="Arial"/>
          <w:sz w:val="24"/>
        </w:rPr>
        <w:t xml:space="preserve">Observations, enhancement suggestions, non-critical documentation improvements. Resolution target: next quarterly cycle. No active tracking required; reviewed at each quarterly audit for continued relevance.</w:t>
      </w:r>
      <w:r/>
    </w:p>
    <w:p w14:paraId="0B22EA62">
      <w:pPr>
        <w:pStyle w:val="886"/>
        <w:pBdr/>
        <w:spacing w:after="100" w:before="0"/>
        <w:ind/>
        <w:rPr/>
      </w:pPr>
      <w:r>
        <w:rPr>
          <w:rFonts w:hint="default" w:ascii="Arial" w:hAnsi="Arial" w:eastAsia="Arial" w:cs="Arial"/>
          <w:b w:val="0"/>
          <w:sz w:val="24"/>
        </w:rPr>
        <w:t xml:space="preserve">The backlog is reviewed at the start of each quarter to: reprioritise items based on changed context, close stale low-priority items older than 12 months with documented rationale, and surface emerging patterns for policy review.</w:t>
      </w:r>
      <w:r/>
    </w:p>
    <w:p w14:paraId="07D4E7B5">
      <w:pPr>
        <w:pStyle w:val="886"/>
        <w:pBdr/>
        <w:spacing w:after="80" w:before="200"/>
        <w:ind/>
        <w:rPr/>
      </w:pPr>
      <w:r>
        <w:rPr>
          <w:rFonts w:hint="default" w:ascii="Arial" w:hAnsi="Arial" w:eastAsia="Arial" w:cs="Arial"/>
          <w:b/>
          <w:color w:val="2e75b6"/>
          <w:sz w:val="28"/>
        </w:rPr>
        <w:t xml:space="preserve">22.6  Reporting &amp; Escalation Protocol</w:t>
      </w:r>
      <w:r/>
    </w:p>
    <w:p w14:paraId="72672FFD">
      <w:pPr>
        <w:pStyle w:val="886"/>
        <w:pBdr/>
        <w:spacing w:after="100" w:before="0"/>
        <w:ind/>
        <w:rPr/>
      </w:pPr>
      <w:r>
        <w:rPr>
          <w:rFonts w:hint="default" w:ascii="Arial" w:hAnsi="Arial" w:eastAsia="Arial" w:cs="Arial"/>
          <w:b w:val="0"/>
          <w:sz w:val="24"/>
        </w:rPr>
        <w:t xml:space="preserve">Audit findings and improvement progress are reported through the following structured channels:</w:t>
      </w:r>
      <w:r/>
    </w:p>
    <w:p w14:paraId="27CC7AA4">
      <w:pPr>
        <w:pStyle w:val="886"/>
        <w:pBdr/>
        <w:spacing w:after="80" w:before="0"/>
        <w:ind w:left="400"/>
        <w:rPr/>
      </w:pPr>
      <w:r>
        <w:rPr>
          <w:rFonts w:hint="default" w:ascii="Arial" w:hAnsi="Arial" w:eastAsia="Arial" w:cs="Arial"/>
          <w:b/>
          <w:sz w:val="24"/>
        </w:rPr>
        <w:t xml:space="preserve">Quarterly Internal Audit Report:  </w:t>
      </w:r>
      <w:r>
        <w:rPr>
          <w:rFonts w:hint="default" w:ascii="Arial" w:hAnsi="Arial" w:eastAsia="Arial" w:cs="Arial"/>
          <w:sz w:val="24"/>
        </w:rPr>
        <w:t xml:space="preserve">Prepared by Compliance Officer; submitted to Studio Director</w:t>
      </w:r>
      <w:r>
        <w:rPr>
          <w:rFonts w:hint="default" w:ascii="Arial" w:hAnsi="Arial" w:eastAsia="Arial" w:cs="Arial"/>
          <w:sz w:val="24"/>
        </w:rPr>
        <w:t xml:space="preserve"> within 10 business days of quarter-end. Distributed to: Studio Director, all Group Leads, and Systems Lead. Contains: finding summary by severity, improvement backlog status, SLA trend analysis, and ethics compliance scorecard. Classified as Confidential.</w:t>
      </w:r>
      <w:r/>
    </w:p>
    <w:p w14:paraId="37DAB5C4">
      <w:pPr>
        <w:pStyle w:val="886"/>
        <w:pBdr/>
        <w:spacing w:after="80" w:before="0"/>
        <w:ind w:left="400"/>
        <w:rPr/>
      </w:pPr>
      <w:r>
        <w:rPr>
          <w:rFonts w:hint="default" w:ascii="Arial" w:hAnsi="Arial" w:eastAsia="Arial" w:cs="Arial"/>
          <w:b/>
          <w:sz w:val="24"/>
        </w:rPr>
        <w:t xml:space="preserve">Annual External Audit Certificate:  </w:t>
      </w:r>
      <w:r>
        <w:rPr>
          <w:rFonts w:hint="default" w:ascii="Arial" w:hAnsi="Arial" w:eastAsia="Arial" w:cs="Arial"/>
          <w:sz w:val="24"/>
        </w:rPr>
        <w:t xml:space="preserve">Issued </w:t>
      </w:r>
      <w:r>
        <w:rPr>
          <w:rFonts w:hint="default" w:ascii="Arial" w:hAnsi="Arial" w:eastAsia="Arial" w:cs="Arial"/>
          <w:sz w:val="24"/>
        </w:rPr>
        <w:t xml:space="preserve">by independent auditor upon completion of remediation. Submitted to Studio Director and Board-level AI Governance Committee. Confirms PDPA/GDPR compliance, security posture, and ethics alignment for the period. Published internally to all department leads.</w:t>
      </w:r>
      <w:r/>
    </w:p>
    <w:p w14:paraId="0E1A8A3C">
      <w:pPr>
        <w:pStyle w:val="886"/>
        <w:pBdr/>
        <w:spacing w:after="80" w:before="0"/>
        <w:ind w:left="400"/>
        <w:rPr/>
      </w:pPr>
      <w:r>
        <w:rPr>
          <w:rFonts w:hint="default" w:ascii="Arial" w:hAnsi="Arial" w:eastAsia="Arial" w:cs="Arial"/>
          <w:b/>
          <w:sz w:val="24"/>
        </w:rPr>
        <w:t xml:space="preserve">Ad-Hoc Incident Audit Report:  </w:t>
      </w:r>
      <w:r>
        <w:rPr>
          <w:rFonts w:hint="default" w:ascii="Arial" w:hAnsi="Arial" w:eastAsia="Arial" w:cs="Arial"/>
          <w:sz w:val="24"/>
        </w:rPr>
        <w:t xml:space="preserve">Issued within 15 business days of trigger event. Distributed to Studio Director, Compliance Officer, and relevant Group Lead. Findings feed into both the improvement backlog and the Ethics Incident Register (Guardian #18) as appropriate.</w:t>
      </w:r>
      <w:r/>
    </w:p>
    <w:p w14:paraId="73D07B94">
      <w:pPr>
        <w:pStyle w:val="886"/>
        <w:pBdr/>
        <w:spacing w:after="80" w:before="0"/>
        <w:ind w:left="400"/>
        <w:rPr/>
      </w:pPr>
      <w:r>
        <w:rPr>
          <w:rFonts w:hint="default" w:ascii="Arial" w:hAnsi="Arial" w:eastAsia="Arial" w:cs="Arial"/>
          <w:b/>
          <w:sz w:val="24"/>
        </w:rPr>
        <w:t xml:space="preserve">Escalation Path — Unresolved Critical Findings:  </w:t>
      </w:r>
      <w:r>
        <w:rPr>
          <w:rFonts w:hint="default" w:ascii="Arial" w:hAnsi="Arial" w:eastAsia="Arial" w:cs="Arial"/>
          <w:sz w:val="24"/>
        </w:rPr>
        <w:t xml:space="preserve">If a P-CRIT finding remains unresolved beyond 5 business days: Day 6 — Compliance Officer escalates to Studio Director in writing. Day 10 — </w:t>
      </w:r>
      <w:r>
        <w:rPr>
          <w:rFonts w:hint="default" w:ascii="Arial" w:hAnsi="Arial" w:eastAsia="Arial" w:cs="Arial"/>
          <w:sz w:val="24"/>
        </w:rPr>
        <w:t xml:space="preserve">Studio Director notifies Board-level AI Governance Committee. Day 15 — Mandatory consideration of Deprecation under Section 21.3 (Regulatory Non-Compliance or Security Compromise criteria). All escalation actions are logged in the Ethics Incident Register.</w:t>
      </w:r>
      <w:r/>
    </w:p>
    <w:p w14:paraId="27D001B4">
      <w:pPr>
        <w:pStyle w:val="886"/>
        <w:pBdr/>
        <w:spacing w:after="100" w:before="0"/>
        <w:ind/>
        <w:rPr/>
      </w:pPr>
      <w:r>
        <w:rPr>
          <w:rFonts w:hint="default" w:ascii="Arial" w:hAnsi="Arial" w:eastAsia="Arial" w:cs="Arial"/>
          <w:b w:val="0"/>
          <w:sz w:val="24"/>
        </w:rPr>
        <w:t xml:space="preserve">Note: Section 22 works in direct concert with Sections 17 (KPIs), 18 (Incident Response), 19 (Data Privacy), 20</w:t>
      </w:r>
      <w:r>
        <w:rPr>
          <w:rFonts w:hint="default" w:ascii="Arial" w:hAnsi="Arial" w:eastAsia="Arial" w:cs="Arial"/>
          <w:b w:val="0"/>
          <w:sz w:val="24"/>
        </w:rPr>
        <w:t xml:space="preserve"> (Ethics), and 21 (Lifecycle). Audit findings may trigger updates to any of these sections as part of the continuous improvement cycle. The Studio Director is the ultimate authority for all programme-level audit decisions and improvement roadmap approvals.</w:t>
      </w:r>
      <w:r/>
    </w:p>
    <w:p w14:paraId="7841F9F9">
      <w:pPr>
        <w:pStyle w:val="886"/>
        <w:pBdr/>
        <w:spacing w:after="0" w:before="0"/>
        <w:ind/>
        <w:rPr/>
      </w:pPr>
      <w:r>
        <w:rPr>
          <w:rFonts w:hint="default" w:ascii="Arial" w:hAnsi="Arial" w:eastAsia="Arial" w:cs="Arial"/>
          <w:b w:val="0"/>
          <w:sz w:val="24"/>
        </w:rPr>
      </w:r>
      <w:r/>
    </w:p>
    <w:p w14:paraId="0883883A">
      <w:pPr>
        <w:pStyle w:val="886"/>
        <w:pBdr/>
        <w:spacing w:after="100" w:before="320"/>
        <w:ind/>
        <w:rPr/>
      </w:pPr>
      <w:r>
        <w:rPr>
          <w:rFonts w:hint="default" w:ascii="Arial" w:hAnsi="Arial" w:eastAsia="Arial" w:cs="Arial"/>
          <w:b/>
          <w:color w:val="1f2d5a"/>
          <w:sz w:val="36"/>
        </w:rPr>
        <w:t xml:space="preserve">23. Programme Governance &amp; Steering Committee Charter</w:t>
      </w:r>
      <w:r/>
    </w:p>
    <w:p w14:paraId="66B83A2C">
      <w:pPr>
        <w:pStyle w:val="886"/>
        <w:pBdr/>
        <w:spacing w:after="80" w:before="200"/>
        <w:ind/>
        <w:rPr/>
      </w:pPr>
      <w:r>
        <w:rPr>
          <w:rFonts w:hint="default" w:ascii="Arial" w:hAnsi="Arial" w:eastAsia="Arial" w:cs="Arial"/>
          <w:b/>
          <w:color w:val="2e75b6"/>
          <w:sz w:val="28"/>
        </w:rPr>
        <w:t xml:space="preserve">23.1  Overview</w:t>
      </w:r>
      <w:r/>
    </w:p>
    <w:p w14:paraId="1DB6E5E7">
      <w:pPr>
        <w:pStyle w:val="886"/>
        <w:pBdr/>
        <w:spacing w:after="100" w:before="0"/>
        <w:ind/>
        <w:rPr/>
      </w:pPr>
      <w:r>
        <w:rPr>
          <w:rFonts w:hint="default" w:ascii="Arial" w:hAnsi="Arial" w:eastAsia="Arial" w:cs="Arial"/>
          <w:b w:val="0"/>
          <w:sz w:val="24"/>
        </w:rPr>
        <w:t xml:space="preserve">Section 23 is the capstone governance document for the MONOLITH / DAPH Decor AI Agent Programme. It establishes the Steering Committee as the highest decision-making body for the programme, defines the authority matrix across all roles, sets the fo</w:t>
      </w:r>
      <w:r>
        <w:rPr>
          <w:rFonts w:hint="default" w:ascii="Arial" w:hAnsi="Arial" w:eastAsia="Arial" w:cs="Arial"/>
          <w:b w:val="0"/>
          <w:sz w:val="24"/>
        </w:rPr>
        <w:t xml:space="preserve">rmal meeting cadence and change management protocol, and closes the programme documentation package with version control provisions. Together, Sections 1 through 23 constitute the complete MONOLITH AI Programme SOP &amp; Engineering Standards Package v3.0, gov</w:t>
      </w:r>
      <w:r>
        <w:rPr>
          <w:rFonts w:hint="default" w:ascii="Arial" w:hAnsi="Arial" w:eastAsia="Arial" w:cs="Arial"/>
          <w:b w:val="0"/>
          <w:sz w:val="24"/>
        </w:rPr>
        <w:t xml:space="preserve">erning all 20 live agents, 5 v3.0 planned agents, and any future agents commissioned under this programme. The Steering Committee holds ultimate authority over programme direction, budget, and agent portfolio decisions not delegated to the Studio Director.</w:t>
      </w:r>
      <w:r/>
    </w:p>
    <w:p w14:paraId="52607752">
      <w:pPr>
        <w:pStyle w:val="886"/>
        <w:pBdr/>
        <w:spacing w:after="80" w:before="200"/>
        <w:ind/>
        <w:rPr/>
      </w:pPr>
      <w:r>
        <w:rPr>
          <w:rFonts w:hint="default" w:ascii="Arial" w:hAnsi="Arial" w:eastAsia="Arial" w:cs="Arial"/>
          <w:b/>
          <w:color w:val="2e75b6"/>
          <w:sz w:val="28"/>
        </w:rPr>
        <w:t xml:space="preserve">23.2  Steering Committee Structure &amp; Membership</w:t>
      </w:r>
      <w:r/>
    </w:p>
    <w:p w14:paraId="3958D4ED">
      <w:pPr>
        <w:pStyle w:val="886"/>
        <w:pBdr/>
        <w:spacing w:after="100" w:before="0"/>
        <w:ind/>
        <w:rPr/>
      </w:pPr>
      <w:r>
        <w:rPr>
          <w:rFonts w:hint="default" w:ascii="Arial" w:hAnsi="Arial" w:eastAsia="Arial" w:cs="Arial"/>
          <w:b w:val="0"/>
          <w:sz w:val="24"/>
        </w:rPr>
        <w:t xml:space="preserve">The MONOLITH AI Programme Steering Committee comprises the following standing members and defined roles:</w:t>
      </w:r>
      <w:r/>
    </w:p>
    <w:p w14:paraId="53957371">
      <w:pPr>
        <w:pStyle w:val="886"/>
        <w:pBdr/>
        <w:spacing w:after="80" w:before="0"/>
        <w:ind w:left="400"/>
        <w:rPr/>
      </w:pPr>
      <w:r>
        <w:rPr>
          <w:rFonts w:hint="default" w:ascii="Arial" w:hAnsi="Arial" w:eastAsia="Arial" w:cs="Arial"/>
          <w:b/>
          <w:sz w:val="24"/>
        </w:rPr>
        <w:t xml:space="preserve">Chair — Board Representative:  </w:t>
      </w:r>
      <w:r>
        <w:rPr>
          <w:rFonts w:hint="default" w:ascii="Arial" w:hAnsi="Arial" w:eastAsia="Arial" w:cs="Arial"/>
          <w:sz w:val="24"/>
        </w:rPr>
        <w:t xml:space="preserve">A designated Board-level director wit</w:t>
      </w:r>
      <w:r>
        <w:rPr>
          <w:rFonts w:hint="default" w:ascii="Arial" w:hAnsi="Arial" w:eastAsia="Arial" w:cs="Arial"/>
          <w:sz w:val="24"/>
        </w:rPr>
        <w:t xml:space="preserve">h fiduciary responsibility for the AI programme. Holds casting vote on deadlocked decisions. Convenes extraordinary sessions when programme risk or spend exceeds defined thresholds. Reviews and ratifies the Annual External Audit Certificate (Section 22.6).</w:t>
      </w:r>
      <w:r/>
    </w:p>
    <w:p w14:paraId="0A4683C1">
      <w:pPr>
        <w:pStyle w:val="886"/>
        <w:pBdr/>
        <w:spacing w:after="80" w:before="0"/>
        <w:ind w:left="400"/>
        <w:rPr/>
      </w:pPr>
      <w:r>
        <w:rPr>
          <w:rFonts w:hint="default" w:ascii="Arial" w:hAnsi="Arial" w:eastAsia="Arial" w:cs="Arial"/>
          <w:b/>
          <w:sz w:val="24"/>
        </w:rPr>
        <w:t xml:space="preserve">Programme Director — Studio Director:  </w:t>
      </w:r>
      <w:r>
        <w:rPr>
          <w:rFonts w:hint="default" w:ascii="Arial" w:hAnsi="Arial" w:eastAsia="Arial" w:cs="Arial"/>
          <w:sz w:val="24"/>
        </w:rPr>
        <w:t xml:space="preserve">Day-to-day executive owner of the entire AI Agent Programme. Accountable for delivery o</w:t>
      </w:r>
      <w:r>
        <w:rPr>
          <w:rFonts w:hint="default" w:ascii="Arial" w:hAnsi="Arial" w:eastAsia="Arial" w:cs="Arial"/>
          <w:sz w:val="24"/>
        </w:rPr>
        <w:t xml:space="preserve">f all SOP sections, agent deployment timelines, SLA performance aggregate, and programme budget. Prepares the quarterly programme dashboard presented to the Steering Committee. Primary decision-maker for all items within delegated authority (Section 23.4).</w:t>
      </w:r>
      <w:r/>
    </w:p>
    <w:p w14:paraId="03F826B4">
      <w:pPr>
        <w:pStyle w:val="886"/>
        <w:pBdr/>
        <w:spacing w:after="80" w:before="0"/>
        <w:ind w:left="400"/>
        <w:rPr/>
      </w:pPr>
      <w:r>
        <w:rPr>
          <w:rFonts w:hint="default" w:ascii="Arial" w:hAnsi="Arial" w:eastAsia="Arial" w:cs="Arial"/>
          <w:b/>
          <w:sz w:val="24"/>
        </w:rPr>
        <w:t xml:space="preserve">Compliance &amp; Ethics Lead — Compliance Officer:  </w:t>
      </w:r>
      <w:r>
        <w:rPr>
          <w:rFonts w:hint="default" w:ascii="Arial" w:hAnsi="Arial" w:eastAsia="Arial" w:cs="Arial"/>
          <w:sz w:val="24"/>
        </w:rPr>
        <w:t xml:space="preserve">Standing member responsible for presenting audit findings (Section 22), eth</w:t>
      </w:r>
      <w:r>
        <w:rPr>
          <w:rFonts w:hint="default" w:ascii="Arial" w:hAnsi="Arial" w:eastAsia="Arial" w:cs="Arial"/>
          <w:sz w:val="24"/>
        </w:rPr>
        <w:t xml:space="preserve">ics incident register status (Section 20), PDPA/GDPR compliance posture (Section 19), and improvement backlog priority status. Co-signs all deprecation and decommission decisions (Section 21). Presents the Annual Ethics Audit summary to the full committee.</w:t>
      </w:r>
      <w:r/>
    </w:p>
    <w:p w14:paraId="0A636C07">
      <w:pPr>
        <w:pStyle w:val="886"/>
        <w:pBdr/>
        <w:spacing w:after="80" w:before="0"/>
        <w:ind w:left="400"/>
        <w:rPr/>
      </w:pPr>
      <w:r>
        <w:rPr>
          <w:rFonts w:hint="default" w:ascii="Arial" w:hAnsi="Arial" w:eastAsia="Arial" w:cs="Arial"/>
          <w:b/>
          <w:sz w:val="24"/>
        </w:rPr>
        <w:t xml:space="preserve">Technical Lead — Systems Lead:  </w:t>
      </w:r>
      <w:r>
        <w:rPr>
          <w:rFonts w:hint="default" w:ascii="Arial" w:hAnsi="Arial" w:eastAsia="Arial" w:cs="Arial"/>
          <w:sz w:val="24"/>
        </w:rPr>
        <w:t xml:space="preserve">Presents technical health of</w:t>
      </w:r>
      <w:r>
        <w:rPr>
          <w:rFonts w:hint="default" w:ascii="Arial" w:hAnsi="Arial" w:eastAsia="Arial" w:cs="Arial"/>
          <w:sz w:val="24"/>
        </w:rPr>
        <w:t xml:space="preserve"> the agent infrastructure: uptime, security posture, integration dependencies, and platform risk. Advises on feasibility and timelines for proposed new agents or major configuration changes. Owns the technical architecture decisions within programme scope.</w:t>
      </w:r>
      <w:r/>
    </w:p>
    <w:p w14:paraId="48F08B82">
      <w:pPr>
        <w:pStyle w:val="886"/>
        <w:pBdr/>
        <w:spacing w:after="80" w:before="0"/>
        <w:ind w:left="400"/>
        <w:rPr/>
      </w:pPr>
      <w:r>
        <w:rPr>
          <w:rFonts w:hint="default" w:ascii="Arial" w:hAnsi="Arial" w:eastAsia="Arial" w:cs="Arial"/>
          <w:b/>
          <w:sz w:val="24"/>
        </w:rPr>
        <w:t xml:space="preserve">Operations Representative — Ops Agent Lead (via Ops #20):  </w:t>
      </w:r>
      <w:r>
        <w:rPr>
          <w:rFonts w:hint="default" w:ascii="Arial" w:hAnsi="Arial" w:eastAsia="Arial" w:cs="Arial"/>
          <w:sz w:val="24"/>
        </w:rPr>
        <w:t xml:space="preserve">Represents operational continuity and cross-department workflow impact. Flags emerging process issues, agent adoption barriers, and staff training needs. Escalates department-level concerns that cross the Group Lead resolution threshold.</w:t>
      </w:r>
      <w:r/>
    </w:p>
    <w:p w14:paraId="7A24E871">
      <w:pPr>
        <w:pStyle w:val="886"/>
        <w:pBdr/>
        <w:spacing w:after="80" w:before="0"/>
        <w:ind w:left="400"/>
        <w:rPr/>
      </w:pPr>
      <w:r>
        <w:rPr>
          <w:rFonts w:hint="default" w:ascii="Arial" w:hAnsi="Arial" w:eastAsia="Arial" w:cs="Arial"/>
          <w:b/>
          <w:sz w:val="24"/>
        </w:rPr>
        <w:t xml:space="preserve">Standing Invitees:  </w:t>
      </w:r>
      <w:r>
        <w:rPr>
          <w:rFonts w:hint="default" w:ascii="Arial" w:hAnsi="Arial" w:eastAsia="Arial" w:cs="Arial"/>
          <w:sz w:val="24"/>
        </w:rPr>
        <w:t xml:space="preserve">Group Leads for Groups A, B, C, and D attend quarterly meetings by standing invitation and present their group's performance summary. External auditor attends the annual review session. Legal counsel attends when regulatory agenda items are on the agenda.</w:t>
      </w:r>
      <w:r/>
    </w:p>
    <w:p w14:paraId="3F1D2D1B">
      <w:pPr>
        <w:pStyle w:val="886"/>
        <w:pBdr/>
        <w:spacing w:after="80" w:before="200"/>
        <w:ind/>
        <w:rPr/>
      </w:pPr>
      <w:r>
        <w:rPr>
          <w:rFonts w:hint="default" w:ascii="Arial" w:hAnsi="Arial" w:eastAsia="Arial" w:cs="Arial"/>
          <w:b/>
          <w:color w:val="2e75b6"/>
          <w:sz w:val="28"/>
        </w:rPr>
        <w:t xml:space="preserve">23.3  Governance Meeting Cadence</w:t>
      </w:r>
      <w:r/>
    </w:p>
    <w:p w14:paraId="5CDF0D33">
      <w:pPr>
        <w:pStyle w:val="886"/>
        <w:pBdr/>
        <w:spacing w:after="100" w:before="0"/>
        <w:ind/>
        <w:rPr/>
      </w:pPr>
      <w:r>
        <w:rPr>
          <w:rFonts w:hint="default" w:ascii="Arial" w:hAnsi="Arial" w:eastAsia="Arial" w:cs="Arial"/>
          <w:b w:val="0"/>
          <w:sz w:val="24"/>
        </w:rPr>
        <w:t xml:space="preserve">The Steering Committee operates on the following formal meeting schedule. All sessions are minuted; actions are logged in the Programme Action Register maintained by the Studio Director:</w:t>
      </w:r>
      <w:r/>
    </w:p>
    <w:p w14:paraId="2C997A9E">
      <w:pPr>
        <w:pStyle w:val="886"/>
        <w:pBdr/>
        <w:spacing w:after="80" w:before="0"/>
        <w:ind w:left="400"/>
        <w:rPr/>
      </w:pPr>
      <w:r>
        <w:rPr>
          <w:rFonts w:hint="default" w:ascii="Arial" w:hAnsi="Arial" w:eastAsia="Arial" w:cs="Arial"/>
          <w:b/>
          <w:sz w:val="24"/>
        </w:rPr>
        <w:t xml:space="preserve">Quarterly Programme Review:  </w:t>
      </w:r>
      <w:r>
        <w:rPr>
          <w:rFonts w:hint="default" w:ascii="Arial" w:hAnsi="Arial" w:eastAsia="Arial" w:cs="Arial"/>
          <w:sz w:val="24"/>
        </w:rPr>
        <w:t xml:space="preserve">Held within 15 business days of each quarter-end. Agenda items include: Programme Dashboard (SLA aggregate, KPI heatmap, agent status), Quarte</w:t>
      </w:r>
      <w:r>
        <w:rPr>
          <w:rFonts w:hint="default" w:ascii="Arial" w:hAnsi="Arial" w:eastAsia="Arial" w:cs="Arial"/>
          <w:sz w:val="24"/>
        </w:rPr>
        <w:t xml:space="preserve">rly Internal Audit Report (Section 22.6), Improvement Backlog status, Lifecycle changes since last review (Section 21), Budget versus actual, and upcoming v3.0 deployment milestones. Quorum: Chair + Programme Director + at least two other standing members.</w:t>
      </w:r>
      <w:r/>
    </w:p>
    <w:p w14:paraId="7538080A">
      <w:pPr>
        <w:pStyle w:val="886"/>
        <w:pBdr/>
        <w:spacing w:after="80" w:before="0"/>
        <w:ind w:left="400"/>
        <w:rPr/>
      </w:pPr>
      <w:r>
        <w:rPr>
          <w:rFonts w:hint="default" w:ascii="Arial" w:hAnsi="Arial" w:eastAsia="Arial" w:cs="Arial"/>
          <w:b/>
          <w:sz w:val="24"/>
        </w:rPr>
        <w:t xml:space="preserve">Annual Governance Review:  </w:t>
      </w:r>
      <w:r>
        <w:rPr>
          <w:rFonts w:hint="default" w:ascii="Arial" w:hAnsi="Arial" w:eastAsia="Arial" w:cs="Arial"/>
          <w:sz w:val="24"/>
        </w:rPr>
        <w:t xml:space="preserve">Held in Q1 each year. In addition to quarterly agenda items, the annual session reviews: the Annual External Audit Certificate, the Annual Ethics Audit summary, PDPA/GDPR</w:t>
      </w:r>
      <w:r>
        <w:rPr>
          <w:rFonts w:hint="default" w:ascii="Arial" w:hAnsi="Arial" w:eastAsia="Arial" w:cs="Arial"/>
          <w:sz w:val="24"/>
        </w:rPr>
        <w:t xml:space="preserve"> compliance certification, SOP version status and proposed amendments for the new programme year, and the multi-year agent roadmap. Outputs: updated programme charter, ratified SOP version, and approved budget envelope for the year. All Group Leads attend.</w:t>
      </w:r>
      <w:r/>
    </w:p>
    <w:p w14:paraId="271FEDFD">
      <w:pPr>
        <w:pStyle w:val="886"/>
        <w:pBdr/>
        <w:spacing w:after="80" w:before="0"/>
        <w:ind w:left="400"/>
        <w:rPr/>
      </w:pPr>
      <w:r>
        <w:rPr>
          <w:rFonts w:hint="default" w:ascii="Arial" w:hAnsi="Arial" w:eastAsia="Arial" w:cs="Arial"/>
          <w:b/>
          <w:sz w:val="24"/>
        </w:rPr>
        <w:t xml:space="preserve">Extraordinary Session:  </w:t>
      </w:r>
      <w:r>
        <w:rPr>
          <w:rFonts w:hint="default" w:ascii="Arial" w:hAnsi="Arial" w:eastAsia="Arial" w:cs="Arial"/>
          <w:sz w:val="24"/>
        </w:rPr>
        <w:t xml:space="preserve">Called by t</w:t>
      </w:r>
      <w:r>
        <w:rPr>
          <w:rFonts w:hint="default" w:ascii="Arial" w:hAnsi="Arial" w:eastAsia="Arial" w:cs="Arial"/>
          <w:sz w:val="24"/>
        </w:rPr>
        <w:t xml:space="preserve">he Chair or Programme Director when: (a) a P-CRIT finding remains unresolved at Day 10 (Section 22.6 escalation), (b) a Severity 1 incident causes material client impact (Section 18), (c) a proposed change exceeds the Studio Director's delegated financial </w:t>
      </w:r>
      <w:r>
        <w:rPr>
          <w:rFonts w:hint="default" w:ascii="Arial" w:hAnsi="Arial" w:eastAsia="Arial" w:cs="Arial"/>
          <w:sz w:val="24"/>
        </w:rPr>
        <w:t xml:space="preserve">authority (Section 23.4), or (d) a regulatory directive requires immediate programme response. Must be convened within 3 business days of trigger. No quorum minimum — the Chair may convene with available members and ratify decisions within 5 business days.</w:t>
      </w:r>
      <w:r/>
    </w:p>
    <w:p w14:paraId="4A86B631">
      <w:pPr>
        <w:pStyle w:val="886"/>
        <w:pBdr/>
        <w:spacing w:after="80" w:before="0"/>
        <w:ind w:left="400"/>
        <w:rPr/>
      </w:pPr>
      <w:r>
        <w:rPr>
          <w:rFonts w:hint="default" w:ascii="Arial" w:hAnsi="Arial" w:eastAsia="Arial" w:cs="Arial"/>
          <w:b/>
          <w:sz w:val="24"/>
        </w:rPr>
        <w:t xml:space="preserve">Standing Written Resolution:  </w:t>
      </w:r>
      <w:r>
        <w:rPr>
          <w:rFonts w:hint="default" w:ascii="Arial" w:hAnsi="Arial" w:eastAsia="Arial" w:cs="Arial"/>
          <w:sz w:val="24"/>
        </w:rPr>
        <w:t xml:space="preserve">For non-contentious matters between scheduled sessions, a written resolution circulated to all standing members and approved by simple majority (with C</w:t>
      </w:r>
      <w:r>
        <w:rPr>
          <w:rFonts w:hint="default" w:ascii="Arial" w:hAnsi="Arial" w:eastAsia="Arial" w:cs="Arial"/>
          <w:sz w:val="24"/>
        </w:rPr>
        <w:t xml:space="preserve">hair's countersignature) constitutes a valid committee decision. Used for: routine SOP minor version updates, appointment of auditors, approval of low-value change requests. All written resolutions are appended to the minutes of the next scheduled session.</w:t>
      </w:r>
      <w:r/>
    </w:p>
    <w:p w14:paraId="7A85B62E">
      <w:pPr>
        <w:pStyle w:val="886"/>
        <w:pBdr/>
        <w:spacing w:after="80" w:before="200"/>
        <w:ind/>
        <w:rPr/>
      </w:pPr>
      <w:r>
        <w:rPr>
          <w:rFonts w:hint="default" w:ascii="Arial" w:hAnsi="Arial" w:eastAsia="Arial" w:cs="Arial"/>
          <w:b/>
          <w:color w:val="2e75b6"/>
          <w:sz w:val="28"/>
        </w:rPr>
        <w:t xml:space="preserve">23.4  Decision Authority Matrix</w:t>
      </w:r>
      <w:r/>
    </w:p>
    <w:p w14:paraId="2C658738">
      <w:pPr>
        <w:pStyle w:val="886"/>
        <w:pBdr/>
        <w:spacing w:after="100" w:before="0"/>
        <w:ind/>
        <w:rPr/>
      </w:pPr>
      <w:r>
        <w:rPr>
          <w:rFonts w:hint="default" w:ascii="Arial" w:hAnsi="Arial" w:eastAsia="Arial" w:cs="Arial"/>
          <w:b w:val="0"/>
          <w:sz w:val="24"/>
        </w:rPr>
        <w:t xml:space="preserve">The following authority levels apply to key programme decisions. Items not listed here default to Studio Director authority with Steering Committee notification at the next scheduled session:</w:t>
      </w:r>
      <w:r/>
    </w:p>
    <w:p w14:paraId="39D275DE">
      <w:pPr>
        <w:pStyle w:val="886"/>
        <w:pBdr/>
        <w:spacing w:after="80" w:before="0"/>
        <w:ind w:left="400"/>
        <w:rPr/>
      </w:pPr>
      <w:r>
        <w:rPr>
          <w:rFonts w:hint="default" w:ascii="Arial" w:hAnsi="Arial" w:eastAsia="Arial" w:cs="Arial"/>
          <w:b/>
          <w:sz w:val="24"/>
        </w:rPr>
        <w:t xml:space="preserve">Steering Committee — Exclusive Authority:  </w:t>
      </w:r>
      <w:r>
        <w:rPr>
          <w:rFonts w:hint="default" w:ascii="Arial" w:hAnsi="Arial" w:eastAsia="Arial" w:cs="Arial"/>
          <w:sz w:val="24"/>
        </w:rPr>
        <w:t xml:space="preserve">New agent proposal approval for P0 and P1 priority agents. Annual programme budget approval </w:t>
      </w:r>
      <w:r>
        <w:rPr>
          <w:rFonts w:hint="default" w:ascii="Arial" w:hAnsi="Arial" w:eastAsia="Arial" w:cs="Arial"/>
          <w:sz w:val="24"/>
        </w:rPr>
        <w:t xml:space="preserve">and mid-year reforecasts exceeding 15%. Formal agent decommission for any agent with &gt;12 months production history. Ratification of Annual External Audit Certificate. SOP major version releases (e.g. v2.5 → v3.0). Changes to this Section 23 charter itself.</w:t>
      </w:r>
      <w:r/>
    </w:p>
    <w:p w14:paraId="60624AEB">
      <w:pPr>
        <w:pStyle w:val="886"/>
        <w:pBdr/>
        <w:spacing w:after="80" w:before="0"/>
        <w:ind w:left="400"/>
        <w:rPr/>
      </w:pPr>
      <w:r>
        <w:rPr>
          <w:rFonts w:hint="default" w:ascii="Arial" w:hAnsi="Arial" w:eastAsia="Arial" w:cs="Arial"/>
          <w:b/>
          <w:sz w:val="24"/>
        </w:rPr>
        <w:t xml:space="preserve">Studio Director — Delegated Authority:  </w:t>
      </w:r>
      <w:r>
        <w:rPr>
          <w:rFonts w:hint="default" w:ascii="Arial" w:hAnsi="Arial" w:eastAsia="Arial" w:cs="Arial"/>
          <w:sz w:val="24"/>
        </w:rPr>
        <w:t xml:space="preserve">New agent proposal approval for P2 priority agents. Budget decisions within approved annual envelope (up to THB 500,000 per item). Agent lifecycle stage transitions (Sta</w:t>
      </w:r>
      <w:r>
        <w:rPr>
          <w:rFonts w:hint="default" w:ascii="Arial" w:hAnsi="Arial" w:eastAsia="Arial" w:cs="Arial"/>
          <w:sz w:val="24"/>
        </w:rPr>
        <w:t xml:space="preserve">ging → Production, Deprecation). SOP minor version releases and section-level amendments. Appointment of Tier 3 Ad-Hoc auditors. All HITL-5 Playbook updates (co-signed with one Group Lead). Immediate suspension of any agent exhibiting active security risk.</w:t>
      </w:r>
      <w:r/>
    </w:p>
    <w:p w14:paraId="03B8BAB4">
      <w:pPr>
        <w:pStyle w:val="886"/>
        <w:pBdr/>
        <w:spacing w:after="80" w:before="0"/>
        <w:ind w:left="400"/>
        <w:rPr/>
      </w:pPr>
      <w:r>
        <w:rPr>
          <w:rFonts w:hint="default" w:ascii="Arial" w:hAnsi="Arial" w:eastAsia="Arial" w:cs="Arial"/>
          <w:b/>
          <w:sz w:val="24"/>
        </w:rPr>
        <w:t xml:space="preserve">Compliance Officer — Delegated Authority:  </w:t>
      </w:r>
      <w:r>
        <w:rPr>
          <w:rFonts w:hint="default" w:ascii="Arial" w:hAnsi="Arial" w:eastAsia="Arial" w:cs="Arial"/>
          <w:sz w:val="24"/>
        </w:rPr>
        <w:t xml:space="preserve">Initiation of all audit tiers (Tier 1, 2, and 3). Ethics Incident Register entries and escalation dec</w:t>
      </w:r>
      <w:r>
        <w:rPr>
          <w:rFonts w:hint="default" w:ascii="Arial" w:hAnsi="Arial" w:eastAsia="Arial" w:cs="Arial"/>
          <w:sz w:val="24"/>
        </w:rPr>
        <w:t xml:space="preserve">isions. PDPA/GDPR compliance determinations and corrective action notices. Improvement backlog priority classification (P-CRIT through P-LOW). Temporary suspension of agent features pending ethics review (up to 72 hours, with Studio Director notification).</w:t>
      </w:r>
      <w:r/>
    </w:p>
    <w:p w14:paraId="1BBB21F0">
      <w:pPr>
        <w:pStyle w:val="886"/>
        <w:pBdr/>
        <w:spacing w:after="80" w:before="0"/>
        <w:ind w:left="400"/>
        <w:rPr/>
      </w:pPr>
      <w:r>
        <w:rPr>
          <w:rFonts w:hint="default" w:ascii="Arial" w:hAnsi="Arial" w:eastAsia="Arial" w:cs="Arial"/>
          <w:b/>
          <w:sz w:val="24"/>
        </w:rPr>
        <w:t xml:space="preserve">Group Leads — Delegated Authority:  </w:t>
      </w:r>
      <w:r>
        <w:rPr>
          <w:rFonts w:hint="default" w:ascii="Arial" w:hAnsi="Arial" w:eastAsia="Arial" w:cs="Arial"/>
          <w:sz w:val="24"/>
        </w:rPr>
        <w:t xml:space="preserve">Day-to-day operational decisions within their agent group. HITL approvals as defined</w:t>
      </w:r>
      <w:r>
        <w:rPr>
          <w:rFonts w:hint="default" w:ascii="Arial" w:hAnsi="Arial" w:eastAsia="Arial" w:cs="Arial"/>
          <w:sz w:val="24"/>
        </w:rPr>
        <w:t xml:space="preserve"> in Sections 20.5 (HITL-1, HITL-5). Minor workflow adjustments that do not change agent logic or data scope. Escalation of performance concerns to Compliance Officer or Studio Director. Approval of agent output delivery to clients within their group scope.</w:t>
      </w:r>
      <w:r/>
    </w:p>
    <w:p w14:paraId="4D8562AB">
      <w:pPr>
        <w:pStyle w:val="886"/>
        <w:pBdr/>
        <w:spacing w:after="80" w:before="200"/>
        <w:ind/>
        <w:rPr/>
      </w:pPr>
      <w:r>
        <w:rPr>
          <w:rFonts w:hint="default" w:ascii="Arial" w:hAnsi="Arial" w:eastAsia="Arial" w:cs="Arial"/>
          <w:b/>
          <w:color w:val="2e75b6"/>
          <w:sz w:val="28"/>
        </w:rPr>
        <w:t xml:space="preserve">23.5  Programme Change Management</w:t>
      </w:r>
      <w:r/>
    </w:p>
    <w:p w14:paraId="712C8C4E">
      <w:pPr>
        <w:pStyle w:val="886"/>
        <w:pBdr/>
        <w:spacing w:after="100" w:before="0"/>
        <w:ind/>
        <w:rPr/>
      </w:pPr>
      <w:r>
        <w:rPr>
          <w:rFonts w:hint="default" w:ascii="Arial" w:hAnsi="Arial" w:eastAsia="Arial" w:cs="Arial"/>
          <w:b w:val="0"/>
          <w:sz w:val="24"/>
        </w:rPr>
        <w:t xml:space="preserve">All changes to the MONOLITH AI Programme — whether to agents, SOP documentation, infrastructure, or governance — are managed through the following change classification and approval process:</w:t>
      </w:r>
      <w:r/>
    </w:p>
    <w:p w14:paraId="615E9BBB">
      <w:pPr>
        <w:pStyle w:val="886"/>
        <w:pBdr/>
        <w:spacing w:after="80" w:before="0"/>
        <w:ind w:left="400"/>
        <w:rPr/>
      </w:pPr>
      <w:r>
        <w:rPr>
          <w:rFonts w:hint="default" w:ascii="Arial" w:hAnsi="Arial" w:eastAsia="Arial" w:cs="Arial"/>
          <w:b/>
          <w:sz w:val="24"/>
        </w:rPr>
        <w:t xml:space="preserve">Class A — Major Change:  </w:t>
      </w:r>
      <w:r>
        <w:rPr>
          <w:rFonts w:hint="default" w:ascii="Arial" w:hAnsi="Arial" w:eastAsia="Arial" w:cs="Arial"/>
          <w:sz w:val="24"/>
        </w:rPr>
        <w:t xml:space="preserve">Definition: New agent deployment (any priority tier), decommission of a live agent, change to agent model architecture or training data scope,</w:t>
      </w:r>
      <w:r>
        <w:rPr>
          <w:rFonts w:hint="default" w:ascii="Arial" w:hAnsi="Arial" w:eastAsia="Arial" w:cs="Arial"/>
          <w:sz w:val="24"/>
        </w:rPr>
        <w:t xml:space="preserve"> SOP major version release, changes to Section 23. Approval: Steering Committee. Lead time: minimum 20 business days from proposal to approval decision. Documentation: full business case, risk assessment, PDPA impact assessment, and rollback plan required.</w:t>
      </w:r>
      <w:r/>
    </w:p>
    <w:p w14:paraId="440AB6A8">
      <w:pPr>
        <w:pStyle w:val="886"/>
        <w:pBdr/>
        <w:spacing w:after="80" w:before="0"/>
        <w:ind w:left="400"/>
        <w:rPr/>
      </w:pPr>
      <w:r>
        <w:rPr>
          <w:rFonts w:hint="default" w:ascii="Arial" w:hAnsi="Arial" w:eastAsia="Arial" w:cs="Arial"/>
          <w:b/>
          <w:sz w:val="24"/>
        </w:rPr>
        <w:t xml:space="preserve">Class B — Standard Change:  </w:t>
      </w:r>
      <w:r>
        <w:rPr>
          <w:rFonts w:hint="default" w:ascii="Arial" w:hAnsi="Arial" w:eastAsia="Arial" w:cs="Arial"/>
          <w:sz w:val="24"/>
        </w:rPr>
        <w:t xml:space="preserve">Definition: Agent configuration update, integration change, SLA threshold adjustment, SOP section amendment (minor version), new HITL procedure, infrastructure upgrade with service impac</w:t>
      </w:r>
      <w:r>
        <w:rPr>
          <w:rFonts w:hint="default" w:ascii="Arial" w:hAnsi="Arial" w:eastAsia="Arial" w:cs="Arial"/>
          <w:sz w:val="24"/>
        </w:rPr>
        <w:t xml:space="preserve">t. Approval: Studio Director (with Compliance Officer notification). Lead time: minimum 10 business days. Documentation: change request, impact analysis, and test plan required. Must complete full Development → Staging → Production workflow (Section 21.2).</w:t>
      </w:r>
      <w:r/>
    </w:p>
    <w:p w14:paraId="2E8E0117">
      <w:pPr>
        <w:pStyle w:val="886"/>
        <w:pBdr/>
        <w:spacing w:after="80" w:before="0"/>
        <w:ind w:left="400"/>
        <w:rPr/>
      </w:pPr>
      <w:r>
        <w:rPr>
          <w:rFonts w:hint="default" w:ascii="Arial" w:hAnsi="Arial" w:eastAsia="Arial" w:cs="Arial"/>
          <w:b/>
          <w:sz w:val="24"/>
        </w:rPr>
        <w:t xml:space="preserve">Class C — Operational Change:  </w:t>
      </w:r>
      <w:r>
        <w:rPr>
          <w:rFonts w:hint="default" w:ascii="Arial" w:hAnsi="Arial" w:eastAsia="Arial" w:cs="Arial"/>
          <w:sz w:val="24"/>
        </w:rPr>
        <w:t xml:space="preserve">Definition: Routine configuration tuning within approved parameters, credential rotation, monitoring threshold adjustment,</w:t>
      </w:r>
      <w:r>
        <w:rPr>
          <w:rFonts w:hint="default" w:ascii="Arial" w:hAnsi="Arial" w:eastAsia="Arial" w:cs="Arial"/>
          <w:sz w:val="24"/>
        </w:rPr>
        <w:t xml:space="preserve"> documentation corrections (no policy change), and scheduled maintenance. Approval: Systems Lead (with Studio Director notification). Lead time: as operationally required. Documentation: change log entry; retrospective review if production impact observed.</w:t>
      </w:r>
      <w:r/>
    </w:p>
    <w:p w14:paraId="21AEA096">
      <w:pPr>
        <w:pStyle w:val="886"/>
        <w:pBdr/>
        <w:spacing w:after="80" w:before="0"/>
        <w:ind w:left="400"/>
        <w:rPr/>
      </w:pPr>
      <w:r>
        <w:rPr>
          <w:rFonts w:hint="default" w:ascii="Arial" w:hAnsi="Arial" w:eastAsia="Arial" w:cs="Arial"/>
          <w:b/>
          <w:sz w:val="24"/>
        </w:rPr>
        <w:t xml:space="preserve">Emergency Change:  </w:t>
      </w:r>
      <w:r>
        <w:rPr>
          <w:rFonts w:hint="default" w:ascii="Arial" w:hAnsi="Arial" w:eastAsia="Arial" w:cs="Arial"/>
          <w:sz w:val="24"/>
        </w:rPr>
        <w:t xml:space="preserve">Definition: Any change required to address an active Severity 1 incident or imminent security threat (Section 18). Approval: Studio Director or Compliance Officer (oral authorisation accepted during incident; written rat</w:t>
      </w:r>
      <w:r>
        <w:rPr>
          <w:rFonts w:hint="default" w:ascii="Arial" w:hAnsi="Arial" w:eastAsia="Arial" w:cs="Arial"/>
          <w:sz w:val="24"/>
        </w:rPr>
        <w:t xml:space="preserve">ification required within 2 business days). Documentation: post-incident change record appended to incident report. Emergency changes are reviewed at the next Steering Committee session to assess whether a standard change process should have been followed.</w:t>
      </w:r>
      <w:r/>
    </w:p>
    <w:p w14:paraId="5E1AE0A2">
      <w:pPr>
        <w:pStyle w:val="886"/>
        <w:pBdr/>
        <w:spacing w:after="80" w:before="200"/>
        <w:ind/>
        <w:rPr/>
      </w:pPr>
      <w:r>
        <w:rPr>
          <w:rFonts w:hint="default" w:ascii="Arial" w:hAnsi="Arial" w:eastAsia="Arial" w:cs="Arial"/>
          <w:b/>
          <w:color w:val="2e75b6"/>
          <w:sz w:val="28"/>
        </w:rPr>
        <w:t xml:space="preserve">23.6  Closing Statement &amp; Version Control</w:t>
      </w:r>
      <w:r/>
    </w:p>
    <w:p w14:paraId="53D1B958">
      <w:pPr>
        <w:pStyle w:val="886"/>
        <w:pBdr/>
        <w:spacing w:after="100" w:before="0"/>
        <w:ind/>
        <w:rPr/>
      </w:pPr>
      <w:r>
        <w:rPr>
          <w:rFonts w:hint="default" w:ascii="Arial" w:hAnsi="Arial" w:eastAsia="Arial" w:cs="Arial"/>
          <w:b w:val="0"/>
          <w:sz w:val="24"/>
        </w:rPr>
        <w:t xml:space="preserve">This document — MONOLITH / DAPH Decor AI Agent Programme SOP &amp; Engineering Standards Package — is now complete at version 3.0, comprisi</w:t>
      </w:r>
      <w:r>
        <w:rPr>
          <w:rFonts w:hint="default" w:ascii="Arial" w:hAnsi="Arial" w:eastAsia="Arial" w:cs="Arial"/>
          <w:b w:val="0"/>
          <w:sz w:val="24"/>
        </w:rPr>
        <w:t xml:space="preserve">ng Sections 1 through 23. It represents the definitive governance, operational, and technical reference for all AI automation activities within MONOLITH / DAPH Decor. All prior versions (v2.4, v2.5, v2.5.1, v2.6, v2.7, v2.9) are superseded by this release.</w:t>
      </w:r>
      <w:r/>
    </w:p>
    <w:p w14:paraId="7C57EAE3">
      <w:pPr>
        <w:pStyle w:val="886"/>
        <w:pBdr/>
        <w:spacing w:after="80" w:before="0"/>
        <w:ind w:left="400"/>
        <w:rPr/>
      </w:pPr>
      <w:r>
        <w:rPr>
          <w:rFonts w:hint="default" w:ascii="Arial" w:hAnsi="Arial" w:eastAsia="Arial" w:cs="Arial"/>
          <w:b/>
          <w:sz w:val="24"/>
        </w:rPr>
        <w:t xml:space="preserve">Version Authority:  </w:t>
      </w:r>
      <w:r>
        <w:rPr>
          <w:rFonts w:hint="default" w:ascii="Arial" w:hAnsi="Arial" w:eastAsia="Arial" w:cs="Arial"/>
          <w:sz w:val="24"/>
        </w:rPr>
        <w:t xml:space="preserve">The Studio Director is the version custodian. Ver</w:t>
      </w:r>
      <w:r>
        <w:rPr>
          <w:rFonts w:hint="default" w:ascii="Arial" w:hAnsi="Arial" w:eastAsia="Arial" w:cs="Arial"/>
          <w:sz w:val="24"/>
        </w:rPr>
        <w:t xml:space="preserve">sion increments follow the convention: Major version (e.g. v2.x → v3.0) requires Steering Committee ratification; Minor version (e.g. v3.0 → v3.1) requires Studio Director approval; Patch version (e.g. v3.0.0 → v3.0.1) requires Compliance Officer sign-off.</w:t>
      </w:r>
      <w:r/>
    </w:p>
    <w:p w14:paraId="6E355383">
      <w:pPr>
        <w:pStyle w:val="886"/>
        <w:pBdr/>
        <w:spacing w:after="80" w:before="0"/>
        <w:ind w:left="400"/>
        <w:rPr/>
      </w:pPr>
      <w:r>
        <w:rPr>
          <w:rFonts w:hint="default" w:ascii="Arial" w:hAnsi="Arial" w:eastAsia="Arial" w:cs="Arial"/>
          <w:b/>
          <w:sz w:val="24"/>
        </w:rPr>
        <w:t xml:space="preserve">Distribution &amp; Access:  </w:t>
      </w:r>
      <w:r>
        <w:rPr>
          <w:rFonts w:hint="default" w:ascii="Arial" w:hAnsi="Arial" w:eastAsia="Arial" w:cs="Arial"/>
          <w:sz w:val="24"/>
        </w:rPr>
        <w:t xml:space="preserve">The current version of this document is maintained in the MONOLITH document management</w:t>
      </w:r>
      <w:r>
        <w:rPr>
          <w:rFonts w:hint="default" w:ascii="Arial" w:hAnsi="Arial" w:eastAsia="Arial" w:cs="Arial"/>
          <w:sz w:val="24"/>
        </w:rPr>
        <w:t xml:space="preserve"> system. Access is restricted to: Steering Committee members, Group Leads, Systems Lead, and Compliance Officer. Client-facing summaries and executive briefings are derived from this document and distributed separately at the discretion of Studio Director.</w:t>
      </w:r>
      <w:r/>
    </w:p>
    <w:p w14:paraId="4C7A62BC">
      <w:pPr>
        <w:pStyle w:val="886"/>
        <w:pBdr/>
        <w:spacing w:after="80" w:before="0"/>
        <w:ind w:left="400"/>
        <w:rPr/>
      </w:pPr>
      <w:r>
        <w:rPr>
          <w:rFonts w:hint="default" w:ascii="Arial" w:hAnsi="Arial" w:eastAsia="Arial" w:cs="Arial"/>
          <w:b/>
          <w:sz w:val="24"/>
        </w:rPr>
        <w:t xml:space="preserve">Review Schedule:  </w:t>
      </w:r>
      <w:r>
        <w:rPr>
          <w:rFonts w:hint="default" w:ascii="Arial" w:hAnsi="Arial" w:eastAsia="Arial" w:cs="Arial"/>
          <w:sz w:val="24"/>
        </w:rPr>
        <w:t xml:space="preserve">This complete SOP package is reviewed annually at the Annual Governance Review session (Section 23.3). I</w:t>
      </w:r>
      <w:r>
        <w:rPr>
          <w:rFonts w:hint="default" w:ascii="Arial" w:hAnsi="Arial" w:eastAsia="Arial" w:cs="Arial"/>
          <w:sz w:val="24"/>
        </w:rPr>
        <w:t xml:space="preserve">nterim section-level amendments are permitted under the change management process (Section 23.5) and are incorporated into the next minor or major version release. No section may be amended without a corresponding changelog entry and tracked-change record.</w:t>
      </w:r>
      <w:r/>
    </w:p>
    <w:p w14:paraId="7E4C63B8">
      <w:pPr>
        <w:pStyle w:val="886"/>
        <w:pBdr/>
        <w:spacing w:after="80" w:before="0"/>
        <w:ind w:left="400"/>
        <w:rPr/>
      </w:pPr>
      <w:r>
        <w:rPr>
          <w:rFonts w:hint="default" w:ascii="Arial" w:hAnsi="Arial" w:eastAsia="Arial" w:cs="Arial"/>
          <w:b/>
          <w:sz w:val="24"/>
        </w:rPr>
        <w:t xml:space="preserve">Acknowledgement:  </w:t>
      </w:r>
      <w:r>
        <w:rPr>
          <w:rFonts w:hint="default" w:ascii="Arial" w:hAnsi="Arial" w:eastAsia="Arial" w:cs="Arial"/>
          <w:sz w:val="24"/>
        </w:rPr>
        <w:t xml:space="preserve">By operating under, referencing, or implementing any component of</w:t>
      </w:r>
      <w:r>
        <w:rPr>
          <w:rFonts w:hint="default" w:ascii="Arial" w:hAnsi="Arial" w:eastAsia="Arial" w:cs="Arial"/>
          <w:sz w:val="24"/>
        </w:rPr>
        <w:t xml:space="preserve"> this document, all stakeholders — agents' functional owners, Group Leads, Systems Lead, Compliance Officer, and Studio Director — are deemed to have read, understood, and accepted the policies, procedures, and obligations set out in Sections 1 through 23.</w:t>
      </w:r>
      <w:r/>
    </w:p>
    <w:p w14:paraId="2E554D38">
      <w:pPr>
        <w:pStyle w:val="886"/>
        <w:pBdr/>
        <w:spacing w:after="100" w:before="0"/>
        <w:ind/>
        <w:rPr/>
      </w:pPr>
      <w:r>
        <w:rPr>
          <w:rFonts w:hint="default" w:ascii="Arial" w:hAnsi="Arial" w:eastAsia="Arial" w:cs="Arial"/>
          <w:b w:val="0"/>
          <w:sz w:val="24"/>
        </w:rPr>
        <w:t xml:space="preserve">End of MONOLITH / DAPH Decor AI Agent Programme SOP &amp; Engineering Standards Package v3.0. Sections: 23. Agents covered: </w:t>
      </w:r>
      <w:r>
        <w:rPr>
          <w:rFonts w:hint="default" w:ascii="Arial" w:hAnsi="Arial" w:eastAsia="Arial" w:cs="Arial"/>
          <w:b w:val="0"/>
          <w:sz w:val="24"/>
        </w:rPr>
        <w:t xml:space="preserve">20 live (Kelly–Ops) + 5 planned (Vega, Stone, Ember, Pulse, Shore). Document custodian: Studio Director. Compliance co-owner: Compliance Officer. Effective date: upon Steering Committee ratification. Next scheduled review: Annual Governance Review Q1 2027.</w:t>
      </w:r>
      <w:r/>
    </w:p>
    <w:p w14:paraId="141EF3D6">
      <w:pPr>
        <w:pStyle w:val="886"/>
        <w:pBdr/>
        <w:spacing w:after="0" w:before="0"/>
        <w:ind/>
        <w:rPr/>
      </w:pPr>
      <w:r>
        <w:rPr>
          <w:rFonts w:hint="default" w:ascii="Arial" w:hAnsi="Arial" w:eastAsia="Arial" w:cs="Arial"/>
          <w:b w:val="0"/>
          <w:sz w:val="24"/>
        </w:rPr>
      </w:r>
      <w:r/>
    </w:p>
    <w:p w14:paraId="7538ABE0">
      <w:pPr>
        <w:pStyle w:val="886"/>
        <w:pBdr/>
        <w:spacing w:after="100" w:before="320"/>
        <w:ind/>
        <w:rPr/>
      </w:pPr>
      <w:r>
        <w:rPr>
          <w:rFonts w:hint="default" w:ascii="Arial" w:hAnsi="Arial" w:eastAsia="Arial" w:cs="Arial"/>
          <w:b/>
          <w:color w:val="1f2d5a"/>
          <w:sz w:val="36"/>
        </w:rPr>
        <w:t xml:space="preserve">24. Amendment — Q1 2027 Annual Governance Review</w:t>
      </w:r>
      <w:r/>
    </w:p>
    <w:p w14:paraId="30DC66A3">
      <w:pPr>
        <w:pStyle w:val="886"/>
        <w:pBdr/>
        <w:spacing w:after="80" w:before="200"/>
        <w:ind/>
        <w:rPr/>
      </w:pPr>
      <w:r>
        <w:rPr>
          <w:rFonts w:hint="default" w:ascii="Arial" w:hAnsi="Arial" w:eastAsia="Arial" w:cs="Arial"/>
          <w:b/>
          <w:color w:val="2e75b6"/>
          <w:sz w:val="28"/>
        </w:rPr>
        <w:t xml:space="preserve">24.1  Review Overview</w:t>
      </w:r>
      <w:r/>
    </w:p>
    <w:p w14:paraId="496CE919">
      <w:pPr>
        <w:pStyle w:val="886"/>
        <w:pBdr/>
        <w:spacing w:after="100" w:before="0"/>
        <w:ind/>
        <w:rPr/>
      </w:pPr>
      <w:r>
        <w:rPr>
          <w:rFonts w:hint="default" w:ascii="Arial" w:hAnsi="Arial" w:eastAsia="Arial" w:cs="Arial"/>
          <w:b w:val="0"/>
          <w:sz w:val="24"/>
        </w:rPr>
        <w:t xml:space="preserve">This section constitutes the fi</w:t>
      </w:r>
      <w:r>
        <w:rPr>
          <w:rFonts w:hint="default" w:ascii="Arial" w:hAnsi="Arial" w:eastAsia="Arial" w:cs="Arial"/>
          <w:b w:val="0"/>
          <w:sz w:val="24"/>
        </w:rPr>
        <w:t xml:space="preserve">rst formal amendment to the MONOLITH / DAPH Decor AI Agent Programme SOP v3.0. It records the findings, decisions, and action items of the Annual Governance Review conducted in Q1 2027, pursuant to the cadence established in Section 23.3 (Meeting Cadence).</w:t>
      </w:r>
      <w:r/>
    </w:p>
    <w:p w14:paraId="0705FAFD">
      <w:pPr>
        <w:pStyle w:val="886"/>
        <w:pBdr/>
        <w:spacing w:after="80" w:before="0"/>
        <w:ind w:left="400"/>
        <w:rPr/>
      </w:pPr>
      <w:r>
        <w:rPr>
          <w:rFonts w:hint="default" w:ascii="Arial" w:hAnsi="Arial" w:eastAsia="Arial" w:cs="Arial"/>
          <w:b/>
          <w:sz w:val="24"/>
        </w:rPr>
        <w:t xml:space="preserve">Review Type:  </w:t>
      </w:r>
      <w:r>
        <w:rPr>
          <w:rFonts w:hint="default" w:ascii="Arial" w:hAnsi="Arial" w:eastAsia="Arial" w:cs="Arial"/>
          <w:sz w:val="24"/>
        </w:rPr>
        <w:t xml:space="preserve">Annual Governance Review (per Section 23.3 cadence)</w:t>
      </w:r>
      <w:r/>
    </w:p>
    <w:p w14:paraId="3D93F8E7">
      <w:pPr>
        <w:pStyle w:val="886"/>
        <w:pBdr/>
        <w:spacing w:after="80" w:before="0"/>
        <w:ind w:left="400"/>
        <w:rPr/>
      </w:pPr>
      <w:r>
        <w:rPr>
          <w:rFonts w:hint="default" w:ascii="Arial" w:hAnsi="Arial" w:eastAsia="Arial" w:cs="Arial"/>
          <w:b/>
          <w:sz w:val="24"/>
        </w:rPr>
        <w:t xml:space="preserve">Coverage Period:  </w:t>
      </w:r>
      <w:r>
        <w:rPr>
          <w:rFonts w:hint="default" w:ascii="Arial" w:hAnsi="Arial" w:eastAsia="Arial" w:cs="Arial"/>
          <w:sz w:val="24"/>
        </w:rPr>
        <w:t xml:space="preserve">FY 2026 — 1 January 2026 to 31 December 2026</w:t>
      </w:r>
      <w:r/>
    </w:p>
    <w:p w14:paraId="18B63A44">
      <w:pPr>
        <w:pStyle w:val="886"/>
        <w:pBdr/>
        <w:spacing w:after="80" w:before="0"/>
        <w:ind w:left="400"/>
        <w:rPr/>
      </w:pPr>
      <w:r>
        <w:rPr>
          <w:rFonts w:hint="default" w:ascii="Arial" w:hAnsi="Arial" w:eastAsia="Arial" w:cs="Arial"/>
          <w:b/>
          <w:sz w:val="24"/>
        </w:rPr>
        <w:t xml:space="preserve">Session Date:  </w:t>
      </w:r>
      <w:r>
        <w:rPr>
          <w:rFonts w:hint="default" w:ascii="Arial" w:hAnsi="Arial" w:eastAsia="Arial" w:cs="Arial"/>
          <w:sz w:val="24"/>
        </w:rPr>
        <w:t xml:space="preserve">Q1 2027 (January 2027)</w:t>
      </w:r>
      <w:r/>
    </w:p>
    <w:p w14:paraId="66F17387">
      <w:pPr>
        <w:pStyle w:val="886"/>
        <w:pBdr/>
        <w:spacing w:after="80" w:before="0"/>
        <w:ind w:left="400"/>
        <w:rPr/>
      </w:pPr>
      <w:r>
        <w:rPr>
          <w:rFonts w:hint="default" w:ascii="Arial" w:hAnsi="Arial" w:eastAsia="Arial" w:cs="Arial"/>
          <w:b/>
          <w:sz w:val="24"/>
        </w:rPr>
        <w:t xml:space="preserve">Quorum:  </w:t>
      </w:r>
      <w:r>
        <w:rPr>
          <w:rFonts w:hint="default" w:ascii="Arial" w:hAnsi="Arial" w:eastAsia="Arial" w:cs="Arial"/>
          <w:sz w:val="24"/>
        </w:rPr>
        <w:t xml:space="preserve">All five Steering Committee voting members present — Chair (Board Representative), Studio Director, Compliance Officer, Systems Lead, Ops Agent Lead. Group Leads A, B, C, D attending as standing invitees.</w:t>
      </w:r>
      <w:r/>
    </w:p>
    <w:p w14:paraId="4239A078">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AMD-001</w:t>
      </w:r>
      <w:r/>
    </w:p>
    <w:p w14:paraId="0937A25B">
      <w:pPr>
        <w:pStyle w:val="886"/>
        <w:pBdr/>
        <w:spacing w:after="80" w:before="200"/>
        <w:ind/>
        <w:rPr/>
      </w:pPr>
      <w:r>
        <w:rPr>
          <w:rFonts w:hint="default" w:ascii="Arial" w:hAnsi="Arial" w:eastAsia="Arial" w:cs="Arial"/>
          <w:b/>
          <w:color w:val="2e75b6"/>
          <w:sz w:val="28"/>
        </w:rPr>
        <w:t xml:space="preserve">24.2  FY 2026 Performance Findings</w:t>
      </w:r>
      <w:r/>
    </w:p>
    <w:p w14:paraId="5E9ECF2B">
      <w:pPr>
        <w:pStyle w:val="886"/>
        <w:pBdr/>
        <w:spacing w:after="100" w:before="0"/>
        <w:ind/>
        <w:rPr/>
      </w:pPr>
      <w:r>
        <w:rPr>
          <w:rFonts w:hint="default" w:ascii="Arial" w:hAnsi="Arial" w:eastAsia="Arial" w:cs="Arial"/>
          <w:b w:val="0"/>
          <w:sz w:val="24"/>
        </w:rPr>
        <w:t xml:space="preserve">The Steering Committee reviewed FY 2026 programme performance across all 20 live agents. The following key findings were noted and formally recorded:</w:t>
      </w:r>
      <w:r/>
    </w:p>
    <w:p w14:paraId="3D0730D5">
      <w:pPr>
        <w:pStyle w:val="886"/>
        <w:pBdr/>
        <w:spacing w:after="80" w:before="0"/>
        <w:ind w:left="400"/>
        <w:rPr/>
      </w:pPr>
      <w:r>
        <w:rPr>
          <w:rFonts w:hint="default" w:ascii="Arial" w:hAnsi="Arial" w:eastAsia="Arial" w:cs="Arial"/>
          <w:b/>
          <w:sz w:val="24"/>
        </w:rPr>
        <w:t xml:space="preserve">SLA Compliance:  </w:t>
      </w:r>
      <w:r>
        <w:rPr>
          <w:rFonts w:hint="default" w:ascii="Arial" w:hAnsi="Arial" w:eastAsia="Arial" w:cs="Arial"/>
          <w:sz w:val="24"/>
        </w:rPr>
        <w:t xml:space="preserve">All 20 live agents (Kelly through Ops) maintained SLA compliance throughout FY 2026 across all four SLA groups (A, B, C, D) as defined in Section 17.</w:t>
      </w:r>
      <w:r/>
    </w:p>
    <w:p w14:paraId="3EA3F1BA">
      <w:pPr>
        <w:pStyle w:val="886"/>
        <w:pBdr/>
        <w:spacing w:after="80" w:before="0"/>
        <w:ind w:left="400"/>
        <w:rPr/>
      </w:pPr>
      <w:r>
        <w:rPr>
          <w:rFonts w:hint="default" w:ascii="Arial" w:hAnsi="Arial" w:eastAsia="Arial" w:cs="Arial"/>
          <w:b/>
          <w:sz w:val="24"/>
        </w:rPr>
        <w:t xml:space="preserve">Uptime Highlight:  </w:t>
      </w:r>
      <w:r>
        <w:rPr>
          <w:rFonts w:hint="default" w:ascii="Arial" w:hAnsi="Arial" w:eastAsia="Arial" w:cs="Arial"/>
          <w:sz w:val="24"/>
        </w:rPr>
        <w:t xml:space="preserve">Group D (Core, Nexus, Rex, Guardian, Talent) recorded the highest average uptime at 99.7%, exceeding the Group D threshold of 99.5% by 0.2 percentage points.</w:t>
      </w:r>
      <w:r/>
    </w:p>
    <w:p w14:paraId="7DE353FC">
      <w:pPr>
        <w:pStyle w:val="886"/>
        <w:pBdr/>
        <w:spacing w:after="80" w:before="0"/>
        <w:ind w:left="400"/>
        <w:rPr/>
      </w:pPr>
      <w:r>
        <w:rPr>
          <w:rFonts w:hint="default" w:ascii="Arial" w:hAnsi="Arial" w:eastAsia="Arial" w:cs="Arial"/>
          <w:b/>
          <w:sz w:val="24"/>
        </w:rPr>
        <w:t xml:space="preserve">Change Requests:  </w:t>
      </w:r>
      <w:r>
        <w:rPr>
          <w:rFonts w:hint="default" w:ascii="Arial" w:hAnsi="Arial" w:eastAsia="Arial" w:cs="Arial"/>
          <w:sz w:val="24"/>
        </w:rPr>
        <w:t xml:space="preserve">Three Class B change requests were processed and resolved within the 10-business-day review cycle. One Class A request (v3.0 Phase B deployment authorisation) was approved by full Steering Committee vote.</w:t>
      </w:r>
      <w:r/>
    </w:p>
    <w:p w14:paraId="4CC5331F">
      <w:pPr>
        <w:pStyle w:val="886"/>
        <w:pBdr/>
        <w:spacing w:after="80" w:before="0"/>
        <w:ind w:left="400"/>
        <w:rPr/>
      </w:pPr>
      <w:r>
        <w:rPr>
          <w:rFonts w:hint="default" w:ascii="Arial" w:hAnsi="Arial" w:eastAsia="Arial" w:cs="Arial"/>
          <w:b/>
          <w:sz w:val="24"/>
        </w:rPr>
        <w:t xml:space="preserve">Audit Findings (S22):  </w:t>
      </w:r>
      <w:r>
        <w:rPr>
          <w:rFonts w:hint="default" w:ascii="Arial" w:hAnsi="Arial" w:eastAsia="Arial" w:cs="Arial"/>
          <w:sz w:val="24"/>
        </w:rPr>
        <w:t xml:space="preserve">The Q4 2026 Continuous Improvement Audit identified two P-HIGH findings, both resolved within the 20-business-day SLA. Zero P-CRIT findings were raised during FY 2026.</w:t>
      </w:r>
      <w:r/>
    </w:p>
    <w:p w14:paraId="04646D6A">
      <w:pPr>
        <w:pStyle w:val="886"/>
        <w:pBdr/>
        <w:spacing w:after="80" w:before="0"/>
        <w:ind w:left="400"/>
        <w:rPr/>
      </w:pPr>
      <w:r>
        <w:rPr>
          <w:rFonts w:hint="default" w:ascii="Arial" w:hAnsi="Arial" w:eastAsia="Arial" w:cs="Arial"/>
          <w:b/>
          <w:sz w:val="24"/>
        </w:rPr>
        <w:t xml:space="preserve">Data Privacy (S19):  </w:t>
      </w:r>
      <w:r>
        <w:rPr>
          <w:rFonts w:hint="default" w:ascii="Arial" w:hAnsi="Arial" w:eastAsia="Arial" w:cs="Arial"/>
          <w:sz w:val="24"/>
        </w:rPr>
        <w:t xml:space="preserve">No reportable data breach events occurred in FY 2026. PDPA compliance audit completed Q3 2026 with full Tier 1–4 data classification current.</w:t>
      </w:r>
      <w:r/>
    </w:p>
    <w:p w14:paraId="6E94D34C">
      <w:pPr>
        <w:pStyle w:val="886"/>
        <w:pBdr/>
        <w:spacing w:after="80" w:before="0"/>
        <w:ind w:left="400"/>
        <w:rPr/>
      </w:pPr>
      <w:r>
        <w:rPr>
          <w:rFonts w:hint="default" w:ascii="Arial" w:hAnsi="Arial" w:eastAsia="Arial" w:cs="Arial"/>
          <w:b/>
          <w:sz w:val="24"/>
        </w:rPr>
        <w:t xml:space="preserve">Ethics (S20):  </w:t>
      </w:r>
      <w:r>
        <w:rPr>
          <w:rFonts w:hint="default" w:ascii="Arial" w:hAnsi="Arial" w:eastAsia="Arial" w:cs="Arial"/>
          <w:sz w:val="24"/>
        </w:rPr>
        <w:t xml:space="preserve">No violations of the AI Ethics &amp; Responsible Use Policy (Section 20) were recorded. All Human-in-the-Loop (HITL) escalation thresholds were respected.</w:t>
      </w:r>
      <w:r/>
    </w:p>
    <w:p w14:paraId="7DE8B42E">
      <w:pPr>
        <w:pStyle w:val="886"/>
        <w:pBdr/>
        <w:spacing w:after="80" w:before="200"/>
        <w:ind/>
        <w:rPr/>
      </w:pPr>
      <w:r>
        <w:rPr>
          <w:rFonts w:hint="default" w:ascii="Arial" w:hAnsi="Arial" w:eastAsia="Arial" w:cs="Arial"/>
          <w:b/>
          <w:color w:val="2e75b6"/>
          <w:sz w:val="28"/>
        </w:rPr>
        <w:t xml:space="preserve">24.3  Steering Committee Decisions</w:t>
      </w:r>
      <w:r/>
    </w:p>
    <w:p w14:paraId="5777DE88">
      <w:pPr>
        <w:pStyle w:val="886"/>
        <w:pBdr/>
        <w:spacing w:after="100" w:before="0"/>
        <w:ind/>
        <w:rPr/>
      </w:pPr>
      <w:r>
        <w:rPr>
          <w:rFonts w:hint="default" w:ascii="Arial" w:hAnsi="Arial" w:eastAsia="Arial" w:cs="Arial"/>
          <w:b w:val="0"/>
          <w:sz w:val="24"/>
        </w:rPr>
        <w:t xml:space="preserve">The following decisions were formally ratified by the Steering Committee at the Q1 2027 Annual Governance Review session:</w:t>
      </w:r>
      <w:r/>
    </w:p>
    <w:p w14:paraId="20937C14">
      <w:pPr>
        <w:pStyle w:val="886"/>
        <w:pBdr/>
        <w:spacing w:after="80" w:before="0"/>
        <w:ind w:left="400"/>
        <w:rPr/>
      </w:pPr>
      <w:r>
        <w:rPr>
          <w:rFonts w:hint="default" w:ascii="Arial" w:hAnsi="Arial" w:eastAsia="Arial" w:cs="Arial"/>
          <w:b/>
          <w:sz w:val="24"/>
        </w:rPr>
        <w:t xml:space="preserve">Decision 1 — Phase B Deployment:  </w:t>
      </w:r>
      <w:r>
        <w:rPr>
          <w:rFonts w:hint="default" w:ascii="Arial" w:hAnsi="Arial" w:eastAsia="Arial" w:cs="Arial"/>
          <w:sz w:val="24"/>
        </w:rPr>
        <w:t xml:space="preserve">Ratify v3.0 Phase B deployment timeline for Stone (#22), Ember (#23), and Vega (#21) — target live date Q2–Q3 2027, subject to integration testing sign-off by Systems Lead.</w:t>
      </w:r>
      <w:r/>
    </w:p>
    <w:p w14:paraId="18DB94DE">
      <w:pPr>
        <w:pStyle w:val="886"/>
        <w:pBdr/>
        <w:spacing w:after="80" w:before="0"/>
        <w:ind w:left="400"/>
        <w:rPr/>
      </w:pPr>
      <w:r>
        <w:rPr>
          <w:rFonts w:hint="default" w:ascii="Arial" w:hAnsi="Arial" w:eastAsia="Arial" w:cs="Arial"/>
          <w:b/>
          <w:sz w:val="24"/>
        </w:rPr>
        <w:t xml:space="preserve">Decision 2 — FY 2027 Budget:  </w:t>
      </w:r>
      <w:r>
        <w:rPr>
          <w:rFonts w:hint="default" w:ascii="Arial" w:hAnsi="Arial" w:eastAsia="Arial" w:cs="Arial"/>
          <w:sz w:val="24"/>
        </w:rPr>
        <w:t xml:space="preserve">Approve FY 2027 AI Programme operating budget: ฿2,400,000 (operational) plus ฿800,000 (Phase B deployment). Budget authority delegated to Studio Director within approved envelope.</w:t>
      </w:r>
      <w:r/>
    </w:p>
    <w:p w14:paraId="28D9F221">
      <w:pPr>
        <w:pStyle w:val="886"/>
        <w:pBdr/>
        <w:spacing w:after="80" w:before="0"/>
        <w:ind w:left="400"/>
        <w:rPr/>
      </w:pPr>
      <w:r>
        <w:rPr>
          <w:rFonts w:hint="default" w:ascii="Arial" w:hAnsi="Arial" w:eastAsia="Arial" w:cs="Arial"/>
          <w:b/>
          <w:sz w:val="24"/>
        </w:rPr>
        <w:t xml:space="preserve">Decision 3 — SOP Amendment:  </w:t>
      </w:r>
      <w:r>
        <w:rPr>
          <w:rFonts w:hint="default" w:ascii="Arial" w:hAnsi="Arial" w:eastAsia="Arial" w:cs="Arial"/>
          <w:sz w:val="24"/>
        </w:rPr>
        <w:t xml:space="preserve">Add Section 24 as the first formal amendment to the SOP v3.0 package, designating it Amendment Record AMD-001. The SOP package is formally versioned as v3.0-Amendment-1 effective upon Steering Committee sign-off.</w:t>
      </w:r>
      <w:r/>
    </w:p>
    <w:p w14:paraId="5E023EDC">
      <w:pPr>
        <w:pStyle w:val="886"/>
        <w:pBdr/>
        <w:spacing w:after="80" w:before="0"/>
        <w:ind w:left="400"/>
        <w:rPr/>
      </w:pPr>
      <w:r>
        <w:rPr>
          <w:rFonts w:hint="default" w:ascii="Arial" w:hAnsi="Arial" w:eastAsia="Arial" w:cs="Arial"/>
          <w:b/>
          <w:sz w:val="24"/>
        </w:rPr>
        <w:t xml:space="preserve">Decision 4 — Pulse &amp; Shore:  </w:t>
      </w:r>
      <w:r>
        <w:rPr>
          <w:rFonts w:hint="default" w:ascii="Arial" w:hAnsi="Arial" w:eastAsia="Arial" w:cs="Arial"/>
          <w:sz w:val="24"/>
        </w:rPr>
        <w:t xml:space="preserve">Confirm Pulse (#24) and Shore (#25) Phase C deployment (Q3–Q4 2027) is conditional on Phase B stability review at the Q2 2027 Extraordinary Session or Q3 2027 Quarterly Programme Review.</w:t>
      </w:r>
      <w:r/>
    </w:p>
    <w:p w14:paraId="43239F6B">
      <w:pPr>
        <w:pStyle w:val="886"/>
        <w:pBdr/>
        <w:spacing w:after="80" w:before="0"/>
        <w:ind w:left="400"/>
        <w:rPr/>
      </w:pPr>
      <w:r>
        <w:rPr>
          <w:rFonts w:hint="default" w:ascii="Arial" w:hAnsi="Arial" w:eastAsia="Arial" w:cs="Arial"/>
          <w:b/>
          <w:sz w:val="24"/>
        </w:rPr>
        <w:t xml:space="preserve">Decision 5 — Next Review:  </w:t>
      </w:r>
      <w:r>
        <w:rPr>
          <w:rFonts w:hint="default" w:ascii="Arial" w:hAnsi="Arial" w:eastAsia="Arial" w:cs="Arial"/>
          <w:sz w:val="24"/>
        </w:rPr>
        <w:t xml:space="preserve">Confirm next Annual Governance Review: Q1 2028.</w:t>
      </w:r>
      <w:r/>
    </w:p>
    <w:p w14:paraId="7FF0B1C5">
      <w:pPr>
        <w:pStyle w:val="886"/>
        <w:pBdr/>
        <w:spacing w:after="80" w:before="200"/>
        <w:ind/>
        <w:rPr/>
      </w:pPr>
      <w:r>
        <w:rPr>
          <w:rFonts w:hint="default" w:ascii="Arial" w:hAnsi="Arial" w:eastAsia="Arial" w:cs="Arial"/>
          <w:b/>
          <w:color w:val="2e75b6"/>
          <w:sz w:val="28"/>
        </w:rPr>
        <w:t xml:space="preserve">24.4  Action Items</w:t>
      </w:r>
      <w:r/>
    </w:p>
    <w:p w14:paraId="5537AED3">
      <w:pPr>
        <w:pStyle w:val="886"/>
        <w:pBdr/>
        <w:spacing w:after="100" w:before="0"/>
        <w:ind/>
        <w:rPr/>
      </w:pPr>
      <w:r>
        <w:rPr>
          <w:rFonts w:hint="default" w:ascii="Arial" w:hAnsi="Arial" w:eastAsia="Arial" w:cs="Arial"/>
          <w:b w:val="0"/>
          <w:sz w:val="24"/>
        </w:rPr>
        <w:t xml:space="preserve">The following action items were assigned by the Steering Committee with designated owners and target completion dates:</w:t>
      </w:r>
      <w:r/>
    </w:p>
    <w:p w14:paraId="1B186763">
      <w:pPr>
        <w:pStyle w:val="886"/>
        <w:pBdr/>
        <w:spacing w:after="80" w:before="0"/>
        <w:ind w:left="400"/>
        <w:rPr/>
      </w:pPr>
      <w:r>
        <w:rPr>
          <w:rFonts w:hint="default" w:ascii="Arial" w:hAnsi="Arial" w:eastAsia="Arial" w:cs="Arial"/>
          <w:b/>
          <w:sz w:val="24"/>
        </w:rPr>
        <w:t xml:space="preserve">Systems Lead (by Q2 2027):  </w:t>
      </w:r>
      <w:r>
        <w:rPr>
          <w:rFonts w:hint="default" w:ascii="Arial" w:hAnsi="Arial" w:eastAsia="Arial" w:cs="Arial"/>
          <w:sz w:val="24"/>
        </w:rPr>
        <w:t xml:space="preserve">Complete Phase B integration testing framework, covering Stone (#22), Ember (#23), and Vega (#21) interoperability with all 20 live agents. Produce sign-off report for Steering Committee.</w:t>
      </w:r>
      <w:r/>
    </w:p>
    <w:p w14:paraId="5413F934">
      <w:pPr>
        <w:pStyle w:val="886"/>
        <w:pBdr/>
        <w:spacing w:after="80" w:before="0"/>
        <w:ind w:left="400"/>
        <w:rPr/>
      </w:pPr>
      <w:r>
        <w:rPr>
          <w:rFonts w:hint="default" w:ascii="Arial" w:hAnsi="Arial" w:eastAsia="Arial" w:cs="Arial"/>
          <w:b/>
          <w:sz w:val="24"/>
        </w:rPr>
        <w:t xml:space="preserve">Compliance Officer (by end of February 2027):  </w:t>
      </w:r>
      <w:r>
        <w:rPr>
          <w:rFonts w:hint="default" w:ascii="Arial" w:hAnsi="Arial" w:eastAsia="Arial" w:cs="Arial"/>
          <w:sz w:val="24"/>
        </w:rPr>
        <w:t xml:space="preserve">Refresh PDPA audit schedule and Data Classification Tier mapping for FY 2027. Submit updated Tier 1–4 register to Studio Director and Systems Lead.</w:t>
      </w:r>
      <w:r/>
    </w:p>
    <w:p w14:paraId="031D8598">
      <w:pPr>
        <w:pStyle w:val="886"/>
        <w:pBdr/>
        <w:spacing w:after="80" w:before="0"/>
        <w:ind w:left="400"/>
        <w:rPr/>
      </w:pPr>
      <w:r>
        <w:rPr>
          <w:rFonts w:hint="default" w:ascii="Arial" w:hAnsi="Arial" w:eastAsia="Arial" w:cs="Arial"/>
          <w:b/>
          <w:sz w:val="24"/>
        </w:rPr>
        <w:t xml:space="preserve">Studio Director (by end of January 2027):  </w:t>
      </w:r>
      <w:r>
        <w:rPr>
          <w:rFonts w:hint="default" w:ascii="Arial" w:hAnsi="Arial" w:eastAsia="Arial" w:cs="Arial"/>
          <w:sz w:val="24"/>
        </w:rPr>
        <w:t xml:space="preserve">Publish FY 2027 Agent Performance Targets document covering all four SLA groups. Distribute to Group Leads A, B, C, D for team briefing.</w:t>
      </w:r>
      <w:r/>
    </w:p>
    <w:p w14:paraId="1D52C694">
      <w:pPr>
        <w:pStyle w:val="886"/>
        <w:pBdr/>
        <w:spacing w:after="80" w:before="0"/>
        <w:ind w:left="400"/>
        <w:rPr/>
      </w:pPr>
      <w:r>
        <w:rPr>
          <w:rFonts w:hint="default" w:ascii="Arial" w:hAnsi="Arial" w:eastAsia="Arial" w:cs="Arial"/>
          <w:b/>
          <w:sz w:val="24"/>
        </w:rPr>
        <w:t xml:space="preserve">Ops Agent Lead (by Q2 2027):  </w:t>
      </w:r>
      <w:r>
        <w:rPr>
          <w:rFonts w:hint="default" w:ascii="Arial" w:hAnsi="Arial" w:eastAsia="Arial" w:cs="Arial"/>
          <w:sz w:val="24"/>
        </w:rPr>
        <w:t xml:space="preserve">Initiate Vega (#21) onboarding per the Section 6 Agent Onboarding Protocol. Coordinate with Systems Lead on integration testing and Compliance Officer on SITE/QA regulatory checks.</w:t>
      </w:r>
      <w:r/>
    </w:p>
    <w:p w14:paraId="19C37A0F">
      <w:pPr>
        <w:pStyle w:val="886"/>
        <w:pBdr/>
        <w:spacing w:after="80" w:before="0"/>
        <w:ind w:left="400"/>
        <w:rPr/>
      </w:pPr>
      <w:r>
        <w:rPr>
          <w:rFonts w:hint="default" w:ascii="Arial" w:hAnsi="Arial" w:eastAsia="Arial" w:cs="Arial"/>
          <w:b/>
          <w:sz w:val="24"/>
        </w:rPr>
        <w:t xml:space="preserve">Studio Director (ongoing, FY 2027):  </w:t>
      </w:r>
      <w:r>
        <w:rPr>
          <w:rFonts w:hint="default" w:ascii="Arial" w:hAnsi="Arial" w:eastAsia="Arial" w:cs="Arial"/>
          <w:sz w:val="24"/>
        </w:rPr>
        <w:t xml:space="preserve">Commission quarterly SLA performance reports for distribution to Steering Committee ahead of each Quarterly Programme Review.</w:t>
      </w:r>
      <w:r/>
    </w:p>
    <w:p w14:paraId="21054B4B">
      <w:pPr>
        <w:pStyle w:val="886"/>
        <w:pBdr/>
        <w:spacing w:after="80" w:before="200"/>
        <w:ind/>
        <w:rPr/>
      </w:pPr>
      <w:r>
        <w:rPr>
          <w:rFonts w:hint="default" w:ascii="Arial" w:hAnsi="Arial" w:eastAsia="Arial" w:cs="Arial"/>
          <w:b/>
          <w:color w:val="2e75b6"/>
          <w:sz w:val="28"/>
        </w:rPr>
        <w:t xml:space="preserve">24.5  Amendment Record</w:t>
      </w:r>
      <w:r/>
    </w:p>
    <w:p w14:paraId="39A18402">
      <w:pPr>
        <w:pStyle w:val="886"/>
        <w:pBdr/>
        <w:spacing w:after="100" w:before="0"/>
        <w:ind/>
        <w:rPr/>
      </w:pPr>
      <w:r>
        <w:rPr>
          <w:rFonts w:hint="default" w:ascii="Arial" w:hAnsi="Arial" w:eastAsia="Arial" w:cs="Arial"/>
          <w:b w:val="0"/>
          <w:sz w:val="24"/>
        </w:rPr>
        <w:t xml:space="preserve">This section formally records the amendment metadata for audit and version-control purposes.</w:t>
      </w:r>
      <w:r/>
    </w:p>
    <w:p w14:paraId="3242EA55">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AMD-001</w:t>
      </w:r>
      <w:r/>
    </w:p>
    <w:p w14:paraId="0DB6540C">
      <w:pPr>
        <w:pStyle w:val="886"/>
        <w:pBdr/>
        <w:spacing w:after="80" w:before="0"/>
        <w:ind w:left="400"/>
        <w:rPr/>
      </w:pPr>
      <w:r>
        <w:rPr>
          <w:rFonts w:hint="default" w:ascii="Arial" w:hAnsi="Arial" w:eastAsia="Arial" w:cs="Arial"/>
          <w:b/>
          <w:sz w:val="24"/>
        </w:rPr>
        <w:t xml:space="preserve">Document:  </w:t>
      </w:r>
      <w:r>
        <w:rPr>
          <w:rFonts w:hint="default" w:ascii="Arial" w:hAnsi="Arial" w:eastAsia="Arial" w:cs="Arial"/>
          <w:sz w:val="24"/>
        </w:rPr>
        <w:t xml:space="preserve">MONOLITH / DAPH Decor AI Agent Programme SOP v3.0</w:t>
      </w:r>
      <w:r/>
    </w:p>
    <w:p w14:paraId="572B5DD1">
      <w:pPr>
        <w:pStyle w:val="886"/>
        <w:pBdr/>
        <w:spacing w:after="80" w:before="0"/>
        <w:ind w:left="400"/>
        <w:rPr/>
      </w:pPr>
      <w:r>
        <w:rPr>
          <w:rFonts w:hint="default" w:ascii="Arial" w:hAnsi="Arial" w:eastAsia="Arial" w:cs="Arial"/>
          <w:b/>
          <w:sz w:val="24"/>
        </w:rPr>
        <w:t xml:space="preserve">Amended Version:  </w:t>
      </w:r>
      <w:r>
        <w:rPr>
          <w:rFonts w:hint="default" w:ascii="Arial" w:hAnsi="Arial" w:eastAsia="Arial" w:cs="Arial"/>
          <w:sz w:val="24"/>
        </w:rPr>
        <w:t xml:space="preserve">v3.0-Amendment-1</w:t>
      </w:r>
      <w:r/>
    </w:p>
    <w:p w14:paraId="76B42558">
      <w:pPr>
        <w:pStyle w:val="886"/>
        <w:pBdr/>
        <w:spacing w:after="80" w:before="0"/>
        <w:ind w:left="400"/>
        <w:rPr/>
      </w:pPr>
      <w:r>
        <w:rPr>
          <w:rFonts w:hint="default" w:ascii="Arial" w:hAnsi="Arial" w:eastAsia="Arial" w:cs="Arial"/>
          <w:b/>
          <w:sz w:val="24"/>
        </w:rPr>
        <w:t xml:space="preserve">Effective Date:  </w:t>
      </w:r>
      <w:r>
        <w:rPr>
          <w:rFonts w:hint="default" w:ascii="Arial" w:hAnsi="Arial" w:eastAsia="Arial" w:cs="Arial"/>
          <w:sz w:val="24"/>
        </w:rPr>
        <w:t xml:space="preserve">Upon Steering Committee sign-off, Q1 2027</w:t>
      </w:r>
      <w:r/>
    </w:p>
    <w:p w14:paraId="60844F82">
      <w:pPr>
        <w:pStyle w:val="886"/>
        <w:pBdr/>
        <w:spacing w:after="80" w:before="0"/>
        <w:ind w:left="400"/>
        <w:rPr/>
      </w:pPr>
      <w:r>
        <w:rPr>
          <w:rFonts w:hint="default" w:ascii="Arial" w:hAnsi="Arial" w:eastAsia="Arial" w:cs="Arial"/>
          <w:b/>
          <w:sz w:val="24"/>
        </w:rPr>
        <w:t xml:space="preserve">Scope:  </w:t>
      </w:r>
      <w:r>
        <w:rPr>
          <w:rFonts w:hint="default" w:ascii="Arial" w:hAnsi="Arial" w:eastAsia="Arial" w:cs="Arial"/>
          <w:sz w:val="24"/>
        </w:rPr>
        <w:t xml:space="preserve">Section 24 added — Q1 2027 Annual Governance Review findings and decisions</w:t>
      </w:r>
      <w:r/>
    </w:p>
    <w:p w14:paraId="5E733090">
      <w:pPr>
        <w:pStyle w:val="886"/>
        <w:pBdr/>
        <w:spacing w:after="80" w:before="0"/>
        <w:ind w:left="400"/>
        <w:rPr/>
      </w:pPr>
      <w:r>
        <w:rPr>
          <w:rFonts w:hint="default" w:ascii="Arial" w:hAnsi="Arial" w:eastAsia="Arial" w:cs="Arial"/>
          <w:b/>
          <w:sz w:val="24"/>
        </w:rPr>
        <w:t xml:space="preserve">Document Custodian:  </w:t>
      </w:r>
      <w:r>
        <w:rPr>
          <w:rFonts w:hint="default" w:ascii="Arial" w:hAnsi="Arial" w:eastAsia="Arial" w:cs="Arial"/>
          <w:sz w:val="24"/>
        </w:rPr>
        <w:t xml:space="preserve">Studio Director</w:t>
      </w:r>
      <w:r/>
    </w:p>
    <w:p w14:paraId="16BA6F50">
      <w:pPr>
        <w:pStyle w:val="886"/>
        <w:pBdr/>
        <w:spacing w:after="80" w:before="0"/>
        <w:ind w:left="400"/>
        <w:rPr/>
      </w:pPr>
      <w:r>
        <w:rPr>
          <w:rFonts w:hint="default" w:ascii="Arial" w:hAnsi="Arial" w:eastAsia="Arial" w:cs="Arial"/>
          <w:b/>
          <w:sz w:val="24"/>
        </w:rPr>
        <w:t xml:space="preserve">Compliance Co-Owner:  </w:t>
      </w:r>
      <w:r>
        <w:rPr>
          <w:rFonts w:hint="default" w:ascii="Arial" w:hAnsi="Arial" w:eastAsia="Arial" w:cs="Arial"/>
          <w:sz w:val="24"/>
        </w:rPr>
        <w:t xml:space="preserve">Compliance Officer</w:t>
      </w:r>
      <w:r/>
    </w:p>
    <w:p w14:paraId="6EC3404C">
      <w:pPr>
        <w:pStyle w:val="886"/>
        <w:pBdr/>
        <w:spacing w:after="80" w:before="0"/>
        <w:ind w:left="400"/>
        <w:rPr/>
      </w:pPr>
      <w:r>
        <w:rPr>
          <w:rFonts w:hint="default" w:ascii="Arial" w:hAnsi="Arial" w:eastAsia="Arial" w:cs="Arial"/>
          <w:b/>
          <w:sz w:val="24"/>
        </w:rPr>
        <w:t xml:space="preserve">Next Scheduled Full Review:  </w:t>
      </w:r>
      <w:r>
        <w:rPr>
          <w:rFonts w:hint="default" w:ascii="Arial" w:hAnsi="Arial" w:eastAsia="Arial" w:cs="Arial"/>
          <w:sz w:val="24"/>
        </w:rPr>
        <w:t xml:space="preserve">Annual Governance Review Q1 2028</w:t>
      </w:r>
      <w:r/>
    </w:p>
    <w:p w14:paraId="7609C11C">
      <w:pPr>
        <w:pStyle w:val="886"/>
        <w:pBdr/>
        <w:spacing w:after="100" w:before="0"/>
        <w:ind/>
        <w:rPr/>
      </w:pPr>
      <w:r>
        <w:rPr>
          <w:rFonts w:hint="default" w:ascii="Arial" w:hAnsi="Arial" w:eastAsia="Arial" w:cs="Arial"/>
          <w:b w:val="0"/>
          <w:sz w:val="24"/>
        </w:rPr>
        <w:t xml:space="preserve">Subsequent amendments to this SOP packa</w:t>
      </w:r>
      <w:r>
        <w:rPr>
          <w:rFonts w:hint="default" w:ascii="Arial" w:hAnsi="Arial" w:eastAsia="Arial" w:cs="Arial"/>
          <w:b w:val="0"/>
          <w:sz w:val="24"/>
        </w:rPr>
        <w:t xml:space="preserve">ge shall be numbered AMD-002, AMD-003, and so forth, with each amendment recorded as a new numbered section appended to this document. All amendments require Steering Committee ratification per the Class A change management process defined in Section 23.5.</w:t>
      </w:r>
      <w:r/>
    </w:p>
    <w:p w14:paraId="12809702">
      <w:pPr>
        <w:pStyle w:val="886"/>
        <w:pBdr/>
        <w:spacing w:after="0" w:before="0"/>
        <w:ind/>
        <w:rPr/>
      </w:pPr>
      <w:r>
        <w:rPr>
          <w:rFonts w:hint="default" w:ascii="Arial" w:hAnsi="Arial" w:eastAsia="Arial" w:cs="Arial"/>
          <w:b w:val="0"/>
          <w:sz w:val="24"/>
        </w:rPr>
      </w:r>
      <w:r/>
    </w:p>
    <w:p w14:paraId="0865A3C4">
      <w:pPr>
        <w:pStyle w:val="886"/>
        <w:pBdr/>
        <w:spacing w:after="100" w:before="320"/>
        <w:ind/>
        <w:rPr/>
      </w:pPr>
      <w:r>
        <w:rPr>
          <w:rFonts w:hint="default" w:ascii="Arial" w:hAnsi="Arial" w:eastAsia="Arial" w:cs="Arial"/>
          <w:b/>
          <w:color w:val="1f2d5a"/>
          <w:sz w:val="36"/>
        </w:rPr>
        <w:t xml:space="preserve">25. Phase B Deployment Readiness Checklist</w:t>
      </w:r>
      <w:r/>
    </w:p>
    <w:p w14:paraId="186EE905">
      <w:pPr>
        <w:pStyle w:val="886"/>
        <w:pBdr/>
        <w:spacing w:after="80" w:before="200"/>
        <w:ind/>
        <w:rPr/>
      </w:pPr>
      <w:r>
        <w:rPr>
          <w:rFonts w:hint="default" w:ascii="Arial" w:hAnsi="Arial" w:eastAsia="Arial" w:cs="Arial"/>
          <w:b/>
          <w:color w:val="2e75b6"/>
          <w:sz w:val="28"/>
        </w:rPr>
        <w:t xml:space="preserve">25.1  Overview</w:t>
      </w:r>
      <w:r/>
    </w:p>
    <w:p w14:paraId="719DC1C3">
      <w:pPr>
        <w:pStyle w:val="886"/>
        <w:pBdr/>
        <w:spacing w:after="100" w:before="0"/>
        <w:ind/>
        <w:rPr/>
      </w:pPr>
      <w:r>
        <w:rPr>
          <w:rFonts w:hint="default" w:ascii="Arial" w:hAnsi="Arial" w:eastAsia="Arial" w:cs="Arial"/>
          <w:b w:val="0"/>
          <w:sz w:val="24"/>
        </w:rPr>
        <w:t xml:space="preserve">This section establishes the formal Phase B Deployment Readiness Checklist for the three agents authorised under AMD-001 (Section 24.3, Decision 1): Vega (#21 — Site Safety &amp; Compliance AI), S</w:t>
      </w:r>
      <w:r>
        <w:rPr>
          <w:rFonts w:hint="default" w:ascii="Arial" w:hAnsi="Arial" w:eastAsia="Arial" w:cs="Arial"/>
          <w:b w:val="0"/>
          <w:sz w:val="24"/>
        </w:rPr>
        <w:t xml:space="preserve">tone (#22 — Materials &amp; Inventory Intelligence), and Ember (#23 — Client Design Brief Automation). Completion of this checklist is a mandatory prerequisite before any Phase B agent may be declared production-ready and transitioned to the live-agent roster.</w:t>
      </w:r>
      <w:r/>
    </w:p>
    <w:p w14:paraId="534EFF75">
      <w:pPr>
        <w:pStyle w:val="886"/>
        <w:pBdr/>
        <w:spacing w:after="80" w:before="0"/>
        <w:ind w:left="400"/>
        <w:rPr/>
      </w:pPr>
      <w:r>
        <w:rPr>
          <w:rFonts w:hint="default" w:ascii="Arial" w:hAnsi="Arial" w:eastAsia="Arial" w:cs="Arial"/>
          <w:b/>
          <w:sz w:val="24"/>
        </w:rPr>
        <w:t xml:space="preserve">Phase B Agents:  </w:t>
      </w:r>
      <w:r>
        <w:rPr>
          <w:rFonts w:hint="default" w:ascii="Arial" w:hAnsi="Arial" w:eastAsia="Arial" w:cs="Arial"/>
          <w:sz w:val="24"/>
        </w:rPr>
        <w:t xml:space="preserve">Vega (#21), Stone (#22), Ember (#23)</w:t>
      </w:r>
      <w:r/>
    </w:p>
    <w:p w14:paraId="69E96296">
      <w:pPr>
        <w:pStyle w:val="886"/>
        <w:pBdr/>
        <w:spacing w:after="80" w:before="0"/>
        <w:ind w:left="400"/>
        <w:rPr/>
      </w:pPr>
      <w:r>
        <w:rPr>
          <w:rFonts w:hint="default" w:ascii="Arial" w:hAnsi="Arial" w:eastAsia="Arial" w:cs="Arial"/>
          <w:b/>
          <w:sz w:val="24"/>
        </w:rPr>
        <w:t xml:space="preserve">Target Timeline:  </w:t>
      </w:r>
      <w:r>
        <w:rPr>
          <w:rFonts w:hint="default" w:ascii="Arial" w:hAnsi="Arial" w:eastAsia="Arial" w:cs="Arial"/>
          <w:sz w:val="24"/>
        </w:rPr>
        <w:t xml:space="preserve">Q2–Q3 2027 (per AMD-001 Decision 1)</w:t>
      </w:r>
      <w:r/>
    </w:p>
    <w:p w14:paraId="15D7285E">
      <w:pPr>
        <w:pStyle w:val="886"/>
        <w:pBdr/>
        <w:spacing w:after="80" w:before="0"/>
        <w:ind w:left="400"/>
        <w:rPr/>
      </w:pPr>
      <w:r>
        <w:rPr>
          <w:rFonts w:hint="default" w:ascii="Arial" w:hAnsi="Arial" w:eastAsia="Arial" w:cs="Arial"/>
          <w:b/>
          <w:sz w:val="24"/>
        </w:rPr>
        <w:t xml:space="preserve">Authorising Document:  </w:t>
      </w:r>
      <w:r>
        <w:rPr>
          <w:rFonts w:hint="default" w:ascii="Arial" w:hAnsi="Arial" w:eastAsia="Arial" w:cs="Arial"/>
          <w:sz w:val="24"/>
        </w:rPr>
        <w:t xml:space="preserve">AMD-001, Section 24.3 Decision 1</w:t>
      </w:r>
      <w:r/>
    </w:p>
    <w:p w14:paraId="1F6900C6">
      <w:pPr>
        <w:pStyle w:val="886"/>
        <w:pBdr/>
        <w:spacing w:after="80" w:before="0"/>
        <w:ind w:left="400"/>
        <w:rPr/>
      </w:pPr>
      <w:r>
        <w:rPr>
          <w:rFonts w:hint="default" w:ascii="Arial" w:hAnsi="Arial" w:eastAsia="Arial" w:cs="Arial"/>
          <w:b/>
          <w:sz w:val="24"/>
        </w:rPr>
        <w:t xml:space="preserve">Checklist Owner:  </w:t>
      </w:r>
      <w:r>
        <w:rPr>
          <w:rFonts w:hint="default" w:ascii="Arial" w:hAnsi="Arial" w:eastAsia="Arial" w:cs="Arial"/>
          <w:sz w:val="24"/>
        </w:rPr>
        <w:t xml:space="preserve">Systems Lead</w:t>
      </w:r>
      <w:r/>
    </w:p>
    <w:p w14:paraId="06E66118">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Studio Director (operational) and Compliance Officer (regulatory), with Steering Committee ratification for final Go-Live declaration</w:t>
      </w:r>
      <w:r/>
    </w:p>
    <w:p w14:paraId="741197DB">
      <w:pPr>
        <w:pStyle w:val="886"/>
        <w:pBdr/>
        <w:spacing w:after="80" w:before="0"/>
        <w:ind w:left="400"/>
        <w:rPr/>
      </w:pPr>
      <w:r>
        <w:rPr>
          <w:rFonts w:hint="default" w:ascii="Arial" w:hAnsi="Arial" w:eastAsia="Arial" w:cs="Arial"/>
          <w:b/>
          <w:sz w:val="24"/>
        </w:rPr>
        <w:t xml:space="preserve">Checklist Version:  </w:t>
      </w:r>
      <w:r>
        <w:rPr>
          <w:rFonts w:hint="default" w:ascii="Arial" w:hAnsi="Arial" w:eastAsia="Arial" w:cs="Arial"/>
          <w:sz w:val="24"/>
        </w:rPr>
        <w:t xml:space="preserve">v1.0 — effective upon SC ratification of AMD-001</w:t>
      </w:r>
      <w:r/>
    </w:p>
    <w:p w14:paraId="69B7E236">
      <w:pPr>
        <w:pStyle w:val="886"/>
        <w:pBdr/>
        <w:spacing w:after="80" w:before="200"/>
        <w:ind/>
        <w:rPr/>
      </w:pPr>
      <w:r>
        <w:rPr>
          <w:rFonts w:hint="default" w:ascii="Arial" w:hAnsi="Arial" w:eastAsia="Arial" w:cs="Arial"/>
          <w:b/>
          <w:color w:val="2e75b6"/>
          <w:sz w:val="28"/>
        </w:rPr>
        <w:t xml:space="preserve">25.2  Pre-Deployment Prerequisites</w:t>
      </w:r>
      <w:r/>
    </w:p>
    <w:p w14:paraId="1D731101">
      <w:pPr>
        <w:pStyle w:val="886"/>
        <w:pBdr/>
        <w:spacing w:after="100" w:before="0"/>
        <w:ind/>
        <w:rPr/>
      </w:pPr>
      <w:r>
        <w:rPr>
          <w:rFonts w:hint="default" w:ascii="Arial" w:hAnsi="Arial" w:eastAsia="Arial" w:cs="Arial"/>
          <w:b w:val="0"/>
          <w:sz w:val="24"/>
        </w:rPr>
        <w:t xml:space="preserve">The following programme-level prerequisites must be verified as complete before per-agent technical readiness checks commence. These prerequisites apply equally to all three Phase B agents:</w:t>
      </w:r>
      <w:r/>
    </w:p>
    <w:p w14:paraId="40CFB868">
      <w:pPr>
        <w:pStyle w:val="886"/>
        <w:pBdr/>
        <w:spacing w:after="80" w:before="0"/>
        <w:ind w:left="400"/>
        <w:rPr/>
      </w:pPr>
      <w:r>
        <w:rPr>
          <w:rFonts w:hint="default" w:ascii="Arial" w:hAnsi="Arial" w:eastAsia="Arial" w:cs="Arial"/>
          <w:b/>
          <w:sz w:val="24"/>
        </w:rPr>
        <w:t xml:space="preserve">PRE-01 — Budget Approval:  </w:t>
      </w:r>
      <w:r>
        <w:rPr>
          <w:rFonts w:hint="default" w:ascii="Arial" w:hAnsi="Arial" w:eastAsia="Arial" w:cs="Arial"/>
          <w:sz w:val="24"/>
        </w:rPr>
        <w:t xml:space="preserve">FY 2027 Phase B budget (฿800,000) formally approved under AMD-001 Decision 2 and allocated in the programme financial ledger by Studio Director.</w:t>
      </w:r>
      <w:r/>
    </w:p>
    <w:p w14:paraId="7AE94A4E">
      <w:pPr>
        <w:pStyle w:val="886"/>
        <w:pBdr/>
        <w:spacing w:after="80" w:before="0"/>
        <w:ind w:left="400"/>
        <w:rPr/>
      </w:pPr>
      <w:r>
        <w:rPr>
          <w:rFonts w:hint="default" w:ascii="Arial" w:hAnsi="Arial" w:eastAsia="Arial" w:cs="Arial"/>
          <w:b/>
          <w:sz w:val="24"/>
        </w:rPr>
        <w:t xml:space="preserve">PRE-02 — Integration Testing Framework:  </w:t>
      </w:r>
      <w:r>
        <w:rPr>
          <w:rFonts w:hint="default" w:ascii="Arial" w:hAnsi="Arial" w:eastAsia="Arial" w:cs="Arial"/>
          <w:sz w:val="24"/>
        </w:rPr>
        <w:t xml:space="preserve">Systems Lead has published the Phase B Integration Testing Framework document covering interoperability requirements between the three Phase B agents and all 20 live agents (per AMD-001 Action Item 1).</w:t>
      </w:r>
      <w:r/>
    </w:p>
    <w:p w14:paraId="0CD0386D">
      <w:pPr>
        <w:pStyle w:val="886"/>
        <w:pBdr/>
        <w:spacing w:after="80" w:before="0"/>
        <w:ind w:left="400"/>
        <w:rPr/>
      </w:pPr>
      <w:r>
        <w:rPr>
          <w:rFonts w:hint="default" w:ascii="Arial" w:hAnsi="Arial" w:eastAsia="Arial" w:cs="Arial"/>
          <w:b/>
          <w:sz w:val="24"/>
        </w:rPr>
        <w:t xml:space="preserve">PRE-03 — PDPA Data Classification Update:  </w:t>
      </w:r>
      <w:r>
        <w:rPr>
          <w:rFonts w:hint="default" w:ascii="Arial" w:hAnsi="Arial" w:eastAsia="Arial" w:cs="Arial"/>
          <w:sz w:val="24"/>
        </w:rPr>
        <w:t xml:space="preserve">Compliance Officer has completed the FY 2027 Tier 1–4 Data Classification Register refresh (per AMD-001 Action Item 2), covering data flows for Vega (SITE/QA), Stone (PRO/OPS), and Ember (DS/CRM).</w:t>
      </w:r>
      <w:r/>
    </w:p>
    <w:p w14:paraId="27B55BA3">
      <w:pPr>
        <w:pStyle w:val="886"/>
        <w:pBdr/>
        <w:spacing w:after="80" w:before="0"/>
        <w:ind w:left="400"/>
        <w:rPr/>
      </w:pPr>
      <w:r>
        <w:rPr>
          <w:rFonts w:hint="default" w:ascii="Arial" w:hAnsi="Arial" w:eastAsia="Arial" w:cs="Arial"/>
          <w:b/>
          <w:sz w:val="24"/>
        </w:rPr>
        <w:t xml:space="preserve">PRE-04 — FY 2027 Performance Targets:  </w:t>
      </w:r>
      <w:r>
        <w:rPr>
          <w:rFonts w:hint="default" w:ascii="Arial" w:hAnsi="Arial" w:eastAsia="Arial" w:cs="Arial"/>
          <w:sz w:val="24"/>
        </w:rPr>
        <w:t xml:space="preserve">Studio Director has published FY 2027 Agent Performance Targets (per AMD-001 Action Item 3), with SLA thresholds defined for each Phase B agent by group assignment (ref. Section 17).</w:t>
      </w:r>
      <w:r/>
    </w:p>
    <w:p w14:paraId="63504590">
      <w:pPr>
        <w:pStyle w:val="886"/>
        <w:pBdr/>
        <w:spacing w:after="80" w:before="0"/>
        <w:ind w:left="400"/>
        <w:rPr/>
      </w:pPr>
      <w:r>
        <w:rPr>
          <w:rFonts w:hint="default" w:ascii="Arial" w:hAnsi="Arial" w:eastAsia="Arial" w:cs="Arial"/>
          <w:b/>
          <w:sz w:val="24"/>
        </w:rPr>
        <w:t xml:space="preserve">PRE-05 — Section 6 Onboarding Protocol:  </w:t>
      </w:r>
      <w:r>
        <w:rPr>
          <w:rFonts w:hint="default" w:ascii="Arial" w:hAnsi="Arial" w:eastAsia="Arial" w:cs="Arial"/>
          <w:sz w:val="24"/>
        </w:rPr>
        <w:t xml:space="preserve">Agent Onboarding Protocol (Section 6) has been reviewed and confirmed applicable for Phase B agents. Any required updates to onboarding procedures have been approved by the Steering Committee.</w:t>
      </w:r>
      <w:r/>
    </w:p>
    <w:p w14:paraId="3F618BF7">
      <w:pPr>
        <w:pStyle w:val="886"/>
        <w:pBdr/>
        <w:spacing w:after="80" w:before="200"/>
        <w:ind/>
        <w:rPr/>
      </w:pPr>
      <w:r>
        <w:rPr>
          <w:rFonts w:hint="default" w:ascii="Arial" w:hAnsi="Arial" w:eastAsia="Arial" w:cs="Arial"/>
          <w:b/>
          <w:color w:val="2e75b6"/>
          <w:sz w:val="28"/>
        </w:rPr>
        <w:t xml:space="preserve">25.3  Per-Agent Technical Readiness Checklist</w:t>
      </w:r>
      <w:r/>
    </w:p>
    <w:p w14:paraId="63E2897F">
      <w:pPr>
        <w:pStyle w:val="886"/>
        <w:pBdr/>
        <w:spacing w:after="100" w:before="0"/>
        <w:ind/>
        <w:rPr/>
      </w:pPr>
      <w:r>
        <w:rPr>
          <w:rFonts w:hint="default" w:ascii="Arial" w:hAnsi="Arial" w:eastAsia="Arial" w:cs="Arial"/>
          <w:b w:val="0"/>
          <w:sz w:val="24"/>
        </w:rPr>
        <w:t xml:space="preserve">Each Phase B agent must satisfy the following technical readiness criteria independently. Systems Lead completes and certifies each agent's checklist prior to Go/No-Go assessment:</w:t>
      </w:r>
      <w:r/>
    </w:p>
    <w:p w14:paraId="5B59570F">
      <w:pPr>
        <w:pStyle w:val="886"/>
        <w:pBdr/>
        <w:spacing w:after="80" w:before="0"/>
        <w:ind w:left="400"/>
        <w:rPr/>
      </w:pPr>
      <w:r>
        <w:rPr>
          <w:rFonts w:hint="default" w:ascii="Arial" w:hAnsi="Arial" w:eastAsia="Arial" w:cs="Arial"/>
          <w:b/>
          <w:sz w:val="24"/>
        </w:rPr>
        <w:t xml:space="preserve">25.3.1  Vega (#21) — Site Safety &amp; Compliance AI (SITE/QA · P0):  </w:t>
      </w:r>
      <w:r>
        <w:rPr>
          <w:rFonts w:hint="default" w:ascii="Arial" w:hAnsi="Arial" w:eastAsia="Arial" w:cs="Arial"/>
          <w:sz w:val="24"/>
        </w:rPr>
      </w:r>
      <w:r/>
    </w:p>
    <w:p w14:paraId="4DA1BCEA">
      <w:pPr>
        <w:pStyle w:val="886"/>
        <w:pBdr/>
        <w:spacing w:after="60" w:before="0"/>
        <w:ind w:left="800"/>
        <w:rPr/>
      </w:pPr>
      <w:r>
        <w:rPr>
          <w:rFonts w:hint="default" w:ascii="Arial" w:hAnsi="Arial" w:eastAsia="Arial" w:cs="Arial"/>
          <w:sz w:val="22"/>
        </w:rPr>
        <w:t xml:space="preserve">–  TEC-V-01: Core agent model and SITE/QA regulatory rule-set loaded and validated against current DAPH site safety standards.</w:t>
      </w:r>
      <w:r/>
    </w:p>
    <w:p w14:paraId="49A3F8BE">
      <w:pPr>
        <w:pStyle w:val="886"/>
        <w:pBdr/>
        <w:spacing w:after="60" w:before="0"/>
        <w:ind w:left="800"/>
        <w:rPr/>
      </w:pPr>
      <w:r>
        <w:rPr>
          <w:rFonts w:hint="default" w:ascii="Arial" w:hAnsi="Arial" w:eastAsia="Arial" w:cs="Arial"/>
          <w:sz w:val="22"/>
        </w:rPr>
        <w:t xml:space="preserve">–  TEC-V-02: Integration with all relevant live agents (Kelly, Scout, Forge) tested — data handoff latency within SLA Group D thresholds.</w:t>
      </w:r>
      <w:r/>
    </w:p>
    <w:p w14:paraId="23A00E4F">
      <w:pPr>
        <w:pStyle w:val="886"/>
        <w:pBdr/>
        <w:spacing w:after="60" w:before="0"/>
        <w:ind w:left="800"/>
        <w:rPr/>
      </w:pPr>
      <w:r>
        <w:rPr>
          <w:rFonts w:hint="default" w:ascii="Arial" w:hAnsi="Arial" w:eastAsia="Arial" w:cs="Arial"/>
          <w:sz w:val="22"/>
        </w:rPr>
        <w:t xml:space="preserve">–  TEC-V-03: PDPA Tier classification confirmed for all Vega data inputs/outputs (SITE/QA data streams mapped to correct Tier).</w:t>
      </w:r>
      <w:r/>
    </w:p>
    <w:p w14:paraId="77A2643B">
      <w:pPr>
        <w:pStyle w:val="886"/>
        <w:pBdr/>
        <w:spacing w:after="60" w:before="0"/>
        <w:ind w:left="800"/>
        <w:rPr/>
      </w:pPr>
      <w:r>
        <w:rPr>
          <w:rFonts w:hint="default" w:ascii="Arial" w:hAnsi="Arial" w:eastAsia="Arial" w:cs="Arial"/>
          <w:sz w:val="22"/>
        </w:rPr>
        <w:t xml:space="preserve">–  TEC-V-04: HITL escalation pathway configured and tested — P-CRIT site safety findings escalate to Systems Lead within defined threshold (ref. Section 18).</w:t>
      </w:r>
      <w:r/>
    </w:p>
    <w:p w14:paraId="5FA77117">
      <w:pPr>
        <w:pStyle w:val="886"/>
        <w:pBdr/>
        <w:spacing w:after="60" w:before="0"/>
        <w:ind w:left="800"/>
        <w:rPr/>
      </w:pPr>
      <w:r>
        <w:rPr>
          <w:rFonts w:hint="default" w:ascii="Arial" w:hAnsi="Arial" w:eastAsia="Arial" w:cs="Arial"/>
          <w:sz w:val="22"/>
        </w:rPr>
        <w:t xml:space="preserve">–  TEC-V-05: Audit logging active and verified — all Vega actions recorded in the Continuous Improvement Audit trail (ref. Section 22).</w:t>
      </w:r>
      <w:r/>
    </w:p>
    <w:p w14:paraId="47D0FFDF">
      <w:pPr>
        <w:pStyle w:val="886"/>
        <w:pBdr/>
        <w:spacing w:after="60" w:before="0"/>
        <w:ind w:left="800"/>
        <w:rPr/>
      </w:pPr>
      <w:r>
        <w:rPr>
          <w:rFonts w:hint="default" w:ascii="Arial" w:hAnsi="Arial" w:eastAsia="Arial" w:cs="Arial"/>
          <w:sz w:val="22"/>
        </w:rPr>
        <w:t xml:space="preserve">–  TEC-V-06: User acceptance testing (UAT) completed with SITE/QA Group Lead — sign-off received.</w:t>
      </w:r>
      <w:r/>
    </w:p>
    <w:p w14:paraId="12D86215">
      <w:pPr>
        <w:pStyle w:val="886"/>
        <w:pBdr/>
        <w:spacing w:after="80" w:before="0"/>
        <w:ind w:left="400"/>
        <w:rPr/>
      </w:pPr>
      <w:r>
        <w:rPr>
          <w:rFonts w:hint="default" w:ascii="Arial" w:hAnsi="Arial" w:eastAsia="Arial" w:cs="Arial"/>
          <w:b/>
          <w:sz w:val="24"/>
        </w:rPr>
        <w:t xml:space="preserve">25.3.2  Stone (#22) — Materials &amp; Inventory Intelligence (PRO/OPS · P1):  </w:t>
      </w:r>
      <w:r>
        <w:rPr>
          <w:rFonts w:hint="default" w:ascii="Arial" w:hAnsi="Arial" w:eastAsia="Arial" w:cs="Arial"/>
          <w:sz w:val="24"/>
        </w:rPr>
      </w:r>
      <w:r/>
    </w:p>
    <w:p w14:paraId="1ED1F797">
      <w:pPr>
        <w:pStyle w:val="886"/>
        <w:pBdr/>
        <w:spacing w:after="60" w:before="0"/>
        <w:ind w:left="800"/>
        <w:rPr/>
      </w:pPr>
      <w:r>
        <w:rPr>
          <w:rFonts w:hint="default" w:ascii="Arial" w:hAnsi="Arial" w:eastAsia="Arial" w:cs="Arial"/>
          <w:sz w:val="22"/>
        </w:rPr>
        <w:t xml:space="preserve">–  TEC-S-01: Materials database integration verified — Stone can read and write to DAPH inventory system with correct access permissions.</w:t>
      </w:r>
      <w:r/>
    </w:p>
    <w:p w14:paraId="02B56D1D">
      <w:pPr>
        <w:pStyle w:val="886"/>
        <w:pBdr/>
        <w:spacing w:after="60" w:before="0"/>
        <w:ind w:left="800"/>
        <w:rPr/>
      </w:pPr>
      <w:r>
        <w:rPr>
          <w:rFonts w:hint="default" w:ascii="Arial" w:hAnsi="Arial" w:eastAsia="Arial" w:cs="Arial"/>
          <w:sz w:val="22"/>
        </w:rPr>
        <w:t xml:space="preserve">–  TEC-S-02: Integration with live agents Atlas, Forge, and Ops tested — procurement and inventory data flows accurate and within latency thresholds.</w:t>
      </w:r>
      <w:r/>
    </w:p>
    <w:p w14:paraId="20996179">
      <w:pPr>
        <w:pStyle w:val="886"/>
        <w:pBdr/>
        <w:spacing w:after="60" w:before="0"/>
        <w:ind w:left="800"/>
        <w:rPr/>
      </w:pPr>
      <w:r>
        <w:rPr>
          <w:rFonts w:hint="default" w:ascii="Arial" w:hAnsi="Arial" w:eastAsia="Arial" w:cs="Arial"/>
          <w:sz w:val="22"/>
        </w:rPr>
        <w:t xml:space="preserve">–  TEC-S-03: PDPA Tier mapping complete for Stone's PRO/OPS data categories (supplier, pricing, and inventory data classified).</w:t>
      </w:r>
      <w:r/>
    </w:p>
    <w:p w14:paraId="6737A48A">
      <w:pPr>
        <w:pStyle w:val="886"/>
        <w:pBdr/>
        <w:spacing w:after="60" w:before="0"/>
        <w:ind w:left="800"/>
        <w:rPr/>
      </w:pPr>
      <w:r>
        <w:rPr>
          <w:rFonts w:hint="default" w:ascii="Arial" w:hAnsi="Arial" w:eastAsia="Arial" w:cs="Arial"/>
          <w:sz w:val="22"/>
        </w:rPr>
        <w:t xml:space="preserve">–  TEC-S-04: Supplier data privacy review completed by Compliance Officer — third-party data handling compliant with PDPA and GDPR requirements.</w:t>
      </w:r>
      <w:r/>
    </w:p>
    <w:p w14:paraId="234E19C9">
      <w:pPr>
        <w:pStyle w:val="886"/>
        <w:pBdr/>
        <w:spacing w:after="60" w:before="0"/>
        <w:ind w:left="800"/>
        <w:rPr/>
      </w:pPr>
      <w:r>
        <w:rPr>
          <w:rFonts w:hint="default" w:ascii="Arial" w:hAnsi="Arial" w:eastAsia="Arial" w:cs="Arial"/>
          <w:sz w:val="22"/>
        </w:rPr>
        <w:t xml:space="preserve">–  TEC-S-05: Exception handling for out-of-stock and procurement escalation configured — tested with PRO/OPS Group Lead.</w:t>
      </w:r>
      <w:r/>
    </w:p>
    <w:p w14:paraId="0841C798">
      <w:pPr>
        <w:pStyle w:val="886"/>
        <w:pBdr/>
        <w:spacing w:after="60" w:before="0"/>
        <w:ind w:left="800"/>
        <w:rPr/>
      </w:pPr>
      <w:r>
        <w:rPr>
          <w:rFonts w:hint="default" w:ascii="Arial" w:hAnsi="Arial" w:eastAsia="Arial" w:cs="Arial"/>
          <w:sz w:val="22"/>
        </w:rPr>
        <w:t xml:space="preserve">–  TEC-S-06: UAT completed with PRO/OPS Group Lead — sign-off received.</w:t>
      </w:r>
      <w:r/>
    </w:p>
    <w:p w14:paraId="2DA4E10D">
      <w:pPr>
        <w:pStyle w:val="886"/>
        <w:pBdr/>
        <w:spacing w:after="80" w:before="0"/>
        <w:ind w:left="400"/>
        <w:rPr/>
      </w:pPr>
      <w:r>
        <w:rPr>
          <w:rFonts w:hint="default" w:ascii="Arial" w:hAnsi="Arial" w:eastAsia="Arial" w:cs="Arial"/>
          <w:b/>
          <w:sz w:val="24"/>
        </w:rPr>
        <w:t xml:space="preserve">25.3.3  Ember (#23) — Client Design Brief Automation (DS/CRM · P1):  </w:t>
      </w:r>
      <w:r>
        <w:rPr>
          <w:rFonts w:hint="default" w:ascii="Arial" w:hAnsi="Arial" w:eastAsia="Arial" w:cs="Arial"/>
          <w:sz w:val="24"/>
        </w:rPr>
      </w:r>
      <w:r/>
    </w:p>
    <w:p w14:paraId="16B1C966">
      <w:pPr>
        <w:pStyle w:val="886"/>
        <w:pBdr/>
        <w:spacing w:after="60" w:before="0"/>
        <w:ind w:left="800"/>
        <w:rPr/>
      </w:pPr>
      <w:r>
        <w:rPr>
          <w:rFonts w:hint="default" w:ascii="Arial" w:hAnsi="Arial" w:eastAsia="Arial" w:cs="Arial"/>
          <w:sz w:val="22"/>
        </w:rPr>
        <w:t xml:space="preserve">–  TEC-E-01: Design brief template library loaded — Ember can generate, classify, and route briefs consistent with DAPH design standards.</w:t>
      </w:r>
      <w:r/>
    </w:p>
    <w:p w14:paraId="3B99A201">
      <w:pPr>
        <w:pStyle w:val="886"/>
        <w:pBdr/>
        <w:spacing w:after="60" w:before="0"/>
        <w:ind w:left="800"/>
        <w:rPr/>
      </w:pPr>
      <w:r>
        <w:rPr>
          <w:rFonts w:hint="default" w:ascii="Arial" w:hAnsi="Arial" w:eastAsia="Arial" w:cs="Arial"/>
          <w:sz w:val="22"/>
        </w:rPr>
        <w:t xml:space="preserve">–  TEC-E-02: Integration with live agents Signal, Aria, and Hana tested — client data handoff and brief-to-quote pipeline verified end-to-end.</w:t>
      </w:r>
      <w:r/>
    </w:p>
    <w:p w14:paraId="2D41D400">
      <w:pPr>
        <w:pStyle w:val="886"/>
        <w:pBdr/>
        <w:spacing w:after="60" w:before="0"/>
        <w:ind w:left="800"/>
        <w:rPr/>
      </w:pPr>
      <w:r>
        <w:rPr>
          <w:rFonts w:hint="default" w:ascii="Arial" w:hAnsi="Arial" w:eastAsia="Arial" w:cs="Arial"/>
          <w:sz w:val="22"/>
        </w:rPr>
        <w:t xml:space="preserve">–  TEC-E-03: PDPA Tier 2 (client personal data) handling validated — Ember's data retention policy aligned with Section 19 Tier 2 protocols.</w:t>
      </w:r>
      <w:r/>
    </w:p>
    <w:p w14:paraId="3D27A857">
      <w:pPr>
        <w:pStyle w:val="886"/>
        <w:pBdr/>
        <w:spacing w:after="60" w:before="0"/>
        <w:ind w:left="800"/>
        <w:rPr/>
      </w:pPr>
      <w:r>
        <w:rPr>
          <w:rFonts w:hint="default" w:ascii="Arial" w:hAnsi="Arial" w:eastAsia="Arial" w:cs="Arial"/>
          <w:sz w:val="22"/>
        </w:rPr>
        <w:t xml:space="preserve">–  TEC-E-04: Client consent capture workflow integrated and tested — brief automation respects client data opt-in/opt-out flags.</w:t>
      </w:r>
      <w:r/>
    </w:p>
    <w:p w14:paraId="2932A772">
      <w:pPr>
        <w:pStyle w:val="886"/>
        <w:pBdr/>
        <w:spacing w:after="60" w:before="0"/>
        <w:ind w:left="800"/>
        <w:rPr/>
      </w:pPr>
      <w:r>
        <w:rPr>
          <w:rFonts w:hint="default" w:ascii="Arial" w:hAnsi="Arial" w:eastAsia="Arial" w:cs="Arial"/>
          <w:sz w:val="22"/>
        </w:rPr>
        <w:t xml:space="preserve">–  TEC-E-05: AI Ethics review completed (ref. Section 20) — Ember's brief generation outputs reviewed for bias and design preference fairness.</w:t>
      </w:r>
      <w:r/>
    </w:p>
    <w:p w14:paraId="46A3DEA5">
      <w:pPr>
        <w:pStyle w:val="886"/>
        <w:pBdr/>
        <w:spacing w:after="60" w:before="0"/>
        <w:ind w:left="800"/>
        <w:rPr/>
      </w:pPr>
      <w:r>
        <w:rPr>
          <w:rFonts w:hint="default" w:ascii="Arial" w:hAnsi="Arial" w:eastAsia="Arial" w:cs="Arial"/>
          <w:sz w:val="22"/>
        </w:rPr>
        <w:t xml:space="preserve">–  TEC-E-06: UAT completed with DS/CRM Group Lead — sign-off received.</w:t>
      </w:r>
      <w:r/>
    </w:p>
    <w:p w14:paraId="175FFEF1">
      <w:pPr>
        <w:pStyle w:val="886"/>
        <w:pBdr/>
        <w:spacing w:after="80" w:before="200"/>
        <w:ind/>
        <w:rPr/>
      </w:pPr>
      <w:r>
        <w:rPr>
          <w:rFonts w:hint="default" w:ascii="Arial" w:hAnsi="Arial" w:eastAsia="Arial" w:cs="Arial"/>
          <w:b/>
          <w:color w:val="2e75b6"/>
          <w:sz w:val="28"/>
        </w:rPr>
        <w:t xml:space="preserve">25.4  Go/No-Go Decision Criteria</w:t>
      </w:r>
      <w:r/>
    </w:p>
    <w:p w14:paraId="32CA37C6">
      <w:pPr>
        <w:pStyle w:val="886"/>
        <w:pBdr/>
        <w:spacing w:after="100" w:before="0"/>
        <w:ind/>
        <w:rPr/>
      </w:pPr>
      <w:r>
        <w:rPr>
          <w:rFonts w:hint="default" w:ascii="Arial" w:hAnsi="Arial" w:eastAsia="Arial" w:cs="Arial"/>
          <w:b w:val="0"/>
          <w:sz w:val="24"/>
        </w:rPr>
        <w:t xml:space="preserve">Each Phase B agent undergoes a formal Go/No-Go assessment upon completion of its per-agent technical checklist. The following criteria govern the decision:</w:t>
      </w:r>
      <w:r/>
    </w:p>
    <w:p w14:paraId="4BF7A6DC">
      <w:pPr>
        <w:pStyle w:val="886"/>
        <w:pBdr/>
        <w:spacing w:after="80" w:before="0"/>
        <w:ind w:left="400"/>
        <w:rPr/>
      </w:pPr>
      <w:r>
        <w:rPr>
          <w:rFonts w:hint="default" w:ascii="Arial" w:hAnsi="Arial" w:eastAsia="Arial" w:cs="Arial"/>
          <w:b/>
          <w:sz w:val="24"/>
        </w:rPr>
        <w:t xml:space="preserve">GO Criteria (all required):  </w:t>
      </w:r>
      <w:r>
        <w:rPr>
          <w:rFonts w:hint="default" w:ascii="Arial" w:hAnsi="Arial" w:eastAsia="Arial" w:cs="Arial"/>
          <w:sz w:val="24"/>
        </w:rPr>
        <w:t xml:space="preserve">All PRE-01 through PRE-05 prerequisites verified; all per-agent TEC checks complete with no outstanding P-HIGH or P-CRIT findings; UAT sign-off received from relevant Group Lead; Systems Lead certification issued; Compliance Officer PDPA clearance granted.</w:t>
      </w:r>
      <w:r/>
    </w:p>
    <w:p w14:paraId="2DD436A9">
      <w:pPr>
        <w:pStyle w:val="886"/>
        <w:pBdr/>
        <w:spacing w:after="80" w:before="0"/>
        <w:ind w:left="400"/>
        <w:rPr/>
      </w:pPr>
      <w:r>
        <w:rPr>
          <w:rFonts w:hint="default" w:ascii="Arial" w:hAnsi="Arial" w:eastAsia="Arial" w:cs="Arial"/>
          <w:b/>
          <w:sz w:val="24"/>
        </w:rPr>
        <w:t xml:space="preserve">CONDITIONAL GO:  </w:t>
      </w:r>
      <w:r>
        <w:rPr>
          <w:rFonts w:hint="default" w:ascii="Arial" w:hAnsi="Arial" w:eastAsia="Arial" w:cs="Arial"/>
          <w:sz w:val="24"/>
        </w:rPr>
        <w:t xml:space="preserve">One or more TEC items have P-LOW or P-MEDIUM findings with an agreed remediation plan and owner. Conditional Go requires explicit approval from Studio Director and Systems Lead. Remediation must be completed within 10 business days of Go-Live.</w:t>
      </w:r>
      <w:r/>
    </w:p>
    <w:p w14:paraId="4004D84C">
      <w:pPr>
        <w:pStyle w:val="886"/>
        <w:pBdr/>
        <w:spacing w:after="80" w:before="0"/>
        <w:ind w:left="400"/>
        <w:rPr/>
      </w:pPr>
      <w:r>
        <w:rPr>
          <w:rFonts w:hint="default" w:ascii="Arial" w:hAnsi="Arial" w:eastAsia="Arial" w:cs="Arial"/>
          <w:b/>
          <w:sz w:val="24"/>
        </w:rPr>
        <w:t xml:space="preserve">NO-GO Triggers:  </w:t>
      </w:r>
      <w:r>
        <w:rPr>
          <w:rFonts w:hint="default" w:ascii="Arial" w:hAnsi="Arial" w:eastAsia="Arial" w:cs="Arial"/>
          <w:sz w:val="24"/>
        </w:rPr>
        <w:t xml:space="preserve">Any unre</w:t>
      </w:r>
      <w:r>
        <w:rPr>
          <w:rFonts w:hint="default" w:ascii="Arial" w:hAnsi="Arial" w:eastAsia="Arial" w:cs="Arial"/>
          <w:sz w:val="24"/>
        </w:rPr>
        <w:t xml:space="preserve">solved P-HIGH finding; any PDPA Tier non-compliance; UAT rejection by Group Lead; failed integration test with two or more live agents; Compliance Officer PDPA clearance withheld. No-Go suspends deployment pending resolution and repeat checklist execution.</w:t>
      </w:r>
      <w:r/>
    </w:p>
    <w:p w14:paraId="53B7AC7C">
      <w:pPr>
        <w:pStyle w:val="886"/>
        <w:pBdr/>
        <w:spacing w:after="80" w:before="0"/>
        <w:ind w:left="400"/>
        <w:rPr/>
      </w:pPr>
      <w:r>
        <w:rPr>
          <w:rFonts w:hint="default" w:ascii="Arial" w:hAnsi="Arial" w:eastAsia="Arial" w:cs="Arial"/>
          <w:b/>
          <w:sz w:val="24"/>
        </w:rPr>
        <w:t xml:space="preserve">Decision Authority:  </w:t>
      </w:r>
      <w:r>
        <w:rPr>
          <w:rFonts w:hint="default" w:ascii="Arial" w:hAnsi="Arial" w:eastAsia="Arial" w:cs="Arial"/>
          <w:sz w:val="24"/>
        </w:rPr>
        <w:t xml:space="preserve">Go/No-Go decision is made jointly by Systems Lead and Studio Director for each agent. Any No-Go or Conditional Go must be reported to Steering Committee within 5 business days.</w:t>
      </w:r>
      <w:r/>
    </w:p>
    <w:p w14:paraId="3194B044">
      <w:pPr>
        <w:pStyle w:val="886"/>
        <w:pBdr/>
        <w:spacing w:after="80" w:before="200"/>
        <w:ind/>
        <w:rPr/>
      </w:pPr>
      <w:r>
        <w:rPr>
          <w:rFonts w:hint="default" w:ascii="Arial" w:hAnsi="Arial" w:eastAsia="Arial" w:cs="Arial"/>
          <w:b/>
          <w:color w:val="2e75b6"/>
          <w:sz w:val="28"/>
        </w:rPr>
        <w:t xml:space="preserve">25.5  Deployment Schedule &amp; Milestones</w:t>
      </w:r>
      <w:r/>
    </w:p>
    <w:p w14:paraId="32C64BA1">
      <w:pPr>
        <w:pStyle w:val="886"/>
        <w:pBdr/>
        <w:spacing w:after="100" w:before="0"/>
        <w:ind/>
        <w:rPr/>
      </w:pPr>
      <w:r>
        <w:rPr>
          <w:rFonts w:hint="default" w:ascii="Arial" w:hAnsi="Arial" w:eastAsia="Arial" w:cs="Arial"/>
          <w:b w:val="0"/>
          <w:sz w:val="24"/>
        </w:rPr>
        <w:t xml:space="preserve">The following milestone schedule applies to Phase B deployment. All dates are targets and are subject to Go/No-Go outcomes:</w:t>
      </w:r>
      <w:r/>
    </w:p>
    <w:p w14:paraId="1EC4083B">
      <w:pPr>
        <w:pStyle w:val="886"/>
        <w:pBdr/>
        <w:spacing w:after="80" w:before="0"/>
        <w:ind w:left="400"/>
        <w:rPr/>
      </w:pPr>
      <w:r>
        <w:rPr>
          <w:rFonts w:hint="default" w:ascii="Arial" w:hAnsi="Arial" w:eastAsia="Arial" w:cs="Arial"/>
          <w:b/>
          <w:sz w:val="24"/>
        </w:rPr>
        <w:t xml:space="preserve">M1 — Q2 2027 (April–May):  </w:t>
      </w:r>
      <w:r>
        <w:rPr>
          <w:rFonts w:hint="default" w:ascii="Arial" w:hAnsi="Arial" w:eastAsia="Arial" w:cs="Arial"/>
          <w:sz w:val="24"/>
        </w:rPr>
        <w:t xml:space="preserve">Complete PRE-01 through PRE-05 prerequisites; begin TEC checks for all three Phase B agents; Vega (#21, P0) prioritised for earliest UAT completion.</w:t>
      </w:r>
      <w:r/>
    </w:p>
    <w:p w14:paraId="11FC677B">
      <w:pPr>
        <w:pStyle w:val="886"/>
        <w:pBdr/>
        <w:spacing w:after="80" w:before="0"/>
        <w:ind w:left="400"/>
        <w:rPr/>
      </w:pPr>
      <w:r>
        <w:rPr>
          <w:rFonts w:hint="default" w:ascii="Arial" w:hAnsi="Arial" w:eastAsia="Arial" w:cs="Arial"/>
          <w:b/>
          <w:sz w:val="24"/>
        </w:rPr>
        <w:t xml:space="preserve">M2 — Q2 2027 (May–June):  </w:t>
      </w:r>
      <w:r>
        <w:rPr>
          <w:rFonts w:hint="default" w:ascii="Arial" w:hAnsi="Arial" w:eastAsia="Arial" w:cs="Arial"/>
          <w:sz w:val="24"/>
        </w:rPr>
        <w:t xml:space="preserve">Vega Go/No-Go assessment; Vega production Go-Live (if GO); Stone and Ember TEC checks in progress.</w:t>
      </w:r>
      <w:r/>
    </w:p>
    <w:p w14:paraId="5DF45AA5">
      <w:pPr>
        <w:pStyle w:val="886"/>
        <w:pBdr/>
        <w:spacing w:after="80" w:before="0"/>
        <w:ind w:left="400"/>
        <w:rPr/>
      </w:pPr>
      <w:r>
        <w:rPr>
          <w:rFonts w:hint="default" w:ascii="Arial" w:hAnsi="Arial" w:eastAsia="Arial" w:cs="Arial"/>
          <w:b/>
          <w:sz w:val="24"/>
        </w:rPr>
        <w:t xml:space="preserve">M3 — Q3 2027 (July–August):  </w:t>
      </w:r>
      <w:r>
        <w:rPr>
          <w:rFonts w:hint="default" w:ascii="Arial" w:hAnsi="Arial" w:eastAsia="Arial" w:cs="Arial"/>
          <w:sz w:val="24"/>
        </w:rPr>
        <w:t xml:space="preserve">Stone and Ember Go/No-Go assessments; Stone and Ember production Go-Live (if GO); Phase B completion report to Steering Committee.</w:t>
      </w:r>
      <w:r/>
    </w:p>
    <w:p w14:paraId="6F06AB46">
      <w:pPr>
        <w:pStyle w:val="886"/>
        <w:pBdr/>
        <w:spacing w:after="80" w:before="0"/>
        <w:ind w:left="400"/>
        <w:rPr/>
      </w:pPr>
      <w:r>
        <w:rPr>
          <w:rFonts w:hint="default" w:ascii="Arial" w:hAnsi="Arial" w:eastAsia="Arial" w:cs="Arial"/>
          <w:b/>
          <w:sz w:val="24"/>
        </w:rPr>
        <w:t xml:space="preserve">M4 — Q3 2027 (post Go-Live):  </w:t>
      </w:r>
      <w:r>
        <w:rPr>
          <w:rFonts w:hint="default" w:ascii="Arial" w:hAnsi="Arial" w:eastAsia="Arial" w:cs="Arial"/>
          <w:sz w:val="24"/>
        </w:rPr>
        <w:t xml:space="preserve">30-day Phase B stabilisation monitoring period for all three agents; SLA performance tracked against Section 17 thresholds; Ops Agent Lead submits stabilisation report.</w:t>
      </w:r>
      <w:r/>
    </w:p>
    <w:p w14:paraId="0B115773">
      <w:pPr>
        <w:pStyle w:val="886"/>
        <w:pBdr/>
        <w:spacing w:after="80" w:before="0"/>
        <w:ind w:left="400"/>
        <w:rPr/>
      </w:pPr>
      <w:r>
        <w:rPr>
          <w:rFonts w:hint="default" w:ascii="Arial" w:hAnsi="Arial" w:eastAsia="Arial" w:cs="Arial"/>
          <w:b/>
          <w:sz w:val="24"/>
        </w:rPr>
        <w:t xml:space="preserve">M5 — Q3/Q4 2027:  </w:t>
      </w:r>
      <w:r>
        <w:rPr>
          <w:rFonts w:hint="default" w:ascii="Arial" w:hAnsi="Arial" w:eastAsia="Arial" w:cs="Arial"/>
          <w:sz w:val="24"/>
        </w:rPr>
        <w:t xml:space="preserve">Steering Committee Phase B Stability Review (per AMD-001 Decision 4); Pulse (#24) and Shore (#25) Phase C Go/No-Go conditional on M5 outcome.</w:t>
      </w:r>
      <w:r/>
    </w:p>
    <w:p w14:paraId="3E80ACB5">
      <w:pPr>
        <w:pStyle w:val="886"/>
        <w:pBdr/>
        <w:spacing w:after="80" w:before="200"/>
        <w:ind/>
        <w:rPr/>
      </w:pPr>
      <w:r>
        <w:rPr>
          <w:rFonts w:hint="default" w:ascii="Arial" w:hAnsi="Arial" w:eastAsia="Arial" w:cs="Arial"/>
          <w:b/>
          <w:color w:val="2e75b6"/>
          <w:sz w:val="28"/>
        </w:rPr>
        <w:t xml:space="preserve">25.6  Phase B Sign-off Record</w:t>
      </w:r>
      <w:r/>
    </w:p>
    <w:p w14:paraId="70BDA98A">
      <w:pPr>
        <w:pStyle w:val="886"/>
        <w:pBdr/>
        <w:spacing w:after="100" w:before="0"/>
        <w:ind/>
        <w:rPr/>
      </w:pPr>
      <w:r>
        <w:rPr>
          <w:rFonts w:hint="default" w:ascii="Arial" w:hAnsi="Arial" w:eastAsia="Arial" w:cs="Arial"/>
          <w:b w:val="0"/>
          <w:sz w:val="24"/>
        </w:rPr>
        <w:t xml:space="preserve">Upon successful Go-Live of each Phase B agent, the following sign-off record shall be completed and appended to this section as a formal amendment or as a signed annex filed with the Studio Director:</w:t>
      </w:r>
      <w:r/>
    </w:p>
    <w:p w14:paraId="6063B25C">
      <w:pPr>
        <w:pStyle w:val="886"/>
        <w:pBdr/>
        <w:spacing w:after="80" w:before="0"/>
        <w:ind w:left="400"/>
        <w:rPr/>
      </w:pPr>
      <w:r>
        <w:rPr>
          <w:rFonts w:hint="default" w:ascii="Arial" w:hAnsi="Arial" w:eastAsia="Arial" w:cs="Arial"/>
          <w:b/>
          <w:sz w:val="24"/>
        </w:rPr>
        <w:t xml:space="preserve">Sign-off Fields (per agent):  </w:t>
      </w:r>
      <w:r>
        <w:rPr>
          <w:rFonts w:hint="default" w:ascii="Arial" w:hAnsi="Arial" w:eastAsia="Arial" w:cs="Arial"/>
          <w:sz w:val="24"/>
        </w:rPr>
        <w:t xml:space="preserve">Agent name and number; Go-Live date; Go/No-Go outcome; outstanding Conditional Go items (if any) with owner and target date; Systems Lead signature; Studio Director signature; Compliance Officer signature.</w:t>
      </w:r>
      <w:r/>
    </w:p>
    <w:p w14:paraId="2E34157D">
      <w:pPr>
        <w:pStyle w:val="886"/>
        <w:pBdr/>
        <w:spacing w:after="80" w:before="0"/>
        <w:ind w:left="400"/>
        <w:rPr/>
      </w:pPr>
      <w:r>
        <w:rPr>
          <w:rFonts w:hint="default" w:ascii="Arial" w:hAnsi="Arial" w:eastAsia="Arial" w:cs="Arial"/>
          <w:b/>
          <w:sz w:val="24"/>
        </w:rPr>
        <w:t xml:space="preserve">Archive:  </w:t>
      </w:r>
      <w:r>
        <w:rPr>
          <w:rFonts w:hint="default" w:ascii="Arial" w:hAnsi="Arial" w:eastAsia="Arial" w:cs="Arial"/>
          <w:sz w:val="24"/>
        </w:rPr>
        <w:t xml:space="preserve">Signed Phase B Sign-off Records shall be retained by the Studio Director and referenced in the next Annual Governance Review (Q1 2028, ref. Section 24.5).</w:t>
      </w:r>
      <w:r/>
    </w:p>
    <w:p w14:paraId="77255C72">
      <w:pPr>
        <w:pStyle w:val="886"/>
        <w:pBdr/>
        <w:spacing w:after="80" w:before="0"/>
        <w:ind w:left="400"/>
        <w:rPr/>
      </w:pPr>
      <w:r>
        <w:rPr>
          <w:rFonts w:hint="default" w:ascii="Arial" w:hAnsi="Arial" w:eastAsia="Arial" w:cs="Arial"/>
          <w:b/>
          <w:sz w:val="24"/>
        </w:rPr>
        <w:t xml:space="preserve">Phase B Completion Declaration:  </w:t>
      </w:r>
      <w:r>
        <w:rPr>
          <w:rFonts w:hint="default" w:ascii="Arial" w:hAnsi="Arial" w:eastAsia="Arial" w:cs="Arial"/>
          <w:sz w:val="24"/>
        </w:rPr>
        <w:t xml:space="preserve">Phase B is declared complete whe</w:t>
      </w:r>
      <w:r>
        <w:rPr>
          <w:rFonts w:hint="default" w:ascii="Arial" w:hAnsi="Arial" w:eastAsia="Arial" w:cs="Arial"/>
          <w:sz w:val="24"/>
        </w:rPr>
        <w:t xml:space="preserve">n all three agents (Vega, Stone, Ember) have received Go-Live sign-off and completed the 30-day stabilisation monitoring period. Completion declaration is ratified by Steering Committee at the Q3 2027 Quarterly Programme Review or an Extraordinary Session.</w:t>
      </w:r>
      <w:r/>
    </w:p>
    <w:p w14:paraId="3FEEEAEE">
      <w:pPr>
        <w:pStyle w:val="886"/>
        <w:pBdr/>
        <w:spacing w:after="0" w:before="0"/>
        <w:ind/>
        <w:rPr/>
      </w:pPr>
      <w:r>
        <w:rPr>
          <w:rFonts w:hint="default" w:ascii="Arial" w:hAnsi="Arial" w:eastAsia="Arial" w:cs="Arial"/>
          <w:b w:val="0"/>
          <w:sz w:val="24"/>
        </w:rPr>
      </w:r>
      <w:r/>
    </w:p>
    <w:p w14:paraId="16C02158">
      <w:pPr>
        <w:pStyle w:val="886"/>
        <w:pBdr/>
        <w:spacing w:after="100" w:before="320"/>
        <w:ind/>
        <w:rPr/>
      </w:pPr>
      <w:r>
        <w:rPr>
          <w:rFonts w:hint="default" w:ascii="Arial" w:hAnsi="Arial" w:eastAsia="Arial" w:cs="Arial"/>
          <w:b/>
          <w:color w:val="1f2d5a"/>
          <w:sz w:val="36"/>
        </w:rPr>
        <w:t xml:space="preserve">26. Phase B Go-Live Sign-off Records</w:t>
      </w:r>
      <w:r/>
    </w:p>
    <w:p w14:paraId="7AB920A7">
      <w:pPr>
        <w:pStyle w:val="886"/>
        <w:pBdr/>
        <w:spacing w:after="80" w:before="200"/>
        <w:ind/>
        <w:rPr/>
      </w:pPr>
      <w:r>
        <w:rPr>
          <w:rFonts w:hint="default" w:ascii="Arial" w:hAnsi="Arial" w:eastAsia="Arial" w:cs="Arial"/>
          <w:b/>
          <w:color w:val="2e75b6"/>
          <w:sz w:val="28"/>
        </w:rPr>
        <w:t xml:space="preserve">26.1  Overview</w:t>
      </w:r>
      <w:r/>
    </w:p>
    <w:p w14:paraId="60717918">
      <w:pPr>
        <w:pStyle w:val="886"/>
        <w:pBdr/>
        <w:spacing w:after="100" w:before="0"/>
        <w:ind/>
        <w:rPr/>
      </w:pPr>
      <w:r>
        <w:rPr>
          <w:rFonts w:hint="default" w:ascii="Arial" w:hAnsi="Arial" w:eastAsia="Arial" w:cs="Arial"/>
          <w:b w:val="0"/>
          <w:sz w:val="24"/>
        </w:rPr>
        <w:t xml:space="preserve">This</w:t>
      </w:r>
      <w:r>
        <w:rPr>
          <w:rFonts w:hint="default" w:ascii="Arial" w:hAnsi="Arial" w:eastAsia="Arial" w:cs="Arial"/>
          <w:b w:val="0"/>
          <w:sz w:val="24"/>
        </w:rPr>
        <w:t xml:space="preserve"> section records the formal Phase B Go-Live sign-off for each of the three agents deployed under AMD-001 (Section 24) and the Phase B Deployment Readiness Checklist (Section 25): Vega (#21 — Site Safety &amp; Compliance AI), Stone (#22 — Materials &amp; Inventory </w:t>
      </w:r>
      <w:r>
        <w:rPr>
          <w:rFonts w:hint="default" w:ascii="Arial" w:hAnsi="Arial" w:eastAsia="Arial" w:cs="Arial"/>
          <w:b w:val="0"/>
          <w:sz w:val="24"/>
        </w:rPr>
        <w:t xml:space="preserve">Intelligence), and Ember (#23 — Client Design Brief Automation). Each agent's sign-off record confirms that all PRE and TEC checklist items were satisfied, the Go/No-Go decision was formally reached, and the agent was transitioned to the live-agent roster.</w:t>
      </w:r>
      <w:r/>
    </w:p>
    <w:p w14:paraId="38DF7A44">
      <w:pPr>
        <w:pStyle w:val="886"/>
        <w:pBdr/>
        <w:spacing w:after="80" w:before="0"/>
        <w:ind w:left="400"/>
        <w:rPr/>
      </w:pPr>
      <w:r>
        <w:rPr>
          <w:rFonts w:hint="default" w:ascii="Arial" w:hAnsi="Arial" w:eastAsia="Arial" w:cs="Arial"/>
          <w:b/>
          <w:sz w:val="24"/>
        </w:rPr>
        <w:t xml:space="preserve">Authorising Framework:  </w:t>
      </w:r>
      <w:r>
        <w:rPr>
          <w:rFonts w:hint="default" w:ascii="Arial" w:hAnsi="Arial" w:eastAsia="Arial" w:cs="Arial"/>
          <w:sz w:val="24"/>
        </w:rPr>
        <w:t xml:space="preserve">Section 25 Phase B Deployment Readiness Checklist · AMD-001 Decision 1</w:t>
      </w:r>
      <w:r/>
    </w:p>
    <w:p w14:paraId="7CE62148">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Systems Lead (technical) · Studio Director (operational) · Compliance Officer (regulatory)</w:t>
      </w:r>
      <w:r/>
    </w:p>
    <w:p w14:paraId="4102960A">
      <w:pPr>
        <w:pStyle w:val="886"/>
        <w:pBdr/>
        <w:spacing w:after="80" w:before="0"/>
        <w:ind w:left="400"/>
        <w:rPr/>
      </w:pPr>
      <w:r>
        <w:rPr>
          <w:rFonts w:hint="default" w:ascii="Arial" w:hAnsi="Arial" w:eastAsia="Arial" w:cs="Arial"/>
          <w:b/>
          <w:sz w:val="24"/>
        </w:rPr>
        <w:t xml:space="preserve">Archive Requirement:  </w:t>
      </w:r>
      <w:r>
        <w:rPr>
          <w:rFonts w:hint="default" w:ascii="Arial" w:hAnsi="Arial" w:eastAsia="Arial" w:cs="Arial"/>
          <w:sz w:val="24"/>
        </w:rPr>
        <w:t xml:space="preserve">Signed originals retained by Studio Director; referenced at Q1 2028 Annual Governance Review (Section 24.5)</w:t>
      </w:r>
      <w:r/>
    </w:p>
    <w:p w14:paraId="372FBA15">
      <w:pPr>
        <w:pStyle w:val="886"/>
        <w:pBdr/>
        <w:spacing w:after="80" w:before="0"/>
        <w:ind w:left="400"/>
        <w:rPr/>
      </w:pPr>
      <w:r>
        <w:rPr>
          <w:rFonts w:hint="default" w:ascii="Arial" w:hAnsi="Arial" w:eastAsia="Arial" w:cs="Arial"/>
          <w:b/>
          <w:sz w:val="24"/>
        </w:rPr>
        <w:t xml:space="preserve">Phase B Live Agent Count Post-Deployment:  </w:t>
      </w:r>
      <w:r>
        <w:rPr>
          <w:rFonts w:hint="default" w:ascii="Arial" w:hAnsi="Arial" w:eastAsia="Arial" w:cs="Arial"/>
          <w:sz w:val="24"/>
        </w:rPr>
        <w:t xml:space="preserve">23 total (20 existing + Vega #21, Stone #22, Ember #23)</w:t>
      </w:r>
      <w:r/>
    </w:p>
    <w:p w14:paraId="1D129DD6">
      <w:pPr>
        <w:pStyle w:val="886"/>
        <w:pBdr/>
        <w:spacing w:after="80" w:before="200"/>
        <w:ind/>
        <w:rPr/>
      </w:pPr>
      <w:r>
        <w:rPr>
          <w:rFonts w:hint="default" w:ascii="Arial" w:hAnsi="Arial" w:eastAsia="Arial" w:cs="Arial"/>
          <w:b/>
          <w:color w:val="2e75b6"/>
          <w:sz w:val="28"/>
        </w:rPr>
        <w:t xml:space="preserve">26.2  Vega (#21) — Site Safety &amp; Compliance AI — Go-Live Sign-off</w:t>
      </w:r>
      <w:r/>
    </w:p>
    <w:p w14:paraId="7F020EAA">
      <w:pPr>
        <w:pStyle w:val="886"/>
        <w:pBdr/>
        <w:spacing w:after="100" w:before="0"/>
        <w:ind/>
        <w:rPr/>
      </w:pPr>
      <w:r>
        <w:rPr>
          <w:rFonts w:hint="default" w:ascii="Arial" w:hAnsi="Arial" w:eastAsia="Arial" w:cs="Arial"/>
          <w:b w:val="0"/>
          <w:sz w:val="24"/>
        </w:rPr>
        <w:t xml:space="preserve">Vega is the highest-priority Phase B agent (P0) and was the first to complete the deployment readiness process. As a Site Safety &amp; Compliance AI operating across the SITE/QA department, Vega's deployment was treated as the critical path item for Phase B.</w:t>
      </w:r>
      <w:r/>
    </w:p>
    <w:p w14:paraId="1E2E4FF8">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SITE/QA</w:t>
      </w:r>
      <w:r/>
    </w:p>
    <w:p w14:paraId="6CA8511B">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P0 — critical path for Phase B</w:t>
      </w:r>
      <w:r/>
    </w:p>
    <w:p w14:paraId="66A00E28">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Q2 2027 (target: May–June 2027)</w:t>
      </w:r>
      <w:r/>
    </w:p>
    <w:p w14:paraId="06029118">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TEC-V-01 through TEC-V-06 completed with no outstanding findings</w:t>
      </w:r>
      <w:r/>
    </w:p>
    <w:p w14:paraId="1644C7ED">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SITE/QA data stream Tier classification current; no Tier non-compliance identified; PDPA clearance granted</w:t>
      </w:r>
      <w:r/>
    </w:p>
    <w:p w14:paraId="2601916C">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SITE/QA Group Lead UAT completed; sign-off received; zero critical defects recorded</w:t>
      </w:r>
      <w:r/>
    </w:p>
    <w:p w14:paraId="32777904">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Kelly (#1), Scout (#17), Forge (#9), and all 20 live agents verified; data handoff latency within Group D SLA thresholds (≤99.5% uptime target, ref. Section 17)</w:t>
      </w:r>
      <w:r/>
    </w:p>
    <w:p w14:paraId="57B76287">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None</w:t>
      </w:r>
      <w:r/>
    </w:p>
    <w:p w14:paraId="0A26E7DF">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Q2 2027 upon Go-Live; monitored by Ops Agent Lead; SLA Group assignment: Group D (Accuracy ≥97%, Uptime ≥99.5%, Escalation ≤4%)</w:t>
      </w:r>
      <w:r/>
    </w:p>
    <w:p w14:paraId="07825DB4">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Phase B Integration Testing complete</w:t>
      </w:r>
      <w:r/>
    </w:p>
    <w:p w14:paraId="57A8A1B4">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5DE5E31B">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and Ethics clearance granted</w:t>
      </w:r>
      <w:r/>
    </w:p>
    <w:p w14:paraId="20E03655">
      <w:pPr>
        <w:pStyle w:val="886"/>
        <w:pBdr/>
        <w:spacing w:after="80" w:before="200"/>
        <w:ind/>
        <w:rPr/>
      </w:pPr>
      <w:r>
        <w:rPr>
          <w:rFonts w:hint="default" w:ascii="Arial" w:hAnsi="Arial" w:eastAsia="Arial" w:cs="Arial"/>
          <w:b/>
          <w:color w:val="2e75b6"/>
          <w:sz w:val="28"/>
        </w:rPr>
        <w:t xml:space="preserve">26.3  Stone (#22) — Materials &amp; Inventory Intelligence — Go-Live Sign-off</w:t>
      </w:r>
      <w:r/>
    </w:p>
    <w:p w14:paraId="177912D4">
      <w:pPr>
        <w:pStyle w:val="886"/>
        <w:pBdr/>
        <w:spacing w:after="100" w:before="0"/>
        <w:ind/>
        <w:rPr/>
      </w:pPr>
      <w:r>
        <w:rPr>
          <w:rFonts w:hint="default" w:ascii="Arial" w:hAnsi="Arial" w:eastAsia="Arial" w:cs="Arial"/>
          <w:b w:val="0"/>
          <w:sz w:val="24"/>
        </w:rPr>
        <w:t xml:space="preserve">Stone is a P1 Phase B agent operating across</w:t>
      </w:r>
      <w:r>
        <w:rPr>
          <w:rFonts w:hint="default" w:ascii="Arial" w:hAnsi="Arial" w:eastAsia="Arial" w:cs="Arial"/>
          <w:b w:val="0"/>
          <w:sz w:val="24"/>
        </w:rPr>
        <w:t xml:space="preserve"> the PRO/OPS department, responsible for materials and inventory intelligence. Stone's deployment was sequenced after Vega's stabilisation period to ensure integration dependencies with live agents Atlas, Forge, and Ops were resolved in a controlled order.</w:t>
      </w:r>
      <w:r/>
    </w:p>
    <w:p w14:paraId="4F00CFF1">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PRO/OPS</w:t>
      </w:r>
      <w:r/>
    </w:p>
    <w:p w14:paraId="38D5EBC1">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P1</w:t>
      </w:r>
      <w:r/>
    </w:p>
    <w:p w14:paraId="12BF35CA">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2027 (target: July–August 2027)</w:t>
      </w:r>
      <w:r/>
    </w:p>
    <w:p w14:paraId="59F71BE7">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TEC-S-01 through TEC-S-06 completed with no outstanding P-HIGH or P-CRIT findings</w:t>
      </w:r>
      <w:r/>
    </w:p>
    <w:p w14:paraId="39B1BDE5">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PRO/OPS supplier, pricing, and inventory data correctly classified under Tier 3 (operational data); third-party supplier data handling reviewed and confirmed compliant with PDPA and GDPR; clearance granted</w:t>
      </w:r>
      <w:r/>
    </w:p>
    <w:p w14:paraId="179644EF">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PRO/OPS Group Lead UAT completed; sign-off received; one P-LOW defect (inventory refresh latency spike under peak load) resolved prior to Go-Live</w:t>
      </w:r>
      <w:r/>
    </w:p>
    <w:p w14:paraId="3FF20523">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Atlas (#4), Forge (#9), Ops (#20), and all 23 live agents (including Vega) verified; procurement and inventory data flow accurate; latency within acceptable thresholds</w:t>
      </w:r>
      <w:r/>
    </w:p>
    <w:p w14:paraId="56E350FD">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None</w:t>
      </w:r>
      <w:r/>
    </w:p>
    <w:p w14:paraId="2B3EF584">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Q3 2027 upon Go-Live; monitored by Ops Agent Lead; SLA Group assignment: Group C (Accuracy ≥94%, Uptime ≥99.0%, Escalation ≤6%)</w:t>
      </w:r>
      <w:r/>
    </w:p>
    <w:p w14:paraId="30D9FB9A">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integration testing complete</w:t>
      </w:r>
      <w:r/>
    </w:p>
    <w:p w14:paraId="1AFFF002">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2BA55803">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and GDPR clearance granted</w:t>
      </w:r>
      <w:r/>
    </w:p>
    <w:p w14:paraId="04490F6A">
      <w:pPr>
        <w:pStyle w:val="886"/>
        <w:pBdr/>
        <w:spacing w:after="80" w:before="200"/>
        <w:ind/>
        <w:rPr/>
      </w:pPr>
      <w:r>
        <w:rPr>
          <w:rFonts w:hint="default" w:ascii="Arial" w:hAnsi="Arial" w:eastAsia="Arial" w:cs="Arial"/>
          <w:b/>
          <w:color w:val="2e75b6"/>
          <w:sz w:val="28"/>
        </w:rPr>
        <w:t xml:space="preserve">26.4  Ember (#23) — Client Design Brief Automation — Go-Live Sign-off</w:t>
      </w:r>
      <w:r/>
    </w:p>
    <w:p w14:paraId="652D3795">
      <w:pPr>
        <w:pStyle w:val="886"/>
        <w:pBdr/>
        <w:spacing w:after="100" w:before="0"/>
        <w:ind/>
        <w:rPr/>
      </w:pPr>
      <w:r>
        <w:rPr>
          <w:rFonts w:hint="default" w:ascii="Arial" w:hAnsi="Arial" w:eastAsia="Arial" w:cs="Arial"/>
          <w:b w:val="0"/>
          <w:sz w:val="24"/>
        </w:rPr>
        <w:t xml:space="preserve">Ember is a P1 Phase B agent operating across the DS/CRM department, responsible for automating the client design brief process</w:t>
      </w:r>
      <w:r>
        <w:rPr>
          <w:rFonts w:hint="default" w:ascii="Arial" w:hAnsi="Arial" w:eastAsia="Arial" w:cs="Arial"/>
          <w:b w:val="0"/>
          <w:sz w:val="24"/>
        </w:rPr>
        <w:t xml:space="preserve">. Ember was deployed concurrently with Stone in Q3 2027, completing the three-agent Phase B cohort. As a client-facing agent handling personal data (PDPA Tier 2), Ember's deployment required the most extensive Compliance Officer review of the three agents.</w:t>
      </w:r>
      <w:r/>
    </w:p>
    <w:p w14:paraId="5C8DFB7B">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DS/CRM</w:t>
      </w:r>
      <w:r/>
    </w:p>
    <w:p w14:paraId="3B8AE904">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P1</w:t>
      </w:r>
      <w:r/>
    </w:p>
    <w:p w14:paraId="41BBC24D">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2027 (target: July–August 2027)</w:t>
      </w:r>
      <w:r/>
    </w:p>
    <w:p w14:paraId="0A7F64E0">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TEC-E-01 through TEC-E-06 completed; Ethics review (S20) passed</w:t>
      </w:r>
      <w:r/>
    </w:p>
    <w:p w14:paraId="0F456589">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client personal data (Tier 2) handling compliant; consent capture workflow reviewed and approved; data retention policy aligned with Section 19 Tier 2 protocols; clearance granted</w:t>
      </w:r>
      <w:r/>
    </w:p>
    <w:p w14:paraId="695A86D8">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DS/CRM Group Lead UAT completed; sign-off received; zero critical defects; one P-LOW enhancement note (brief template formatting for non-standard project types) logged as a backlog item for Q4 2027 review</w:t>
      </w:r>
      <w:r/>
    </w:p>
    <w:p w14:paraId="57EC7A63">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Signal (#2), Aria (#7), Hana (#13), and all 23 live agents verified; brief-to-quote pipeline end-to-end tested; client data handoff latency within Group B SLA thresholds</w:t>
      </w:r>
      <w:r/>
    </w:p>
    <w:p w14:paraId="53C176DA">
      <w:pPr>
        <w:pStyle w:val="886"/>
        <w:pBdr/>
        <w:spacing w:after="80" w:before="0"/>
        <w:ind w:left="400"/>
        <w:rPr/>
      </w:pPr>
      <w:r>
        <w:rPr>
          <w:rFonts w:hint="default" w:ascii="Arial" w:hAnsi="Arial" w:eastAsia="Arial" w:cs="Arial"/>
          <w:b/>
          <w:sz w:val="24"/>
        </w:rPr>
        <w:t xml:space="preserve">AI Ethics Review (S20):  </w:t>
      </w:r>
      <w:r>
        <w:rPr>
          <w:rFonts w:hint="default" w:ascii="Arial" w:hAnsi="Arial" w:eastAsia="Arial" w:cs="Arial"/>
          <w:sz w:val="24"/>
        </w:rPr>
        <w:t xml:space="preserve">Ember's brief generation outputs reviewed for design preference bias; no systematic bias identified; HITL review threshold confirmed for non-standard client requests</w:t>
      </w:r>
      <w:r/>
    </w:p>
    <w:p w14:paraId="5BAFB1BF">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One P-LOW backlog item (brief template formatting) — owner: Systems Lead; target resolution: Q4 2027</w:t>
      </w:r>
      <w:r/>
    </w:p>
    <w:p w14:paraId="38314E60">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Q3 2027 upon Go-Live; monitored by Ops Agent Lead; SLA Group assignment: Group B (Accuracy ≥93%, Uptime ≥98.5%, Escalation ≤7%)</w:t>
      </w:r>
      <w:r/>
    </w:p>
    <w:p w14:paraId="40881246">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integration testing complete</w:t>
      </w:r>
      <w:r/>
    </w:p>
    <w:p w14:paraId="17D869DE">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141CCD86">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Tier 2 and Ethics clearance granted</w:t>
      </w:r>
      <w:r/>
    </w:p>
    <w:p w14:paraId="725787E3">
      <w:pPr>
        <w:pStyle w:val="886"/>
        <w:pBdr/>
        <w:spacing w:after="80" w:before="200"/>
        <w:ind/>
        <w:rPr/>
      </w:pPr>
      <w:r>
        <w:rPr>
          <w:rFonts w:hint="default" w:ascii="Arial" w:hAnsi="Arial" w:eastAsia="Arial" w:cs="Arial"/>
          <w:b/>
          <w:color w:val="2e75b6"/>
          <w:sz w:val="28"/>
        </w:rPr>
        <w:t xml:space="preserve">26.5  Phase B Completion Declaration</w:t>
      </w:r>
      <w:r/>
    </w:p>
    <w:p w14:paraId="4334614A">
      <w:pPr>
        <w:pStyle w:val="886"/>
        <w:pBdr/>
        <w:spacing w:after="100" w:before="0"/>
        <w:ind/>
        <w:rPr/>
      </w:pPr>
      <w:r>
        <w:rPr>
          <w:rFonts w:hint="default" w:ascii="Arial" w:hAnsi="Arial" w:eastAsia="Arial" w:cs="Arial"/>
          <w:b w:val="0"/>
          <w:sz w:val="24"/>
        </w:rPr>
        <w:t xml:space="preserve">With the successful Go-Live and 30-day stabilisation of all thre</w:t>
      </w:r>
      <w:r>
        <w:rPr>
          <w:rFonts w:hint="default" w:ascii="Arial" w:hAnsi="Arial" w:eastAsia="Arial" w:cs="Arial"/>
          <w:b w:val="0"/>
          <w:sz w:val="24"/>
        </w:rPr>
        <w:t xml:space="preserve">e Phase B agents (Vega #21, Stone #22, Ember #23), the MONOLITH / DAPH Decor AI Agent Programme formally declares Phase B complete. This declaration is ratified by the Steering Committee at the Q3 2027 Quarterly Programme Review (or Extraordinary Session).</w:t>
      </w:r>
      <w:r/>
    </w:p>
    <w:p w14:paraId="0DC64279">
      <w:pPr>
        <w:pStyle w:val="886"/>
        <w:pBdr/>
        <w:spacing w:after="80" w:before="0"/>
        <w:ind w:left="400"/>
        <w:rPr/>
      </w:pPr>
      <w:r>
        <w:rPr>
          <w:rFonts w:hint="default" w:ascii="Arial" w:hAnsi="Arial" w:eastAsia="Arial" w:cs="Arial"/>
          <w:b/>
          <w:sz w:val="24"/>
        </w:rPr>
        <w:t xml:space="preserve">Phase B Completion Date:  </w:t>
      </w:r>
      <w:r>
        <w:rPr>
          <w:rFonts w:hint="default" w:ascii="Arial" w:hAnsi="Arial" w:eastAsia="Arial" w:cs="Arial"/>
          <w:sz w:val="24"/>
        </w:rPr>
        <w:t xml:space="preserve">Q3 2027 (upon completion of all 30-day stabilisation periods)</w:t>
      </w:r>
      <w:r/>
    </w:p>
    <w:p w14:paraId="46BCB210">
      <w:pPr>
        <w:pStyle w:val="886"/>
        <w:pBdr/>
        <w:spacing w:after="80" w:before="0"/>
        <w:ind w:left="400"/>
        <w:rPr/>
      </w:pPr>
      <w:r>
        <w:rPr>
          <w:rFonts w:hint="default" w:ascii="Arial" w:hAnsi="Arial" w:eastAsia="Arial" w:cs="Arial"/>
          <w:b/>
          <w:sz w:val="24"/>
        </w:rPr>
        <w:t xml:space="preserve">Total Live Agents Post-Phase B:  </w:t>
      </w:r>
      <w:r>
        <w:rPr>
          <w:rFonts w:hint="default" w:ascii="Arial" w:hAnsi="Arial" w:eastAsia="Arial" w:cs="Arial"/>
          <w:sz w:val="24"/>
        </w:rPr>
        <w:t xml:space="preserve">23 (Kelly through Ember)</w:t>
      </w:r>
      <w:r/>
    </w:p>
    <w:p w14:paraId="3AECB8E3">
      <w:pPr>
        <w:pStyle w:val="886"/>
        <w:pBdr/>
        <w:spacing w:after="80" w:before="0"/>
        <w:ind w:left="400"/>
        <w:rPr/>
      </w:pPr>
      <w:r>
        <w:rPr>
          <w:rFonts w:hint="default" w:ascii="Arial" w:hAnsi="Arial" w:eastAsia="Arial" w:cs="Arial"/>
          <w:b/>
          <w:sz w:val="24"/>
        </w:rPr>
        <w:t xml:space="preserve">Phase B Stabilisation Outcomes:  </w:t>
      </w:r>
      <w:r>
        <w:rPr>
          <w:rFonts w:hint="default" w:ascii="Arial" w:hAnsi="Arial" w:eastAsia="Arial" w:cs="Arial"/>
          <w:sz w:val="24"/>
        </w:rPr>
        <w:t xml:space="preserve">All three agents completed their 30-day stabilisation period within SLA targets; no P-CRIT or P-HIGH incidents recorded during stabilisation; stabilisation report submitted to Steering Committee by Ops Agent Lead</w:t>
      </w:r>
      <w:r/>
    </w:p>
    <w:p w14:paraId="0154C5FA">
      <w:pPr>
        <w:pStyle w:val="886"/>
        <w:pBdr/>
        <w:spacing w:after="80" w:before="0"/>
        <w:ind w:left="400"/>
        <w:rPr/>
      </w:pPr>
      <w:r>
        <w:rPr>
          <w:rFonts w:hint="default" w:ascii="Arial" w:hAnsi="Arial" w:eastAsia="Arial" w:cs="Arial"/>
          <w:b/>
          <w:sz w:val="24"/>
        </w:rPr>
        <w:t xml:space="preserve">Steering Committee Ratification:  </w:t>
      </w:r>
      <w:r>
        <w:rPr>
          <w:rFonts w:hint="default" w:ascii="Arial" w:hAnsi="Arial" w:eastAsia="Arial" w:cs="Arial"/>
          <w:sz w:val="24"/>
        </w:rPr>
        <w:t xml:space="preserve">Phase B Completion Declaration ratified at Q3 2027 Quarterly Programme Review; all five SC voting members present</w:t>
      </w:r>
      <w:r/>
    </w:p>
    <w:p w14:paraId="3E36D50B">
      <w:pPr>
        <w:pStyle w:val="886"/>
        <w:pBdr/>
        <w:spacing w:after="80" w:before="0"/>
        <w:ind w:left="400"/>
        <w:rPr/>
      </w:pPr>
      <w:r>
        <w:rPr>
          <w:rFonts w:hint="default" w:ascii="Arial" w:hAnsi="Arial" w:eastAsia="Arial" w:cs="Arial"/>
          <w:b/>
          <w:sz w:val="24"/>
        </w:rPr>
        <w:t xml:space="preserve">Phase C Assessment Trigger:  </w:t>
      </w:r>
      <w:r>
        <w:rPr>
          <w:rFonts w:hint="default" w:ascii="Arial" w:hAnsi="Arial" w:eastAsia="Arial" w:cs="Arial"/>
          <w:sz w:val="24"/>
        </w:rPr>
        <w:t xml:space="preserve">Phase B stability confirmed — Phase C conditional assessment for Pulse (#24) and Shore (#25) is now active per AMD-001 Decision 4; full Phase C Go/No-Go to be conducted at Q3/Q4 2027 Extraordinary Session or Q4 2027 Quarterly Programme Review</w:t>
      </w:r>
      <w:r/>
    </w:p>
    <w:p w14:paraId="5B6D82C8">
      <w:pPr>
        <w:pStyle w:val="886"/>
        <w:pBdr/>
        <w:spacing w:after="80" w:before="0"/>
        <w:ind w:left="400"/>
        <w:rPr/>
      </w:pPr>
      <w:r>
        <w:rPr>
          <w:rFonts w:hint="default" w:ascii="Arial" w:hAnsi="Arial" w:eastAsia="Arial" w:cs="Arial"/>
          <w:b/>
          <w:sz w:val="24"/>
        </w:rPr>
        <w:t xml:space="preserve">Live Agent Roster Update:  </w:t>
      </w:r>
      <w:r>
        <w:rPr>
          <w:rFonts w:hint="default" w:ascii="Arial" w:hAnsi="Arial" w:eastAsia="Arial" w:cs="Arial"/>
          <w:sz w:val="24"/>
        </w:rPr>
        <w:t xml:space="preserve">Master agent roster updated: Vega (#21), Stone (#22), Ember (#23) transitioned from Planned to Live status; total live-agent count: 23</w:t>
      </w:r>
      <w:r/>
    </w:p>
    <w:p w14:paraId="5C74B372">
      <w:pPr>
        <w:pStyle w:val="886"/>
        <w:pBdr/>
        <w:spacing w:after="80" w:before="0"/>
        <w:ind w:left="400"/>
        <w:rPr/>
      </w:pPr>
      <w:r>
        <w:rPr>
          <w:rFonts w:hint="default" w:ascii="Arial" w:hAnsi="Arial" w:eastAsia="Arial" w:cs="Arial"/>
          <w:b/>
          <w:sz w:val="24"/>
        </w:rPr>
        <w:t xml:space="preserve">Next Programme Review:  </w:t>
      </w:r>
      <w:r>
        <w:rPr>
          <w:rFonts w:hint="default" w:ascii="Arial" w:hAnsi="Arial" w:eastAsia="Arial" w:cs="Arial"/>
          <w:sz w:val="24"/>
        </w:rPr>
        <w:t xml:space="preserve">Q4 2027 Quarterly Programme Review — Phase C scope confirmation</w:t>
      </w:r>
      <w:r/>
    </w:p>
    <w:p w14:paraId="4A873F9B">
      <w:pPr>
        <w:pStyle w:val="886"/>
        <w:pBdr/>
        <w:spacing w:after="80" w:before="0"/>
        <w:ind w:left="400"/>
        <w:rPr/>
      </w:pPr>
      <w:r>
        <w:rPr>
          <w:rFonts w:hint="default" w:ascii="Arial" w:hAnsi="Arial" w:eastAsia="Arial" w:cs="Arial"/>
          <w:b/>
          <w:sz w:val="24"/>
        </w:rPr>
        <w:t xml:space="preserve">Annual Governance Review:  </w:t>
      </w:r>
      <w:r>
        <w:rPr>
          <w:rFonts w:hint="default" w:ascii="Arial" w:hAnsi="Arial" w:eastAsia="Arial" w:cs="Arial"/>
          <w:sz w:val="24"/>
        </w:rPr>
        <w:t xml:space="preserve">Q1 2028 — per Section 24.5 Amendment Record</w:t>
      </w:r>
      <w:r/>
    </w:p>
    <w:p w14:paraId="4F259072">
      <w:pPr>
        <w:pStyle w:val="886"/>
        <w:pBdr/>
        <w:spacing w:after="0" w:before="0"/>
        <w:ind/>
        <w:rPr/>
      </w:pPr>
      <w:r>
        <w:rPr>
          <w:rFonts w:hint="default" w:ascii="Arial" w:hAnsi="Arial" w:eastAsia="Arial" w:cs="Arial"/>
          <w:b w:val="0"/>
          <w:sz w:val="24"/>
        </w:rPr>
      </w:r>
      <w:r/>
    </w:p>
    <w:p w14:paraId="47765629">
      <w:pPr>
        <w:pStyle w:val="886"/>
        <w:pBdr/>
        <w:spacing w:after="100" w:before="320"/>
        <w:ind/>
        <w:rPr/>
      </w:pPr>
      <w:r>
        <w:rPr>
          <w:rFonts w:hint="default" w:ascii="Arial" w:hAnsi="Arial" w:eastAsia="Arial" w:cs="Arial"/>
          <w:b/>
          <w:color w:val="1f2d5a"/>
          <w:sz w:val="36"/>
        </w:rPr>
        <w:t xml:space="preserve">27. Phase C Deployment Assessment — Pulse &amp; Shore</w:t>
      </w:r>
      <w:r/>
    </w:p>
    <w:p w14:paraId="4D595D8A">
      <w:pPr>
        <w:pStyle w:val="886"/>
        <w:pBdr/>
        <w:spacing w:after="80" w:before="200"/>
        <w:ind/>
        <w:rPr/>
      </w:pPr>
      <w:r>
        <w:rPr>
          <w:rFonts w:hint="default" w:ascii="Arial" w:hAnsi="Arial" w:eastAsia="Arial" w:cs="Arial"/>
          <w:b/>
          <w:color w:val="2e75b6"/>
          <w:sz w:val="28"/>
        </w:rPr>
        <w:t xml:space="preserve">27.1  Overview</w:t>
      </w:r>
      <w:r/>
    </w:p>
    <w:p w14:paraId="11165136">
      <w:pPr>
        <w:pStyle w:val="886"/>
        <w:pBdr/>
        <w:spacing w:after="100" w:before="0"/>
        <w:ind/>
        <w:rPr/>
      </w:pPr>
      <w:r>
        <w:rPr>
          <w:rFonts w:hint="default" w:ascii="Arial" w:hAnsi="Arial" w:eastAsia="Arial" w:cs="Arial"/>
          <w:b w:val="0"/>
          <w:sz w:val="24"/>
        </w:rPr>
        <w:t xml:space="preserve">This section records the Phase C Deployment Assessment for the two remaining v3.0 agents: Pulse (#24 — Real-Time KPI Dashboard AI) and Shore (#25 — Post-Installation Support AI). Phase C was conditionally authorised under AMD-001 Decision 4 (Section</w:t>
      </w:r>
      <w:r>
        <w:rPr>
          <w:rFonts w:hint="default" w:ascii="Arial" w:hAnsi="Arial" w:eastAsia="Arial" w:cs="Arial"/>
          <w:b w:val="0"/>
          <w:sz w:val="24"/>
        </w:rPr>
        <w:t xml:space="preserve"> 24.3), subject to confirmation of Phase B stability. With Phase B declared complete and all three Phase B agents (Vega, Stone, Ember) passing their 30-day stabilisation periods (Section 26.5), the Phase C conditional assessment trigger has been activated.</w:t>
      </w:r>
      <w:r/>
    </w:p>
    <w:p w14:paraId="5A80070D">
      <w:pPr>
        <w:pStyle w:val="886"/>
        <w:pBdr/>
        <w:spacing w:after="80" w:before="0"/>
        <w:ind w:left="400"/>
        <w:rPr/>
      </w:pPr>
      <w:r>
        <w:rPr>
          <w:rFonts w:hint="default" w:ascii="Arial" w:hAnsi="Arial" w:eastAsia="Arial" w:cs="Arial"/>
          <w:b/>
          <w:sz w:val="24"/>
        </w:rPr>
        <w:t xml:space="preserve">Phase C Agents:  </w:t>
      </w:r>
      <w:r>
        <w:rPr>
          <w:rFonts w:hint="default" w:ascii="Arial" w:hAnsi="Arial" w:eastAsia="Arial" w:cs="Arial"/>
          <w:sz w:val="24"/>
        </w:rPr>
        <w:t xml:space="preserve">Pulse (#24 — Real-Time KPI Dashboard AI · OPS/GM · P2) and Shore (#25 — Post-Installation Support AI · SITE/CRM · P2)</w:t>
      </w:r>
      <w:r/>
    </w:p>
    <w:p w14:paraId="1719F8B9">
      <w:pPr>
        <w:pStyle w:val="886"/>
        <w:pBdr/>
        <w:spacing w:after="80" w:before="0"/>
        <w:ind w:left="400"/>
        <w:rPr/>
      </w:pPr>
      <w:r>
        <w:rPr>
          <w:rFonts w:hint="default" w:ascii="Arial" w:hAnsi="Arial" w:eastAsia="Arial" w:cs="Arial"/>
          <w:b/>
          <w:sz w:val="24"/>
        </w:rPr>
        <w:t xml:space="preserve">Conditional Trigger:  </w:t>
      </w:r>
      <w:r>
        <w:rPr>
          <w:rFonts w:hint="default" w:ascii="Arial" w:hAnsi="Arial" w:eastAsia="Arial" w:cs="Arial"/>
          <w:sz w:val="24"/>
        </w:rPr>
        <w:t xml:space="preserve">Phase B stability confirmed — Section 26.5 Phase B Completion Declaration</w:t>
      </w:r>
      <w:r/>
    </w:p>
    <w:p w14:paraId="2F1D97C5">
      <w:pPr>
        <w:pStyle w:val="886"/>
        <w:pBdr/>
        <w:spacing w:after="80" w:before="0"/>
        <w:ind w:left="400"/>
        <w:rPr/>
      </w:pPr>
      <w:r>
        <w:rPr>
          <w:rFonts w:hint="default" w:ascii="Arial" w:hAnsi="Arial" w:eastAsia="Arial" w:cs="Arial"/>
          <w:b/>
          <w:sz w:val="24"/>
        </w:rPr>
        <w:t xml:space="preserve">Assessment Authority:  </w:t>
      </w:r>
      <w:r>
        <w:rPr>
          <w:rFonts w:hint="default" w:ascii="Arial" w:hAnsi="Arial" w:eastAsia="Arial" w:cs="Arial"/>
          <w:sz w:val="24"/>
        </w:rPr>
        <w:t xml:space="preserve">Steering Committee — Q4 2027 Quarterly Programme Review or Extraordinary Session</w:t>
      </w:r>
      <w:r/>
    </w:p>
    <w:p w14:paraId="206E5930">
      <w:pPr>
        <w:pStyle w:val="886"/>
        <w:pBdr/>
        <w:spacing w:after="80" w:before="0"/>
        <w:ind w:left="400"/>
        <w:rPr/>
      </w:pPr>
      <w:r>
        <w:rPr>
          <w:rFonts w:hint="default" w:ascii="Arial" w:hAnsi="Arial" w:eastAsia="Arial" w:cs="Arial"/>
          <w:b/>
          <w:sz w:val="24"/>
        </w:rPr>
        <w:t xml:space="preserve">Target Deployment Window:  </w:t>
      </w:r>
      <w:r>
        <w:rPr>
          <w:rFonts w:hint="default" w:ascii="Arial" w:hAnsi="Arial" w:eastAsia="Arial" w:cs="Arial"/>
          <w:sz w:val="24"/>
        </w:rPr>
        <w:t xml:space="preserve">Q3–Q4 2027 (per original v3.0 roadmap)</w:t>
      </w:r>
      <w:r/>
    </w:p>
    <w:p w14:paraId="50CDFFBF">
      <w:pPr>
        <w:pStyle w:val="886"/>
        <w:pBdr/>
        <w:spacing w:after="80" w:before="0"/>
        <w:ind w:left="400"/>
        <w:rPr/>
      </w:pPr>
      <w:r>
        <w:rPr>
          <w:rFonts w:hint="default" w:ascii="Arial" w:hAnsi="Arial" w:eastAsia="Arial" w:cs="Arial"/>
          <w:b/>
          <w:sz w:val="24"/>
        </w:rPr>
        <w:t xml:space="preserve">Checklist Owner:  </w:t>
      </w:r>
      <w:r>
        <w:rPr>
          <w:rFonts w:hint="default" w:ascii="Arial" w:hAnsi="Arial" w:eastAsia="Arial" w:cs="Arial"/>
          <w:sz w:val="24"/>
        </w:rPr>
        <w:t xml:space="preserve">Systems Lead</w:t>
      </w:r>
      <w:r/>
    </w:p>
    <w:p w14:paraId="6FDB0F3E">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Studio Director (operational) · Compliance Officer (regulatory) · SC ratification</w:t>
      </w:r>
      <w:r/>
    </w:p>
    <w:p w14:paraId="72022D9A">
      <w:pPr>
        <w:pStyle w:val="886"/>
        <w:pBdr/>
        <w:spacing w:after="80" w:before="0"/>
        <w:ind w:left="400"/>
        <w:rPr/>
      </w:pPr>
      <w:r>
        <w:rPr>
          <w:rFonts w:hint="default" w:ascii="Arial" w:hAnsi="Arial" w:eastAsia="Arial" w:cs="Arial"/>
          <w:b/>
          <w:sz w:val="24"/>
        </w:rPr>
        <w:t xml:space="preserve">Post-Phase C Live Agent Count:  </w:t>
      </w:r>
      <w:r>
        <w:rPr>
          <w:rFonts w:hint="default" w:ascii="Arial" w:hAnsi="Arial" w:eastAsia="Arial" w:cs="Arial"/>
          <w:sz w:val="24"/>
        </w:rPr>
        <w:t xml:space="preserve">25 total (23 existing + Pulse #24, Shore #25)</w:t>
      </w:r>
      <w:r/>
    </w:p>
    <w:p w14:paraId="5C0E2783">
      <w:pPr>
        <w:pStyle w:val="886"/>
        <w:pBdr/>
        <w:spacing w:after="80" w:before="200"/>
        <w:ind/>
        <w:rPr/>
      </w:pPr>
      <w:r>
        <w:rPr>
          <w:rFonts w:hint="default" w:ascii="Arial" w:hAnsi="Arial" w:eastAsia="Arial" w:cs="Arial"/>
          <w:b/>
          <w:color w:val="2e75b6"/>
          <w:sz w:val="28"/>
        </w:rPr>
        <w:t xml:space="preserve">27.2  Phase C Readiness Assessment Criteria</w:t>
      </w:r>
      <w:r/>
    </w:p>
    <w:p w14:paraId="791292AE">
      <w:pPr>
        <w:pStyle w:val="886"/>
        <w:pBdr/>
        <w:spacing w:after="100" w:before="0"/>
        <w:ind/>
        <w:rPr/>
      </w:pPr>
      <w:r>
        <w:rPr>
          <w:rFonts w:hint="default" w:ascii="Arial" w:hAnsi="Arial" w:eastAsia="Arial" w:cs="Arial"/>
          <w:b w:val="0"/>
          <w:sz w:val="24"/>
        </w:rPr>
        <w:t xml:space="preserve">Prior to initiating per-agent deployment readiness checks, the following programme-level Phase C assessment criteria must be evaluated and confirmed by the Steering Committee:</w:t>
      </w:r>
      <w:r/>
    </w:p>
    <w:p w14:paraId="5D4A96F0">
      <w:pPr>
        <w:pStyle w:val="886"/>
        <w:pBdr/>
        <w:spacing w:after="80" w:before="0"/>
        <w:ind w:left="400"/>
        <w:rPr/>
      </w:pPr>
      <w:r>
        <w:rPr>
          <w:rFonts w:hint="default" w:ascii="Arial" w:hAnsi="Arial" w:eastAsia="Arial" w:cs="Arial"/>
          <w:b/>
          <w:sz w:val="24"/>
        </w:rPr>
        <w:t xml:space="preserve">C-ASSESS-01 — Phase B Stability Confirmation:  </w:t>
      </w:r>
      <w:r>
        <w:rPr>
          <w:rFonts w:hint="default" w:ascii="Arial" w:hAnsi="Arial" w:eastAsia="Arial" w:cs="Arial"/>
          <w:sz w:val="24"/>
        </w:rPr>
        <w:t xml:space="preserve">All three Phase B agents (Vega, Stone, Ember) have completed their 30-day stabilisation periods with no P-HIGH or P-CRIT incidents. Confirmed per Section 26.5. STATUS: SATISFIED.</w:t>
      </w:r>
      <w:r/>
    </w:p>
    <w:p w14:paraId="35666B22">
      <w:pPr>
        <w:pStyle w:val="886"/>
        <w:pBdr/>
        <w:spacing w:after="80" w:before="0"/>
        <w:ind w:left="400"/>
        <w:rPr/>
      </w:pPr>
      <w:r>
        <w:rPr>
          <w:rFonts w:hint="default" w:ascii="Arial" w:hAnsi="Arial" w:eastAsia="Arial" w:cs="Arial"/>
          <w:b/>
          <w:sz w:val="24"/>
        </w:rPr>
        <w:t xml:space="preserve">C-ASSESS-02 — Live Agent Ecosystem Health:  </w:t>
      </w:r>
      <w:r>
        <w:rPr>
          <w:rFonts w:hint="default" w:ascii="Arial" w:hAnsi="Arial" w:eastAsia="Arial" w:cs="Arial"/>
          <w:sz w:val="24"/>
        </w:rPr>
        <w:t xml:space="preserve">All 23 current live agents are SLA-compliant at time of Phase C assessment. Systems Lead to provide current SLA dashboard snapshot to Steering Committee at Q4 2027 Quarterly Programme Review.</w:t>
      </w:r>
      <w:r/>
    </w:p>
    <w:p w14:paraId="160D32FC">
      <w:pPr>
        <w:pStyle w:val="886"/>
        <w:pBdr/>
        <w:spacing w:after="80" w:before="0"/>
        <w:ind w:left="400"/>
        <w:rPr/>
      </w:pPr>
      <w:r>
        <w:rPr>
          <w:rFonts w:hint="default" w:ascii="Arial" w:hAnsi="Arial" w:eastAsia="Arial" w:cs="Arial"/>
          <w:b/>
          <w:sz w:val="24"/>
        </w:rPr>
        <w:t xml:space="preserve">C-ASSESS-03 — Budget Envelope:  </w:t>
      </w:r>
      <w:r>
        <w:rPr>
          <w:rFonts w:hint="default" w:ascii="Arial" w:hAnsi="Arial" w:eastAsia="Arial" w:cs="Arial"/>
          <w:sz w:val="24"/>
        </w:rPr>
        <w:t xml:space="preserve">Phase B budget (฿800,000) utilisation reviewed; residual envelope or supplementary Phase C allocation confirmed by Studio Director. Phase C agents are P2 and may require reduced deployment investment relative to Phase B.</w:t>
      </w:r>
      <w:r/>
    </w:p>
    <w:p w14:paraId="45B0B3CD">
      <w:pPr>
        <w:pStyle w:val="886"/>
        <w:pBdr/>
        <w:spacing w:after="80" w:before="0"/>
        <w:ind w:left="400"/>
        <w:rPr/>
      </w:pPr>
      <w:r>
        <w:rPr>
          <w:rFonts w:hint="default" w:ascii="Arial" w:hAnsi="Arial" w:eastAsia="Arial" w:cs="Arial"/>
          <w:b/>
          <w:sz w:val="24"/>
        </w:rPr>
        <w:t xml:space="preserve">C-ASSESS-04 — PDPA Register Currency:  </w:t>
      </w:r>
      <w:r>
        <w:rPr>
          <w:rFonts w:hint="default" w:ascii="Arial" w:hAnsi="Arial" w:eastAsia="Arial" w:cs="Arial"/>
          <w:sz w:val="24"/>
        </w:rPr>
        <w:t xml:space="preserve">Compliance Officer confirms Data Classification Tier 1–4 Register is current and covers Pulse (OPS/GM data flows) and Shore (SITE/CRM, client post-installation data — Tier 2).</w:t>
      </w:r>
      <w:r/>
    </w:p>
    <w:p w14:paraId="02CA01A2">
      <w:pPr>
        <w:pStyle w:val="886"/>
        <w:pBdr/>
        <w:spacing w:after="80" w:before="0"/>
        <w:ind w:left="400"/>
        <w:rPr/>
      </w:pPr>
      <w:r>
        <w:rPr>
          <w:rFonts w:hint="default" w:ascii="Arial" w:hAnsi="Arial" w:eastAsia="Arial" w:cs="Arial"/>
          <w:b/>
          <w:sz w:val="24"/>
        </w:rPr>
        <w:t xml:space="preserve">C-ASSESS-05 — Section 6 Onboarding Protocol Applicability:  </w:t>
      </w:r>
      <w:r>
        <w:rPr>
          <w:rFonts w:hint="default" w:ascii="Arial" w:hAnsi="Arial" w:eastAsia="Arial" w:cs="Arial"/>
          <w:sz w:val="24"/>
        </w:rPr>
        <w:t xml:space="preserve">Systems Lead confirms Section 6 Agent Onboarding Protocol applies to Phase C agents without modification, or tables any required updates for SC approval.</w:t>
      </w:r>
      <w:r/>
    </w:p>
    <w:p w14:paraId="0BC8FF99">
      <w:pPr>
        <w:pStyle w:val="886"/>
        <w:pBdr/>
        <w:spacing w:after="80" w:before="200"/>
        <w:ind/>
        <w:rPr/>
      </w:pPr>
      <w:r>
        <w:rPr>
          <w:rFonts w:hint="default" w:ascii="Arial" w:hAnsi="Arial" w:eastAsia="Arial" w:cs="Arial"/>
          <w:b/>
          <w:color w:val="2e75b6"/>
          <w:sz w:val="28"/>
        </w:rPr>
        <w:t xml:space="preserve">27.3  Pulse (#24) — Real-Time KPI Dashboard AI — Deployment Assessment</w:t>
      </w:r>
      <w:r/>
    </w:p>
    <w:p w14:paraId="33A98C75">
      <w:pPr>
        <w:pStyle w:val="886"/>
        <w:pBdr/>
        <w:spacing w:after="100" w:before="0"/>
        <w:ind/>
        <w:rPr/>
      </w:pPr>
      <w:r>
        <w:rPr>
          <w:rFonts w:hint="default" w:ascii="Arial" w:hAnsi="Arial" w:eastAsia="Arial" w:cs="Arial"/>
          <w:b w:val="0"/>
          <w:sz w:val="24"/>
        </w:rPr>
        <w:t xml:space="preserve">Pulse is a P2 Phase C agent operating across the OPS/GM department. Its primary function is to provide real-time KPI dashboarding and performance intelligence across the full 25-agent programme. Pulse's deployment w</w:t>
      </w:r>
      <w:r>
        <w:rPr>
          <w:rFonts w:hint="default" w:ascii="Arial" w:hAnsi="Arial" w:eastAsia="Arial" w:cs="Arial"/>
          <w:b w:val="0"/>
          <w:sz w:val="24"/>
        </w:rPr>
        <w:t xml:space="preserve">as deferred to Phase C due to its dependency on a stable, full Phase B agent ecosystem — it aggregates data signals from all live agents and requires Vega, Stone, and Ember to be operational before meaningful programme-wide KPI tracking can be established.</w:t>
      </w:r>
      <w:r/>
    </w:p>
    <w:p w14:paraId="5DACFACB">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OPS/GM</w:t>
      </w:r>
      <w:r/>
    </w:p>
    <w:p w14:paraId="1CAB5FE5">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P2</w:t>
      </w:r>
      <w:r/>
    </w:p>
    <w:p w14:paraId="157207A8">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Q3–Q4 2027</w:t>
      </w:r>
      <w:r/>
    </w:p>
    <w:p w14:paraId="1F85212C">
      <w:pPr>
        <w:pStyle w:val="886"/>
        <w:pBdr/>
        <w:spacing w:after="80" w:before="0"/>
        <w:ind w:left="400"/>
        <w:rPr/>
      </w:pPr>
      <w:r>
        <w:rPr>
          <w:rFonts w:hint="default" w:ascii="Arial" w:hAnsi="Arial" w:eastAsia="Arial" w:cs="Arial"/>
          <w:b/>
          <w:sz w:val="24"/>
        </w:rPr>
        <w:t xml:space="preserve">Key Dependencies:  </w:t>
      </w:r>
      <w:r>
        <w:rPr>
          <w:rFonts w:hint="default" w:ascii="Arial" w:hAnsi="Arial" w:eastAsia="Arial" w:cs="Arial"/>
          <w:sz w:val="24"/>
        </w:rPr>
        <w:t xml:space="preserve">All 23 Phase B live agents operational; OPS/GM data pipeline confirmed; SLA Group assignment determined by Systems Lead in consultation with Studio Director</w:t>
      </w:r>
      <w:r/>
    </w:p>
    <w:p w14:paraId="355A8E7F">
      <w:pPr>
        <w:pStyle w:val="886"/>
        <w:pBdr/>
        <w:spacing w:after="80" w:before="0"/>
        <w:ind w:left="400"/>
        <w:rPr/>
      </w:pPr>
      <w:r>
        <w:rPr>
          <w:rFonts w:hint="default" w:ascii="Arial" w:hAnsi="Arial" w:eastAsia="Arial" w:cs="Arial"/>
          <w:b/>
          <w:sz w:val="24"/>
        </w:rPr>
        <w:t xml:space="preserve">Technical Readiness Checks (TEC-P):  </w:t>
      </w:r>
      <w:r>
        <w:rPr>
          <w:rFonts w:hint="default" w:ascii="Arial" w:hAnsi="Arial" w:eastAsia="Arial" w:cs="Arial"/>
          <w:sz w:val="24"/>
        </w:rPr>
        <w:t xml:space="preserve">TEC-P-01: KPI data model validated against all 23 live-agent output schemas. TEC-P-02: Real-time data ingest</w:t>
      </w:r>
      <w:r>
        <w:rPr>
          <w:rFonts w:hint="default" w:ascii="Arial" w:hAnsi="Arial" w:eastAsia="Arial" w:cs="Arial"/>
          <w:sz w:val="24"/>
        </w:rPr>
        <w:t xml:space="preserve">ion pipeline tested at peak load (all 23 agents concurrent). TEC-P-03: Dashboard rendering and alert threshold configuration validated with OPS/GM Group Lead. TEC-P-04: PDPA Tier mapping confirmed for OPS/GM aggregated data streams. TEC-P-05: HITL escalati</w:t>
      </w:r>
      <w:r>
        <w:rPr>
          <w:rFonts w:hint="default" w:ascii="Arial" w:hAnsi="Arial" w:eastAsia="Arial" w:cs="Arial"/>
          <w:sz w:val="24"/>
        </w:rPr>
        <w:t xml:space="preserve">on configured for anomalous KPI patterns — threshold review by Systems Lead. TEC-P-06: Audit logging active; outputs recorded in S22 Continuous Improvement Audit trail. TEC-P-07: UAT completed with OPS/GM Group Lead and Studio Director — sign-off received.</w:t>
      </w:r>
      <w:r/>
    </w:p>
    <w:p w14:paraId="7B4FB7A3">
      <w:pPr>
        <w:pStyle w:val="886"/>
        <w:pBdr/>
        <w:spacing w:after="80" w:before="0"/>
        <w:ind w:left="400"/>
        <w:rPr/>
      </w:pPr>
      <w:r>
        <w:rPr>
          <w:rFonts w:hint="default" w:ascii="Arial" w:hAnsi="Arial" w:eastAsia="Arial" w:cs="Arial"/>
          <w:b/>
          <w:sz w:val="24"/>
        </w:rPr>
        <w:t xml:space="preserve">Go/No-Go Criteria:  </w:t>
      </w:r>
      <w:r>
        <w:rPr>
          <w:rFonts w:hint="default" w:ascii="Arial" w:hAnsi="Arial" w:eastAsia="Arial" w:cs="Arial"/>
          <w:sz w:val="24"/>
        </w:rPr>
        <w:t xml:space="preserve">All C-ASSESS-01 through C-ASSESS-05 satisfied; all TEC-P-01 through TEC-P-07 complete; no P-HIGH or P-CRIT findings; PDPA clearance granted; UAT sign-off from OPS/GM Group Lead</w:t>
      </w:r>
      <w:r/>
    </w:p>
    <w:p w14:paraId="4E55FA00">
      <w:pPr>
        <w:pStyle w:val="886"/>
        <w:pBdr/>
        <w:spacing w:after="80" w:before="0"/>
        <w:ind w:left="400"/>
        <w:rPr/>
      </w:pPr>
      <w:r>
        <w:rPr>
          <w:rFonts w:hint="default" w:ascii="Arial" w:hAnsi="Arial" w:eastAsia="Arial" w:cs="Arial"/>
          <w:b/>
          <w:sz w:val="24"/>
        </w:rPr>
        <w:t xml:space="preserve">Proposed SLA Group:  </w:t>
      </w:r>
      <w:r>
        <w:rPr>
          <w:rFonts w:hint="default" w:ascii="Arial" w:hAnsi="Arial" w:eastAsia="Arial" w:cs="Arial"/>
          <w:sz w:val="24"/>
        </w:rPr>
        <w:t xml:space="preserve">Group C (Accuracy ≥94%, Uptime ≥99.0%, Escalation ≤6%) — subject to SC confirmation</w:t>
      </w:r>
      <w:r/>
    </w:p>
    <w:p w14:paraId="050CCE60">
      <w:pPr>
        <w:pStyle w:val="886"/>
        <w:pBdr/>
        <w:spacing w:after="80" w:before="0"/>
        <w:ind w:left="400"/>
        <w:rPr/>
      </w:pPr>
      <w:r>
        <w:rPr>
          <w:rFonts w:hint="default" w:ascii="Arial" w:hAnsi="Arial" w:eastAsia="Arial" w:cs="Arial"/>
          <w:b/>
          <w:sz w:val="24"/>
        </w:rPr>
        <w:t xml:space="preserve">Stabilisation Period:  </w:t>
      </w:r>
      <w:r>
        <w:rPr>
          <w:rFonts w:hint="default" w:ascii="Arial" w:hAnsi="Arial" w:eastAsia="Arial" w:cs="Arial"/>
          <w:sz w:val="24"/>
        </w:rPr>
        <w:t xml:space="preserve">30 days post Go-Live, monitored by Ops Agent Lead</w:t>
      </w:r>
      <w:r/>
    </w:p>
    <w:p w14:paraId="2DC786CD">
      <w:pPr>
        <w:pStyle w:val="886"/>
        <w:pBdr/>
        <w:spacing w:after="80" w:before="200"/>
        <w:ind/>
        <w:rPr/>
      </w:pPr>
      <w:r>
        <w:rPr>
          <w:rFonts w:hint="default" w:ascii="Arial" w:hAnsi="Arial" w:eastAsia="Arial" w:cs="Arial"/>
          <w:b/>
          <w:color w:val="2e75b6"/>
          <w:sz w:val="28"/>
        </w:rPr>
        <w:t xml:space="preserve">27.4  Shore (#25) — Post-Installation Support AI — Deployment Assessment</w:t>
      </w:r>
      <w:r/>
    </w:p>
    <w:p w14:paraId="72B892B4">
      <w:pPr>
        <w:pStyle w:val="886"/>
        <w:pBdr/>
        <w:spacing w:after="100" w:before="0"/>
        <w:ind/>
        <w:rPr/>
      </w:pPr>
      <w:r>
        <w:rPr>
          <w:rFonts w:hint="default" w:ascii="Arial" w:hAnsi="Arial" w:eastAsia="Arial" w:cs="Arial"/>
          <w:b w:val="0"/>
          <w:sz w:val="24"/>
        </w:rPr>
        <w:t xml:space="preserve">Shore is a P2 Phase C agent operating across the SITE/CRM departments. Its primary function is to manage post-installation client support workflows, including follow-up scheduling, defect logging, client satisfaction capture, and escalation </w:t>
      </w:r>
      <w:r>
        <w:rPr>
          <w:rFonts w:hint="default" w:ascii="Arial" w:hAnsi="Arial" w:eastAsia="Arial" w:cs="Arial"/>
          <w:b w:val="0"/>
          <w:sz w:val="24"/>
        </w:rPr>
        <w:t xml:space="preserve">to SITE or CRM teams. Shore's deployment was deferred to Phase C due to its dependency on Ember (#23, DS/CRM) being live — Shore picks up the client relationship where Ember's design brief automation ends, completing the end-to-end client journey pipeline.</w:t>
      </w:r>
      <w:r/>
    </w:p>
    <w:p w14:paraId="7FD38641">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SITE/CRM</w:t>
      </w:r>
      <w:r/>
    </w:p>
    <w:p w14:paraId="48B6068B">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P2</w:t>
      </w:r>
      <w:r/>
    </w:p>
    <w:p w14:paraId="0D57E874">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Q3–Q4 2027</w:t>
      </w:r>
      <w:r/>
    </w:p>
    <w:p w14:paraId="2C3815D3">
      <w:pPr>
        <w:pStyle w:val="886"/>
        <w:pBdr/>
        <w:spacing w:after="80" w:before="0"/>
        <w:ind w:left="400"/>
        <w:rPr/>
      </w:pPr>
      <w:r>
        <w:rPr>
          <w:rFonts w:hint="default" w:ascii="Arial" w:hAnsi="Arial" w:eastAsia="Arial" w:cs="Arial"/>
          <w:b/>
          <w:sz w:val="24"/>
        </w:rPr>
        <w:t xml:space="preserve">Key Dependencies:  </w:t>
      </w:r>
      <w:r>
        <w:rPr>
          <w:rFonts w:hint="default" w:ascii="Arial" w:hAnsi="Arial" w:eastAsia="Arial" w:cs="Arial"/>
          <w:sz w:val="24"/>
        </w:rPr>
        <w:t xml:space="preserve">Ember (#23) live and stable; Vega (#21) live (SITE coordination); CRM client data pipeline from Signal (#2) and Aria (#7) confirmed; SITE/CRM data sharing agreement reviewed by Compliance Officer</w:t>
      </w:r>
      <w:r/>
    </w:p>
    <w:p w14:paraId="60F64B83">
      <w:pPr>
        <w:pStyle w:val="886"/>
        <w:pBdr/>
        <w:spacing w:after="80" w:before="0"/>
        <w:ind w:left="400"/>
        <w:rPr/>
      </w:pPr>
      <w:r>
        <w:rPr>
          <w:rFonts w:hint="default" w:ascii="Arial" w:hAnsi="Arial" w:eastAsia="Arial" w:cs="Arial"/>
          <w:b/>
          <w:sz w:val="24"/>
        </w:rPr>
        <w:t xml:space="preserve">Technical Readiness Checks (TEC-SH):  </w:t>
      </w:r>
      <w:r>
        <w:rPr>
          <w:rFonts w:hint="default" w:ascii="Arial" w:hAnsi="Arial" w:eastAsia="Arial" w:cs="Arial"/>
          <w:sz w:val="24"/>
        </w:rPr>
        <w:t xml:space="preserve">TEC-SH-01: Post-installation workflow templates loaded and validated against DAPH service standards. TEC-SH-02: Integration with Ember (#23), Vega (#21), Signal (#2), Aria (#7), Hana (#13) tested — end-to-end client journey verifi</w:t>
      </w:r>
      <w:r>
        <w:rPr>
          <w:rFonts w:hint="default" w:ascii="Arial" w:hAnsi="Arial" w:eastAsia="Arial" w:cs="Arial"/>
          <w:sz w:val="24"/>
        </w:rPr>
        <w:t xml:space="preserve">ed. TEC-SH-03: PDPA Tier 2 client data handling validated — post-installation data retention policy compliant with Section 19. TEC-SH-04: Client satisfaction survey and defect logging workflows integrated with SITE and CRM systems. TEC-SH-05: Escalation pa</w:t>
      </w:r>
      <w:r>
        <w:rPr>
          <w:rFonts w:hint="default" w:ascii="Arial" w:hAnsi="Arial" w:eastAsia="Arial" w:cs="Arial"/>
          <w:sz w:val="24"/>
        </w:rPr>
        <w:t xml:space="preserve">thway to SITE team and Vega (#21) for post-installation defects configured and tested. TEC-SH-06: Audit logging active; Shore outputs recorded in S22 Continuous Improvement Audit trail. TEC-SH-07: UAT completed with SITE/CRM Group Lead — sign-off received.</w:t>
      </w:r>
      <w:r/>
    </w:p>
    <w:p w14:paraId="24E3C5D0">
      <w:pPr>
        <w:pStyle w:val="886"/>
        <w:pBdr/>
        <w:spacing w:after="80" w:before="0"/>
        <w:ind w:left="400"/>
        <w:rPr/>
      </w:pPr>
      <w:r>
        <w:rPr>
          <w:rFonts w:hint="default" w:ascii="Arial" w:hAnsi="Arial" w:eastAsia="Arial" w:cs="Arial"/>
          <w:b/>
          <w:sz w:val="24"/>
        </w:rPr>
        <w:t xml:space="preserve">Go/No-Go Criteria:  </w:t>
      </w:r>
      <w:r>
        <w:rPr>
          <w:rFonts w:hint="default" w:ascii="Arial" w:hAnsi="Arial" w:eastAsia="Arial" w:cs="Arial"/>
          <w:sz w:val="24"/>
        </w:rPr>
        <w:t xml:space="preserve">All C-ASSESS-01 through C-ASSESS-05 satisfied; all TEC-SH-01 through TEC-SH-07 complete; no P-HIGH or P-CRIT findings; PDPA Tier 2 clearance granted; UAT sign-off from SITE/CRM Group Lead</w:t>
      </w:r>
      <w:r/>
    </w:p>
    <w:p w14:paraId="026D9B8C">
      <w:pPr>
        <w:pStyle w:val="886"/>
        <w:pBdr/>
        <w:spacing w:after="80" w:before="0"/>
        <w:ind w:left="400"/>
        <w:rPr/>
      </w:pPr>
      <w:r>
        <w:rPr>
          <w:rFonts w:hint="default" w:ascii="Arial" w:hAnsi="Arial" w:eastAsia="Arial" w:cs="Arial"/>
          <w:b/>
          <w:sz w:val="24"/>
        </w:rPr>
        <w:t xml:space="preserve">Proposed SLA Group:  </w:t>
      </w:r>
      <w:r>
        <w:rPr>
          <w:rFonts w:hint="default" w:ascii="Arial" w:hAnsi="Arial" w:eastAsia="Arial" w:cs="Arial"/>
          <w:sz w:val="24"/>
        </w:rPr>
        <w:t xml:space="preserve">Group B (Accuracy ≥93%, Uptime ≥98.5%, Escalation ≤7%) — subject to SC confirmation</w:t>
      </w:r>
      <w:r/>
    </w:p>
    <w:p w14:paraId="74D1BAA4">
      <w:pPr>
        <w:pStyle w:val="886"/>
        <w:pBdr/>
        <w:spacing w:after="80" w:before="0"/>
        <w:ind w:left="400"/>
        <w:rPr/>
      </w:pPr>
      <w:r>
        <w:rPr>
          <w:rFonts w:hint="default" w:ascii="Arial" w:hAnsi="Arial" w:eastAsia="Arial" w:cs="Arial"/>
          <w:b/>
          <w:sz w:val="24"/>
        </w:rPr>
        <w:t xml:space="preserve">Stabilisation Period:  </w:t>
      </w:r>
      <w:r>
        <w:rPr>
          <w:rFonts w:hint="default" w:ascii="Arial" w:hAnsi="Arial" w:eastAsia="Arial" w:cs="Arial"/>
          <w:sz w:val="24"/>
        </w:rPr>
        <w:t xml:space="preserve">30 days post Go-Live, monitored by Ops Agent Lead</w:t>
      </w:r>
      <w:r/>
    </w:p>
    <w:p w14:paraId="367A7F81">
      <w:pPr>
        <w:pStyle w:val="886"/>
        <w:pBdr/>
        <w:spacing w:after="80" w:before="200"/>
        <w:ind/>
        <w:rPr/>
      </w:pPr>
      <w:r>
        <w:rPr>
          <w:rFonts w:hint="default" w:ascii="Arial" w:hAnsi="Arial" w:eastAsia="Arial" w:cs="Arial"/>
          <w:b/>
          <w:color w:val="2e75b6"/>
          <w:sz w:val="28"/>
        </w:rPr>
        <w:t xml:space="preserve">27.5  Steering Committee Go/No-Go Decision</w:t>
      </w:r>
      <w:r/>
    </w:p>
    <w:p w14:paraId="1547EEAF">
      <w:pPr>
        <w:pStyle w:val="886"/>
        <w:pBdr/>
        <w:spacing w:after="100" w:before="0"/>
        <w:ind/>
        <w:rPr/>
      </w:pPr>
      <w:r>
        <w:rPr>
          <w:rFonts w:hint="default" w:ascii="Arial" w:hAnsi="Arial" w:eastAsia="Arial" w:cs="Arial"/>
          <w:b w:val="0"/>
          <w:sz w:val="24"/>
        </w:rPr>
        <w:t xml:space="preserve">The Phase C Go/No-Go decision is </w:t>
      </w:r>
      <w:r>
        <w:rPr>
          <w:rFonts w:hint="default" w:ascii="Arial" w:hAnsi="Arial" w:eastAsia="Arial" w:cs="Arial"/>
          <w:b w:val="0"/>
          <w:sz w:val="24"/>
        </w:rPr>
        <w:t xml:space="preserve">made by the full Steering Committee at the Q4 2027 Quarterly Programme Review (or an Extraordinary Session convened for this purpose). The decision covers both Pulse and Shore and may be made jointly or sequentially per agent depending on readiness status.</w:t>
      </w:r>
      <w:r/>
    </w:p>
    <w:p w14:paraId="33A3FF21">
      <w:pPr>
        <w:pStyle w:val="886"/>
        <w:pBdr/>
        <w:spacing w:after="80" w:before="0"/>
        <w:ind w:left="400"/>
        <w:rPr/>
      </w:pPr>
      <w:r>
        <w:rPr>
          <w:rFonts w:hint="default" w:ascii="Arial" w:hAnsi="Arial" w:eastAsia="Arial" w:cs="Arial"/>
          <w:b/>
          <w:sz w:val="24"/>
        </w:rPr>
        <w:t xml:space="preserve">Joint GO (Pulse and Shore):  </w:t>
      </w:r>
      <w:r>
        <w:rPr>
          <w:rFonts w:hint="default" w:ascii="Arial" w:hAnsi="Arial" w:eastAsia="Arial" w:cs="Arial"/>
          <w:sz w:val="24"/>
        </w:rPr>
        <w:t xml:space="preserve">All C-ASSESS</w:t>
      </w:r>
      <w:r>
        <w:rPr>
          <w:rFonts w:hint="default" w:ascii="Arial" w:hAnsi="Arial" w:eastAsia="Arial" w:cs="Arial"/>
          <w:sz w:val="24"/>
        </w:rPr>
        <w:t xml:space="preserve"> criteria satisfied; all TEC checks for both agents complete; no outstanding P-HIGH or P-CRIT findings; PDPA clearances granted; UAT sign-offs received from OPS/GM and SITE/CRM Group Leads. Both agents may proceed to deployment concurrently or in sequence.</w:t>
      </w:r>
      <w:r/>
    </w:p>
    <w:p w14:paraId="1E63B471">
      <w:pPr>
        <w:pStyle w:val="886"/>
        <w:pBdr/>
        <w:spacing w:after="80" w:before="0"/>
        <w:ind w:left="400"/>
        <w:rPr/>
      </w:pPr>
      <w:r>
        <w:rPr>
          <w:rFonts w:hint="default" w:ascii="Arial" w:hAnsi="Arial" w:eastAsia="Arial" w:cs="Arial"/>
          <w:b/>
          <w:sz w:val="24"/>
        </w:rPr>
        <w:t xml:space="preserve">Sequential GO:  </w:t>
      </w:r>
      <w:r>
        <w:rPr>
          <w:rFonts w:hint="default" w:ascii="Arial" w:hAnsi="Arial" w:eastAsia="Arial" w:cs="Arial"/>
          <w:sz w:val="24"/>
        </w:rPr>
        <w:t xml:space="preserve">One agent satisfies all criteria and is approved; the other has a Conditional Go or is deferred. The ready agent proceeds to Go-Live while the other remains in assessment. Deferred agent's Go/No-Go to be revisited at the next Quarterly Programme Review.</w:t>
      </w:r>
      <w:r/>
    </w:p>
    <w:p w14:paraId="4B5B4FCD">
      <w:pPr>
        <w:pStyle w:val="886"/>
        <w:pBdr/>
        <w:spacing w:after="80" w:before="0"/>
        <w:ind w:left="400"/>
        <w:rPr/>
      </w:pPr>
      <w:r>
        <w:rPr>
          <w:rFonts w:hint="default" w:ascii="Arial" w:hAnsi="Arial" w:eastAsia="Arial" w:cs="Arial"/>
          <w:b/>
          <w:sz w:val="24"/>
        </w:rPr>
        <w:t xml:space="preserve">DEFER / NO-GO:  </w:t>
      </w:r>
      <w:r>
        <w:rPr>
          <w:rFonts w:hint="default" w:ascii="Arial" w:hAnsi="Arial" w:eastAsia="Arial" w:cs="Arial"/>
          <w:sz w:val="24"/>
        </w:rPr>
        <w:t xml:space="preserve">Phase C deployment is suspended for the affected agent pending resolution of outstanding findings. Steering Committee sets a target resolution date and reconvenes for a Go/No-Go re-assessment.</w:t>
      </w:r>
      <w:r/>
    </w:p>
    <w:p w14:paraId="0982D8B9">
      <w:pPr>
        <w:pStyle w:val="886"/>
        <w:pBdr/>
        <w:spacing w:after="80" w:before="0"/>
        <w:ind w:left="400"/>
        <w:rPr/>
      </w:pPr>
      <w:r>
        <w:rPr>
          <w:rFonts w:hint="default" w:ascii="Arial" w:hAnsi="Arial" w:eastAsia="Arial" w:cs="Arial"/>
          <w:b/>
          <w:sz w:val="24"/>
        </w:rPr>
        <w:t xml:space="preserve">Decision Owner:  </w:t>
      </w:r>
      <w:r>
        <w:rPr>
          <w:rFonts w:hint="default" w:ascii="Arial" w:hAnsi="Arial" w:eastAsia="Arial" w:cs="Arial"/>
          <w:sz w:val="24"/>
        </w:rPr>
        <w:t xml:space="preserve">Full Steering Committee vote — minimum quorum: Chair + Studio Director + Systems Lead</w:t>
      </w:r>
      <w:r/>
    </w:p>
    <w:p w14:paraId="63A1B842">
      <w:pPr>
        <w:pStyle w:val="886"/>
        <w:pBdr/>
        <w:spacing w:after="80" w:before="0"/>
        <w:ind w:left="400"/>
        <w:rPr/>
      </w:pPr>
      <w:r>
        <w:rPr>
          <w:rFonts w:hint="default" w:ascii="Arial" w:hAnsi="Arial" w:eastAsia="Arial" w:cs="Arial"/>
          <w:b/>
          <w:sz w:val="24"/>
        </w:rPr>
        <w:t xml:space="preserve">Decision Documentation:  </w:t>
      </w:r>
      <w:r>
        <w:rPr>
          <w:rFonts w:hint="default" w:ascii="Arial" w:hAnsi="Arial" w:eastAsia="Arial" w:cs="Arial"/>
          <w:sz w:val="24"/>
        </w:rPr>
        <w:t xml:space="preserve">Formal Go/No-Go outcome documented as a Section 28 amendment or addendum to this section, with per-agent sign-off records mirroring the Section 26 format</w:t>
      </w:r>
      <w:r/>
    </w:p>
    <w:p w14:paraId="22515990">
      <w:pPr>
        <w:pStyle w:val="886"/>
        <w:pBdr/>
        <w:spacing w:after="80" w:before="200"/>
        <w:ind/>
        <w:rPr/>
      </w:pPr>
      <w:r>
        <w:rPr>
          <w:rFonts w:hint="default" w:ascii="Arial" w:hAnsi="Arial" w:eastAsia="Arial" w:cs="Arial"/>
          <w:b/>
          <w:color w:val="2e75b6"/>
          <w:sz w:val="28"/>
        </w:rPr>
        <w:t xml:space="preserve">27.6  Phase C Deployment Schedule</w:t>
      </w:r>
      <w:r/>
    </w:p>
    <w:p w14:paraId="188320B2">
      <w:pPr>
        <w:pStyle w:val="886"/>
        <w:pBdr/>
        <w:spacing w:after="100" w:before="0"/>
        <w:ind/>
        <w:rPr/>
      </w:pPr>
      <w:r>
        <w:rPr>
          <w:rFonts w:hint="default" w:ascii="Arial" w:hAnsi="Arial" w:eastAsia="Arial" w:cs="Arial"/>
          <w:b w:val="0"/>
          <w:sz w:val="24"/>
        </w:rPr>
        <w:t xml:space="preserve">The following milestone schedule applies to Phase C deployment, contingent on SC Go/No-Go approval:</w:t>
      </w:r>
      <w:r/>
    </w:p>
    <w:p w14:paraId="4C40FEED">
      <w:pPr>
        <w:pStyle w:val="886"/>
        <w:pBdr/>
        <w:spacing w:after="80" w:before="0"/>
        <w:ind w:left="400"/>
        <w:rPr/>
      </w:pPr>
      <w:r>
        <w:rPr>
          <w:rFonts w:hint="default" w:ascii="Arial" w:hAnsi="Arial" w:eastAsia="Arial" w:cs="Arial"/>
          <w:b/>
          <w:sz w:val="24"/>
        </w:rPr>
        <w:t xml:space="preserve">PC-M1 — Q4 2027 (October):  </w:t>
      </w:r>
      <w:r>
        <w:rPr>
          <w:rFonts w:hint="default" w:ascii="Arial" w:hAnsi="Arial" w:eastAsia="Arial" w:cs="Arial"/>
          <w:sz w:val="24"/>
        </w:rPr>
        <w:t xml:space="preserve">SC Phase C Go/No-Go decision at Q4 2027 Quarterly Programme Review; C-ASSESS-01 through C-ASSESS-05 verified; TEC checks for Pulse and Shore initiated.</w:t>
      </w:r>
      <w:r/>
    </w:p>
    <w:p w14:paraId="11879B8A">
      <w:pPr>
        <w:pStyle w:val="886"/>
        <w:pBdr/>
        <w:spacing w:after="80" w:before="0"/>
        <w:ind w:left="400"/>
        <w:rPr/>
      </w:pPr>
      <w:r>
        <w:rPr>
          <w:rFonts w:hint="default" w:ascii="Arial" w:hAnsi="Arial" w:eastAsia="Arial" w:cs="Arial"/>
          <w:b/>
          <w:sz w:val="24"/>
        </w:rPr>
        <w:t xml:space="preserve">PC-M2 — Q4 2027 (October–November):  </w:t>
      </w:r>
      <w:r>
        <w:rPr>
          <w:rFonts w:hint="default" w:ascii="Arial" w:hAnsi="Arial" w:eastAsia="Arial" w:cs="Arial"/>
          <w:sz w:val="24"/>
        </w:rPr>
        <w:t xml:space="preserve">TEC checks completed for both agents; UAT with OPS/GM and SITE/CRM Group Leads; Compliance Officer PDPA clearances for both agents.</w:t>
      </w:r>
      <w:r/>
    </w:p>
    <w:p w14:paraId="3FBAA5C4">
      <w:pPr>
        <w:pStyle w:val="886"/>
        <w:pBdr/>
        <w:spacing w:after="80" w:before="0"/>
        <w:ind w:left="400"/>
        <w:rPr/>
      </w:pPr>
      <w:r>
        <w:rPr>
          <w:rFonts w:hint="default" w:ascii="Arial" w:hAnsi="Arial" w:eastAsia="Arial" w:cs="Arial"/>
          <w:b/>
          <w:sz w:val="24"/>
        </w:rPr>
        <w:t xml:space="preserve">PC-M3 — Q4 2027 (November–December):  </w:t>
      </w:r>
      <w:r>
        <w:rPr>
          <w:rFonts w:hint="default" w:ascii="Arial" w:hAnsi="Arial" w:eastAsia="Arial" w:cs="Arial"/>
          <w:sz w:val="24"/>
        </w:rPr>
        <w:t xml:space="preserve">Pulse Go-Live (if GO); Shore Go-Live (if GO); Phase C begins 30-day stabilisation monitoring.</w:t>
      </w:r>
      <w:r/>
    </w:p>
    <w:p w14:paraId="595FEBEE">
      <w:pPr>
        <w:pStyle w:val="886"/>
        <w:pBdr/>
        <w:spacing w:after="80" w:before="0"/>
        <w:ind w:left="400"/>
        <w:rPr/>
      </w:pPr>
      <w:r>
        <w:rPr>
          <w:rFonts w:hint="default" w:ascii="Arial" w:hAnsi="Arial" w:eastAsia="Arial" w:cs="Arial"/>
          <w:b/>
          <w:sz w:val="24"/>
        </w:rPr>
        <w:t xml:space="preserve">PC-M4 — Q4 2027 / Q1 2028:  </w:t>
      </w:r>
      <w:r>
        <w:rPr>
          <w:rFonts w:hint="default" w:ascii="Arial" w:hAnsi="Arial" w:eastAsia="Arial" w:cs="Arial"/>
          <w:sz w:val="24"/>
        </w:rPr>
        <w:t xml:space="preserve">30-day stabilisation periods completed; SLA performance tracked; Ops Agent Lead submits Phase C stabilisation report to Steering Committee.</w:t>
      </w:r>
      <w:r/>
    </w:p>
    <w:p w14:paraId="4F2D3F53">
      <w:pPr>
        <w:pStyle w:val="886"/>
        <w:pBdr/>
        <w:spacing w:after="80" w:before="0"/>
        <w:ind w:left="400"/>
        <w:rPr/>
      </w:pPr>
      <w:r>
        <w:rPr>
          <w:rFonts w:hint="default" w:ascii="Arial" w:hAnsi="Arial" w:eastAsia="Arial" w:cs="Arial"/>
          <w:b/>
          <w:sz w:val="24"/>
        </w:rPr>
        <w:t xml:space="preserve">PC-M5 — Q1 2028:  </w:t>
      </w:r>
      <w:r>
        <w:rPr>
          <w:rFonts w:hint="default" w:ascii="Arial" w:hAnsi="Arial" w:eastAsia="Arial" w:cs="Arial"/>
          <w:sz w:val="24"/>
        </w:rPr>
        <w:t xml:space="preserve">Annual Governance Review (per Section 24.5) — Phase C outcomes reviewed; full 25-agent programme performance assessed; AMD-002 considered if additional amendments are required.</w:t>
      </w:r>
      <w:r/>
    </w:p>
    <w:p w14:paraId="14D41505">
      <w:pPr>
        <w:pStyle w:val="886"/>
        <w:pBdr/>
        <w:spacing w:after="80" w:before="200"/>
        <w:ind/>
        <w:rPr/>
      </w:pPr>
      <w:r>
        <w:rPr>
          <w:rFonts w:hint="default" w:ascii="Arial" w:hAnsi="Arial" w:eastAsia="Arial" w:cs="Arial"/>
          <w:b/>
          <w:color w:val="2e75b6"/>
          <w:sz w:val="28"/>
        </w:rPr>
        <w:t xml:space="preserve">27.7  Post-Phase C Programme State</w:t>
      </w:r>
      <w:r/>
    </w:p>
    <w:p w14:paraId="628DA672">
      <w:pPr>
        <w:pStyle w:val="886"/>
        <w:pBdr/>
        <w:spacing w:after="100" w:before="0"/>
        <w:ind/>
        <w:rPr/>
      </w:pPr>
      <w:r>
        <w:rPr>
          <w:rFonts w:hint="default" w:ascii="Arial" w:hAnsi="Arial" w:eastAsia="Arial" w:cs="Arial"/>
          <w:b w:val="0"/>
          <w:sz w:val="24"/>
        </w:rPr>
        <w:t xml:space="preserve">Upon successful completion of Phase C, the MONOLITH / DAPH Decor AI Agent Programme will have reached its full v3.0 deployment scope:</w:t>
      </w:r>
      <w:r/>
    </w:p>
    <w:p w14:paraId="6B680F3A">
      <w:pPr>
        <w:pStyle w:val="886"/>
        <w:pBdr/>
        <w:spacing w:after="80" w:before="0"/>
        <w:ind w:left="400"/>
        <w:rPr/>
      </w:pPr>
      <w:r>
        <w:rPr>
          <w:rFonts w:hint="default" w:ascii="Arial" w:hAnsi="Arial" w:eastAsia="Arial" w:cs="Arial"/>
          <w:b/>
          <w:sz w:val="24"/>
        </w:rPr>
        <w:t xml:space="preserve">Total Live Agents:  </w:t>
      </w:r>
      <w:r>
        <w:rPr>
          <w:rFonts w:hint="default" w:ascii="Arial" w:hAnsi="Arial" w:eastAsia="Arial" w:cs="Arial"/>
          <w:sz w:val="24"/>
        </w:rPr>
        <w:t xml:space="preserve">25 (Kelly #1 through Shore #25)</w:t>
      </w:r>
      <w:r/>
    </w:p>
    <w:p w14:paraId="7CD222EA">
      <w:pPr>
        <w:pStyle w:val="886"/>
        <w:pBdr/>
        <w:spacing w:after="80" w:before="0"/>
        <w:ind w:left="400"/>
        <w:rPr/>
      </w:pPr>
      <w:r>
        <w:rPr>
          <w:rFonts w:hint="default" w:ascii="Arial" w:hAnsi="Arial" w:eastAsia="Arial" w:cs="Arial"/>
          <w:b/>
          <w:sz w:val="24"/>
        </w:rPr>
        <w:t xml:space="preserve">SLA Group Distribution:  </w:t>
      </w:r>
      <w:r>
        <w:rPr>
          <w:rFonts w:hint="default" w:ascii="Arial" w:hAnsi="Arial" w:eastAsia="Arial" w:cs="Arial"/>
          <w:sz w:val="24"/>
        </w:rPr>
        <w:t xml:space="preserve">Group A: Kelly, Signal, Aria, Blaze, Nova (5 agents). Group B</w:t>
      </w:r>
      <w:r>
        <w:rPr>
          <w:rFonts w:hint="default" w:ascii="Arial" w:hAnsi="Arial" w:eastAsia="Arial" w:cs="Arial"/>
          <w:sz w:val="24"/>
        </w:rPr>
        <w:t xml:space="preserve">: Compass, Remy, Scout, Finn, Hana, Shore (6 agents). Group C: Atlas, Bo, Forge, Leo, Ops, Stone, Pulse (7 agents). Group D: Core, Nexus, Rex, Guardian, Talent, Vega (6 agents). Ember assigned to Group B. Final group assignments subject to SC confirmation.</w:t>
      </w:r>
      <w:r/>
    </w:p>
    <w:p w14:paraId="68CDE6FE">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All 13 DAPH departments covered by at least one AI agent (DS, CRM, OPS, GM, SITE, QA, PRO, HR, FIN, IT, MKT, PROC, PM)</w:t>
      </w:r>
      <w:r/>
    </w:p>
    <w:p w14:paraId="02D3752D">
      <w:pPr>
        <w:pStyle w:val="886"/>
        <w:pBdr/>
        <w:spacing w:after="80" w:before="0"/>
        <w:ind w:left="400"/>
        <w:rPr/>
      </w:pPr>
      <w:r>
        <w:rPr>
          <w:rFonts w:hint="default" w:ascii="Arial" w:hAnsi="Arial" w:eastAsia="Arial" w:cs="Arial"/>
          <w:b/>
          <w:sz w:val="24"/>
        </w:rPr>
        <w:t xml:space="preserve">Next Programme Milestone:  </w:t>
      </w:r>
      <w:r>
        <w:rPr>
          <w:rFonts w:hint="default" w:ascii="Arial" w:hAnsi="Arial" w:eastAsia="Arial" w:cs="Arial"/>
          <w:sz w:val="24"/>
        </w:rPr>
        <w:t xml:space="preserve">Q1 2028 Annual Governance Review — review of full 25-agent programme performance; FY 2028 budget; consideration of AMD-002 if required</w:t>
      </w:r>
      <w:r/>
    </w:p>
    <w:p w14:paraId="34A1CCBD">
      <w:pPr>
        <w:pStyle w:val="886"/>
        <w:pBdr/>
        <w:spacing w:after="80" w:before="0"/>
        <w:ind w:left="400"/>
        <w:rPr/>
      </w:pPr>
      <w:r>
        <w:rPr>
          <w:rFonts w:hint="default" w:ascii="Arial" w:hAnsi="Arial" w:eastAsia="Arial" w:cs="Arial"/>
          <w:b/>
          <w:sz w:val="24"/>
        </w:rPr>
        <w:t xml:space="preserve">Programme Completion Status:  </w:t>
      </w:r>
      <w:r>
        <w:rPr>
          <w:rFonts w:hint="default" w:ascii="Arial" w:hAnsi="Arial" w:eastAsia="Arial" w:cs="Arial"/>
          <w:sz w:val="24"/>
        </w:rPr>
        <w:t xml:space="preserve">v3.0 roadmap complete upon Phase C Go-Live sign-off. Any future agents or programme expansions require a new planning document and Steering Committee ratification as a new amendment (AMD-002 or later).</w:t>
      </w:r>
      <w:r/>
    </w:p>
    <w:p w14:paraId="36BE3074">
      <w:pPr>
        <w:pStyle w:val="886"/>
        <w:pBdr/>
        <w:spacing w:after="0" w:before="0"/>
        <w:ind/>
        <w:rPr/>
      </w:pPr>
      <w:r>
        <w:rPr>
          <w:rFonts w:hint="default" w:ascii="Arial" w:hAnsi="Arial" w:eastAsia="Arial" w:cs="Arial"/>
          <w:b w:val="0"/>
          <w:sz w:val="24"/>
        </w:rPr>
      </w:r>
      <w:r/>
    </w:p>
    <w:p w14:paraId="01881A3C">
      <w:pPr>
        <w:pStyle w:val="886"/>
        <w:pBdr/>
        <w:spacing w:after="100" w:before="320"/>
        <w:ind/>
        <w:rPr/>
      </w:pPr>
      <w:r>
        <w:rPr>
          <w:rFonts w:hint="default" w:ascii="Arial" w:hAnsi="Arial" w:eastAsia="Arial" w:cs="Arial"/>
          <w:b/>
          <w:color w:val="1f2d5a"/>
          <w:sz w:val="36"/>
        </w:rPr>
        <w:t xml:space="preserve">28. Q1 2028 Annual Programme Review &amp; AMD-002 Scope</w:t>
      </w:r>
      <w:r/>
    </w:p>
    <w:p w14:paraId="4ED164F3">
      <w:pPr>
        <w:pStyle w:val="886"/>
        <w:pBdr/>
        <w:spacing w:after="80" w:before="200"/>
        <w:ind/>
        <w:rPr/>
      </w:pPr>
      <w:r>
        <w:rPr>
          <w:rFonts w:hint="default" w:ascii="Arial" w:hAnsi="Arial" w:eastAsia="Arial" w:cs="Arial"/>
          <w:b/>
          <w:color w:val="2e75b6"/>
          <w:sz w:val="28"/>
        </w:rPr>
        <w:t xml:space="preserve">28.1  Overview</w:t>
      </w:r>
      <w:r/>
    </w:p>
    <w:p w14:paraId="07A64F91">
      <w:pPr>
        <w:pStyle w:val="886"/>
        <w:pBdr/>
        <w:spacing w:after="100" w:before="0"/>
        <w:ind/>
        <w:rPr/>
      </w:pPr>
      <w:r>
        <w:rPr>
          <w:rFonts w:hint="default" w:ascii="Arial" w:hAnsi="Arial" w:eastAsia="Arial" w:cs="Arial"/>
          <w:b w:val="0"/>
          <w:sz w:val="24"/>
        </w:rPr>
        <w:t xml:space="preserve">This section records the Q1 2028 Annual Programme Review (APR-2028), the fir</w:t>
      </w:r>
      <w:r>
        <w:rPr>
          <w:rFonts w:hint="default" w:ascii="Arial" w:hAnsi="Arial" w:eastAsia="Arial" w:cs="Arial"/>
          <w:b w:val="0"/>
          <w:sz w:val="24"/>
        </w:rPr>
        <w:t xml:space="preserve">st full-programme review following Phase C completion and the activation of all 25 AI agents across 13 DAPH departments. The review also defines the scope of Amendment Document AMD-002, which governs programme evolution beyond the v3.0 deployment baseline.</w:t>
      </w:r>
      <w:r/>
    </w:p>
    <w:p w14:paraId="2716B3DC">
      <w:pPr>
        <w:pStyle w:val="886"/>
        <w:pBdr/>
        <w:spacing w:after="80" w:before="0"/>
        <w:ind w:left="400"/>
        <w:rPr/>
      </w:pPr>
      <w:r>
        <w:rPr>
          <w:rFonts w:hint="default" w:ascii="Arial" w:hAnsi="Arial" w:eastAsia="Arial" w:cs="Arial"/>
          <w:b/>
          <w:sz w:val="24"/>
        </w:rPr>
        <w:t xml:space="preserve">Review Period:  </w:t>
      </w:r>
      <w:r>
        <w:rPr>
          <w:rFonts w:hint="default" w:ascii="Arial" w:hAnsi="Arial" w:eastAsia="Arial" w:cs="Arial"/>
          <w:sz w:val="24"/>
        </w:rPr>
        <w:t xml:space="preserve">1 January 2028 – 31 March 2028 (Q1 2028)</w:t>
      </w:r>
      <w:r/>
    </w:p>
    <w:p w14:paraId="645D5F89">
      <w:pPr>
        <w:pStyle w:val="886"/>
        <w:pBdr/>
        <w:spacing w:after="80" w:before="0"/>
        <w:ind w:left="400"/>
        <w:rPr/>
      </w:pPr>
      <w:r>
        <w:rPr>
          <w:rFonts w:hint="default" w:ascii="Arial" w:hAnsi="Arial" w:eastAsia="Arial" w:cs="Arial"/>
          <w:b/>
          <w:sz w:val="24"/>
        </w:rPr>
        <w:t xml:space="preserve">Review Authority:  </w:t>
      </w:r>
      <w:r>
        <w:rPr>
          <w:rFonts w:hint="default" w:ascii="Arial" w:hAnsi="Arial" w:eastAsia="Arial" w:cs="Arial"/>
          <w:sz w:val="24"/>
        </w:rPr>
        <w:t xml:space="preserve">Steering Committee (SC) — 5 voting members per S23 Charter</w:t>
      </w:r>
      <w:r/>
    </w:p>
    <w:p w14:paraId="2EE153DB">
      <w:pPr>
        <w:pStyle w:val="886"/>
        <w:pBdr/>
        <w:spacing w:after="80" w:before="0"/>
        <w:ind w:left="400"/>
        <w:rPr/>
      </w:pPr>
      <w:r>
        <w:rPr>
          <w:rFonts w:hint="default" w:ascii="Arial" w:hAnsi="Arial" w:eastAsia="Arial" w:cs="Arial"/>
          <w:b/>
          <w:sz w:val="24"/>
        </w:rPr>
        <w:t xml:space="preserve">Trigger:  </w:t>
      </w:r>
      <w:r>
        <w:rPr>
          <w:rFonts w:hint="default" w:ascii="Arial" w:hAnsi="Arial" w:eastAsia="Arial" w:cs="Arial"/>
          <w:sz w:val="24"/>
        </w:rPr>
        <w:t xml:space="preserve">PC-M5 milestone completion per Section 27.6 — mandatory annual review of full 25-agent programme performance</w:t>
      </w:r>
      <w:r/>
    </w:p>
    <w:p w14:paraId="533D2F33">
      <w:pPr>
        <w:pStyle w:val="886"/>
        <w:pBdr/>
        <w:spacing w:after="80" w:before="0"/>
        <w:ind w:left="400"/>
        <w:rPr/>
      </w:pPr>
      <w:r>
        <w:rPr>
          <w:rFonts w:hint="default" w:ascii="Arial" w:hAnsi="Arial" w:eastAsia="Arial" w:cs="Arial"/>
          <w:b/>
          <w:sz w:val="24"/>
        </w:rPr>
        <w:t xml:space="preserve">Amendment Reference:  </w:t>
      </w:r>
      <w:r>
        <w:rPr>
          <w:rFonts w:hint="default" w:ascii="Arial" w:hAnsi="Arial" w:eastAsia="Arial" w:cs="Arial"/>
          <w:sz w:val="24"/>
        </w:rPr>
        <w:t xml:space="preserve">AMD-002 — Programme Evolution &amp; Expansion Scope (successor to AMD-001)</w:t>
      </w:r>
      <w:r/>
    </w:p>
    <w:p w14:paraId="47C2B374">
      <w:pPr>
        <w:pStyle w:val="886"/>
        <w:pBdr/>
        <w:spacing w:after="80" w:before="200"/>
        <w:ind/>
        <w:rPr/>
      </w:pPr>
      <w:r>
        <w:rPr>
          <w:rFonts w:hint="default" w:ascii="Arial" w:hAnsi="Arial" w:eastAsia="Arial" w:cs="Arial"/>
          <w:b/>
          <w:color w:val="2e75b6"/>
          <w:sz w:val="28"/>
        </w:rPr>
        <w:t xml:space="preserve">28.2  Full Programme Performance Assessment</w:t>
      </w:r>
      <w:r/>
    </w:p>
    <w:p w14:paraId="2AF6BD7C">
      <w:pPr>
        <w:pStyle w:val="886"/>
        <w:pBdr/>
        <w:spacing w:after="100" w:before="0"/>
        <w:ind/>
        <w:rPr/>
      </w:pPr>
      <w:r>
        <w:rPr>
          <w:rFonts w:hint="default" w:ascii="Arial" w:hAnsi="Arial" w:eastAsia="Arial" w:cs="Arial"/>
          <w:b w:val="0"/>
          <w:sz w:val="24"/>
        </w:rPr>
        <w:t xml:space="preserve">The APR-2028 assessment covers all 25 live agents across four SLA Groups. Performance is measured against thresholds established in Section 17 and updated by AMD-001 decisions.</w:t>
      </w:r>
      <w:r/>
    </w:p>
    <w:p w14:paraId="6EB19307">
      <w:pPr>
        <w:pStyle w:val="886"/>
        <w:pBdr/>
        <w:spacing w:after="80" w:before="0"/>
        <w:ind w:left="400"/>
        <w:rPr/>
      </w:pPr>
      <w:r>
        <w:rPr>
          <w:rFonts w:hint="default" w:ascii="Arial" w:hAnsi="Arial" w:eastAsia="Arial" w:cs="Arial"/>
          <w:b/>
          <w:sz w:val="24"/>
        </w:rPr>
        <w:t xml:space="preserve">Group A (5 agents — Kelly, Signal, Aria, Blaze, Nova):  </w:t>
      </w:r>
      <w:r>
        <w:rPr>
          <w:rFonts w:hint="default" w:ascii="Arial" w:hAnsi="Arial" w:eastAsia="Arial" w:cs="Arial"/>
          <w:sz w:val="24"/>
        </w:rPr>
        <w:t xml:space="preserve">Accuracy ≥95%, Completion ≥92%, Uptime ≥99.0%, Escalation ≤5%. Q1 2028 assessment: all Group A agents in sustained compliance. No performance remediation required.</w:t>
      </w:r>
      <w:r/>
    </w:p>
    <w:p w14:paraId="429D260D">
      <w:pPr>
        <w:pStyle w:val="886"/>
        <w:pBdr/>
        <w:spacing w:after="80" w:before="0"/>
        <w:ind w:left="400"/>
        <w:rPr/>
      </w:pPr>
      <w:r>
        <w:rPr>
          <w:rFonts w:hint="default" w:ascii="Arial" w:hAnsi="Arial" w:eastAsia="Arial" w:cs="Arial"/>
          <w:b/>
          <w:sz w:val="24"/>
        </w:rPr>
        <w:t xml:space="preserve">Group B (6 agents — Compass, Remy, Scout, Finn, Hana, Shore):  </w:t>
      </w:r>
      <w:r>
        <w:rPr>
          <w:rFonts w:hint="default" w:ascii="Arial" w:hAnsi="Arial" w:eastAsia="Arial" w:cs="Arial"/>
          <w:sz w:val="24"/>
        </w:rPr>
        <w:t xml:space="preserve">Accuracy ≥93%, Completion ≥90%, Uptime ≥98.5%, Escalation ≤7%. Shore (#25) completes 90-day stabilisation period (PC-M4) in Q1 2028. Ember Group B final assignment confirmed by SC at APR-2028.</w:t>
      </w:r>
      <w:r/>
    </w:p>
    <w:p w14:paraId="2B69CD0E">
      <w:pPr>
        <w:pStyle w:val="886"/>
        <w:pBdr/>
        <w:spacing w:after="80" w:before="0"/>
        <w:ind w:left="400"/>
        <w:rPr/>
      </w:pPr>
      <w:r>
        <w:rPr>
          <w:rFonts w:hint="default" w:ascii="Arial" w:hAnsi="Arial" w:eastAsia="Arial" w:cs="Arial"/>
          <w:b/>
          <w:sz w:val="24"/>
        </w:rPr>
        <w:t xml:space="preserve">Group C (7 agents — Atlas, Bo, Forge, Leo, Ops, Stone, Pulse):  </w:t>
      </w:r>
      <w:r>
        <w:rPr>
          <w:rFonts w:hint="default" w:ascii="Arial" w:hAnsi="Arial" w:eastAsia="Arial" w:cs="Arial"/>
          <w:sz w:val="24"/>
        </w:rPr>
        <w:t xml:space="preserve">Accuracy ≥94%, Completion ≥91%, Uptime ≥99.0%, Escalation ≤6%. Pulse (#24) completes 90-day stabilisation in Q1 2028. Stone continuous improvement review: P-LOW backlog cleared.</w:t>
      </w:r>
      <w:r/>
    </w:p>
    <w:p w14:paraId="079996DC">
      <w:pPr>
        <w:pStyle w:val="886"/>
        <w:pBdr/>
        <w:spacing w:after="80" w:before="0"/>
        <w:ind w:left="400"/>
        <w:rPr/>
      </w:pPr>
      <w:r>
        <w:rPr>
          <w:rFonts w:hint="default" w:ascii="Arial" w:hAnsi="Arial" w:eastAsia="Arial" w:cs="Arial"/>
          <w:b/>
          <w:sz w:val="24"/>
        </w:rPr>
        <w:t xml:space="preserve">Group D (6 agents — Core, Nexus, Rex, Guardian, Talent, Vega):  </w:t>
      </w:r>
      <w:r>
        <w:rPr>
          <w:rFonts w:hint="default" w:ascii="Arial" w:hAnsi="Arial" w:eastAsia="Arial" w:cs="Arial"/>
          <w:sz w:val="24"/>
        </w:rPr>
        <w:t xml:space="preserve">Accuracy ≥97%, Completion ≥95%, Uptime ≥99.5%, Escalation ≤4%. Highest-criticality group; Q1 2028 results confirm Vega (#21) sustained Group D compliance post Phase B go-live.</w:t>
      </w:r>
      <w:r/>
    </w:p>
    <w:p w14:paraId="743372B1">
      <w:pPr>
        <w:pStyle w:val="886"/>
        <w:pBdr/>
        <w:spacing w:after="100" w:before="0"/>
        <w:ind/>
        <w:rPr/>
      </w:pPr>
      <w:r>
        <w:rPr>
          <w:rFonts w:hint="default" w:ascii="Arial" w:hAnsi="Arial" w:eastAsia="Arial" w:cs="Arial"/>
          <w:b w:val="0"/>
          <w:sz w:val="24"/>
        </w:rPr>
        <w:t xml:space="preserve">Overall programme uptime across all 25 agents for Q1 2028: target ≥98.5% weighted average. SC reviews aggregate KPI dashboard (Pulse output) as primary evidence for APR-2028 conclusions.</w:t>
      </w:r>
      <w:r/>
    </w:p>
    <w:p w14:paraId="33402481">
      <w:pPr>
        <w:pStyle w:val="886"/>
        <w:pBdr/>
        <w:spacing w:after="80" w:before="200"/>
        <w:ind/>
        <w:rPr/>
      </w:pPr>
      <w:r>
        <w:rPr>
          <w:rFonts w:hint="default" w:ascii="Arial" w:hAnsi="Arial" w:eastAsia="Arial" w:cs="Arial"/>
          <w:b/>
          <w:color w:val="2e75b6"/>
          <w:sz w:val="28"/>
        </w:rPr>
        <w:t xml:space="preserve">28.3  AMD-002 Scope Definition</w:t>
      </w:r>
      <w:r/>
    </w:p>
    <w:p w14:paraId="75A6DE65">
      <w:pPr>
        <w:pStyle w:val="886"/>
        <w:pBdr/>
        <w:spacing w:after="100" w:before="0"/>
        <w:ind/>
        <w:rPr/>
      </w:pPr>
      <w:r>
        <w:rPr>
          <w:rFonts w:hint="default" w:ascii="Arial" w:hAnsi="Arial" w:eastAsia="Arial" w:cs="Arial"/>
          <w:b w:val="0"/>
          <w:sz w:val="24"/>
        </w:rPr>
        <w:t xml:space="preserve">AMD-002 is the formal amendment document authorising programme evolution activities beyond the v3.0 deployment baseline. The SC ratifies AMD-002 scope at the APR-2028 session. AMD-002 may encompass the following workstreams:</w:t>
      </w:r>
      <w:r/>
    </w:p>
    <w:p w14:paraId="4CD7F214">
      <w:pPr>
        <w:pStyle w:val="886"/>
        <w:pBdr/>
        <w:spacing w:after="80" w:before="0"/>
        <w:ind w:left="400"/>
        <w:rPr/>
      </w:pPr>
      <w:r>
        <w:rPr>
          <w:rFonts w:hint="default" w:ascii="Arial" w:hAnsi="Arial" w:eastAsia="Arial" w:cs="Arial"/>
          <w:b/>
          <w:sz w:val="24"/>
        </w:rPr>
        <w:t xml:space="preserve">AMD-002-WS1 — Agent Capability Enhancement:  </w:t>
      </w:r>
      <w:r>
        <w:rPr>
          <w:rFonts w:hint="default" w:ascii="Arial" w:hAnsi="Arial" w:eastAsia="Arial" w:cs="Arial"/>
          <w:sz w:val="24"/>
        </w:rPr>
        <w:t xml:space="preserve">Upgrade and retrain existing agents based on 12-month operational data. Scope includes model version updates, prompt engineering improvements, and tool integration expansions for any of the 25 live agents.</w:t>
      </w:r>
      <w:r/>
    </w:p>
    <w:p w14:paraId="02C0B077">
      <w:pPr>
        <w:pStyle w:val="886"/>
        <w:pBdr/>
        <w:spacing w:after="80" w:before="0"/>
        <w:ind w:left="400"/>
        <w:rPr/>
      </w:pPr>
      <w:r>
        <w:rPr>
          <w:rFonts w:hint="default" w:ascii="Arial" w:hAnsi="Arial" w:eastAsia="Arial" w:cs="Arial"/>
          <w:b/>
          <w:sz w:val="24"/>
        </w:rPr>
        <w:t xml:space="preserve">AMD-002-WS2 — New Agent Commissioning (v4.0 Pipeline):  </w:t>
      </w:r>
      <w:r>
        <w:rPr>
          <w:rFonts w:hint="default" w:ascii="Arial" w:hAnsi="Arial" w:eastAsia="Arial" w:cs="Arial"/>
          <w:sz w:val="24"/>
        </w:rPr>
        <w:t xml:space="preserve">Evaluate and commission additional AI agents beyond Shore (#25) to address coverage gaps identified in APR-2028. Candidate departments: PROC, PM, FIN for deeper AI integration. New agents follow established Phase D framework.</w:t>
      </w:r>
      <w:r/>
    </w:p>
    <w:p w14:paraId="64944A55">
      <w:pPr>
        <w:pStyle w:val="886"/>
        <w:pBdr/>
        <w:spacing w:after="80" w:before="0"/>
        <w:ind w:left="400"/>
        <w:rPr/>
      </w:pPr>
      <w:r>
        <w:rPr>
          <w:rFonts w:hint="default" w:ascii="Arial" w:hAnsi="Arial" w:eastAsia="Arial" w:cs="Arial"/>
          <w:b/>
          <w:sz w:val="24"/>
        </w:rPr>
        <w:t xml:space="preserve">AMD-002-WS3 — Infrastructure Scaling:  </w:t>
      </w:r>
      <w:r>
        <w:rPr>
          <w:rFonts w:hint="default" w:ascii="Arial" w:hAnsi="Arial" w:eastAsia="Arial" w:cs="Arial"/>
          <w:sz w:val="24"/>
        </w:rPr>
        <w:t xml:space="preserve">Review infrastructure capacity against 25-agent load. Authorise scaling investments if uptime or latency thresholds are at risk. Budget envelope subject to SC approval.</w:t>
      </w:r>
      <w:r/>
    </w:p>
    <w:p w14:paraId="231F6B8A">
      <w:pPr>
        <w:pStyle w:val="886"/>
        <w:pBdr/>
        <w:spacing w:after="80" w:before="0"/>
        <w:ind w:left="400"/>
        <w:rPr/>
      </w:pPr>
      <w:r>
        <w:rPr>
          <w:rFonts w:hint="default" w:ascii="Arial" w:hAnsi="Arial" w:eastAsia="Arial" w:cs="Arial"/>
          <w:b/>
          <w:sz w:val="24"/>
        </w:rPr>
        <w:t xml:space="preserve">AMD-002-WS4 — Governance &amp; Compliance Refresh:  </w:t>
      </w:r>
      <w:r>
        <w:rPr>
          <w:rFonts w:hint="default" w:ascii="Arial" w:hAnsi="Arial" w:eastAsia="Arial" w:cs="Arial"/>
          <w:sz w:val="24"/>
        </w:rPr>
        <w:t xml:space="preserve">Update SOP sections (S17–S22) to reflect 25-agent operational experience. Incorporate updated PDPA/GDPR guidance, AI regulation developments, and lessons learned from Phase B and Phase C deployments.</w:t>
      </w:r>
      <w:r/>
    </w:p>
    <w:p w14:paraId="6FEBE650">
      <w:pPr>
        <w:pStyle w:val="886"/>
        <w:pBdr/>
        <w:spacing w:after="80" w:before="0"/>
        <w:ind w:left="400"/>
        <w:rPr/>
      </w:pPr>
      <w:r>
        <w:rPr>
          <w:rFonts w:hint="default" w:ascii="Arial" w:hAnsi="Arial" w:eastAsia="Arial" w:cs="Arial"/>
          <w:b/>
          <w:sz w:val="24"/>
        </w:rPr>
        <w:t xml:space="preserve">AMD-002-WS5 — Cross-Agent Orchestration Expansion:  </w:t>
      </w:r>
      <w:r>
        <w:rPr>
          <w:rFonts w:hint="default" w:ascii="Arial" w:hAnsi="Arial" w:eastAsia="Arial" w:cs="Arial"/>
          <w:sz w:val="24"/>
        </w:rPr>
        <w:t xml:space="preserve">Extend orchestration protocols (S16) to include Phase C agents. Define Pulse as real-time orchestration visibility layer for all 25 agents. Review Shore–Ember dependency chain and formalise as permanent integration standard.</w:t>
      </w:r>
      <w:r/>
    </w:p>
    <w:p w14:paraId="67E3BF56">
      <w:pPr>
        <w:pStyle w:val="886"/>
        <w:pBdr/>
        <w:spacing w:after="100" w:before="0"/>
        <w:ind/>
        <w:rPr/>
      </w:pPr>
      <w:r>
        <w:rPr>
          <w:rFonts w:hint="default" w:ascii="Arial" w:hAnsi="Arial" w:eastAsia="Arial" w:cs="Arial"/>
          <w:b w:val="0"/>
          <w:sz w:val="24"/>
        </w:rPr>
        <w:t xml:space="preserve">AMD-002 is not limited to the workstreams above. The SC may ratify additional scope items raised during APR-2028. All AMD-002 decisions are logged in the Steering Committee decision register and assigned owners with Q3 2028 target delivery.</w:t>
      </w:r>
      <w:r/>
    </w:p>
    <w:p w14:paraId="543494B8">
      <w:pPr>
        <w:pStyle w:val="886"/>
        <w:pBdr/>
        <w:spacing w:after="80" w:before="200"/>
        <w:ind/>
        <w:rPr/>
      </w:pPr>
      <w:r>
        <w:rPr>
          <w:rFonts w:hint="default" w:ascii="Arial" w:hAnsi="Arial" w:eastAsia="Arial" w:cs="Arial"/>
          <w:b/>
          <w:color w:val="2e75b6"/>
          <w:sz w:val="28"/>
        </w:rPr>
        <w:t xml:space="preserve">28.4  APR-2028 Key Findings &amp; Recommendations</w:t>
      </w:r>
      <w:r/>
    </w:p>
    <w:p w14:paraId="4F0A31F9">
      <w:pPr>
        <w:pStyle w:val="886"/>
        <w:pBdr/>
        <w:spacing w:after="100" w:before="0"/>
        <w:ind/>
        <w:rPr/>
      </w:pPr>
      <w:r>
        <w:rPr>
          <w:rFonts w:hint="default" w:ascii="Arial" w:hAnsi="Arial" w:eastAsia="Arial" w:cs="Arial"/>
          <w:b w:val="0"/>
          <w:sz w:val="24"/>
        </w:rPr>
        <w:t xml:space="preserve">The following findings and SC recommendations are recorded as outputs of the Q1 2028 Annual Programme Review:</w:t>
      </w:r>
      <w:r/>
    </w:p>
    <w:p w14:paraId="7DBEDFCD">
      <w:pPr>
        <w:pStyle w:val="886"/>
        <w:pBdr/>
        <w:spacing w:after="80" w:before="0"/>
        <w:ind w:left="400"/>
        <w:rPr/>
      </w:pPr>
      <w:r>
        <w:rPr>
          <w:rFonts w:hint="default" w:ascii="Arial" w:hAnsi="Arial" w:eastAsia="Arial" w:cs="Arial"/>
          <w:b/>
          <w:sz w:val="24"/>
        </w:rPr>
        <w:t xml:space="preserve">Finding F-2028-01:  </w:t>
      </w:r>
      <w:r>
        <w:rPr>
          <w:rFonts w:hint="default" w:ascii="Arial" w:hAnsi="Arial" w:eastAsia="Arial" w:cs="Arial"/>
          <w:sz w:val="24"/>
        </w:rPr>
        <w:t xml:space="preserve">All 25 agents are live and operating within SLA thresholds. Phase C deployment (Pulse &amp; Shore) completed without P-CRIT incidents. Recommendation: Declare programme fully operational at v3.0 baseline.</w:t>
      </w:r>
      <w:r/>
    </w:p>
    <w:p w14:paraId="27FB4C2A">
      <w:pPr>
        <w:pStyle w:val="886"/>
        <w:pBdr/>
        <w:spacing w:after="80" w:before="0"/>
        <w:ind w:left="400"/>
        <w:rPr/>
      </w:pPr>
      <w:r>
        <w:rPr>
          <w:rFonts w:hint="default" w:ascii="Arial" w:hAnsi="Arial" w:eastAsia="Arial" w:cs="Arial"/>
          <w:b/>
          <w:sz w:val="24"/>
        </w:rPr>
        <w:t xml:space="preserve">Finding F-2028-02:  </w:t>
      </w:r>
      <w:r>
        <w:rPr>
          <w:rFonts w:hint="default" w:ascii="Arial" w:hAnsi="Arial" w:eastAsia="Arial" w:cs="Arial"/>
          <w:sz w:val="24"/>
        </w:rPr>
        <w:t xml:space="preserve">Pulse KPI dashboard provides real-time visibility across all 13 departments, reducing manual reporting effort by an estimated 40%. Recommendation: Formalise Pulse as primary programme performance reporting tool.</w:t>
      </w:r>
      <w:r/>
    </w:p>
    <w:p w14:paraId="40D4E835">
      <w:pPr>
        <w:pStyle w:val="886"/>
        <w:pBdr/>
        <w:spacing w:after="80" w:before="0"/>
        <w:ind w:left="400"/>
        <w:rPr/>
      </w:pPr>
      <w:r>
        <w:rPr>
          <w:rFonts w:hint="default" w:ascii="Arial" w:hAnsi="Arial" w:eastAsia="Arial" w:cs="Arial"/>
          <w:b/>
          <w:sz w:val="24"/>
        </w:rPr>
        <w:t xml:space="preserve">Finding F-2028-03:  </w:t>
      </w:r>
      <w:r>
        <w:rPr>
          <w:rFonts w:hint="default" w:ascii="Arial" w:hAnsi="Arial" w:eastAsia="Arial" w:cs="Arial"/>
          <w:sz w:val="24"/>
        </w:rPr>
        <w:t xml:space="preserve">Shore post-installation support resolution rate exceeds baseline target within stabilisation period. Ember–Shore integration operating as designed. Recommendation: Promote Shore to full Group B standing effective Q2 2028.</w:t>
      </w:r>
      <w:r/>
    </w:p>
    <w:p w14:paraId="757D4924">
      <w:pPr>
        <w:pStyle w:val="886"/>
        <w:pBdr/>
        <w:spacing w:after="80" w:before="0"/>
        <w:ind w:left="400"/>
        <w:rPr/>
      </w:pPr>
      <w:r>
        <w:rPr>
          <w:rFonts w:hint="default" w:ascii="Arial" w:hAnsi="Arial" w:eastAsia="Arial" w:cs="Arial"/>
          <w:b/>
          <w:sz w:val="24"/>
        </w:rPr>
        <w:t xml:space="preserve">Finding F-2028-04:  </w:t>
      </w:r>
      <w:r>
        <w:rPr>
          <w:rFonts w:hint="default" w:ascii="Arial" w:hAnsi="Arial" w:eastAsia="Arial" w:cs="Arial"/>
          <w:sz w:val="24"/>
        </w:rPr>
        <w:t xml:space="preserve">Three agents (Atlas, Bo, Forge — Group C) show Completion metric within 1% of threshold. No SLA breach recorded, but proactive improvement recommended. Recommendation: SC assigns improvement plan under AMD-002-WS1 by Q2 2028.</w:t>
      </w:r>
      <w:r/>
    </w:p>
    <w:p w14:paraId="7DF9EC90">
      <w:pPr>
        <w:pStyle w:val="886"/>
        <w:pBdr/>
        <w:spacing w:after="80" w:before="0"/>
        <w:ind w:left="400"/>
        <w:rPr/>
      </w:pPr>
      <w:r>
        <w:rPr>
          <w:rFonts w:hint="default" w:ascii="Arial" w:hAnsi="Arial" w:eastAsia="Arial" w:cs="Arial"/>
          <w:b/>
          <w:sz w:val="24"/>
        </w:rPr>
        <w:t xml:space="preserve">Finding F-2028-05:  </w:t>
      </w:r>
      <w:r>
        <w:rPr>
          <w:rFonts w:hint="default" w:ascii="Arial" w:hAnsi="Arial" w:eastAsia="Arial" w:cs="Arial"/>
          <w:sz w:val="24"/>
        </w:rPr>
        <w:t xml:space="preserve">PDPA/GDPR audit (S19 compliance check) confirms all 25 agents compliant with data retention and processing standards as of Q1 2028. Recommendation: Schedule next compliance audit for Q1 2029 under AMD-002-WS4.</w:t>
      </w:r>
      <w:r/>
    </w:p>
    <w:p w14:paraId="6E5B27CD">
      <w:pPr>
        <w:pStyle w:val="886"/>
        <w:pBdr/>
        <w:spacing w:after="80" w:before="200"/>
        <w:ind/>
        <w:rPr/>
      </w:pPr>
      <w:r>
        <w:rPr>
          <w:rFonts w:hint="default" w:ascii="Arial" w:hAnsi="Arial" w:eastAsia="Arial" w:cs="Arial"/>
          <w:b/>
          <w:color w:val="2e75b6"/>
          <w:sz w:val="28"/>
        </w:rPr>
        <w:t xml:space="preserve">28.5  APR-2028 SC Decisions</w:t>
      </w:r>
      <w:r/>
    </w:p>
    <w:p w14:paraId="7B8192D0">
      <w:pPr>
        <w:pStyle w:val="886"/>
        <w:pBdr/>
        <w:spacing w:after="100" w:before="0"/>
        <w:ind/>
        <w:rPr/>
      </w:pPr>
      <w:r>
        <w:rPr>
          <w:rFonts w:hint="default" w:ascii="Arial" w:hAnsi="Arial" w:eastAsia="Arial" w:cs="Arial"/>
          <w:b w:val="0"/>
          <w:sz w:val="24"/>
        </w:rPr>
        <w:t xml:space="preserve">The Steering Committee records the following formal decisions at the APR-2028 session:</w:t>
      </w:r>
      <w:r/>
    </w:p>
    <w:p w14:paraId="32B5684E">
      <w:pPr>
        <w:pStyle w:val="886"/>
        <w:pBdr/>
        <w:spacing w:after="80" w:before="0"/>
        <w:ind w:left="400"/>
        <w:rPr/>
      </w:pPr>
      <w:r>
        <w:rPr>
          <w:rFonts w:hint="default" w:ascii="Arial" w:hAnsi="Arial" w:eastAsia="Arial" w:cs="Arial"/>
          <w:b/>
          <w:sz w:val="24"/>
        </w:rPr>
        <w:t xml:space="preserve">Decision SC-2028-01:  </w:t>
      </w:r>
      <w:r>
        <w:rPr>
          <w:rFonts w:hint="default" w:ascii="Arial" w:hAnsi="Arial" w:eastAsia="Arial" w:cs="Arial"/>
          <w:sz w:val="24"/>
        </w:rPr>
        <w:t xml:space="preserve">v3.0 programme declared fully operational. All 25 agents active across 13 departments. AMD-001 scope formally closed.</w:t>
      </w:r>
      <w:r/>
    </w:p>
    <w:p w14:paraId="31073EF0">
      <w:pPr>
        <w:pStyle w:val="886"/>
        <w:pBdr/>
        <w:spacing w:after="80" w:before="0"/>
        <w:ind w:left="400"/>
        <w:rPr/>
      </w:pPr>
      <w:r>
        <w:rPr>
          <w:rFonts w:hint="default" w:ascii="Arial" w:hAnsi="Arial" w:eastAsia="Arial" w:cs="Arial"/>
          <w:b/>
          <w:sz w:val="24"/>
        </w:rPr>
        <w:t xml:space="preserve">Decision SC-2028-02:  </w:t>
      </w:r>
      <w:r>
        <w:rPr>
          <w:rFonts w:hint="default" w:ascii="Arial" w:hAnsi="Arial" w:eastAsia="Arial" w:cs="Arial"/>
          <w:sz w:val="24"/>
        </w:rPr>
        <w:t xml:space="preserve">AMD-002 ratified with all five workstreams (WS1–WS5) authorised for planning. WS1 and WS4 designated P0 priority. WS2, WS3, WS5 designated P1.</w:t>
      </w:r>
      <w:r/>
    </w:p>
    <w:p w14:paraId="0B5D5D11">
      <w:pPr>
        <w:pStyle w:val="886"/>
        <w:pBdr/>
        <w:spacing w:after="80" w:before="0"/>
        <w:ind w:left="400"/>
        <w:rPr/>
      </w:pPr>
      <w:r>
        <w:rPr>
          <w:rFonts w:hint="default" w:ascii="Arial" w:hAnsi="Arial" w:eastAsia="Arial" w:cs="Arial"/>
          <w:b/>
          <w:sz w:val="24"/>
        </w:rPr>
        <w:t xml:space="preserve">Decision SC-2028-03:  </w:t>
      </w:r>
      <w:r>
        <w:rPr>
          <w:rFonts w:hint="default" w:ascii="Arial" w:hAnsi="Arial" w:eastAsia="Arial" w:cs="Arial"/>
          <w:sz w:val="24"/>
        </w:rPr>
        <w:t xml:space="preserve">Pulse formalised as programme-wide KPI reporting tool effective Q2 2028. Monthly KPI dashboard reports to SC replacing manual summary process.</w:t>
      </w:r>
      <w:r/>
    </w:p>
    <w:p w14:paraId="174BCC5A">
      <w:pPr>
        <w:pStyle w:val="886"/>
        <w:pBdr/>
        <w:spacing w:after="80" w:before="0"/>
        <w:ind w:left="400"/>
        <w:rPr/>
      </w:pPr>
      <w:r>
        <w:rPr>
          <w:rFonts w:hint="default" w:ascii="Arial" w:hAnsi="Arial" w:eastAsia="Arial" w:cs="Arial"/>
          <w:b/>
          <w:sz w:val="24"/>
        </w:rPr>
        <w:t xml:space="preserve">Decision SC-2028-04:  </w:t>
      </w:r>
      <w:r>
        <w:rPr>
          <w:rFonts w:hint="default" w:ascii="Arial" w:hAnsi="Arial" w:eastAsia="Arial" w:cs="Arial"/>
          <w:sz w:val="24"/>
        </w:rPr>
        <w:t xml:space="preserve">Shore promoted to full Group B SLA standing effective Q2 2028. Group B revised to 7 agents: Compass, Remy, Scout, Finn, Hana, Ember, Shore.</w:t>
      </w:r>
      <w:r/>
    </w:p>
    <w:p w14:paraId="203FCF78">
      <w:pPr>
        <w:pStyle w:val="886"/>
        <w:pBdr/>
        <w:spacing w:after="80" w:before="0"/>
        <w:ind w:left="400"/>
        <w:rPr/>
      </w:pPr>
      <w:r>
        <w:rPr>
          <w:rFonts w:hint="default" w:ascii="Arial" w:hAnsi="Arial" w:eastAsia="Arial" w:cs="Arial"/>
          <w:b/>
          <w:sz w:val="24"/>
        </w:rPr>
        <w:t xml:space="preserve">Decision SC-2028-05:  </w:t>
      </w:r>
      <w:r>
        <w:rPr>
          <w:rFonts w:hint="default" w:ascii="Arial" w:hAnsi="Arial" w:eastAsia="Arial" w:cs="Arial"/>
          <w:sz w:val="24"/>
        </w:rPr>
        <w:t xml:space="preserve">Next Annual Programme Review scheduled for Q1 2029. AMD-002 interim progress review at Q3 2028 SC meeting.</w:t>
      </w:r>
      <w:r/>
    </w:p>
    <w:p w14:paraId="4635AFE2">
      <w:pPr>
        <w:pStyle w:val="886"/>
        <w:pBdr/>
        <w:spacing w:after="80" w:before="200"/>
        <w:ind/>
        <w:rPr/>
      </w:pPr>
      <w:r>
        <w:rPr>
          <w:rFonts w:hint="default" w:ascii="Arial" w:hAnsi="Arial" w:eastAsia="Arial" w:cs="Arial"/>
          <w:b/>
          <w:color w:val="2e75b6"/>
          <w:sz w:val="28"/>
        </w:rPr>
        <w:t xml:space="preserve">28.6  Programme Milestones — Post APR-2028</w:t>
      </w:r>
      <w:r/>
    </w:p>
    <w:p w14:paraId="22456288">
      <w:pPr>
        <w:pStyle w:val="886"/>
        <w:pBdr/>
        <w:spacing w:after="100" w:before="0"/>
        <w:ind/>
        <w:rPr/>
      </w:pPr>
      <w:r>
        <w:rPr>
          <w:rFonts w:hint="default" w:ascii="Arial" w:hAnsi="Arial" w:eastAsia="Arial" w:cs="Arial"/>
          <w:b w:val="0"/>
          <w:sz w:val="24"/>
        </w:rPr>
        <w:t xml:space="preserve">The following milestones govern programme activity following the Q1 2028 Annual Programme Review and AMD-002 ratification:</w:t>
      </w:r>
      <w:r/>
    </w:p>
    <w:p w14:paraId="01E0CBCB">
      <w:pPr>
        <w:pStyle w:val="886"/>
        <w:pBdr/>
        <w:spacing w:after="80" w:before="0"/>
        <w:ind w:left="400"/>
        <w:rPr/>
      </w:pPr>
      <w:r>
        <w:rPr>
          <w:rFonts w:hint="default" w:ascii="Arial" w:hAnsi="Arial" w:eastAsia="Arial" w:cs="Arial"/>
          <w:b/>
          <w:sz w:val="24"/>
        </w:rPr>
        <w:t xml:space="preserve">APR-M1 (Q2 2028):  </w:t>
      </w:r>
      <w:r>
        <w:rPr>
          <w:rFonts w:hint="default" w:ascii="Arial" w:hAnsi="Arial" w:eastAsia="Arial" w:cs="Arial"/>
          <w:sz w:val="24"/>
        </w:rPr>
        <w:t xml:space="preserve">AMD-002-WS1 improvement plans submitted for Atlas, Bo, Forge. Pulse formalised as reporting tool; first monthly KPI report published.</w:t>
      </w:r>
      <w:r/>
    </w:p>
    <w:p w14:paraId="2B58C011">
      <w:pPr>
        <w:pStyle w:val="886"/>
        <w:pBdr/>
        <w:spacing w:after="80" w:before="0"/>
        <w:ind w:left="400"/>
        <w:rPr/>
      </w:pPr>
      <w:r>
        <w:rPr>
          <w:rFonts w:hint="default" w:ascii="Arial" w:hAnsi="Arial" w:eastAsia="Arial" w:cs="Arial"/>
          <w:b/>
          <w:sz w:val="24"/>
        </w:rPr>
        <w:t xml:space="preserve">APR-M2 (Q2 2028):  </w:t>
      </w:r>
      <w:r>
        <w:rPr>
          <w:rFonts w:hint="default" w:ascii="Arial" w:hAnsi="Arial" w:eastAsia="Arial" w:cs="Arial"/>
          <w:sz w:val="24"/>
        </w:rPr>
        <w:t xml:space="preserve">Shore Group B promotion effective. Group B revised to 7 agents. SLA thresholds updated in S17 amendment under AMD-002-WS4.</w:t>
      </w:r>
      <w:r/>
    </w:p>
    <w:p w14:paraId="61506197">
      <w:pPr>
        <w:pStyle w:val="886"/>
        <w:pBdr/>
        <w:spacing w:after="80" w:before="0"/>
        <w:ind w:left="400"/>
        <w:rPr/>
      </w:pPr>
      <w:r>
        <w:rPr>
          <w:rFonts w:hint="default" w:ascii="Arial" w:hAnsi="Arial" w:eastAsia="Arial" w:cs="Arial"/>
          <w:b/>
          <w:sz w:val="24"/>
        </w:rPr>
        <w:t xml:space="preserve">APR-M3 (Q3 2028):  </w:t>
      </w:r>
      <w:r>
        <w:rPr>
          <w:rFonts w:hint="default" w:ascii="Arial" w:hAnsi="Arial" w:eastAsia="Arial" w:cs="Arial"/>
          <w:sz w:val="24"/>
        </w:rPr>
        <w:t xml:space="preserve">AMD-002 interim progress review. WS2 candidate agent shortlist presented to SC. WS3 infrastructure scaling assessment completed.</w:t>
      </w:r>
      <w:r/>
    </w:p>
    <w:p w14:paraId="00696994">
      <w:pPr>
        <w:pStyle w:val="886"/>
        <w:pBdr/>
        <w:spacing w:after="80" w:before="0"/>
        <w:ind w:left="400"/>
        <w:rPr/>
      </w:pPr>
      <w:r>
        <w:rPr>
          <w:rFonts w:hint="default" w:ascii="Arial" w:hAnsi="Arial" w:eastAsia="Arial" w:cs="Arial"/>
          <w:b/>
          <w:sz w:val="24"/>
        </w:rPr>
        <w:t xml:space="preserve">APR-M4 (Q3 2028):  </w:t>
      </w:r>
      <w:r>
        <w:rPr>
          <w:rFonts w:hint="default" w:ascii="Arial" w:hAnsi="Arial" w:eastAsia="Arial" w:cs="Arial"/>
          <w:sz w:val="24"/>
        </w:rPr>
        <w:t xml:space="preserve">AMD-002-WS5 orchestration expansion design approved. Pulse integration with all 25 agents verified.</w:t>
      </w:r>
      <w:r/>
    </w:p>
    <w:p w14:paraId="5F8FE07D">
      <w:pPr>
        <w:pStyle w:val="886"/>
        <w:pBdr/>
        <w:spacing w:after="80" w:before="0"/>
        <w:ind w:left="400"/>
        <w:rPr/>
      </w:pPr>
      <w:r>
        <w:rPr>
          <w:rFonts w:hint="default" w:ascii="Arial" w:hAnsi="Arial" w:eastAsia="Arial" w:cs="Arial"/>
          <w:b/>
          <w:sz w:val="24"/>
        </w:rPr>
        <w:t xml:space="preserve">APR-M5 (Q1 2029):  </w:t>
      </w:r>
      <w:r>
        <w:rPr>
          <w:rFonts w:hint="default" w:ascii="Arial" w:hAnsi="Arial" w:eastAsia="Arial" w:cs="Arial"/>
          <w:sz w:val="24"/>
        </w:rPr>
        <w:t xml:space="preserve">Next Annual Programme Review (APR-2029). AMD-002 WS1–WS5 progress assessed. v4.0 new agent commissioning decision expected.</w:t>
      </w:r>
      <w:r/>
    </w:p>
    <w:p w14:paraId="0B6E2CA9">
      <w:pPr>
        <w:pStyle w:val="886"/>
        <w:pBdr/>
        <w:spacing w:after="80" w:before="200"/>
        <w:ind/>
        <w:rPr/>
      </w:pPr>
      <w:r>
        <w:rPr>
          <w:rFonts w:hint="default" w:ascii="Arial" w:hAnsi="Arial" w:eastAsia="Arial" w:cs="Arial"/>
          <w:b/>
          <w:color w:val="2e75b6"/>
          <w:sz w:val="28"/>
        </w:rPr>
        <w:t xml:space="preserve">28.7  Amendment Record — AMD-002</w:t>
      </w:r>
      <w:r/>
    </w:p>
    <w:p w14:paraId="24AE98E0">
      <w:pPr>
        <w:pStyle w:val="886"/>
        <w:pBdr/>
        <w:spacing w:after="100" w:before="0"/>
        <w:ind/>
        <w:rPr/>
      </w:pPr>
      <w:r>
        <w:rPr>
          <w:rFonts w:hint="default" w:ascii="Arial" w:hAnsi="Arial" w:eastAsia="Arial" w:cs="Arial"/>
          <w:b w:val="0"/>
          <w:sz w:val="24"/>
        </w:rPr>
        <w:t xml:space="preserve">This section serves as the formal amendment record for AMD-002.</w:t>
      </w:r>
      <w:r/>
    </w:p>
    <w:p w14:paraId="1E62AC63">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AMD-002</w:t>
      </w:r>
      <w:r/>
    </w:p>
    <w:p w14:paraId="05B9B57E">
      <w:pPr>
        <w:pStyle w:val="886"/>
        <w:pBdr/>
        <w:spacing w:after="80" w:before="0"/>
        <w:ind w:left="400"/>
        <w:rPr/>
      </w:pPr>
      <w:r>
        <w:rPr>
          <w:rFonts w:hint="default" w:ascii="Arial" w:hAnsi="Arial" w:eastAsia="Arial" w:cs="Arial"/>
          <w:b/>
          <w:sz w:val="24"/>
        </w:rPr>
        <w:t xml:space="preserve">Title:  </w:t>
      </w:r>
      <w:r>
        <w:rPr>
          <w:rFonts w:hint="default" w:ascii="Arial" w:hAnsi="Arial" w:eastAsia="Arial" w:cs="Arial"/>
          <w:sz w:val="24"/>
        </w:rPr>
        <w:t xml:space="preserve">Programme Evolution &amp; Expansion Scope</w:t>
      </w:r>
      <w:r/>
    </w:p>
    <w:p w14:paraId="2662057B">
      <w:pPr>
        <w:pStyle w:val="886"/>
        <w:pBdr/>
        <w:spacing w:after="80" w:before="0"/>
        <w:ind w:left="400"/>
        <w:rPr/>
      </w:pPr>
      <w:r>
        <w:rPr>
          <w:rFonts w:hint="default" w:ascii="Arial" w:hAnsi="Arial" w:eastAsia="Arial" w:cs="Arial"/>
          <w:b/>
          <w:sz w:val="24"/>
        </w:rPr>
        <w:t xml:space="preserve">Ratified:  </w:t>
      </w:r>
      <w:r>
        <w:rPr>
          <w:rFonts w:hint="default" w:ascii="Arial" w:hAnsi="Arial" w:eastAsia="Arial" w:cs="Arial"/>
          <w:sz w:val="24"/>
        </w:rPr>
        <w:t xml:space="preserve">Q1 2028 Annual Programme Review (APR-2028)</w:t>
      </w:r>
      <w:r/>
    </w:p>
    <w:p w14:paraId="21FB5404">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Steering Committee — unanimous vote, 5/5 voting members</w:t>
      </w:r>
      <w:r/>
    </w:p>
    <w:p w14:paraId="5561BAA5">
      <w:pPr>
        <w:pStyle w:val="886"/>
        <w:pBdr/>
        <w:spacing w:after="80" w:before="0"/>
        <w:ind w:left="400"/>
        <w:rPr/>
      </w:pPr>
      <w:r>
        <w:rPr>
          <w:rFonts w:hint="default" w:ascii="Arial" w:hAnsi="Arial" w:eastAsia="Arial" w:cs="Arial"/>
          <w:b/>
          <w:sz w:val="24"/>
        </w:rPr>
        <w:t xml:space="preserve">Predecessor:  </w:t>
      </w:r>
      <w:r>
        <w:rPr>
          <w:rFonts w:hint="default" w:ascii="Arial" w:hAnsi="Arial" w:eastAsia="Arial" w:cs="Arial"/>
          <w:sz w:val="24"/>
        </w:rPr>
        <w:t xml:space="preserve">AMD-001 (Q1 2027 Annual Governance Review — formally closed SC-2028-01)</w:t>
      </w:r>
      <w:r/>
    </w:p>
    <w:p w14:paraId="6F810836">
      <w:pPr>
        <w:pStyle w:val="886"/>
        <w:pBdr/>
        <w:spacing w:after="80" w:before="0"/>
        <w:ind w:left="400"/>
        <w:rPr/>
      </w:pPr>
      <w:r>
        <w:rPr>
          <w:rFonts w:hint="default" w:ascii="Arial" w:hAnsi="Arial" w:eastAsia="Arial" w:cs="Arial"/>
          <w:b/>
          <w:sz w:val="24"/>
        </w:rPr>
        <w:t xml:space="preserve">Workstreams:  </w:t>
      </w:r>
      <w:r>
        <w:rPr>
          <w:rFonts w:hint="default" w:ascii="Arial" w:hAnsi="Arial" w:eastAsia="Arial" w:cs="Arial"/>
          <w:sz w:val="24"/>
        </w:rPr>
        <w:t xml:space="preserve">WS1 Capability Enhancement (P0) · WS2 New Agent Commissioning (P1) · WS3 Infrastructure Scaling (P1) · WS4 Governance Refresh (P0) · WS5 Orchestration Expansion (P1)</w:t>
      </w:r>
      <w:r/>
    </w:p>
    <w:p w14:paraId="2741843B">
      <w:pPr>
        <w:pStyle w:val="886"/>
        <w:pBdr/>
        <w:spacing w:after="80" w:before="0"/>
        <w:ind w:left="400"/>
        <w:rPr/>
      </w:pPr>
      <w:r>
        <w:rPr>
          <w:rFonts w:hint="default" w:ascii="Arial" w:hAnsi="Arial" w:eastAsia="Arial" w:cs="Arial"/>
          <w:b/>
          <w:sz w:val="24"/>
        </w:rPr>
        <w:t xml:space="preserve">Target Delivery:  </w:t>
      </w:r>
      <w:r>
        <w:rPr>
          <w:rFonts w:hint="default" w:ascii="Arial" w:hAnsi="Arial" w:eastAsia="Arial" w:cs="Arial"/>
          <w:sz w:val="24"/>
        </w:rPr>
        <w:t xml:space="preserve">Q1 2029 (full WS review at APR-2029)</w:t>
      </w:r>
      <w:r/>
    </w:p>
    <w:p w14:paraId="256AFEDB">
      <w:pPr>
        <w:pStyle w:val="886"/>
        <w:pBdr/>
        <w:spacing w:after="80" w:before="0"/>
        <w:ind w:left="400"/>
        <w:rPr/>
      </w:pPr>
      <w:r>
        <w:rPr>
          <w:rFonts w:hint="default" w:ascii="Arial" w:hAnsi="Arial" w:eastAsia="Arial" w:cs="Arial"/>
          <w:b/>
          <w:sz w:val="24"/>
        </w:rPr>
        <w:t xml:space="preserve">Owner:  </w:t>
      </w:r>
      <w:r>
        <w:rPr>
          <w:rFonts w:hint="default" w:ascii="Arial" w:hAnsi="Arial" w:eastAsia="Arial" w:cs="Arial"/>
          <w:sz w:val="24"/>
        </w:rPr>
        <w:t xml:space="preserve">Programme Director, DAPH Decor — with SC oversight</w:t>
      </w:r>
      <w:r/>
    </w:p>
    <w:p w14:paraId="3198EE67">
      <w:pPr>
        <w:pStyle w:val="886"/>
        <w:pBdr/>
        <w:spacing w:after="80" w:before="0"/>
        <w:ind w:left="400"/>
        <w:rPr/>
      </w:pPr>
      <w:r>
        <w:rPr>
          <w:rFonts w:hint="default" w:ascii="Arial" w:hAnsi="Arial" w:eastAsia="Arial" w:cs="Arial"/>
          <w:b/>
          <w:sz w:val="24"/>
        </w:rPr>
        <w:t xml:space="preserve">Status:  </w:t>
      </w:r>
      <w:r>
        <w:rPr>
          <w:rFonts w:hint="default" w:ascii="Arial" w:hAnsi="Arial" w:eastAsia="Arial" w:cs="Arial"/>
          <w:sz w:val="24"/>
        </w:rPr>
        <w:t xml:space="preserve">ACTIVE — AMD-002 ratified Q1 2028</w:t>
      </w:r>
      <w:r/>
    </w:p>
    <w:p w14:paraId="2B3AF67F">
      <w:pPr>
        <w:pStyle w:val="886"/>
        <w:pBdr/>
        <w:spacing w:after="100" w:before="0"/>
        <w:ind/>
        <w:rPr/>
      </w:pPr>
      <w:r>
        <w:rPr>
          <w:rFonts w:hint="default" w:ascii="Arial" w:hAnsi="Arial" w:eastAsia="Arial" w:cs="Arial"/>
          <w:b w:val="0"/>
          <w:sz w:val="24"/>
        </w:rPr>
        <w:t xml:space="preserve">AMD-002 supersedes AMD-001 as the governing amendment framework for the MONOLITH / DAPH Decor AI Agent Programme. All subsequent amendments will reference AMD-002 as the baseline document.</w:t>
      </w:r>
      <w:r/>
    </w:p>
    <w:p w14:paraId="28226A65">
      <w:pPr>
        <w:pStyle w:val="886"/>
        <w:pBdr/>
        <w:spacing w:after="0" w:before="0"/>
        <w:ind/>
        <w:rPr/>
      </w:pPr>
      <w:r>
        <w:rPr>
          <w:rFonts w:hint="default" w:ascii="Arial" w:hAnsi="Arial" w:eastAsia="Arial" w:cs="Arial"/>
          <w:b w:val="0"/>
          <w:sz w:val="24"/>
        </w:rPr>
      </w:r>
      <w:r/>
    </w:p>
    <w:p w14:paraId="3015A430">
      <w:pPr>
        <w:pStyle w:val="886"/>
        <w:pBdr/>
        <w:spacing w:after="0" w:before="0"/>
        <w:ind/>
        <w:rPr/>
      </w:pPr>
      <w:r>
        <w:rPr>
          <w:rFonts w:hint="default" w:ascii="Arial" w:hAnsi="Arial" w:eastAsia="Arial" w:cs="Arial"/>
          <w:b w:val="0"/>
          <w:sz w:val="24"/>
        </w:rPr>
      </w:r>
      <w:r/>
    </w:p>
    <w:p w14:paraId="5EF363AA">
      <w:pPr>
        <w:pStyle w:val="886"/>
        <w:pBdr/>
        <w:spacing w:after="100" w:before="320"/>
        <w:ind/>
        <w:rPr/>
      </w:pPr>
      <w:r>
        <w:rPr>
          <w:rFonts w:hint="default" w:ascii="Arial" w:hAnsi="Arial" w:eastAsia="Arial" w:cs="Arial"/>
          <w:b/>
          <w:color w:val="1f2d5a"/>
          <w:sz w:val="36"/>
        </w:rPr>
        <w:t xml:space="preserve">29. AMD-002-WS2 — Phase D New Agent Commissioning Framework</w:t>
      </w:r>
      <w:r/>
    </w:p>
    <w:p w14:paraId="182501ED">
      <w:pPr>
        <w:pStyle w:val="886"/>
        <w:pBdr/>
        <w:spacing w:after="80" w:before="200"/>
        <w:ind/>
        <w:rPr/>
      </w:pPr>
      <w:r>
        <w:rPr>
          <w:rFonts w:hint="default" w:ascii="Arial" w:hAnsi="Arial" w:eastAsia="Arial" w:cs="Arial"/>
          <w:b/>
          <w:color w:val="2e75b6"/>
          <w:sz w:val="28"/>
        </w:rPr>
        <w:t xml:space="preserve">29.1  Overview</w:t>
      </w:r>
      <w:r/>
    </w:p>
    <w:p w14:paraId="43CCCA0A">
      <w:pPr>
        <w:pStyle w:val="886"/>
        <w:pBdr/>
        <w:spacing w:after="100" w:before="0"/>
        <w:ind/>
        <w:rPr/>
      </w:pPr>
      <w:r>
        <w:rPr>
          <w:rFonts w:hint="default" w:ascii="Arial" w:hAnsi="Arial" w:eastAsia="Arial" w:cs="Arial"/>
          <w:b w:val="0"/>
          <w:sz w:val="24"/>
        </w:rPr>
        <w:t xml:space="preserve">This section defines the Phase D New Agent Commissioning Framework, authorised under AMD-002 Workstream 2 (WS2) at the Q1 2028 Annual Programme Review. Pha</w:t>
      </w:r>
      <w:r>
        <w:rPr>
          <w:rFonts w:hint="default" w:ascii="Arial" w:hAnsi="Arial" w:eastAsia="Arial" w:cs="Arial"/>
          <w:b w:val="0"/>
          <w:sz w:val="24"/>
        </w:rPr>
        <w:t xml:space="preserve">se D governs the design, assessment, development, and go-live of AI agents beyond the v3.0 baseline (agents #26 and above), extending the programme into departments with identified automation opportunities not addressed by the existing 25-agent deployment.</w:t>
      </w:r>
      <w:r/>
    </w:p>
    <w:p w14:paraId="1552CD9D">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AMD-002-WS2 ratified by SC at APR-2028 (SC-2028-02). WS2 priority: P1.</w:t>
      </w:r>
      <w:r/>
    </w:p>
    <w:p w14:paraId="0E802AB0">
      <w:pPr>
        <w:pStyle w:val="886"/>
        <w:pBdr/>
        <w:spacing w:after="80" w:before="0"/>
        <w:ind w:left="400"/>
        <w:rPr/>
      </w:pPr>
      <w:r>
        <w:rPr>
          <w:rFonts w:hint="default" w:ascii="Arial" w:hAnsi="Arial" w:eastAsia="Arial" w:cs="Arial"/>
          <w:b/>
          <w:sz w:val="24"/>
        </w:rPr>
        <w:t xml:space="preserve">Candidate Departments:  </w:t>
      </w:r>
      <w:r>
        <w:rPr>
          <w:rFonts w:hint="default" w:ascii="Arial" w:hAnsi="Arial" w:eastAsia="Arial" w:cs="Arial"/>
          <w:sz w:val="24"/>
        </w:rPr>
        <w:t xml:space="preserve">FIN (Finance), PM (Project Management), PROC (Procurement) — identified at APR-2028 as highest-priority automation opportunities.</w:t>
      </w:r>
      <w:r/>
    </w:p>
    <w:p w14:paraId="5D14338D">
      <w:pPr>
        <w:pStyle w:val="886"/>
        <w:pBdr/>
        <w:spacing w:after="80" w:before="0"/>
        <w:ind w:left="400"/>
        <w:rPr/>
      </w:pPr>
      <w:r>
        <w:rPr>
          <w:rFonts w:hint="default" w:ascii="Arial" w:hAnsi="Arial" w:eastAsia="Arial" w:cs="Arial"/>
          <w:b/>
          <w:sz w:val="24"/>
        </w:rPr>
        <w:t xml:space="preserve">Candidate Agents (shortlist):  </w:t>
      </w:r>
      <w:r>
        <w:rPr>
          <w:rFonts w:hint="default" w:ascii="Arial" w:hAnsi="Arial" w:eastAsia="Arial" w:cs="Arial"/>
          <w:sz w:val="24"/>
        </w:rPr>
        <w:t xml:space="preserve">Ledger (#26) — FIN/GM · Frame (#27) — PM/OPS · Draft (#28) — PROC/FIN. All names and assignments subject to SC confirmation at Q3 2028 interim review.</w:t>
      </w:r>
      <w:r/>
    </w:p>
    <w:p w14:paraId="053511AD">
      <w:pPr>
        <w:pStyle w:val="886"/>
        <w:pBdr/>
        <w:spacing w:after="80" w:before="0"/>
        <w:ind w:left="400"/>
        <w:rPr/>
      </w:pPr>
      <w:r>
        <w:rPr>
          <w:rFonts w:hint="default" w:ascii="Arial" w:hAnsi="Arial" w:eastAsia="Arial" w:cs="Arial"/>
          <w:b/>
          <w:sz w:val="24"/>
        </w:rPr>
        <w:t xml:space="preserve">Phase D Timeline:  </w:t>
      </w:r>
      <w:r>
        <w:rPr>
          <w:rFonts w:hint="default" w:ascii="Arial" w:hAnsi="Arial" w:eastAsia="Arial" w:cs="Arial"/>
          <w:sz w:val="24"/>
        </w:rPr>
        <w:t xml:space="preserve">Planning Q2–Q3 2028 · SC approval Q3 2028 · Go-live Q3 2028 – Q1 2029 (staggered per priority) · Full Phase D review at APR-2029.</w:t>
      </w:r>
      <w:r/>
    </w:p>
    <w:p w14:paraId="6D0E506A">
      <w:pPr>
        <w:pStyle w:val="886"/>
        <w:pBdr/>
        <w:spacing w:after="80" w:before="200"/>
        <w:ind/>
        <w:rPr/>
      </w:pPr>
      <w:r>
        <w:rPr>
          <w:rFonts w:hint="default" w:ascii="Arial" w:hAnsi="Arial" w:eastAsia="Arial" w:cs="Arial"/>
          <w:b/>
          <w:color w:val="2e75b6"/>
          <w:sz w:val="28"/>
        </w:rPr>
        <w:t xml:space="preserve">29.2  Phase D Commissioning Framework</w:t>
      </w:r>
      <w:r/>
    </w:p>
    <w:p w14:paraId="39A5F8A3">
      <w:pPr>
        <w:pStyle w:val="886"/>
        <w:pBdr/>
        <w:spacing w:after="100" w:before="0"/>
        <w:ind/>
        <w:rPr/>
      </w:pPr>
      <w:r>
        <w:rPr>
          <w:rFonts w:hint="default" w:ascii="Arial" w:hAnsi="Arial" w:eastAsia="Arial" w:cs="Arial"/>
          <w:b w:val="0"/>
          <w:sz w:val="24"/>
        </w:rPr>
        <w:t xml:space="preserve">All Phase D agents must satis</w:t>
      </w:r>
      <w:r>
        <w:rPr>
          <w:rFonts w:hint="default" w:ascii="Arial" w:hAnsi="Arial" w:eastAsia="Arial" w:cs="Arial"/>
          <w:b w:val="0"/>
          <w:sz w:val="24"/>
        </w:rPr>
        <w:t xml:space="preserve">fy five commissioning criteria (PD-CRIT-01 through PD-CRIT-05) before SC approval is granted for development and go-live. These criteria extend the Phase A/B/C assessment model to reflect the matured programme governance established through Sections 17–27.</w:t>
      </w:r>
      <w:r/>
    </w:p>
    <w:p w14:paraId="565E0A05">
      <w:pPr>
        <w:pStyle w:val="886"/>
        <w:pBdr/>
        <w:spacing w:after="80" w:before="0"/>
        <w:ind w:left="400"/>
        <w:rPr/>
      </w:pPr>
      <w:r>
        <w:rPr>
          <w:rFonts w:hint="default" w:ascii="Arial" w:hAnsi="Arial" w:eastAsia="Arial" w:cs="Arial"/>
          <w:b/>
          <w:sz w:val="24"/>
        </w:rPr>
        <w:t xml:space="preserve">PD-CRIT-01 — Business Case Validation:  </w:t>
      </w:r>
      <w:r>
        <w:rPr>
          <w:rFonts w:hint="default" w:ascii="Arial" w:hAnsi="Arial" w:eastAsia="Arial" w:cs="Arial"/>
          <w:sz w:val="24"/>
        </w:rPr>
        <w:t xml:space="preserve">A documented</w:t>
      </w:r>
      <w:r>
        <w:rPr>
          <w:rFonts w:hint="default" w:ascii="Arial" w:hAnsi="Arial" w:eastAsia="Arial" w:cs="Arial"/>
          <w:sz w:val="24"/>
        </w:rPr>
        <w:t xml:space="preserve"> business case, including ROI estimate, department use-case description, and alignment with AMD-002 objectives, must be validated by the Programme Director and approved by SC. Minimum threshold: quantifiable efficiency gain ≥15% vs. current manual process.</w:t>
      </w:r>
      <w:r/>
    </w:p>
    <w:p w14:paraId="427F5A5B">
      <w:pPr>
        <w:pStyle w:val="886"/>
        <w:pBdr/>
        <w:spacing w:after="80" w:before="0"/>
        <w:ind w:left="400"/>
        <w:rPr/>
      </w:pPr>
      <w:r>
        <w:rPr>
          <w:rFonts w:hint="default" w:ascii="Arial" w:hAnsi="Arial" w:eastAsia="Arial" w:cs="Arial"/>
          <w:b/>
          <w:sz w:val="24"/>
        </w:rPr>
        <w:t xml:space="preserve">PD-CRIT-02 — Department Head Sponsorship:  </w:t>
      </w:r>
      <w:r>
        <w:rPr>
          <w:rFonts w:hint="default" w:ascii="Arial" w:hAnsi="Arial" w:eastAsia="Arial" w:cs="Arial"/>
          <w:sz w:val="24"/>
        </w:rPr>
        <w:t xml:space="preserve">The head of the target department must formally sponsor the candidate agent, confirming readiness to support change management, training, and data access requirements. Sponsorship letter lodged with SC secretariat.</w:t>
      </w:r>
      <w:r/>
    </w:p>
    <w:p w14:paraId="05A43923">
      <w:pPr>
        <w:pStyle w:val="886"/>
        <w:pBdr/>
        <w:spacing w:after="80" w:before="0"/>
        <w:ind w:left="400"/>
        <w:rPr/>
      </w:pPr>
      <w:r>
        <w:rPr>
          <w:rFonts w:hint="default" w:ascii="Arial" w:hAnsi="Arial" w:eastAsia="Arial" w:cs="Arial"/>
          <w:b/>
          <w:sz w:val="24"/>
        </w:rPr>
        <w:t xml:space="preserve">PD-CRIT-03 — Technical Integration Assessment:  </w:t>
      </w:r>
      <w:r>
        <w:rPr>
          <w:rFonts w:hint="default" w:ascii="Arial" w:hAnsi="Arial" w:eastAsia="Arial" w:cs="Arial"/>
          <w:sz w:val="24"/>
        </w:rPr>
        <w:t xml:space="preserve">A full technical integration assessment (TIA) covering system connectivity, data pipelines, API availability, and dependency mapping must be completed before development commences. TIA reviewed by IT and the Programme Director.</w:t>
      </w:r>
      <w:r/>
    </w:p>
    <w:p w14:paraId="22E356CA">
      <w:pPr>
        <w:pStyle w:val="886"/>
        <w:pBdr/>
        <w:spacing w:after="80" w:before="0"/>
        <w:ind w:left="400"/>
        <w:rPr/>
      </w:pPr>
      <w:r>
        <w:rPr>
          <w:rFonts w:hint="default" w:ascii="Arial" w:hAnsi="Arial" w:eastAsia="Arial" w:cs="Arial"/>
          <w:b/>
          <w:sz w:val="24"/>
        </w:rPr>
        <w:t xml:space="preserve">PD-CRIT-04 — Training &amp; Change Management Plan:  </w:t>
      </w:r>
      <w:r>
        <w:rPr>
          <w:rFonts w:hint="default" w:ascii="Arial" w:hAnsi="Arial" w:eastAsia="Arial" w:cs="Arial"/>
          <w:sz w:val="24"/>
        </w:rPr>
        <w:t xml:space="preserve">A training plan covering affected staff, a change management communication schedule, and a user-acceptance-testing (UAT) protocol must be approved by SC before go-live authorisation is granted.</w:t>
      </w:r>
      <w:r/>
    </w:p>
    <w:p w14:paraId="30FDF32F">
      <w:pPr>
        <w:pStyle w:val="886"/>
        <w:pBdr/>
        <w:spacing w:after="80" w:before="0"/>
        <w:ind w:left="400"/>
        <w:rPr/>
      </w:pPr>
      <w:r>
        <w:rPr>
          <w:rFonts w:hint="default" w:ascii="Arial" w:hAnsi="Arial" w:eastAsia="Arial" w:cs="Arial"/>
          <w:b/>
          <w:sz w:val="24"/>
        </w:rPr>
        <w:t xml:space="preserve">PD-CRIT-05 — Budget Allocation Confirmation:  </w:t>
      </w:r>
      <w:r>
        <w:rPr>
          <w:rFonts w:hint="default" w:ascii="Arial" w:hAnsi="Arial" w:eastAsia="Arial" w:cs="Arial"/>
          <w:sz w:val="24"/>
        </w:rPr>
        <w:t xml:space="preserve">Budget for development, infrastructure, and first-year operation must be confirmed from the AMD-002 programme envelope and signed off by the Finance Director. No development may commence without confirmed budget.</w:t>
      </w:r>
      <w:r/>
    </w:p>
    <w:p w14:paraId="1781F20B">
      <w:pPr>
        <w:pStyle w:val="886"/>
        <w:pBdr/>
        <w:spacing w:after="100" w:before="0"/>
        <w:ind/>
        <w:rPr/>
      </w:pPr>
      <w:r>
        <w:rPr>
          <w:rFonts w:hint="default" w:ascii="Arial" w:hAnsi="Arial" w:eastAsia="Arial" w:cs="Arial"/>
          <w:b w:val="0"/>
          <w:sz w:val="24"/>
        </w:rPr>
        <w:t xml:space="preserve">Phase D</w:t>
      </w:r>
      <w:r>
        <w:rPr>
          <w:rFonts w:hint="default" w:ascii="Arial" w:hAnsi="Arial" w:eastAsia="Arial" w:cs="Arial"/>
          <w:b w:val="0"/>
          <w:sz w:val="24"/>
        </w:rPr>
        <w:t xml:space="preserve"> agents also inherit all compliance requirements from Section 19 (Data Privacy &amp; AI Compliance) and Section 20 (AI Ethics &amp; Responsible Use Policy). SLA Group assignment follows the methodology in Section 17, with Group confirmed by SC at go-live sign-off.</w:t>
      </w:r>
      <w:r/>
    </w:p>
    <w:p w14:paraId="7C611AB6">
      <w:pPr>
        <w:pStyle w:val="886"/>
        <w:pBdr/>
        <w:spacing w:after="80" w:before="200"/>
        <w:ind/>
        <w:rPr/>
      </w:pPr>
      <w:r>
        <w:rPr>
          <w:rFonts w:hint="default" w:ascii="Arial" w:hAnsi="Arial" w:eastAsia="Arial" w:cs="Arial"/>
          <w:b/>
          <w:color w:val="2e75b6"/>
          <w:sz w:val="28"/>
        </w:rPr>
        <w:t xml:space="preserve">29.3  Candidate Agent Shortlist</w:t>
      </w:r>
      <w:r/>
    </w:p>
    <w:p w14:paraId="45973C5C">
      <w:pPr>
        <w:pStyle w:val="886"/>
        <w:pBdr/>
        <w:spacing w:after="100" w:before="0"/>
        <w:ind/>
        <w:rPr/>
      </w:pPr>
      <w:r>
        <w:rPr>
          <w:rFonts w:hint="default" w:ascii="Arial" w:hAnsi="Arial" w:eastAsia="Arial" w:cs="Arial"/>
          <w:b w:val="0"/>
          <w:sz w:val="24"/>
        </w:rPr>
        <w:t xml:space="preserve">The following three candidate agents were presented to the SC at APR-2028 as the Phase D priority shortlist. The SC directed that full PD-CRIT assessments be completed and submitted at the Q3 2028 interim review.</w:t>
      </w:r>
      <w:r/>
    </w:p>
    <w:p w14:paraId="7A4F3487">
      <w:pPr>
        <w:pStyle w:val="886"/>
        <w:pBdr/>
        <w:spacing w:after="80" w:before="0"/>
        <w:ind w:left="400"/>
        <w:rPr/>
      </w:pPr>
      <w:r>
        <w:rPr>
          <w:rFonts w:hint="default" w:ascii="Arial" w:hAnsi="Arial" w:eastAsia="Arial" w:cs="Arial"/>
          <w:b/>
          <w:sz w:val="24"/>
        </w:rPr>
        <w:t xml:space="preserve">Ledger (#26):  </w:t>
      </w:r>
      <w:r>
        <w:rPr>
          <w:rFonts w:hint="default" w:ascii="Arial" w:hAnsi="Arial" w:eastAsia="Arial" w:cs="Arial"/>
          <w:sz w:val="24"/>
        </w:rPr>
        <w:t xml:space="preserve">Financial Analysis &amp; Reporting AI · Department: FIN/GM · Priority: P0</w:t>
      </w:r>
      <w:r>
        <w:rPr>
          <w:rFonts w:hint="default" w:ascii="Arial" w:hAnsi="Arial" w:eastAsia="Arial" w:cs="Arial"/>
          <w:sz w:val="24"/>
        </w:rPr>
        <w:t xml:space="preserve"> · Function: Automated financial reporting, budget variance analysis, cost forecasting, and FIN-to-GM KPI feeds. Key integrations: Pulse (KPI pipeline), Core (compliance), FIN system. Proposed SLA Group: D (high accuracy required). Target go-live: Q3 2028.</w:t>
      </w:r>
      <w:r/>
    </w:p>
    <w:p w14:paraId="073C5471">
      <w:pPr>
        <w:pStyle w:val="886"/>
        <w:pBdr/>
        <w:spacing w:after="80" w:before="0"/>
        <w:ind w:left="400"/>
        <w:rPr/>
      </w:pPr>
      <w:r>
        <w:rPr>
          <w:rFonts w:hint="default" w:ascii="Arial" w:hAnsi="Arial" w:eastAsia="Arial" w:cs="Arial"/>
          <w:b/>
          <w:sz w:val="24"/>
        </w:rPr>
        <w:t xml:space="preserve">Frame (#27):  </w:t>
      </w:r>
      <w:r>
        <w:rPr>
          <w:rFonts w:hint="default" w:ascii="Arial" w:hAnsi="Arial" w:eastAsia="Arial" w:cs="Arial"/>
          <w:sz w:val="24"/>
        </w:rPr>
        <w:t xml:space="preserve">Project Management AI · </w:t>
      </w:r>
      <w:r>
        <w:rPr>
          <w:rFonts w:hint="default" w:ascii="Arial" w:hAnsi="Arial" w:eastAsia="Arial" w:cs="Arial"/>
          <w:sz w:val="24"/>
        </w:rPr>
        <w:t xml:space="preserve">Department: PM/OPS · Priority: P0 · Function: Project timeline tracking, resource allocation optimisation, milestone reporting, and PM-to-OPS handoff automation. Key integrations: Ops, Pulse (KPI), PM system. Proposed SLA Group: C. Target go-live: Q4 2028.</w:t>
      </w:r>
      <w:r/>
    </w:p>
    <w:p w14:paraId="29DE8AA9">
      <w:pPr>
        <w:pStyle w:val="886"/>
        <w:pBdr/>
        <w:spacing w:after="80" w:before="0"/>
        <w:ind w:left="400"/>
        <w:rPr/>
      </w:pPr>
      <w:r>
        <w:rPr>
          <w:rFonts w:hint="default" w:ascii="Arial" w:hAnsi="Arial" w:eastAsia="Arial" w:cs="Arial"/>
          <w:b/>
          <w:sz w:val="24"/>
        </w:rPr>
        <w:t xml:space="preserve">Draft (#28):  </w:t>
      </w:r>
      <w:r>
        <w:rPr>
          <w:rFonts w:hint="default" w:ascii="Arial" w:hAnsi="Arial" w:eastAsia="Arial" w:cs="Arial"/>
          <w:sz w:val="24"/>
        </w:rPr>
        <w:t xml:space="preserve">Procurement Automation AI · Department: PROC/FIN · Priority: P1 · Function: Proc</w:t>
      </w:r>
      <w:r>
        <w:rPr>
          <w:rFonts w:hint="default" w:ascii="Arial" w:hAnsi="Arial" w:eastAsia="Arial" w:cs="Arial"/>
          <w:sz w:val="24"/>
        </w:rPr>
        <w:t xml:space="preserve">urement workflow automation, vendor management, purchase-order processing, and PROC-to-FIN reconciliation. Key integrations: Ledger (FIN feeds), vendor portals, PROC system. Proposed SLA Group: B (dependency on Ledger operational). Target go-live: Q1 2029.</w:t>
      </w:r>
      <w:r/>
    </w:p>
    <w:p w14:paraId="7A1AE7A9">
      <w:pPr>
        <w:pStyle w:val="886"/>
        <w:pBdr/>
        <w:spacing w:after="80" w:before="200"/>
        <w:ind/>
        <w:rPr/>
      </w:pPr>
      <w:r>
        <w:rPr>
          <w:rFonts w:hint="default" w:ascii="Arial" w:hAnsi="Arial" w:eastAsia="Arial" w:cs="Arial"/>
          <w:b/>
          <w:color w:val="2e75b6"/>
          <w:sz w:val="28"/>
        </w:rPr>
        <w:t xml:space="preserve">29.4  Candidate Assessment — Ledger (#26)</w:t>
      </w:r>
      <w:r/>
    </w:p>
    <w:p w14:paraId="345055CF">
      <w:pPr>
        <w:pStyle w:val="886"/>
        <w:pBdr/>
        <w:spacing w:after="100" w:before="0"/>
        <w:ind/>
        <w:rPr/>
      </w:pPr>
      <w:r>
        <w:rPr>
          <w:rFonts w:hint="default" w:ascii="Arial" w:hAnsi="Arial" w:eastAsia="Arial" w:cs="Arial"/>
          <w:b w:val="0"/>
          <w:sz w:val="24"/>
        </w:rPr>
        <w:t xml:space="preserve">Ledger is the highest-priority Phase D candidate, classified P0 due to direct impact on financial reporting accuracy across 13 departments. The FIN and GM department heads have provided formal sponsorship.</w:t>
      </w:r>
      <w:r/>
    </w:p>
    <w:p w14:paraId="6D993347">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28% efficiency gain on monthly financial close process. Business case approved by Programme Director. STATUS: PASS.</w:t>
      </w:r>
      <w:r/>
    </w:p>
    <w:p w14:paraId="329506D6">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FIN Director and GM Head confirmed as co-sponsors. Sponsorship letters lodged Q1 2028. STATUS: PASS.</w:t>
      </w:r>
      <w:r/>
    </w:p>
    <w:p w14:paraId="1D259684">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TIA in progress; FIN system API connectivity confirmed. Pulse data pipeline interface defined. STATUS: IN PROGRESS — Q2 2028.</w:t>
      </w:r>
      <w:r/>
    </w:p>
    <w:p w14:paraId="2229161B">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Finance team training plan draft submitted; UAT protocol under review. STATUS: CONDITIONAL — finalise by Q3 2028.</w:t>
      </w:r>
      <w:r/>
    </w:p>
    <w:p w14:paraId="6648A4B2">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AMD-002 budget envelope allocation confirmed by Finance Director. Development budget approved. STATUS: PASS.</w:t>
      </w:r>
      <w:r/>
    </w:p>
    <w:p w14:paraId="49E1CE1B">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CONDITIONAL GO — PD-CRIT-03 and PD-CRIT-04 to be resolved by Q3 2028 interim review. Development may begin on non-integration components.</w:t>
      </w:r>
      <w:r/>
    </w:p>
    <w:p w14:paraId="0C19BA47">
      <w:pPr>
        <w:pStyle w:val="886"/>
        <w:pBdr/>
        <w:spacing w:after="80" w:before="200"/>
        <w:ind/>
        <w:rPr/>
      </w:pPr>
      <w:r>
        <w:rPr>
          <w:rFonts w:hint="default" w:ascii="Arial" w:hAnsi="Arial" w:eastAsia="Arial" w:cs="Arial"/>
          <w:b/>
          <w:color w:val="2e75b6"/>
          <w:sz w:val="28"/>
        </w:rPr>
        <w:t xml:space="preserve">29.5  Candidate Assessment — Frame (#27)</w:t>
      </w:r>
      <w:r/>
    </w:p>
    <w:p w14:paraId="004ED08B">
      <w:pPr>
        <w:pStyle w:val="886"/>
        <w:pBdr/>
        <w:spacing w:after="100" w:before="0"/>
        <w:ind/>
        <w:rPr/>
      </w:pPr>
      <w:r>
        <w:rPr>
          <w:rFonts w:hint="default" w:ascii="Arial" w:hAnsi="Arial" w:eastAsia="Arial" w:cs="Arial"/>
          <w:b w:val="0"/>
          <w:sz w:val="24"/>
        </w:rPr>
        <w:t xml:space="preserve">Frame addresses the PM department's need for automated project timeline management and resource optimisation. Priority P0 reflects the strategic importance of PM–OPS coordination across DAPH construction and installation projects.</w:t>
      </w:r>
      <w:r/>
    </w:p>
    <w:p w14:paraId="021ACE1C">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22% reduction in project overrun rate. Business case validated. STATUS: PASS.</w:t>
      </w:r>
      <w:r/>
    </w:p>
    <w:p w14:paraId="7B4F0DF2">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PM Head confirmed as sponsor; OPS Head as secondary sponsor. Formal letters lodged Q1 2028. STATUS: PASS.</w:t>
      </w:r>
      <w:r/>
    </w:p>
    <w:p w14:paraId="153830D8">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PM system API assessment pending vendor confirmation. Ops integration pathway defined. STATUS: IN PROGRESS — Q2 2028.</w:t>
      </w:r>
      <w:r/>
    </w:p>
    <w:p w14:paraId="0BB59CCB">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Not yet submitted. PM team change management assessment scheduled Q2 2028. STATUS: PENDING.</w:t>
      </w:r>
      <w:r/>
    </w:p>
    <w:p w14:paraId="3F279C43">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allocation confirmed within AMD-002 envelope. STATUS: PASS.</w:t>
      </w:r>
      <w:r/>
    </w:p>
    <w:p w14:paraId="34CF7B00">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PENDING — PD-CRIT-03 and PD-CRIT-04 outstanding. Full submission expected at Q3 2028 interim review. Target go-live Q4 2028 remains achievable.</w:t>
      </w:r>
      <w:r/>
    </w:p>
    <w:p w14:paraId="4A6E7D83">
      <w:pPr>
        <w:pStyle w:val="886"/>
        <w:pBdr/>
        <w:spacing w:after="80" w:before="200"/>
        <w:ind/>
        <w:rPr/>
      </w:pPr>
      <w:r>
        <w:rPr>
          <w:rFonts w:hint="default" w:ascii="Arial" w:hAnsi="Arial" w:eastAsia="Arial" w:cs="Arial"/>
          <w:b/>
          <w:color w:val="2e75b6"/>
          <w:sz w:val="28"/>
        </w:rPr>
        <w:t xml:space="preserve">29.6  Candidate Assessment — Draft (#28)</w:t>
      </w:r>
      <w:r/>
    </w:p>
    <w:p w14:paraId="1BDEB8CA">
      <w:pPr>
        <w:pStyle w:val="886"/>
        <w:pBdr/>
        <w:spacing w:after="100" w:before="0"/>
        <w:ind/>
        <w:rPr/>
      </w:pPr>
      <w:r>
        <w:rPr>
          <w:rFonts w:hint="default" w:ascii="Arial" w:hAnsi="Arial" w:eastAsia="Arial" w:cs="Arial"/>
          <w:b w:val="0"/>
          <w:sz w:val="24"/>
        </w:rPr>
        <w:t xml:space="preserve">Draft automates the PROC department's procurement lifecycle, reducing manual processing time and vendor management overhead. Priority P1 reflects dependency on Ledger (#26) becoming operational before Draft can deliver full FIN reconciliation.</w:t>
      </w:r>
      <w:r/>
    </w:p>
    <w:p w14:paraId="61BAC160">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35% reduction in procurement cycle time. Business case approved. STATUS: PASS.</w:t>
      </w:r>
      <w:r/>
    </w:p>
    <w:p w14:paraId="52C5D951">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PROC Head confirmed as sponsor; FIN Director as secondary. Dependency on Ledger noted in sponsorship letter. STATUS: PASS.</w:t>
      </w:r>
      <w:r/>
    </w:p>
    <w:p w14:paraId="20D2AD27">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Vendor portal API compatibility assessment in progress. Ledger integration pathway cannot be finalised until Ledger is operational. STATUS: BLOCKED pending Ledger go-live.</w:t>
      </w:r>
      <w:r/>
    </w:p>
    <w:p w14:paraId="0D8574FF">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Not yet submitted. Scheduled Q4 2028 after Ledger go-live confirmed. STATUS: PENDING.</w:t>
      </w:r>
      <w:r/>
    </w:p>
    <w:p w14:paraId="5E2928E6">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allocation confirmed. STATUS: PASS.</w:t>
      </w:r>
      <w:r/>
    </w:p>
    <w:p w14:paraId="328138C2">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DEFER pending Ledger go-live. Full PD-CRIT submission at Q4 2028 SC review. Target go-live Q1 2029 subject to Ledger operational by Q3 2028.</w:t>
      </w:r>
      <w:r/>
    </w:p>
    <w:p w14:paraId="1A18B4ED">
      <w:pPr>
        <w:pStyle w:val="886"/>
        <w:pBdr/>
        <w:spacing w:after="80" w:before="200"/>
        <w:ind/>
        <w:rPr/>
      </w:pPr>
      <w:r>
        <w:rPr>
          <w:rFonts w:hint="default" w:ascii="Arial" w:hAnsi="Arial" w:eastAsia="Arial" w:cs="Arial"/>
          <w:b/>
          <w:color w:val="2e75b6"/>
          <w:sz w:val="28"/>
        </w:rPr>
        <w:t xml:space="preserve">29.7  SC Decision &amp; Phase D Milestones</w:t>
      </w:r>
      <w:r/>
    </w:p>
    <w:p w14:paraId="3F60082F">
      <w:pPr>
        <w:pStyle w:val="886"/>
        <w:pBdr/>
        <w:spacing w:after="100" w:before="0"/>
        <w:ind/>
        <w:rPr/>
      </w:pPr>
      <w:r>
        <w:rPr>
          <w:rFonts w:hint="default" w:ascii="Arial" w:hAnsi="Arial" w:eastAsia="Arial" w:cs="Arial"/>
          <w:b w:val="0"/>
          <w:sz w:val="24"/>
        </w:rPr>
        <w:t xml:space="preserve">The Steering Committee will make formal Phase D go/no-go decisions at the Q3 2028 interim AMD-002 review (APR-M3) based on completed PD-CRIT submissions. The following milestone schedule governs Phase D execution:</w:t>
      </w:r>
      <w:r/>
    </w:p>
    <w:p w14:paraId="515531E8">
      <w:pPr>
        <w:pStyle w:val="886"/>
        <w:pBdr/>
        <w:spacing w:after="80" w:before="0"/>
        <w:ind w:left="400"/>
        <w:rPr/>
      </w:pPr>
      <w:r>
        <w:rPr>
          <w:rFonts w:hint="default" w:ascii="Arial" w:hAnsi="Arial" w:eastAsia="Arial" w:cs="Arial"/>
          <w:b/>
          <w:sz w:val="24"/>
        </w:rPr>
        <w:t xml:space="preserve">PD-M1 (Q2 2028):  </w:t>
      </w:r>
      <w:r>
        <w:rPr>
          <w:rFonts w:hint="default" w:ascii="Arial" w:hAnsi="Arial" w:eastAsia="Arial" w:cs="Arial"/>
          <w:sz w:val="24"/>
        </w:rPr>
        <w:t xml:space="preserve">Ledger PD-CRIT-03 and PD-CRIT-04 completed. Frame PD-CRIT-03 vendor confirmation received. Full shortlist documentation submitted to SC secretariat.</w:t>
      </w:r>
      <w:r/>
    </w:p>
    <w:p w14:paraId="46BB5D51">
      <w:pPr>
        <w:pStyle w:val="886"/>
        <w:pBdr/>
        <w:spacing w:after="80" w:before="0"/>
        <w:ind w:left="400"/>
        <w:rPr/>
      </w:pPr>
      <w:r>
        <w:rPr>
          <w:rFonts w:hint="default" w:ascii="Arial" w:hAnsi="Arial" w:eastAsia="Arial" w:cs="Arial"/>
          <w:b/>
          <w:sz w:val="24"/>
        </w:rPr>
        <w:t xml:space="preserve">PD-M2 (Q3 2028):  </w:t>
      </w:r>
      <w:r>
        <w:rPr>
          <w:rFonts w:hint="default" w:ascii="Arial" w:hAnsi="Arial" w:eastAsia="Arial" w:cs="Arial"/>
          <w:sz w:val="24"/>
        </w:rPr>
        <w:t xml:space="preserve">Q3 2028 AMD-002 interim review — SC formal go/no-go for Ledger and Frame. Draft assessment status reviewed; blocked dependency noted. Ledger development authorised on SC approval.</w:t>
      </w:r>
      <w:r/>
    </w:p>
    <w:p w14:paraId="02CED72A">
      <w:pPr>
        <w:pStyle w:val="886"/>
        <w:pBdr/>
        <w:spacing w:after="80" w:before="0"/>
        <w:ind w:left="400"/>
        <w:rPr/>
      </w:pPr>
      <w:r>
        <w:rPr>
          <w:rFonts w:hint="default" w:ascii="Arial" w:hAnsi="Arial" w:eastAsia="Arial" w:cs="Arial"/>
          <w:b/>
          <w:sz w:val="24"/>
        </w:rPr>
        <w:t xml:space="preserve">PD-M3 (Q3 2028):  </w:t>
      </w:r>
      <w:r>
        <w:rPr>
          <w:rFonts w:hint="default" w:ascii="Arial" w:hAnsi="Arial" w:eastAsia="Arial" w:cs="Arial"/>
          <w:sz w:val="24"/>
        </w:rPr>
        <w:t xml:space="preserve">Ledger development and integration testing commences. Frame training and change management plan finalised. Infrastructure scaling (WS3) assessment completed.</w:t>
      </w:r>
      <w:r/>
    </w:p>
    <w:p w14:paraId="57F80127">
      <w:pPr>
        <w:pStyle w:val="886"/>
        <w:pBdr/>
        <w:spacing w:after="80" w:before="0"/>
        <w:ind w:left="400"/>
        <w:rPr/>
      </w:pPr>
      <w:r>
        <w:rPr>
          <w:rFonts w:hint="default" w:ascii="Arial" w:hAnsi="Arial" w:eastAsia="Arial" w:cs="Arial"/>
          <w:b/>
          <w:sz w:val="24"/>
        </w:rPr>
        <w:t xml:space="preserve">PD-M4 (Q4 2028):  </w:t>
      </w:r>
      <w:r>
        <w:rPr>
          <w:rFonts w:hint="default" w:ascii="Arial" w:hAnsi="Arial" w:eastAsia="Arial" w:cs="Arial"/>
          <w:sz w:val="24"/>
        </w:rPr>
        <w:t xml:space="preserve">Ledger go-live (target Q3 2028 — confirm at PD-M3 review). Frame development commences; Draft PD-CRIT-03 unblocked. Frame UAT completed; Frame go-live Q4 2028.</w:t>
      </w:r>
      <w:r/>
    </w:p>
    <w:p w14:paraId="602B4D6A">
      <w:pPr>
        <w:pStyle w:val="886"/>
        <w:pBdr/>
        <w:spacing w:after="80" w:before="0"/>
        <w:ind w:left="400"/>
        <w:rPr/>
      </w:pPr>
      <w:r>
        <w:rPr>
          <w:rFonts w:hint="default" w:ascii="Arial" w:hAnsi="Arial" w:eastAsia="Arial" w:cs="Arial"/>
          <w:b/>
          <w:sz w:val="24"/>
        </w:rPr>
        <w:t xml:space="preserve">PD-M5 (Q1 2029):  </w:t>
      </w:r>
      <w:r>
        <w:rPr>
          <w:rFonts w:hint="default" w:ascii="Arial" w:hAnsi="Arial" w:eastAsia="Arial" w:cs="Arial"/>
          <w:sz w:val="24"/>
        </w:rPr>
        <w:t xml:space="preserve">Draft go-live (Q1 2029, subject to PD-CRIT-03 resolution). All Phase D agents (#26 Ledger, #27 Frame, #28 Draft) operational — programme expanded to 28 agents if all three commissioned. Full Phase D performance review at APR-2029.</w:t>
      </w:r>
      <w:r/>
    </w:p>
    <w:p w14:paraId="7CE7C996">
      <w:pPr>
        <w:pStyle w:val="886"/>
        <w:pBdr/>
        <w:spacing w:after="100" w:before="0"/>
        <w:ind/>
        <w:rPr/>
      </w:pPr>
      <w:r>
        <w:rPr>
          <w:rFonts w:hint="default" w:ascii="Arial" w:hAnsi="Arial" w:eastAsia="Arial" w:cs="Arial"/>
          <w:b w:val="0"/>
          <w:sz w:val="24"/>
        </w:rPr>
        <w:t xml:space="preserve">Phase D milestone outcomes are reported to the SC at each milestone gate. Any PD-CRIT failure or </w:t>
      </w:r>
      <w:r>
        <w:rPr>
          <w:rFonts w:hint="default" w:ascii="Arial" w:hAnsi="Arial" w:eastAsia="Arial" w:cs="Arial"/>
          <w:b w:val="0"/>
          <w:sz w:val="24"/>
        </w:rPr>
        <w:t xml:space="preserve">budget overrun triggers an immediate SC escalation per the Incident Response protocol in Section 18. Phase D go-live sign-off records will be documented in a future section following the pattern established in Section 26 (Phase B Go-Live Sign-off Records).</w:t>
      </w:r>
      <w:r/>
    </w:p>
    <w:p w14:paraId="13643D1F">
      <w:pPr>
        <w:pStyle w:val="886"/>
        <w:pBdr/>
        <w:spacing w:after="0" w:before="0"/>
        <w:ind/>
        <w:rPr/>
      </w:pPr>
      <w:r>
        <w:rPr>
          <w:rFonts w:hint="default" w:ascii="Arial" w:hAnsi="Arial" w:eastAsia="Arial" w:cs="Arial"/>
          <w:b w:val="0"/>
          <w:sz w:val="24"/>
        </w:rPr>
      </w:r>
      <w:r/>
    </w:p>
    <w:p w14:paraId="7E1F81BC">
      <w:pPr>
        <w:pStyle w:val="886"/>
        <w:pBdr/>
        <w:spacing w:after="0" w:before="0"/>
        <w:ind/>
        <w:rPr/>
      </w:pPr>
      <w:r>
        <w:rPr>
          <w:rFonts w:hint="default" w:ascii="Arial" w:hAnsi="Arial" w:eastAsia="Arial" w:cs="Arial"/>
          <w:b w:val="0"/>
          <w:sz w:val="24"/>
        </w:rPr>
      </w:r>
      <w:r/>
    </w:p>
    <w:p w14:paraId="2BD48158">
      <w:pPr>
        <w:pStyle w:val="886"/>
        <w:pBdr/>
        <w:spacing w:after="100" w:before="320"/>
        <w:ind/>
        <w:rPr/>
      </w:pPr>
      <w:r>
        <w:rPr>
          <w:rFonts w:hint="default" w:ascii="Arial" w:hAnsi="Arial" w:eastAsia="Arial" w:cs="Arial"/>
          <w:b/>
          <w:color w:val="1f2d5a"/>
          <w:sz w:val="36"/>
        </w:rPr>
        <w:t xml:space="preserve">30. Phase D Go-Live Sign-off Records — Ledger and Frame</w:t>
      </w:r>
      <w:r/>
    </w:p>
    <w:p w14:paraId="26BE53E6">
      <w:pPr>
        <w:pStyle w:val="886"/>
        <w:pBdr/>
        <w:spacing w:after="80" w:before="200"/>
        <w:ind/>
        <w:rPr/>
      </w:pPr>
      <w:r>
        <w:rPr>
          <w:rFonts w:hint="default" w:ascii="Arial" w:hAnsi="Arial" w:eastAsia="Arial" w:cs="Arial"/>
          <w:b/>
          <w:color w:val="2e75b6"/>
          <w:sz w:val="28"/>
        </w:rPr>
        <w:t xml:space="preserve">30.1  Overview</w:t>
      </w:r>
      <w:r/>
    </w:p>
    <w:p w14:paraId="544608B2">
      <w:pPr>
        <w:pStyle w:val="886"/>
        <w:pBdr/>
        <w:spacing w:after="100" w:before="0"/>
        <w:ind/>
        <w:rPr/>
      </w:pPr>
      <w:r>
        <w:rPr>
          <w:rFonts w:hint="default" w:ascii="Arial" w:hAnsi="Arial" w:eastAsia="Arial" w:cs="Arial"/>
          <w:b w:val="0"/>
          <w:sz w:val="24"/>
        </w:rPr>
        <w:t xml:space="preserve">This section records the formal go-live sign-off for Ledger (#26) and Frame (#27), the two P0-priority Phase D agents authorised under AMD-002-WS2. Sign-off records follow the framework establ</w:t>
      </w:r>
      <w:r>
        <w:rPr>
          <w:rFonts w:hint="default" w:ascii="Arial" w:hAnsi="Arial" w:eastAsia="Arial" w:cs="Arial"/>
          <w:b w:val="0"/>
          <w:sz w:val="24"/>
        </w:rPr>
        <w:t xml:space="preserve">ished in Section 26 (Phase B Go-Live Sign-off Records), applying the Phase D commissioning criteria (PD-CRIT-01 through PD-CRIT-05) as the qualification standard. Each agent underwent a six-check technical evaluation (TEC) prior to SC approval for go-live.</w:t>
      </w:r>
      <w:r/>
    </w:p>
    <w:p w14:paraId="7F94091A">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SC decisions SC-2028-05 (Ledger, Q3 2028) and SC-2028-06 (Frame, Q4 2028). Both decisions recorded by SC secretariat and Programme Director.</w:t>
      </w:r>
      <w:r/>
    </w:p>
    <w:p w14:paraId="03437551">
      <w:pPr>
        <w:pStyle w:val="886"/>
        <w:pBdr/>
        <w:spacing w:after="80" w:before="0"/>
        <w:ind w:left="400"/>
        <w:rPr/>
      </w:pPr>
      <w:r>
        <w:rPr>
          <w:rFonts w:hint="default" w:ascii="Arial" w:hAnsi="Arial" w:eastAsia="Arial" w:cs="Arial"/>
          <w:b/>
          <w:sz w:val="24"/>
        </w:rPr>
        <w:t xml:space="preserve">Scope:  </w:t>
      </w:r>
      <w:r>
        <w:rPr>
          <w:rFonts w:hint="default" w:ascii="Arial" w:hAnsi="Arial" w:eastAsia="Arial" w:cs="Arial"/>
          <w:sz w:val="24"/>
        </w:rPr>
        <w:t xml:space="preserve">This section covers Ledger and Frame only. Draft (#28) commissioning and go-live will be recorded in a subsequent section following PD-CRIT-03 resolution and Q1 2029 go-live.</w:t>
      </w:r>
      <w:r/>
    </w:p>
    <w:p w14:paraId="28EA66A8">
      <w:pPr>
        <w:pStyle w:val="886"/>
        <w:pBdr/>
        <w:spacing w:after="80" w:before="0"/>
        <w:ind w:left="400"/>
        <w:rPr/>
      </w:pPr>
      <w:r>
        <w:rPr>
          <w:rFonts w:hint="default" w:ascii="Arial" w:hAnsi="Arial" w:eastAsia="Arial" w:cs="Arial"/>
          <w:b/>
          <w:sz w:val="24"/>
        </w:rPr>
        <w:t xml:space="preserve">Post-Go-Live State:  </w:t>
      </w:r>
      <w:r>
        <w:rPr>
          <w:rFonts w:hint="default" w:ascii="Arial" w:hAnsi="Arial" w:eastAsia="Arial" w:cs="Arial"/>
          <w:sz w:val="24"/>
        </w:rPr>
        <w:t xml:space="preserve">Following Ledger and Frame go-live, the programme expanded to 27 live agents. Draft (#28) status is reported in Section 30.5 below.</w:t>
      </w:r>
      <w:r/>
    </w:p>
    <w:p w14:paraId="6D228E8D">
      <w:pPr>
        <w:pStyle w:val="886"/>
        <w:pBdr/>
        <w:spacing w:after="80" w:before="200"/>
        <w:ind/>
        <w:rPr/>
      </w:pPr>
      <w:r>
        <w:rPr>
          <w:rFonts w:hint="default" w:ascii="Arial" w:hAnsi="Arial" w:eastAsia="Arial" w:cs="Arial"/>
          <w:b/>
          <w:color w:val="2e75b6"/>
          <w:sz w:val="28"/>
        </w:rPr>
        <w:t xml:space="preserve">30.2  Go-Live Sign-off — Ledger (#26) Financial Analysis &amp; Reporting AI</w:t>
      </w:r>
      <w:r/>
    </w:p>
    <w:p w14:paraId="1D3881B1">
      <w:pPr>
        <w:pStyle w:val="886"/>
        <w:pBdr/>
        <w:spacing w:after="100" w:before="0"/>
        <w:ind/>
        <w:rPr/>
      </w:pPr>
      <w:r>
        <w:rPr>
          <w:rFonts w:hint="default" w:ascii="Arial" w:hAnsi="Arial" w:eastAsia="Arial" w:cs="Arial"/>
          <w:b w:val="0"/>
          <w:sz w:val="24"/>
        </w:rPr>
        <w:t xml:space="preserve">Ledger (#26) achieved conditional go authorisation at the Q3 2028 AMD-002 interim review following resolution of PD-CRIT-03 (TIA completed) and PD-CRIT-04 (training plan finalised). The SC issued SC-2028-05 authorising Ledger go-live, effective Q3 2028.</w:t>
      </w:r>
      <w:r/>
    </w:p>
    <w:p w14:paraId="54B9A949">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FIN / GM  ·  SLA Group: D (Accuracy ≥97%, Completion ≥95%, Uptime ≥99.5%, Escalation ≤4%)</w:t>
      </w:r>
      <w:r/>
    </w:p>
    <w:p w14:paraId="7458AF7B">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2028  ·  Agent #26  ·  Priority P0</w:t>
      </w:r>
      <w:r/>
    </w:p>
    <w:p w14:paraId="157DE96B">
      <w:pPr>
        <w:pStyle w:val="886"/>
        <w:pBdr/>
        <w:spacing w:after="100" w:before="0"/>
        <w:ind/>
        <w:rPr/>
      </w:pPr>
      <w:r>
        <w:rPr>
          <w:rFonts w:hint="default" w:ascii="Arial" w:hAnsi="Arial" w:eastAsia="Arial" w:cs="Arial"/>
          <w:b w:val="0"/>
          <w:sz w:val="24"/>
        </w:rPr>
        <w:t xml:space="preserve">Technical Evaluation Checklist — Ledger (TEC-L):</w:t>
      </w:r>
      <w:r/>
    </w:p>
    <w:p w14:paraId="7887B633">
      <w:pPr>
        <w:pStyle w:val="886"/>
        <w:pBdr/>
        <w:spacing w:after="80" w:before="0"/>
        <w:ind w:left="400"/>
        <w:rPr/>
      </w:pPr>
      <w:r>
        <w:rPr>
          <w:rFonts w:hint="default" w:ascii="Arial" w:hAnsi="Arial" w:eastAsia="Arial" w:cs="Arial"/>
          <w:b/>
          <w:sz w:val="24"/>
        </w:rPr>
        <w:t xml:space="preserve">TEC-L-01 — FIN System Integration:  </w:t>
      </w:r>
      <w:r>
        <w:rPr>
          <w:rFonts w:hint="default" w:ascii="Arial" w:hAnsi="Arial" w:eastAsia="Arial" w:cs="Arial"/>
          <w:sz w:val="24"/>
        </w:rPr>
        <w:t xml:space="preserve">FIN system API connectivity verified end-to-end. Budget variance and financial close data pipelines tested. PASS.</w:t>
      </w:r>
      <w:r/>
    </w:p>
    <w:p w14:paraId="7E6ECE27">
      <w:pPr>
        <w:pStyle w:val="886"/>
        <w:pBdr/>
        <w:spacing w:after="80" w:before="0"/>
        <w:ind w:left="400"/>
        <w:rPr/>
      </w:pPr>
      <w:r>
        <w:rPr>
          <w:rFonts w:hint="default" w:ascii="Arial" w:hAnsi="Arial" w:eastAsia="Arial" w:cs="Arial"/>
          <w:b/>
          <w:sz w:val="24"/>
        </w:rPr>
        <w:t xml:space="preserve">TEC-L-02 — Pulse KPI Pipeline Interface:  </w:t>
      </w:r>
      <w:r>
        <w:rPr>
          <w:rFonts w:hint="default" w:ascii="Arial" w:hAnsi="Arial" w:eastAsia="Arial" w:cs="Arial"/>
          <w:sz w:val="24"/>
        </w:rPr>
        <w:t xml:space="preserve">Ledger-to-Pulse KPI feed verified. FIN KPI data flowing to Pulse dashboard. PASS.</w:t>
      </w:r>
      <w:r/>
    </w:p>
    <w:p w14:paraId="26531A41">
      <w:pPr>
        <w:pStyle w:val="886"/>
        <w:pBdr/>
        <w:spacing w:after="80" w:before="0"/>
        <w:ind w:left="400"/>
        <w:rPr/>
      </w:pPr>
      <w:r>
        <w:rPr>
          <w:rFonts w:hint="default" w:ascii="Arial" w:hAnsi="Arial" w:eastAsia="Arial" w:cs="Arial"/>
          <w:b/>
          <w:sz w:val="24"/>
        </w:rPr>
        <w:t xml:space="preserve">TEC-L-03 — Core Compliance Integration:  </w:t>
      </w:r>
      <w:r>
        <w:rPr>
          <w:rFonts w:hint="default" w:ascii="Arial" w:hAnsi="Arial" w:eastAsia="Arial" w:cs="Arial"/>
          <w:sz w:val="24"/>
        </w:rPr>
        <w:t xml:space="preserve">Core agent compliance review integration confirmed. Financial reporting outputs subject to Core compliance check. PASS.</w:t>
      </w:r>
      <w:r/>
    </w:p>
    <w:p w14:paraId="332101D6">
      <w:pPr>
        <w:pStyle w:val="886"/>
        <w:pBdr/>
        <w:spacing w:after="80" w:before="0"/>
        <w:ind w:left="400"/>
        <w:rPr/>
      </w:pPr>
      <w:r>
        <w:rPr>
          <w:rFonts w:hint="default" w:ascii="Arial" w:hAnsi="Arial" w:eastAsia="Arial" w:cs="Arial"/>
          <w:b/>
          <w:sz w:val="24"/>
        </w:rPr>
        <w:t xml:space="preserve">TEC-L-04 — GM Reporting Output:  </w:t>
      </w:r>
      <w:r>
        <w:rPr>
          <w:rFonts w:hint="default" w:ascii="Arial" w:hAnsi="Arial" w:eastAsia="Arial" w:cs="Arial"/>
          <w:sz w:val="24"/>
        </w:rPr>
        <w:t xml:space="preserve">GM-facing financial report templates generated and validated by GM Head. Formatting and data accuracy confirmed. PASS.</w:t>
      </w:r>
      <w:r/>
    </w:p>
    <w:p w14:paraId="1060690A">
      <w:pPr>
        <w:pStyle w:val="886"/>
        <w:pBdr/>
        <w:spacing w:after="80" w:before="0"/>
        <w:ind w:left="400"/>
        <w:rPr/>
      </w:pPr>
      <w:r>
        <w:rPr>
          <w:rFonts w:hint="default" w:ascii="Arial" w:hAnsi="Arial" w:eastAsia="Arial" w:cs="Arial"/>
          <w:b/>
          <w:sz w:val="24"/>
        </w:rPr>
        <w:t xml:space="preserve">TEC-L-05 — UAT Completion:  </w:t>
      </w:r>
      <w:r>
        <w:rPr>
          <w:rFonts w:hint="default" w:ascii="Arial" w:hAnsi="Arial" w:eastAsia="Arial" w:cs="Arial"/>
          <w:sz w:val="24"/>
        </w:rPr>
        <w:t xml:space="preserve">Finance team user acceptance testing completed over 3-week period. 12 test scenarios executed, 12 PASS. No critical defects raised. PASS.</w:t>
      </w:r>
      <w:r/>
    </w:p>
    <w:p w14:paraId="4B49EBD0">
      <w:pPr>
        <w:pStyle w:val="886"/>
        <w:pBdr/>
        <w:spacing w:after="80" w:before="0"/>
        <w:ind w:left="400"/>
        <w:rPr/>
      </w:pPr>
      <w:r>
        <w:rPr>
          <w:rFonts w:hint="default" w:ascii="Arial" w:hAnsi="Arial" w:eastAsia="Arial" w:cs="Arial"/>
          <w:b/>
          <w:sz w:val="24"/>
        </w:rPr>
        <w:t xml:space="preserve">TEC-L-06 — SLA Group D Readiness:  </w:t>
      </w:r>
      <w:r>
        <w:rPr>
          <w:rFonts w:hint="default" w:ascii="Arial" w:hAnsi="Arial" w:eastAsia="Arial" w:cs="Arial"/>
          <w:sz w:val="24"/>
        </w:rPr>
        <w:t xml:space="preserve">SLA Group D threshold monitoring configured in Pulse dashboard. Incident escalation routing confirmed per Section 18. PASS.</w:t>
      </w:r>
      <w:r/>
    </w:p>
    <w:p w14:paraId="1E302F8A">
      <w:pPr>
        <w:pStyle w:val="886"/>
        <w:pBdr/>
        <w:spacing w:after="80" w:before="0"/>
        <w:ind w:left="400"/>
        <w:rPr/>
      </w:pPr>
      <w:r>
        <w:rPr>
          <w:rFonts w:hint="default" w:ascii="Arial" w:hAnsi="Arial" w:eastAsia="Arial" w:cs="Arial"/>
          <w:b/>
          <w:sz w:val="24"/>
        </w:rPr>
        <w:t xml:space="preserve">PD-CRIT Final Status:  </w:t>
      </w:r>
      <w:r>
        <w:rPr>
          <w:rFonts w:hint="default" w:ascii="Arial" w:hAnsi="Arial" w:eastAsia="Arial" w:cs="Arial"/>
          <w:sz w:val="24"/>
        </w:rPr>
        <w:t xml:space="preserve">PD-CRIT-01 PASS · PD-CRIT-02 PASS · PD-CRIT-03 PASS (TIA completed Q3 2028) · PD-CRIT-04 PASS (training plan finalised Q3 2028) · PD-CRIT-05 PASS.</w:t>
      </w:r>
      <w:r/>
    </w:p>
    <w:p w14:paraId="5D1A4910">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SC-2028-05 — Ledger go-live approved. SLA Group D confirmed. Programme Director and FIN Director co-signatories on sign-off record.</w:t>
      </w:r>
      <w:r/>
    </w:p>
    <w:p w14:paraId="4B9A2F11">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Q4 2028. SLA Group D performance monitoring active from day one. No critical incidents recorded in first 30 days.</w:t>
      </w:r>
      <w:r/>
    </w:p>
    <w:p w14:paraId="4CEDF3B4">
      <w:pPr>
        <w:pStyle w:val="886"/>
        <w:pBdr/>
        <w:spacing w:after="80" w:before="200"/>
        <w:ind/>
        <w:rPr/>
      </w:pPr>
      <w:r>
        <w:rPr>
          <w:rFonts w:hint="default" w:ascii="Arial" w:hAnsi="Arial" w:eastAsia="Arial" w:cs="Arial"/>
          <w:b/>
          <w:color w:val="2e75b6"/>
          <w:sz w:val="28"/>
        </w:rPr>
        <w:t xml:space="preserve">30.3  Go-Live Sign-off — Frame (#27) Project Management AI</w:t>
      </w:r>
      <w:r/>
    </w:p>
    <w:p w14:paraId="74539CE6">
      <w:pPr>
        <w:pStyle w:val="886"/>
        <w:pBdr/>
        <w:spacing w:after="100" w:before="0"/>
        <w:ind/>
        <w:rPr/>
      </w:pPr>
      <w:r>
        <w:rPr>
          <w:rFonts w:hint="default" w:ascii="Arial" w:hAnsi="Arial" w:eastAsia="Arial" w:cs="Arial"/>
          <w:b w:val="0"/>
          <w:sz w:val="24"/>
        </w:rPr>
        <w:t xml:space="preserve">Frame (#27) completed all PD-CRIT requirements following vendor confirmation of PM system API compatibility (Q3 2028) and training plan approval. The SC issued SC-2028-06 authorising Frame go-live, effective Q4 2028.</w:t>
      </w:r>
      <w:r/>
    </w:p>
    <w:p w14:paraId="6F18D1AF">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PM / OPS  ·  SLA Group: C (Accuracy ≥94%, Completion ≥91%, Uptime ≥99.0%, Escalation ≤6%)</w:t>
      </w:r>
      <w:r/>
    </w:p>
    <w:p w14:paraId="2C17CE6E">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Q4 2028  ·  Agent #27  ·  Priority P0</w:t>
      </w:r>
      <w:r/>
    </w:p>
    <w:p w14:paraId="3986B8F5">
      <w:pPr>
        <w:pStyle w:val="886"/>
        <w:pBdr/>
        <w:spacing w:after="100" w:before="0"/>
        <w:ind/>
        <w:rPr/>
      </w:pPr>
      <w:r>
        <w:rPr>
          <w:rFonts w:hint="default" w:ascii="Arial" w:hAnsi="Arial" w:eastAsia="Arial" w:cs="Arial"/>
          <w:b w:val="0"/>
          <w:sz w:val="24"/>
        </w:rPr>
        <w:t xml:space="preserve">Technical Evaluation Checklist — Frame (TEC-F):</w:t>
      </w:r>
      <w:r/>
    </w:p>
    <w:p w14:paraId="0E093C37">
      <w:pPr>
        <w:pStyle w:val="886"/>
        <w:pBdr/>
        <w:spacing w:after="80" w:before="0"/>
        <w:ind w:left="400"/>
        <w:rPr/>
      </w:pPr>
      <w:r>
        <w:rPr>
          <w:rFonts w:hint="default" w:ascii="Arial" w:hAnsi="Arial" w:eastAsia="Arial" w:cs="Arial"/>
          <w:b/>
          <w:sz w:val="24"/>
        </w:rPr>
        <w:t xml:space="preserve">TEC-F-01 — PM System Integration:  </w:t>
      </w:r>
      <w:r>
        <w:rPr>
          <w:rFonts w:hint="default" w:ascii="Arial" w:hAnsi="Arial" w:eastAsia="Arial" w:cs="Arial"/>
          <w:sz w:val="24"/>
        </w:rPr>
        <w:t xml:space="preserve">PM system API integration completed following vendor confirmation Q3 2028. Project timeline and resource data pipelines tested. PASS.</w:t>
      </w:r>
      <w:r/>
    </w:p>
    <w:p w14:paraId="531DB7C9">
      <w:pPr>
        <w:pStyle w:val="886"/>
        <w:pBdr/>
        <w:spacing w:after="80" w:before="0"/>
        <w:ind w:left="400"/>
        <w:rPr/>
      </w:pPr>
      <w:r>
        <w:rPr>
          <w:rFonts w:hint="default" w:ascii="Arial" w:hAnsi="Arial" w:eastAsia="Arial" w:cs="Arial"/>
          <w:b/>
          <w:sz w:val="24"/>
        </w:rPr>
        <w:t xml:space="preserve">TEC-F-02 — Ops Integration:  </w:t>
      </w:r>
      <w:r>
        <w:rPr>
          <w:rFonts w:hint="default" w:ascii="Arial" w:hAnsi="Arial" w:eastAsia="Arial" w:cs="Arial"/>
          <w:sz w:val="24"/>
        </w:rPr>
        <w:t xml:space="preserve">Frame-to-Ops handoff automation verified. PM milestone triggers Ops workflow transition confirmed. PASS.</w:t>
      </w:r>
      <w:r/>
    </w:p>
    <w:p w14:paraId="43622B3C">
      <w:pPr>
        <w:pStyle w:val="886"/>
        <w:pBdr/>
        <w:spacing w:after="80" w:before="0"/>
        <w:ind w:left="400"/>
        <w:rPr/>
      </w:pPr>
      <w:r>
        <w:rPr>
          <w:rFonts w:hint="default" w:ascii="Arial" w:hAnsi="Arial" w:eastAsia="Arial" w:cs="Arial"/>
          <w:b/>
          <w:sz w:val="24"/>
        </w:rPr>
        <w:t xml:space="preserve">TEC-F-03 — Pulse KPI Feed:  </w:t>
      </w:r>
      <w:r>
        <w:rPr>
          <w:rFonts w:hint="default" w:ascii="Arial" w:hAnsi="Arial" w:eastAsia="Arial" w:cs="Arial"/>
          <w:sz w:val="24"/>
        </w:rPr>
        <w:t xml:space="preserve">Frame project KPI data flowing to Pulse dashboard. PM KPI metrics validated by OPS Head. PASS.</w:t>
      </w:r>
      <w:r/>
    </w:p>
    <w:p w14:paraId="4C3889B8">
      <w:pPr>
        <w:pStyle w:val="886"/>
        <w:pBdr/>
        <w:spacing w:after="80" w:before="0"/>
        <w:ind w:left="400"/>
        <w:rPr/>
      </w:pPr>
      <w:r>
        <w:rPr>
          <w:rFonts w:hint="default" w:ascii="Arial" w:hAnsi="Arial" w:eastAsia="Arial" w:cs="Arial"/>
          <w:b/>
          <w:sz w:val="24"/>
        </w:rPr>
        <w:t xml:space="preserve">TEC-F-04 — Milestone Reporting Output:  </w:t>
      </w:r>
      <w:r>
        <w:rPr>
          <w:rFonts w:hint="default" w:ascii="Arial" w:hAnsi="Arial" w:eastAsia="Arial" w:cs="Arial"/>
          <w:sz w:val="24"/>
        </w:rPr>
        <w:t xml:space="preserve">SC milestone reporting template generated and validated. PM Head confirmed report accuracy and format. PASS.</w:t>
      </w:r>
      <w:r/>
    </w:p>
    <w:p w14:paraId="4120219C">
      <w:pPr>
        <w:pStyle w:val="886"/>
        <w:pBdr/>
        <w:spacing w:after="80" w:before="0"/>
        <w:ind w:left="400"/>
        <w:rPr/>
      </w:pPr>
      <w:r>
        <w:rPr>
          <w:rFonts w:hint="default" w:ascii="Arial" w:hAnsi="Arial" w:eastAsia="Arial" w:cs="Arial"/>
          <w:b/>
          <w:sz w:val="24"/>
        </w:rPr>
        <w:t xml:space="preserve">TEC-F-05 — UAT Completion:  </w:t>
      </w:r>
      <w:r>
        <w:rPr>
          <w:rFonts w:hint="default" w:ascii="Arial" w:hAnsi="Arial" w:eastAsia="Arial" w:cs="Arial"/>
          <w:sz w:val="24"/>
        </w:rPr>
        <w:t xml:space="preserve">PM and OPS team UAT completed over 2-week period. 10 test scenarios executed, 10 PASS. 1 P-LOW backlog item (resource allocation display formatting) accepted for post-go-live resolution by Q1 2029. CONDITIONAL PASS.</w:t>
      </w:r>
      <w:r/>
    </w:p>
    <w:p w14:paraId="36249576">
      <w:pPr>
        <w:pStyle w:val="886"/>
        <w:pBdr/>
        <w:spacing w:after="80" w:before="0"/>
        <w:ind w:left="400"/>
        <w:rPr/>
      </w:pPr>
      <w:r>
        <w:rPr>
          <w:rFonts w:hint="default" w:ascii="Arial" w:hAnsi="Arial" w:eastAsia="Arial" w:cs="Arial"/>
          <w:b/>
          <w:sz w:val="24"/>
        </w:rPr>
        <w:t xml:space="preserve">TEC-F-06 — SLA Group C Readiness:  </w:t>
      </w:r>
      <w:r>
        <w:rPr>
          <w:rFonts w:hint="default" w:ascii="Arial" w:hAnsi="Arial" w:eastAsia="Arial" w:cs="Arial"/>
          <w:sz w:val="24"/>
        </w:rPr>
        <w:t xml:space="preserve">SLA Group C monitoring configured. Escalation routing per Section 18 confirmed. PASS.</w:t>
      </w:r>
      <w:r/>
    </w:p>
    <w:p w14:paraId="1ED6B3D3">
      <w:pPr>
        <w:pStyle w:val="886"/>
        <w:pBdr/>
        <w:spacing w:after="80" w:before="0"/>
        <w:ind w:left="400"/>
        <w:rPr/>
      </w:pPr>
      <w:r>
        <w:rPr>
          <w:rFonts w:hint="default" w:ascii="Arial" w:hAnsi="Arial" w:eastAsia="Arial" w:cs="Arial"/>
          <w:b/>
          <w:sz w:val="24"/>
        </w:rPr>
        <w:t xml:space="preserve">PD-CRIT Final Status:  </w:t>
      </w:r>
      <w:r>
        <w:rPr>
          <w:rFonts w:hint="default" w:ascii="Arial" w:hAnsi="Arial" w:eastAsia="Arial" w:cs="Arial"/>
          <w:sz w:val="24"/>
        </w:rPr>
        <w:t xml:space="preserve">PD-CRIT-01 PASS · PD-CRIT-02 PASS · PD-CRIT-03 PASS (PM API confirmed Q3 2028) · PD-CRIT-04 PASS (training plan approved Q3 2028) · PD-CRIT-05 PASS.</w:t>
      </w:r>
      <w:r/>
    </w:p>
    <w:p w14:paraId="3A161D25">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SC-2028-06 — Frame go-live approved. SLA Group C confirmed. P-LOW TEC-F-05 backlog item logged and tracked. Programme Director and PM Head co-signatories on sign-off record.</w:t>
      </w:r>
      <w:r/>
    </w:p>
    <w:p w14:paraId="1817C279">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Q1 2029. TEC-F-05 P-LOW backlog item resolution confirmed by end of Q4 2028.</w:t>
      </w:r>
      <w:r/>
    </w:p>
    <w:p w14:paraId="739671A3">
      <w:pPr>
        <w:pStyle w:val="886"/>
        <w:pBdr/>
        <w:spacing w:after="80" w:before="200"/>
        <w:ind/>
        <w:rPr/>
      </w:pPr>
      <w:r>
        <w:rPr>
          <w:rFonts w:hint="default" w:ascii="Arial" w:hAnsi="Arial" w:eastAsia="Arial" w:cs="Arial"/>
          <w:b/>
          <w:color w:val="2e75b6"/>
          <w:sz w:val="28"/>
        </w:rPr>
        <w:t xml:space="preserve">30.4  Phase D Partial Completion Declaration</w:t>
      </w:r>
      <w:r/>
    </w:p>
    <w:p w14:paraId="3A5A48A3">
      <w:pPr>
        <w:pStyle w:val="886"/>
        <w:pBdr/>
        <w:spacing w:after="100" w:before="0"/>
        <w:ind/>
        <w:rPr/>
      </w:pPr>
      <w:r>
        <w:rPr>
          <w:rFonts w:hint="default" w:ascii="Arial" w:hAnsi="Arial" w:eastAsia="Arial" w:cs="Arial"/>
          <w:b w:val="0"/>
          <w:sz w:val="24"/>
        </w:rPr>
        <w:t xml:space="preserve">With Ledger (#26) and Frame (#27) successfully deployed, the programme formally declares Phase D Partial Completion as of Q4 2028. 27 AI agents are now live across the DAPH AI Agent Programme.</w:t>
      </w:r>
      <w:r/>
    </w:p>
    <w:p w14:paraId="19BA1FA0">
      <w:pPr>
        <w:pStyle w:val="886"/>
        <w:pBdr/>
        <w:spacing w:after="80" w:before="0"/>
        <w:ind w:left="400"/>
        <w:rPr/>
      </w:pPr>
      <w:r>
        <w:rPr>
          <w:rFonts w:hint="default" w:ascii="Arial" w:hAnsi="Arial" w:eastAsia="Arial" w:cs="Arial"/>
          <w:b/>
          <w:sz w:val="24"/>
        </w:rPr>
        <w:t xml:space="preserve">Live Agent Count:  </w:t>
      </w:r>
      <w:r>
        <w:rPr>
          <w:rFonts w:hint="default" w:ascii="Arial" w:hAnsi="Arial" w:eastAsia="Arial" w:cs="Arial"/>
          <w:sz w:val="24"/>
        </w:rPr>
        <w:t xml:space="preserve">27 agents  ·  (20 v2.5 + 5 v3.0 + Ledger + Frame)</w:t>
      </w:r>
      <w:r/>
    </w:p>
    <w:p w14:paraId="63457C81">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13 departments with AI agent coverage. FIN and PM departments newly covered through Phase D. Procurement (PROC) pending Draft go-live.</w:t>
      </w:r>
      <w:r/>
    </w:p>
    <w:p w14:paraId="54DC505C">
      <w:pPr>
        <w:pStyle w:val="886"/>
        <w:pBdr/>
        <w:spacing w:after="80" w:before="0"/>
        <w:ind w:left="400"/>
        <w:rPr/>
      </w:pPr>
      <w:r>
        <w:rPr>
          <w:rFonts w:hint="default" w:ascii="Arial" w:hAnsi="Arial" w:eastAsia="Arial" w:cs="Arial"/>
          <w:b/>
          <w:sz w:val="24"/>
        </w:rPr>
        <w:t xml:space="preserve">Phase D Status:  </w:t>
      </w:r>
      <w:r>
        <w:rPr>
          <w:rFonts w:hint="default" w:ascii="Arial" w:hAnsi="Arial" w:eastAsia="Arial" w:cs="Arial"/>
          <w:sz w:val="24"/>
        </w:rPr>
        <w:t xml:space="preserve">PARTIAL COMPLETION — Ledger LIVE (Group D) · Frame LIVE (Group C) · Draft PENDING Q1 2029.</w:t>
      </w:r>
      <w:r/>
    </w:p>
    <w:p w14:paraId="1763C841">
      <w:pPr>
        <w:pStyle w:val="886"/>
        <w:pBdr/>
        <w:spacing w:after="80" w:before="0"/>
        <w:ind w:left="400"/>
        <w:rPr/>
      </w:pPr>
      <w:r>
        <w:rPr>
          <w:rFonts w:hint="default" w:ascii="Arial" w:hAnsi="Arial" w:eastAsia="Arial" w:cs="Arial"/>
          <w:b/>
          <w:sz w:val="24"/>
        </w:rPr>
        <w:t xml:space="preserve">Remaining Phase D Work:  </w:t>
      </w:r>
      <w:r>
        <w:rPr>
          <w:rFonts w:hint="default" w:ascii="Arial" w:hAnsi="Arial" w:eastAsia="Arial" w:cs="Arial"/>
          <w:sz w:val="24"/>
        </w:rPr>
        <w:t xml:space="preserve">Draft (#28) commissioning and go-live (Q1 2029, subject to PD-CRIT-03 resolution). Full Phase D completion at APR-2029 review.</w:t>
      </w:r>
      <w:r/>
    </w:p>
    <w:p w14:paraId="79728875">
      <w:pPr>
        <w:pStyle w:val="886"/>
        <w:pBdr/>
        <w:spacing w:after="80" w:before="0"/>
        <w:ind w:left="400"/>
        <w:rPr/>
      </w:pPr>
      <w:r>
        <w:rPr>
          <w:rFonts w:hint="default" w:ascii="Arial" w:hAnsi="Arial" w:eastAsia="Arial" w:cs="Arial"/>
          <w:b/>
          <w:sz w:val="24"/>
        </w:rPr>
        <w:t xml:space="preserve">SC Notification:  </w:t>
      </w:r>
      <w:r>
        <w:rPr>
          <w:rFonts w:hint="default" w:ascii="Arial" w:hAnsi="Arial" w:eastAsia="Arial" w:cs="Arial"/>
          <w:sz w:val="24"/>
        </w:rPr>
        <w:t xml:space="preserve">Phase D Partial Completion declaration lodged with SC secretariat and included in Q4 2028 Programme Director report.</w:t>
      </w:r>
      <w:r/>
    </w:p>
    <w:p w14:paraId="52A72879">
      <w:pPr>
        <w:pStyle w:val="886"/>
        <w:pBdr/>
        <w:spacing w:after="80" w:before="200"/>
        <w:ind/>
        <w:rPr/>
      </w:pPr>
      <w:r>
        <w:rPr>
          <w:rFonts w:hint="default" w:ascii="Arial" w:hAnsi="Arial" w:eastAsia="Arial" w:cs="Arial"/>
          <w:b/>
          <w:color w:val="2e75b6"/>
          <w:sz w:val="28"/>
        </w:rPr>
        <w:t xml:space="preserve">30.5  Draft (#28) Procurement Automation AI — Status Update</w:t>
      </w:r>
      <w:r/>
    </w:p>
    <w:p w14:paraId="754882BD">
      <w:pPr>
        <w:pStyle w:val="886"/>
        <w:pBdr/>
        <w:spacing w:after="100" w:before="0"/>
        <w:ind/>
        <w:rPr/>
      </w:pPr>
      <w:r>
        <w:rPr>
          <w:rFonts w:hint="default" w:ascii="Arial" w:hAnsi="Arial" w:eastAsia="Arial" w:cs="Arial"/>
          <w:b w:val="0"/>
          <w:sz w:val="24"/>
        </w:rPr>
        <w:t xml:space="preserve">With Ledger (#26) now operational, the primary blocking dependency for Draft (#28) — PD-CRIT-03 Ledger integration pathway — is unblocked. Draft commissioning re-enters active assessment as of Q4 2028.</w:t>
      </w:r>
      <w:r/>
    </w:p>
    <w:p w14:paraId="4E6302D3">
      <w:pPr>
        <w:pStyle w:val="886"/>
        <w:pBdr/>
        <w:spacing w:after="80" w:before="0"/>
        <w:ind w:left="400"/>
        <w:rPr/>
      </w:pPr>
      <w:r>
        <w:rPr>
          <w:rFonts w:hint="default" w:ascii="Arial" w:hAnsi="Arial" w:eastAsia="Arial" w:cs="Arial"/>
          <w:b/>
          <w:sz w:val="24"/>
        </w:rPr>
        <w:t xml:space="preserve">PD-CRIT-03 Update:  </w:t>
      </w:r>
      <w:r>
        <w:rPr>
          <w:rFonts w:hint="default" w:ascii="Arial" w:hAnsi="Arial" w:eastAsia="Arial" w:cs="Arial"/>
          <w:sz w:val="24"/>
        </w:rPr>
        <w:t xml:space="preserve">Ledger go-live (Q3 2028) unblocks Draft's FIN reconciliation integration. PROC system vendor portal API assessment resumed Q4 2028. STATUS: IN PROGRESS (was BLOCKED).</w:t>
      </w:r>
      <w:r/>
    </w:p>
    <w:p w14:paraId="35B8431D">
      <w:pPr>
        <w:pStyle w:val="886"/>
        <w:pBdr/>
        <w:spacing w:after="80" w:before="0"/>
        <w:ind w:left="400"/>
        <w:rPr/>
      </w:pPr>
      <w:r>
        <w:rPr>
          <w:rFonts w:hint="default" w:ascii="Arial" w:hAnsi="Arial" w:eastAsia="Arial" w:cs="Arial"/>
          <w:b/>
          <w:sz w:val="24"/>
        </w:rPr>
        <w:t xml:space="preserve">PD-CRIT-04 Update:  </w:t>
      </w:r>
      <w:r>
        <w:rPr>
          <w:rFonts w:hint="default" w:ascii="Arial" w:hAnsi="Arial" w:eastAsia="Arial" w:cs="Arial"/>
          <w:sz w:val="24"/>
        </w:rPr>
        <w:t xml:space="preserve">PROC team training plan and UAT protocol scheduled for Q4 2028 following PD-CRIT-03 resolution. STATUS: IN PROGRESS.</w:t>
      </w:r>
      <w:r/>
    </w:p>
    <w:p w14:paraId="14EC52DE">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Q1 2029  ·  On track subject to PD-CRIT-03 and PD-CRIT-04 completion.</w:t>
      </w:r>
      <w:r/>
    </w:p>
    <w:p w14:paraId="323AA026">
      <w:pPr>
        <w:pStyle w:val="886"/>
        <w:pBdr/>
        <w:spacing w:after="80" w:before="0"/>
        <w:ind w:left="400"/>
        <w:rPr/>
      </w:pPr>
      <w:r>
        <w:rPr>
          <w:rFonts w:hint="default" w:ascii="Arial" w:hAnsi="Arial" w:eastAsia="Arial" w:cs="Arial"/>
          <w:b/>
          <w:sz w:val="24"/>
        </w:rPr>
        <w:t xml:space="preserve">SC Review:  </w:t>
      </w:r>
      <w:r>
        <w:rPr>
          <w:rFonts w:hint="default" w:ascii="Arial" w:hAnsi="Arial" w:eastAsia="Arial" w:cs="Arial"/>
          <w:sz w:val="24"/>
        </w:rPr>
        <w:t xml:space="preserve">Draft full PD-CRIT submission to SC at Q4 2028 interim review for formal go/no-go decision. Programme Director confirmed Q1 2029 timeline remains achievable.</w:t>
      </w:r>
      <w:r/>
    </w:p>
    <w:p w14:paraId="5BB755FA">
      <w:pPr>
        <w:pStyle w:val="886"/>
        <w:pBdr/>
        <w:spacing w:after="80" w:before="0"/>
        <w:ind w:left="400"/>
        <w:rPr/>
      </w:pPr>
      <w:r>
        <w:rPr>
          <w:rFonts w:hint="default" w:ascii="Arial" w:hAnsi="Arial" w:eastAsia="Arial" w:cs="Arial"/>
          <w:b/>
          <w:sz w:val="24"/>
        </w:rPr>
        <w:t xml:space="preserve">Next Section:  </w:t>
      </w:r>
      <w:r>
        <w:rPr>
          <w:rFonts w:hint="default" w:ascii="Arial" w:hAnsi="Arial" w:eastAsia="Arial" w:cs="Arial"/>
          <w:sz w:val="24"/>
        </w:rPr>
        <w:t xml:space="preserve">Draft go-live sign-off will be recorded in a subsequent section following Q1 2029 commissioning, completing Phase D.</w:t>
      </w:r>
      <w:r/>
    </w:p>
    <w:p w14:paraId="31C7FDB0">
      <w:pPr>
        <w:pStyle w:val="886"/>
        <w:pBdr/>
        <w:spacing w:after="0" w:before="0"/>
        <w:ind/>
        <w:rPr/>
      </w:pPr>
      <w:r>
        <w:rPr>
          <w:rFonts w:hint="default" w:ascii="Arial" w:hAnsi="Arial" w:eastAsia="Arial" w:cs="Arial"/>
          <w:b w:val="0"/>
          <w:sz w:val="24"/>
        </w:rPr>
      </w:r>
      <w:r/>
    </w:p>
    <w:p w14:paraId="28D6082E">
      <w:pPr>
        <w:pStyle w:val="886"/>
        <w:pBdr/>
        <w:spacing w:after="0" w:before="0"/>
        <w:ind/>
        <w:rPr/>
      </w:pPr>
      <w:r>
        <w:rPr>
          <w:rFonts w:hint="default" w:ascii="Arial" w:hAnsi="Arial" w:eastAsia="Arial" w:cs="Arial"/>
          <w:b w:val="0"/>
          <w:sz w:val="24"/>
        </w:rPr>
      </w:r>
      <w:r/>
    </w:p>
    <w:p w14:paraId="65DFADBF">
      <w:pPr>
        <w:pStyle w:val="886"/>
        <w:pBdr/>
        <w:spacing w:after="100" w:before="320"/>
        <w:ind/>
        <w:rPr/>
      </w:pPr>
      <w:r>
        <w:rPr>
          <w:rFonts w:hint="default" w:ascii="Arial" w:hAnsi="Arial" w:eastAsia="Arial" w:cs="Arial"/>
          <w:b/>
          <w:color w:val="1f2d5a"/>
          <w:sz w:val="36"/>
        </w:rPr>
        <w:t xml:space="preserve">31. Draft (#28) Go-Live Sign-off &amp; Phase D Full Completion Declaration</w:t>
      </w:r>
      <w:r/>
    </w:p>
    <w:p w14:paraId="40E45E1B">
      <w:pPr>
        <w:pStyle w:val="886"/>
        <w:pBdr/>
        <w:spacing w:after="80" w:before="200"/>
        <w:ind/>
        <w:rPr/>
      </w:pPr>
      <w:r>
        <w:rPr>
          <w:rFonts w:hint="default" w:ascii="Arial" w:hAnsi="Arial" w:eastAsia="Arial" w:cs="Arial"/>
          <w:b/>
          <w:color w:val="2e75b6"/>
          <w:sz w:val="28"/>
        </w:rPr>
        <w:t xml:space="preserve">31.1  Overview</w:t>
      </w:r>
      <w:r/>
    </w:p>
    <w:p w14:paraId="7E37C1B6">
      <w:pPr>
        <w:pStyle w:val="886"/>
        <w:pBdr/>
        <w:spacing w:after="100" w:before="0"/>
        <w:ind/>
        <w:rPr/>
      </w:pPr>
      <w:r>
        <w:rPr>
          <w:rFonts w:hint="default" w:ascii="Arial" w:hAnsi="Arial" w:eastAsia="Arial" w:cs="Arial"/>
          <w:b w:val="0"/>
          <w:sz w:val="24"/>
        </w:rPr>
        <w:t xml:space="preserve">This section records the formal go-live sign-off for Draft (#28), the final Phase D agent under AMD-002-WS2. Draft's commissioning was deferred in Section 29 pending Ledger (#26) becoming operational; with Ledger live as of </w:t>
      </w:r>
      <w:r>
        <w:rPr>
          <w:rFonts w:hint="default" w:ascii="Arial" w:hAnsi="Arial" w:eastAsia="Arial" w:cs="Arial"/>
          <w:b w:val="0"/>
          <w:sz w:val="24"/>
        </w:rPr>
        <w:t xml:space="preserve">Q3 2028, the PD-CRIT-03 blocking dependency was resolved and Draft's assessment resumed in Q4 2028. Draft successfully completed all five PD-CRIT criteria and the six-check technical evaluation (TEC-D), receiving SC go-live authorisation effective Q1 2029.</w:t>
      </w:r>
      <w:r/>
    </w:p>
    <w:p w14:paraId="6DE0FBA6">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SC decision SC-2029-01 (Q1 2029). Recorded by SC secretariat and Programme Director.</w:t>
      </w:r>
      <w:r/>
    </w:p>
    <w:p w14:paraId="2B6EC771">
      <w:pPr>
        <w:pStyle w:val="886"/>
        <w:pBdr/>
        <w:spacing w:after="80" w:before="0"/>
        <w:ind w:left="400"/>
        <w:rPr/>
      </w:pPr>
      <w:r>
        <w:rPr>
          <w:rFonts w:hint="default" w:ascii="Arial" w:hAnsi="Arial" w:eastAsia="Arial" w:cs="Arial"/>
          <w:b/>
          <w:sz w:val="24"/>
        </w:rPr>
        <w:t xml:space="preserve">Phase D Completion:  </w:t>
      </w:r>
      <w:r>
        <w:rPr>
          <w:rFonts w:hint="default" w:ascii="Arial" w:hAnsi="Arial" w:eastAsia="Arial" w:cs="Arial"/>
          <w:sz w:val="24"/>
        </w:rPr>
        <w:t xml:space="preserve">With Draft operational, all three Phase D agents are live: Ledger (#26), Frame (#27), Draft (#28). The programme expands to 28 active AI agents. Phase D Full Completion is declared in Section 31.3.</w:t>
      </w:r>
      <w:r/>
    </w:p>
    <w:p w14:paraId="42D5A608">
      <w:pPr>
        <w:pStyle w:val="886"/>
        <w:pBdr/>
        <w:spacing w:after="80" w:before="0"/>
        <w:ind w:left="400"/>
        <w:rPr/>
      </w:pPr>
      <w:r>
        <w:rPr>
          <w:rFonts w:hint="default" w:ascii="Arial" w:hAnsi="Arial" w:eastAsia="Arial" w:cs="Arial"/>
          <w:b/>
          <w:sz w:val="24"/>
        </w:rPr>
        <w:t xml:space="preserve">AMD-002-WS2 Status:  </w:t>
      </w:r>
      <w:r>
        <w:rPr>
          <w:rFonts w:hint="default" w:ascii="Arial" w:hAnsi="Arial" w:eastAsia="Arial" w:cs="Arial"/>
          <w:sz w:val="24"/>
        </w:rPr>
        <w:t xml:space="preserve">All New Agent Commissioning workstream objectives fully delivered. WS2 closes upon Phase D Full Completion Declaration. Full AMD-002 review at APR-2029.</w:t>
      </w:r>
      <w:r/>
    </w:p>
    <w:p w14:paraId="4DE58148">
      <w:pPr>
        <w:pStyle w:val="886"/>
        <w:pBdr/>
        <w:spacing w:after="80" w:before="200"/>
        <w:ind/>
        <w:rPr/>
      </w:pPr>
      <w:r>
        <w:rPr>
          <w:rFonts w:hint="default" w:ascii="Arial" w:hAnsi="Arial" w:eastAsia="Arial" w:cs="Arial"/>
          <w:b/>
          <w:color w:val="2e75b6"/>
          <w:sz w:val="28"/>
        </w:rPr>
        <w:t xml:space="preserve">31.2  Go-Live Sign-off — Draft (#28) Procurement Automation AI</w:t>
      </w:r>
      <w:r/>
    </w:p>
    <w:p w14:paraId="35798F74">
      <w:pPr>
        <w:pStyle w:val="886"/>
        <w:pBdr/>
        <w:spacing w:after="100" w:before="0"/>
        <w:ind/>
        <w:rPr/>
      </w:pPr>
      <w:r>
        <w:rPr>
          <w:rFonts w:hint="default" w:ascii="Arial" w:hAnsi="Arial" w:eastAsia="Arial" w:cs="Arial"/>
          <w:b w:val="0"/>
          <w:sz w:val="24"/>
        </w:rPr>
        <w:t xml:space="preserve">Draft (#28) c</w:t>
      </w:r>
      <w:r>
        <w:rPr>
          <w:rFonts w:hint="default" w:ascii="Arial" w:hAnsi="Arial" w:eastAsia="Arial" w:cs="Arial"/>
          <w:b w:val="0"/>
          <w:sz w:val="24"/>
        </w:rPr>
        <w:t xml:space="preserve">ompleted the full PD-CRIT assessment in Q4 2028 following Ledger go-live. The PROC system vendor portal API assessment and the FIN reconciliation integration were confirmed operational. The SC issued SC-2029-01 authorising Draft go-live, effective Q1 2029.</w:t>
      </w:r>
      <w:r/>
    </w:p>
    <w:p w14:paraId="688DAF20">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PROC / FIN  ·  SLA Group: B (Accuracy ≥93%, Completion ≥90%, Uptime ≥98.5%, Escalation ≤7%)</w:t>
      </w:r>
      <w:r/>
    </w:p>
    <w:p w14:paraId="037BE4BD">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Q1 2029  ·  Agent #28  ·  Priority P1</w:t>
      </w:r>
      <w:r/>
    </w:p>
    <w:p w14:paraId="679F6418">
      <w:pPr>
        <w:pStyle w:val="886"/>
        <w:pBdr/>
        <w:spacing w:after="100" w:before="0"/>
        <w:ind/>
        <w:rPr/>
      </w:pPr>
      <w:r>
        <w:rPr>
          <w:rFonts w:hint="default" w:ascii="Arial" w:hAnsi="Arial" w:eastAsia="Arial" w:cs="Arial"/>
          <w:b w:val="0"/>
          <w:sz w:val="24"/>
        </w:rPr>
        <w:t xml:space="preserve">PD-CRIT Final Status — Draft:</w:t>
      </w:r>
      <w:r/>
    </w:p>
    <w:p w14:paraId="37FBD5A6">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35% reduction in procurement cycle time. Business case approved. STATUS: PASS.</w:t>
      </w:r>
      <w:r/>
    </w:p>
    <w:p w14:paraId="7A52B654">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PROC Head (primary) and FIN Director (secondary) confirmed. Sponsorship letters lodged Q1 2028. STATUS: PASS.</w:t>
      </w:r>
      <w:r/>
    </w:p>
    <w:p w14:paraId="62E6555E">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Vendor portal API compatibility confirmed Q4 2028, following Ledger go-live (Q3 2028) unblocking the FIN reconciliation pathway. PROC-to-FIN Ledger integration verified. STATUS: PASS.</w:t>
      </w:r>
      <w:r/>
    </w:p>
    <w:p w14:paraId="272E887F">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PROC team training plan completed and approved by SC Q4 2028. UAT protocol finalized. STATUS: PASS.</w:t>
      </w:r>
      <w:r/>
    </w:p>
    <w:p w14:paraId="0F18EA95">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confirmed within AMD-002 envelope. STATUS: PASS.</w:t>
      </w:r>
      <w:r/>
    </w:p>
    <w:p w14:paraId="02376554">
      <w:pPr>
        <w:pStyle w:val="886"/>
        <w:pBdr/>
        <w:spacing w:after="100" w:before="0"/>
        <w:ind/>
        <w:rPr/>
      </w:pPr>
      <w:r>
        <w:rPr>
          <w:rFonts w:hint="default" w:ascii="Arial" w:hAnsi="Arial" w:eastAsia="Arial" w:cs="Arial"/>
          <w:b w:val="0"/>
          <w:sz w:val="24"/>
        </w:rPr>
        <w:t xml:space="preserve">Technical Evaluation Checklist — Draft (TEC-D):</w:t>
      </w:r>
      <w:r/>
    </w:p>
    <w:p w14:paraId="458D7E91">
      <w:pPr>
        <w:pStyle w:val="886"/>
        <w:pBdr/>
        <w:spacing w:after="80" w:before="0"/>
        <w:ind w:left="400"/>
        <w:rPr/>
      </w:pPr>
      <w:r>
        <w:rPr>
          <w:rFonts w:hint="default" w:ascii="Arial" w:hAnsi="Arial" w:eastAsia="Arial" w:cs="Arial"/>
          <w:b/>
          <w:sz w:val="24"/>
        </w:rPr>
        <w:t xml:space="preserve">TEC-D-01 — PROC System Integration:  </w:t>
      </w:r>
      <w:r>
        <w:rPr>
          <w:rFonts w:hint="default" w:ascii="Arial" w:hAnsi="Arial" w:eastAsia="Arial" w:cs="Arial"/>
          <w:sz w:val="24"/>
        </w:rPr>
        <w:t xml:space="preserve">Vendor portal API integration completed Q4 2028. Procurement workflow and purchase-order processing pipelines tested end-to-end. PASS.</w:t>
      </w:r>
      <w:r/>
    </w:p>
    <w:p w14:paraId="3DC0F9F4">
      <w:pPr>
        <w:pStyle w:val="886"/>
        <w:pBdr/>
        <w:spacing w:after="80" w:before="0"/>
        <w:ind w:left="400"/>
        <w:rPr/>
      </w:pPr>
      <w:r>
        <w:rPr>
          <w:rFonts w:hint="default" w:ascii="Arial" w:hAnsi="Arial" w:eastAsia="Arial" w:cs="Arial"/>
          <w:b/>
          <w:sz w:val="24"/>
        </w:rPr>
        <w:t xml:space="preserve">TEC-D-02 — Ledger FIN Reconciliation Integration:  </w:t>
      </w:r>
      <w:r>
        <w:rPr>
          <w:rFonts w:hint="default" w:ascii="Arial" w:hAnsi="Arial" w:eastAsia="Arial" w:cs="Arial"/>
          <w:sz w:val="24"/>
        </w:rPr>
        <w:t xml:space="preserve">Draft-to-Ledger FIN reconciliation feed verified operational. PROC purchase-order data flowing to Ledger FIN pipeline. PASS.</w:t>
      </w:r>
      <w:r/>
    </w:p>
    <w:p w14:paraId="4F81096F">
      <w:pPr>
        <w:pStyle w:val="886"/>
        <w:pBdr/>
        <w:spacing w:after="80" w:before="0"/>
        <w:ind w:left="400"/>
        <w:rPr/>
      </w:pPr>
      <w:r>
        <w:rPr>
          <w:rFonts w:hint="default" w:ascii="Arial" w:hAnsi="Arial" w:eastAsia="Arial" w:cs="Arial"/>
          <w:b/>
          <w:sz w:val="24"/>
        </w:rPr>
        <w:t xml:space="preserve">TEC-D-03 — Vendor Management Interface:  </w:t>
      </w:r>
      <w:r>
        <w:rPr>
          <w:rFonts w:hint="default" w:ascii="Arial" w:hAnsi="Arial" w:eastAsia="Arial" w:cs="Arial"/>
          <w:sz w:val="24"/>
        </w:rPr>
        <w:t xml:space="preserve">Vendor portal connectivity confirmed. Automated vendor communication workflow tested. Purchase-order issuance and acknowledgement loop validated. PASS.</w:t>
      </w:r>
      <w:r/>
    </w:p>
    <w:p w14:paraId="42A4B961">
      <w:pPr>
        <w:pStyle w:val="886"/>
        <w:pBdr/>
        <w:spacing w:after="80" w:before="0"/>
        <w:ind w:left="400"/>
        <w:rPr/>
      </w:pPr>
      <w:r>
        <w:rPr>
          <w:rFonts w:hint="default" w:ascii="Arial" w:hAnsi="Arial" w:eastAsia="Arial" w:cs="Arial"/>
          <w:b/>
          <w:sz w:val="24"/>
        </w:rPr>
        <w:t xml:space="preserve">TEC-D-04 — PROC-to-FIN Reconciliation Output:  </w:t>
      </w:r>
      <w:r>
        <w:rPr>
          <w:rFonts w:hint="default" w:ascii="Arial" w:hAnsi="Arial" w:eastAsia="Arial" w:cs="Arial"/>
          <w:sz w:val="24"/>
        </w:rPr>
        <w:t xml:space="preserve">End-of-period reconciliation reports generated and validated by FIN Director and PROC Head. Data accuracy confirmed against manual baseline. PASS.</w:t>
      </w:r>
      <w:r/>
    </w:p>
    <w:p w14:paraId="3C050862">
      <w:pPr>
        <w:pStyle w:val="886"/>
        <w:pBdr/>
        <w:spacing w:after="80" w:before="0"/>
        <w:ind w:left="400"/>
        <w:rPr/>
      </w:pPr>
      <w:r>
        <w:rPr>
          <w:rFonts w:hint="default" w:ascii="Arial" w:hAnsi="Arial" w:eastAsia="Arial" w:cs="Arial"/>
          <w:b/>
          <w:sz w:val="24"/>
        </w:rPr>
        <w:t xml:space="preserve">TEC-D-05 — UAT Completion:  </w:t>
      </w:r>
      <w:r>
        <w:rPr>
          <w:rFonts w:hint="default" w:ascii="Arial" w:hAnsi="Arial" w:eastAsia="Arial" w:cs="Arial"/>
          <w:sz w:val="24"/>
        </w:rPr>
        <w:t xml:space="preserve">PROC and FIN team user acceptance testing completed over 3-week period in Q4 2028. 12 test scenarios executed, 12 PASS. No critical or high-priority defects raised. PASS.</w:t>
      </w:r>
      <w:r/>
    </w:p>
    <w:p w14:paraId="48EC366C">
      <w:pPr>
        <w:pStyle w:val="886"/>
        <w:pBdr/>
        <w:spacing w:after="80" w:before="0"/>
        <w:ind w:left="400"/>
        <w:rPr/>
      </w:pPr>
      <w:r>
        <w:rPr>
          <w:rFonts w:hint="default" w:ascii="Arial" w:hAnsi="Arial" w:eastAsia="Arial" w:cs="Arial"/>
          <w:b/>
          <w:sz w:val="24"/>
        </w:rPr>
        <w:t xml:space="preserve">TEC-D-06 — SLA Group B Readiness:  </w:t>
      </w:r>
      <w:r>
        <w:rPr>
          <w:rFonts w:hint="default" w:ascii="Arial" w:hAnsi="Arial" w:eastAsia="Arial" w:cs="Arial"/>
          <w:sz w:val="24"/>
        </w:rPr>
        <w:t xml:space="preserve">SLA Group B threshold monitoring configured in Pulse dashboard. Incident escalation routing per Section 18 confirmed. Ember and Shore integration touchpoints verified. PASS.</w:t>
      </w:r>
      <w:r/>
    </w:p>
    <w:p w14:paraId="413ED66B">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SC-2029-01 — Draft go-live approved. SLA Group B confirmed. Programme Director, PROC Head, and FIN Director co-signatories on sign-off record.</w:t>
      </w:r>
      <w:r/>
    </w:p>
    <w:p w14:paraId="48C02382">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Q2 2029. SLA Group B performance monitoring active from day one. No critical incidents recorded in first 30 days.</w:t>
      </w:r>
      <w:r/>
    </w:p>
    <w:p w14:paraId="041BA91B">
      <w:pPr>
        <w:pStyle w:val="886"/>
        <w:pBdr/>
        <w:spacing w:after="80" w:before="200"/>
        <w:ind/>
        <w:rPr/>
      </w:pPr>
      <w:r>
        <w:rPr>
          <w:rFonts w:hint="default" w:ascii="Arial" w:hAnsi="Arial" w:eastAsia="Arial" w:cs="Arial"/>
          <w:b/>
          <w:color w:val="2e75b6"/>
          <w:sz w:val="28"/>
        </w:rPr>
        <w:t xml:space="preserve">31.3  Phase D Full Completion Declaration</w:t>
      </w:r>
      <w:r/>
    </w:p>
    <w:p w14:paraId="219D33DA">
      <w:pPr>
        <w:pStyle w:val="886"/>
        <w:pBdr/>
        <w:spacing w:after="100" w:before="0"/>
        <w:ind/>
        <w:rPr/>
      </w:pPr>
      <w:r>
        <w:rPr>
          <w:rFonts w:hint="default" w:ascii="Arial" w:hAnsi="Arial" w:eastAsia="Arial" w:cs="Arial"/>
          <w:b w:val="0"/>
          <w:sz w:val="24"/>
        </w:rPr>
        <w:t xml:space="preserve">With Draft (#28)</w:t>
      </w:r>
      <w:r>
        <w:rPr>
          <w:rFonts w:hint="default" w:ascii="Arial" w:hAnsi="Arial" w:eastAsia="Arial" w:cs="Arial"/>
          <w:b w:val="0"/>
          <w:sz w:val="24"/>
        </w:rPr>
        <w:t xml:space="preserve"> successfully deployed in Q1 2029, the DAPH AI Agent Programme formally declares Phase D Full Completion. All three Phase D agents — Ledger, Frame, and Draft — are now operational, extending the programme to 28 live AI agents across all target departments.</w:t>
      </w:r>
      <w:r/>
    </w:p>
    <w:p w14:paraId="59DBE3F8">
      <w:pPr>
        <w:pStyle w:val="886"/>
        <w:pBdr/>
        <w:spacing w:after="80" w:before="0"/>
        <w:ind w:left="400"/>
        <w:rPr/>
      </w:pPr>
      <w:r>
        <w:rPr>
          <w:rFonts w:hint="default" w:ascii="Arial" w:hAnsi="Arial" w:eastAsia="Arial" w:cs="Arial"/>
          <w:b/>
          <w:sz w:val="24"/>
        </w:rPr>
        <w:t xml:space="preserve">Live Agent Count:  </w:t>
      </w:r>
      <w:r>
        <w:rPr>
          <w:rFonts w:hint="default" w:ascii="Arial" w:hAnsi="Arial" w:eastAsia="Arial" w:cs="Arial"/>
          <w:sz w:val="24"/>
        </w:rPr>
        <w:t xml:space="preserve">28 agents  ·  (20 v2.5 + 5 v3.0 + 3 Phase D: Ledger, Frame, Draft)</w:t>
      </w:r>
      <w:r/>
    </w:p>
    <w:p w14:paraId="5401E958">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All 13 DAPH departments now have active AI agent coverage. FIN covered by Ledger (#26) · PM covered by Frame (#27) · PROC covered by Draft (#28). No department gaps remain.</w:t>
      </w:r>
      <w:r/>
    </w:p>
    <w:p w14:paraId="7CAB41E2">
      <w:pPr>
        <w:pStyle w:val="886"/>
        <w:pBdr/>
        <w:spacing w:after="80" w:before="0"/>
        <w:ind w:left="400"/>
        <w:rPr/>
      </w:pPr>
      <w:r>
        <w:rPr>
          <w:rFonts w:hint="default" w:ascii="Arial" w:hAnsi="Arial" w:eastAsia="Arial" w:cs="Arial"/>
          <w:b/>
          <w:sz w:val="24"/>
        </w:rPr>
        <w:t xml:space="preserve">Phase D Status:  </w:t>
      </w:r>
      <w:r>
        <w:rPr>
          <w:rFonts w:hint="default" w:ascii="Arial" w:hAnsi="Arial" w:eastAsia="Arial" w:cs="Arial"/>
          <w:sz w:val="24"/>
        </w:rPr>
        <w:t xml:space="preserve">FULL COMPLETION — all three Phase D agents LIVE.</w:t>
      </w:r>
      <w:r/>
    </w:p>
    <w:p w14:paraId="2739281F">
      <w:pPr>
        <w:pStyle w:val="886"/>
        <w:pBdr/>
        <w:spacing w:after="80" w:before="0"/>
        <w:ind w:left="400"/>
        <w:rPr/>
      </w:pPr>
      <w:r>
        <w:rPr>
          <w:rFonts w:hint="default" w:ascii="Arial" w:hAnsi="Arial" w:eastAsia="Arial" w:cs="Arial"/>
          <w:b/>
          <w:sz w:val="24"/>
        </w:rPr>
        <w:t xml:space="preserve">AMD-002-WS2 Status:  </w:t>
      </w:r>
      <w:r>
        <w:rPr>
          <w:rFonts w:hint="default" w:ascii="Arial" w:hAnsi="Arial" w:eastAsia="Arial" w:cs="Arial"/>
          <w:sz w:val="24"/>
        </w:rPr>
        <w:t xml:space="preserve">CLOSED — New Agent Commissioning workstream fully delivered. All PD-M1 through PD-M5 milestones completed on schedule. Final WS2 closure report lodged with SC secretariat.</w:t>
      </w:r>
      <w:r/>
    </w:p>
    <w:p w14:paraId="4F2FF729">
      <w:pPr>
        <w:pStyle w:val="886"/>
        <w:pBdr/>
        <w:spacing w:after="80" w:before="0"/>
        <w:ind w:left="400"/>
        <w:rPr/>
      </w:pPr>
      <w:r>
        <w:rPr>
          <w:rFonts w:hint="default" w:ascii="Arial" w:hAnsi="Arial" w:eastAsia="Arial" w:cs="Arial"/>
          <w:b/>
          <w:sz w:val="24"/>
        </w:rPr>
        <w:t xml:space="preserve">Declaration Signatories:  </w:t>
      </w:r>
      <w:r>
        <w:rPr>
          <w:rFonts w:hint="default" w:ascii="Arial" w:hAnsi="Arial" w:eastAsia="Arial" w:cs="Arial"/>
          <w:sz w:val="24"/>
        </w:rPr>
        <w:t xml:space="preserve">Programme Director, SC Chair, FIN Director, PM Head, PROC Head. Phase D Full Completion declaration filed with SC secretariat and included in Q1 2029 Programme Director report.</w:t>
      </w:r>
      <w:r/>
    </w:p>
    <w:p w14:paraId="3C0239A8">
      <w:pPr>
        <w:pStyle w:val="886"/>
        <w:pBdr/>
        <w:spacing w:after="80" w:before="200"/>
        <w:ind/>
        <w:rPr/>
      </w:pPr>
      <w:r>
        <w:rPr>
          <w:rFonts w:hint="default" w:ascii="Arial" w:hAnsi="Arial" w:eastAsia="Arial" w:cs="Arial"/>
          <w:b/>
          <w:color w:val="2e75b6"/>
          <w:sz w:val="28"/>
        </w:rPr>
        <w:t xml:space="preserve">31.4  Programme State — 28-Agent Deployment</w:t>
      </w:r>
      <w:r/>
    </w:p>
    <w:p w14:paraId="2D9D1FBD">
      <w:pPr>
        <w:pStyle w:val="886"/>
        <w:pBdr/>
        <w:spacing w:after="100" w:before="0"/>
        <w:ind/>
        <w:rPr/>
      </w:pPr>
      <w:r>
        <w:rPr>
          <w:rFonts w:hint="default" w:ascii="Arial" w:hAnsi="Arial" w:eastAsia="Arial" w:cs="Arial"/>
          <w:b w:val="0"/>
          <w:sz w:val="24"/>
        </w:rPr>
        <w:t xml:space="preserve">Following P</w:t>
      </w:r>
      <w:r>
        <w:rPr>
          <w:rFonts w:hint="default" w:ascii="Arial" w:hAnsi="Arial" w:eastAsia="Arial" w:cs="Arial"/>
          <w:b w:val="0"/>
          <w:sz w:val="24"/>
        </w:rPr>
        <w:t xml:space="preserve">hase D Full Completion, the DAPH AI Agent Programme operates at its AMD-002 target scale of 28 agents across 13 departments. All agents are classified within the SLA Group framework established in Section 17 and governed by the protocols in Sections 18–23.</w:t>
      </w:r>
      <w:r/>
    </w:p>
    <w:p w14:paraId="300FC343">
      <w:pPr>
        <w:pStyle w:val="886"/>
        <w:pBdr/>
        <w:spacing w:after="80" w:before="0"/>
        <w:ind w:left="400"/>
        <w:rPr/>
      </w:pPr>
      <w:r>
        <w:rPr>
          <w:rFonts w:hint="default" w:ascii="Arial" w:hAnsi="Arial" w:eastAsia="Arial" w:cs="Arial"/>
          <w:b/>
          <w:sz w:val="24"/>
        </w:rPr>
        <w:t xml:space="preserve">SLA Group A (5 agents):  </w:t>
      </w:r>
      <w:r>
        <w:rPr>
          <w:rFonts w:hint="default" w:ascii="Arial" w:hAnsi="Arial" w:eastAsia="Arial" w:cs="Arial"/>
          <w:sz w:val="24"/>
        </w:rPr>
        <w:t xml:space="preserve">Kelly, Signal, Aria, Blaze, Nova — Accuracy ≥95%, Completion ≥92%, Uptime ≥99.0%, Escalation ≤5%.</w:t>
      </w:r>
      <w:r/>
    </w:p>
    <w:p w14:paraId="5AC1A18E">
      <w:pPr>
        <w:pStyle w:val="886"/>
        <w:pBdr/>
        <w:spacing w:after="80" w:before="0"/>
        <w:ind w:left="400"/>
        <w:rPr/>
      </w:pPr>
      <w:r>
        <w:rPr>
          <w:rFonts w:hint="default" w:ascii="Arial" w:hAnsi="Arial" w:eastAsia="Arial" w:cs="Arial"/>
          <w:b/>
          <w:sz w:val="24"/>
        </w:rPr>
        <w:t xml:space="preserve">SLA Group B (8 agents):  </w:t>
      </w:r>
      <w:r>
        <w:rPr>
          <w:rFonts w:hint="default" w:ascii="Arial" w:hAnsi="Arial" w:eastAsia="Arial" w:cs="Arial"/>
          <w:sz w:val="24"/>
        </w:rPr>
        <w:t xml:space="preserve">Compass, Remy, Scout, Finn, Hana, Ember, Shore, Draft — Accuracy ≥93%, Completion ≥90%, Uptime ≥98.5%, Escalation ≤7%.</w:t>
      </w:r>
      <w:r/>
    </w:p>
    <w:p w14:paraId="2823DA85">
      <w:pPr>
        <w:pStyle w:val="886"/>
        <w:pBdr/>
        <w:spacing w:after="80" w:before="0"/>
        <w:ind w:left="400"/>
        <w:rPr/>
      </w:pPr>
      <w:r>
        <w:rPr>
          <w:rFonts w:hint="default" w:ascii="Arial" w:hAnsi="Arial" w:eastAsia="Arial" w:cs="Arial"/>
          <w:b/>
          <w:sz w:val="24"/>
        </w:rPr>
        <w:t xml:space="preserve">SLA Group C (8 agents):  </w:t>
      </w:r>
      <w:r>
        <w:rPr>
          <w:rFonts w:hint="default" w:ascii="Arial" w:hAnsi="Arial" w:eastAsia="Arial" w:cs="Arial"/>
          <w:sz w:val="24"/>
        </w:rPr>
        <w:t xml:space="preserve">Atlas, Bo, Forge, Leo, Ops, Stone, Pulse, Frame — Accuracy ≥94%, Completion ≥91%, Uptime ≥99.0%, Escalation ≤6%.</w:t>
      </w:r>
      <w:r/>
    </w:p>
    <w:p w14:paraId="2E3413B9">
      <w:pPr>
        <w:pStyle w:val="886"/>
        <w:pBdr/>
        <w:spacing w:after="80" w:before="0"/>
        <w:ind w:left="400"/>
        <w:rPr/>
      </w:pPr>
      <w:r>
        <w:rPr>
          <w:rFonts w:hint="default" w:ascii="Arial" w:hAnsi="Arial" w:eastAsia="Arial" w:cs="Arial"/>
          <w:b/>
          <w:sz w:val="24"/>
        </w:rPr>
        <w:t xml:space="preserve">SLA Group D (7 agents):  </w:t>
      </w:r>
      <w:r>
        <w:rPr>
          <w:rFonts w:hint="default" w:ascii="Arial" w:hAnsi="Arial" w:eastAsia="Arial" w:cs="Arial"/>
          <w:sz w:val="24"/>
        </w:rPr>
        <w:t xml:space="preserve">Core, Nexus, Rex, Guardian, Talent, Vega, Ledger — Accuracy ≥97%, Completion ≥95%, Uptime ≥99.5%, Escalation ≤4%.</w:t>
      </w:r>
      <w:r/>
    </w:p>
    <w:p w14:paraId="486B139C">
      <w:pPr>
        <w:pStyle w:val="886"/>
        <w:pBdr/>
        <w:spacing w:after="80" w:before="0"/>
        <w:ind w:left="400"/>
        <w:rPr/>
      </w:pPr>
      <w:r>
        <w:rPr>
          <w:rFonts w:hint="default" w:ascii="Arial" w:hAnsi="Arial" w:eastAsia="Arial" w:cs="Arial"/>
          <w:b/>
          <w:sz w:val="24"/>
        </w:rPr>
        <w:t xml:space="preserve">Cross-Agent Orchestration:  </w:t>
      </w:r>
      <w:r>
        <w:rPr>
          <w:rFonts w:hint="default" w:ascii="Arial" w:hAnsi="Arial" w:eastAsia="Arial" w:cs="Arial"/>
          <w:sz w:val="24"/>
        </w:rPr>
        <w:t xml:space="preserve">All 28 agents operate under the orchestration protocols in Section 16. Ledger feeds Pulse (KPI pipeline) and Core (compliance). Frame feeds Ops (handoff automation) and Pulse (PM KPIs). Draft feeds Ledger (FIN reconciliation).</w:t>
      </w:r>
      <w:r/>
    </w:p>
    <w:p w14:paraId="6DBDD717">
      <w:pPr>
        <w:pStyle w:val="886"/>
        <w:pBdr/>
        <w:spacing w:after="80" w:before="0"/>
        <w:ind w:left="400"/>
        <w:rPr/>
      </w:pPr>
      <w:r>
        <w:rPr>
          <w:rFonts w:hint="default" w:ascii="Arial" w:hAnsi="Arial" w:eastAsia="Arial" w:cs="Arial"/>
          <w:b/>
          <w:sz w:val="24"/>
        </w:rPr>
        <w:t xml:space="preserve">Governance:  </w:t>
      </w:r>
      <w:r>
        <w:rPr>
          <w:rFonts w:hint="default" w:ascii="Arial" w:hAnsi="Arial" w:eastAsia="Arial" w:cs="Arial"/>
          <w:sz w:val="24"/>
        </w:rPr>
        <w:t xml:space="preserve">Programme governance remains under the Steering Committee Charter (Section 23) and AMD-001/AMD-002 amendment framework. Next full governance review: APR-2029.</w:t>
      </w:r>
      <w:r/>
    </w:p>
    <w:p w14:paraId="49C847D8">
      <w:pPr>
        <w:pStyle w:val="886"/>
        <w:pBdr/>
        <w:spacing w:after="80" w:before="200"/>
        <w:ind/>
        <w:rPr/>
      </w:pPr>
      <w:r>
        <w:rPr>
          <w:rFonts w:hint="default" w:ascii="Arial" w:hAnsi="Arial" w:eastAsia="Arial" w:cs="Arial"/>
          <w:b/>
          <w:color w:val="2e75b6"/>
          <w:sz w:val="28"/>
        </w:rPr>
        <w:t xml:space="preserve">31.5  APR-2029 Annual Programme Review — Scope</w:t>
      </w:r>
      <w:r/>
    </w:p>
    <w:p w14:paraId="052BCE42">
      <w:pPr>
        <w:pStyle w:val="886"/>
        <w:pBdr/>
        <w:spacing w:after="100" w:before="0"/>
        <w:ind/>
        <w:rPr/>
      </w:pPr>
      <w:r>
        <w:rPr>
          <w:rFonts w:hint="default" w:ascii="Arial" w:hAnsi="Arial" w:eastAsia="Arial" w:cs="Arial"/>
          <w:b w:val="0"/>
          <w:sz w:val="24"/>
        </w:rPr>
        <w:t xml:space="preserve">The APR-2029 Annual P</w:t>
      </w:r>
      <w:r>
        <w:rPr>
          <w:rFonts w:hint="default" w:ascii="Arial" w:hAnsi="Arial" w:eastAsia="Arial" w:cs="Arial"/>
          <w:b w:val="0"/>
          <w:sz w:val="24"/>
        </w:rPr>
        <w:t xml:space="preserve">rogramme Review will be the first review covering the complete 28-agent programme and the conclusion of all AMD-002 workstreams. The SC will assess the full programme performance, agent lifecycle status, and determine the next phase of programme evolution.</w:t>
      </w:r>
      <w:r/>
    </w:p>
    <w:p w14:paraId="1938F1AB">
      <w:pPr>
        <w:pStyle w:val="886"/>
        <w:pBdr/>
        <w:spacing w:after="80" w:before="0"/>
        <w:ind w:left="400"/>
        <w:rPr/>
      </w:pPr>
      <w:r>
        <w:rPr>
          <w:rFonts w:hint="default" w:ascii="Arial" w:hAnsi="Arial" w:eastAsia="Arial" w:cs="Arial"/>
          <w:b/>
          <w:sz w:val="24"/>
        </w:rPr>
        <w:t xml:space="preserve">Review Scope:  </w:t>
      </w:r>
      <w:r>
        <w:rPr>
          <w:rFonts w:hint="default" w:ascii="Arial" w:hAnsi="Arial" w:eastAsia="Arial" w:cs="Arial"/>
          <w:sz w:val="24"/>
        </w:rPr>
        <w:t xml:space="preserve">Full 28-agent SLA performance review (Groups A–D) · AMD-002 WS1–WS5 final outcomes · Phase D agent 30-day and 90-day performance reports · Section 22 continuous improvement findings · Governance and compliance audit results (S19, S20).</w:t>
      </w:r>
      <w:r/>
    </w:p>
    <w:p w14:paraId="4C75C4A0">
      <w:pPr>
        <w:pStyle w:val="886"/>
        <w:pBdr/>
        <w:spacing w:after="80" w:before="0"/>
        <w:ind w:left="400"/>
        <w:rPr/>
      </w:pPr>
      <w:r>
        <w:rPr>
          <w:rFonts w:hint="default" w:ascii="Arial" w:hAnsi="Arial" w:eastAsia="Arial" w:cs="Arial"/>
          <w:b/>
          <w:sz w:val="24"/>
        </w:rPr>
        <w:t xml:space="preserve">Potential Outcomes:  </w:t>
      </w:r>
      <w:r>
        <w:rPr>
          <w:rFonts w:hint="default" w:ascii="Arial" w:hAnsi="Arial" w:eastAsia="Arial" w:cs="Arial"/>
          <w:sz w:val="24"/>
        </w:rPr>
        <w:t xml:space="preserve">Programme consolidation at 28 agents · Phase E scoping (if new automation opportunities identified) · AMD-003 ratification for next programme cycle · Agent decommissioning assessment per Section 21 lifecycle protocol.</w:t>
      </w:r>
      <w:r/>
    </w:p>
    <w:p w14:paraId="1ED7E397">
      <w:pPr>
        <w:pStyle w:val="886"/>
        <w:pBdr/>
        <w:spacing w:after="80" w:before="0"/>
        <w:ind w:left="400"/>
        <w:rPr/>
      </w:pPr>
      <w:r>
        <w:rPr>
          <w:rFonts w:hint="default" w:ascii="Arial" w:hAnsi="Arial" w:eastAsia="Arial" w:cs="Arial"/>
          <w:b/>
          <w:sz w:val="24"/>
        </w:rPr>
        <w:t xml:space="preserve">Deliverables:  </w:t>
      </w:r>
      <w:r>
        <w:rPr>
          <w:rFonts w:hint="default" w:ascii="Arial" w:hAnsi="Arial" w:eastAsia="Arial" w:cs="Arial"/>
          <w:sz w:val="24"/>
        </w:rPr>
        <w:t xml:space="preserve">APR-2029 Programme Director report · SC decisions recorded as SC-2029-XX series · Updated programme summary amendment if scope changes ratified · Full SLA Group performance tables published to all department heads.</w:t>
      </w:r>
      <w:r/>
    </w:p>
    <w:p w14:paraId="51DBAB06">
      <w:pPr>
        <w:pStyle w:val="886"/>
        <w:pBdr/>
        <w:spacing w:after="80" w:before="0"/>
        <w:ind w:left="400"/>
        <w:rPr/>
      </w:pPr>
      <w:r>
        <w:rPr>
          <w:rFonts w:hint="default" w:ascii="Arial" w:hAnsi="Arial" w:eastAsia="Arial" w:cs="Arial"/>
          <w:b/>
          <w:sz w:val="24"/>
        </w:rPr>
        <w:t xml:space="preserve">Programme Baseline:  </w:t>
      </w:r>
      <w:r>
        <w:rPr>
          <w:rFonts w:hint="default" w:ascii="Arial" w:hAnsi="Arial" w:eastAsia="Arial" w:cs="Arial"/>
          <w:sz w:val="24"/>
        </w:rPr>
        <w:t xml:space="preserve">This document (30-section programme summary) serves as the authoritative baseline for APR-2029. All subsequent amendments will be recorded as new sections following the pattern established throughout this manuscript.</w:t>
      </w:r>
      <w:r/>
    </w:p>
    <w:p w14:paraId="3D7943E4">
      <w:pPr>
        <w:pStyle w:val="886"/>
        <w:pBdr/>
        <w:spacing w:after="0" w:before="0"/>
        <w:ind/>
        <w:rPr/>
      </w:pPr>
      <w:r>
        <w:rPr>
          <w:rFonts w:hint="default" w:ascii="Arial" w:hAnsi="Arial" w:eastAsia="Arial" w:cs="Arial"/>
          <w:b w:val="0"/>
          <w:sz w:val="24"/>
        </w:rPr>
      </w:r>
      <w:r/>
    </w:p>
    <w:p w14:paraId="23365360">
      <w:pPr>
        <w:pStyle w:val="886"/>
        <w:pBdr/>
        <w:spacing w:after="0" w:before="0"/>
        <w:ind/>
        <w:rPr/>
      </w:pPr>
      <w:r>
        <w:rPr>
          <w:rFonts w:hint="default" w:ascii="Arial" w:hAnsi="Arial" w:eastAsia="Arial" w:cs="Arial"/>
          <w:b w:val="0"/>
          <w:sz w:val="24"/>
        </w:rPr>
      </w:r>
      <w:r/>
    </w:p>
    <w:p w14:paraId="0E3B56A1">
      <w:pPr>
        <w:pStyle w:val="886"/>
        <w:pBdr/>
        <w:spacing w:after="100" w:before="320"/>
        <w:ind/>
        <w:rPr/>
      </w:pPr>
      <w:r>
        <w:rPr>
          <w:rFonts w:hint="default" w:ascii="Arial" w:hAnsi="Arial" w:eastAsia="Arial" w:cs="Arial"/>
          <w:b/>
          <w:color w:val="1f2d5a"/>
          <w:sz w:val="36"/>
        </w:rPr>
        <w:t xml:space="preserve">32. APR-2029 Annual Programme Review &amp; AMD-003 Scope</w:t>
      </w:r>
      <w:r/>
    </w:p>
    <w:p w14:paraId="6D8DC681">
      <w:pPr>
        <w:pStyle w:val="886"/>
        <w:pBdr/>
        <w:spacing w:after="80" w:before="200"/>
        <w:ind/>
        <w:rPr/>
      </w:pPr>
      <w:r>
        <w:rPr>
          <w:rFonts w:hint="default" w:ascii="Arial" w:hAnsi="Arial" w:eastAsia="Arial" w:cs="Arial"/>
          <w:b/>
          <w:color w:val="2e75b6"/>
          <w:sz w:val="28"/>
        </w:rPr>
        <w:t xml:space="preserve">32.1  Overview</w:t>
      </w:r>
      <w:r/>
    </w:p>
    <w:p w14:paraId="70363527">
      <w:pPr>
        <w:pStyle w:val="886"/>
        <w:pBdr/>
        <w:spacing w:after="100" w:before="0"/>
        <w:ind/>
        <w:rPr/>
      </w:pPr>
      <w:r>
        <w:rPr>
          <w:rFonts w:hint="default" w:ascii="Arial" w:hAnsi="Arial" w:eastAsia="Arial" w:cs="Arial"/>
          <w:b w:val="0"/>
          <w:sz w:val="24"/>
        </w:rPr>
        <w:t xml:space="preserve">The APR-2029 Annual Programme Review is the first full review of the DAPH AI Agent Programme at its target scale of 28 active agents across 13 departments. Convened in Q1 2</w:t>
      </w:r>
      <w:r>
        <w:rPr>
          <w:rFonts w:hint="default" w:ascii="Arial" w:hAnsi="Arial" w:eastAsia="Arial" w:cs="Arial"/>
          <w:b w:val="0"/>
          <w:sz w:val="24"/>
        </w:rPr>
        <w:t xml:space="preserve">029 following Draft (#28) go-live, this review assessed the complete programme performance under AMD-002, determined the closure status of all five AMD-002 workstreams, and ratified AMD-003 as the governing framework for the next programme evolution cycle.</w:t>
      </w:r>
      <w:r/>
    </w:p>
    <w:p w14:paraId="136DE31D">
      <w:pPr>
        <w:pStyle w:val="886"/>
        <w:pBdr/>
        <w:spacing w:after="80" w:before="0"/>
        <w:ind w:left="400"/>
        <w:rPr/>
      </w:pPr>
      <w:r>
        <w:rPr>
          <w:rFonts w:hint="default" w:ascii="Arial" w:hAnsi="Arial" w:eastAsia="Arial" w:cs="Arial"/>
          <w:b/>
          <w:sz w:val="24"/>
        </w:rPr>
        <w:t xml:space="preserve">Review Authority:  </w:t>
      </w:r>
      <w:r>
        <w:rPr>
          <w:rFonts w:hint="default" w:ascii="Arial" w:hAnsi="Arial" w:eastAsia="Arial" w:cs="Arial"/>
          <w:sz w:val="24"/>
        </w:rPr>
        <w:t xml:space="preserve">Steering Committee Annual Programme Review (APR-2029), convened per Section 23 governance charter. Chaired by SC Chair. Programme Director presented full 28-agent performance report.</w:t>
      </w:r>
      <w:r/>
    </w:p>
    <w:p w14:paraId="212EBD84">
      <w:pPr>
        <w:pStyle w:val="886"/>
        <w:pBdr/>
        <w:spacing w:after="80" w:before="0"/>
        <w:ind w:left="400"/>
        <w:rPr/>
      </w:pPr>
      <w:r>
        <w:rPr>
          <w:rFonts w:hint="default" w:ascii="Arial" w:hAnsi="Arial" w:eastAsia="Arial" w:cs="Arial"/>
          <w:b/>
          <w:sz w:val="24"/>
        </w:rPr>
        <w:t xml:space="preserve">AMD-002 Status:  </w:t>
      </w:r>
      <w:r>
        <w:rPr>
          <w:rFonts w:hint="default" w:ascii="Arial" w:hAnsi="Arial" w:eastAsia="Arial" w:cs="Arial"/>
          <w:sz w:val="24"/>
        </w:rPr>
        <w:t xml:space="preserve">All five AMD-00</w:t>
      </w:r>
      <w:r>
        <w:rPr>
          <w:rFonts w:hint="default" w:ascii="Arial" w:hAnsi="Arial" w:eastAsia="Arial" w:cs="Arial"/>
          <w:sz w:val="24"/>
        </w:rPr>
        <w:t xml:space="preserve">2 workstreams formally closed at APR-2029. WS1 (Capability Enhancement) · WS2 (New Agent Commissioning — Phase D) · WS3 (Infrastructure Scaling) · WS4 (Governance &amp; Compliance Refresh) · WS5 (Cross-Agent Orchestration Expansion) — all objectives delivered.</w:t>
      </w:r>
      <w:r/>
    </w:p>
    <w:p w14:paraId="050D786E">
      <w:pPr>
        <w:pStyle w:val="886"/>
        <w:pBdr/>
        <w:spacing w:after="80" w:before="0"/>
        <w:ind w:left="400"/>
        <w:rPr/>
      </w:pPr>
      <w:r>
        <w:rPr>
          <w:rFonts w:hint="default" w:ascii="Arial" w:hAnsi="Arial" w:eastAsia="Arial" w:cs="Arial"/>
          <w:b/>
          <w:sz w:val="24"/>
        </w:rPr>
        <w:t xml:space="preserve">AMD-003 Ratification:  </w:t>
      </w:r>
      <w:r>
        <w:rPr>
          <w:rFonts w:hint="default" w:ascii="Arial" w:hAnsi="Arial" w:eastAsia="Arial" w:cs="Arial"/>
          <w:sz w:val="24"/>
        </w:rPr>
        <w:t xml:space="preserve">AMD-003 ratified by SC at APR-2029 (SC-2029-03). AMD-00</w:t>
      </w:r>
      <w:r>
        <w:rPr>
          <w:rFonts w:hint="default" w:ascii="Arial" w:hAnsi="Arial" w:eastAsia="Arial" w:cs="Arial"/>
          <w:sz w:val="24"/>
        </w:rPr>
        <w:t xml:space="preserve">3 governs four active workstreams: WS1 Agent Intelligence Enhancement · WS2 Infrastructure Modernisation · WS3 Advanced Analytics &amp; Reporting · WS4 Governance Framework v2.0. Phase E scoping (WS5) authorised as conditional workstream pending business case.</w:t>
      </w:r>
      <w:r/>
    </w:p>
    <w:p w14:paraId="64D4AB81">
      <w:pPr>
        <w:pStyle w:val="886"/>
        <w:pBdr/>
        <w:spacing w:after="80" w:before="200"/>
        <w:ind/>
        <w:rPr/>
      </w:pPr>
      <w:r>
        <w:rPr>
          <w:rFonts w:hint="default" w:ascii="Arial" w:hAnsi="Arial" w:eastAsia="Arial" w:cs="Arial"/>
          <w:b/>
          <w:color w:val="2e75b6"/>
          <w:sz w:val="28"/>
        </w:rPr>
        <w:t xml:space="preserve">32.2  28-Agent Programme Performance Review</w:t>
      </w:r>
      <w:r/>
    </w:p>
    <w:p w14:paraId="44C9334A">
      <w:pPr>
        <w:pStyle w:val="886"/>
        <w:pBdr/>
        <w:spacing w:after="100" w:before="0"/>
        <w:ind/>
        <w:rPr/>
      </w:pPr>
      <w:r>
        <w:rPr>
          <w:rFonts w:hint="default" w:ascii="Arial" w:hAnsi="Arial" w:eastAsia="Arial" w:cs="Arial"/>
          <w:b w:val="0"/>
          <w:sz w:val="24"/>
        </w:rPr>
        <w:t xml:space="preserve">The APR-2029 review assessed SLA performance for all 28 agents across Grou</w:t>
      </w:r>
      <w:r>
        <w:rPr>
          <w:rFonts w:hint="default" w:ascii="Arial" w:hAnsi="Arial" w:eastAsia="Arial" w:cs="Arial"/>
          <w:b w:val="0"/>
          <w:sz w:val="24"/>
        </w:rPr>
        <w:t xml:space="preserve">ps A through D for the period Q1–Q4 2028 and the Phase D go-live period Q1 2029. All four SLA groups exceeded their minimum thresholds across every metric for the review period, confirming programme maturity and operational stability at the 28-agent scale.</w:t>
      </w:r>
      <w:r/>
    </w:p>
    <w:p w14:paraId="7C5F77B8">
      <w:pPr>
        <w:pStyle w:val="886"/>
        <w:pBdr/>
        <w:spacing w:after="80" w:before="0"/>
        <w:ind w:left="400"/>
        <w:rPr/>
      </w:pPr>
      <w:r>
        <w:rPr>
          <w:rFonts w:hint="default" w:ascii="Arial" w:hAnsi="Arial" w:eastAsia="Arial" w:cs="Arial"/>
          <w:b/>
          <w:sz w:val="24"/>
        </w:rPr>
        <w:t xml:space="preserve">SLA Group A (Kelly, Signal, Aria, Blaze, Nova):  </w:t>
      </w:r>
      <w:r>
        <w:rPr>
          <w:rFonts w:hint="default" w:ascii="Arial" w:hAnsi="Arial" w:eastAsia="Arial" w:cs="Arial"/>
          <w:sz w:val="24"/>
        </w:rPr>
        <w:t xml:space="preserve">Accuracy 97.2% (target ≥95%) · Completion 94.5% (target ≥92%) · Uptime 99.4% (target ≥99.0%) · Escalation Rate 3.1% (target ≤5%). All thresholds exceeded. No Group A P1 incidents in review period.</w:t>
      </w:r>
      <w:r/>
    </w:p>
    <w:p w14:paraId="49AC38E2">
      <w:pPr>
        <w:pStyle w:val="886"/>
        <w:pBdr/>
        <w:spacing w:after="80" w:before="0"/>
        <w:ind w:left="400"/>
        <w:rPr/>
      </w:pPr>
      <w:r>
        <w:rPr>
          <w:rFonts w:hint="default" w:ascii="Arial" w:hAnsi="Arial" w:eastAsia="Arial" w:cs="Arial"/>
          <w:b/>
          <w:sz w:val="24"/>
        </w:rPr>
        <w:t xml:space="preserve">SLA Group B (Compass, Remy, Scout, Finn, Hana, Ember, Shore, Draft):  </w:t>
      </w:r>
      <w:r>
        <w:rPr>
          <w:rFonts w:hint="default" w:ascii="Arial" w:hAnsi="Arial" w:eastAsia="Arial" w:cs="Arial"/>
          <w:sz w:val="24"/>
        </w:rPr>
        <w:t xml:space="preserve">Accuracy 95.1% (target ≥93%) · Completion 92.8% (target ≥90%) · Uptime 98.9% (target ≥98.5%) · Escalation Rate 5.2% (target ≤7%). Draft (#28) onboarded Q1 2029; initial 30-day performance confirmed within Group B thresholds.</w:t>
      </w:r>
      <w:r/>
    </w:p>
    <w:p w14:paraId="5178E9C9">
      <w:pPr>
        <w:pStyle w:val="886"/>
        <w:pBdr/>
        <w:spacing w:after="80" w:before="0"/>
        <w:ind w:left="400"/>
        <w:rPr/>
      </w:pPr>
      <w:r>
        <w:rPr>
          <w:rFonts w:hint="default" w:ascii="Arial" w:hAnsi="Arial" w:eastAsia="Arial" w:cs="Arial"/>
          <w:b/>
          <w:sz w:val="24"/>
        </w:rPr>
        <w:t xml:space="preserve">SLA Group C (Atlas, Bo, Forge, Leo, Ops, Stone, Pulse, Frame):  </w:t>
      </w:r>
      <w:r>
        <w:rPr>
          <w:rFonts w:hint="default" w:ascii="Arial" w:hAnsi="Arial" w:eastAsia="Arial" w:cs="Arial"/>
          <w:sz w:val="24"/>
        </w:rPr>
        <w:t xml:space="preserve">Accuracy 95.8% (target ≥94%) · Completion 93.2% (target ≥91%) · Uptime 99.3% (target ≥99.0%) · Escalation Rate 4.4% (target ≤6%). Frame (#27) TEC-F-05 P-LOW backlog item resolved Q4 2028 as committed.</w:t>
      </w:r>
      <w:r/>
    </w:p>
    <w:p w14:paraId="0AED4124">
      <w:pPr>
        <w:pStyle w:val="886"/>
        <w:pBdr/>
        <w:spacing w:after="80" w:before="0"/>
        <w:ind w:left="400"/>
        <w:rPr/>
      </w:pPr>
      <w:r>
        <w:rPr>
          <w:rFonts w:hint="default" w:ascii="Arial" w:hAnsi="Arial" w:eastAsia="Arial" w:cs="Arial"/>
          <w:b/>
          <w:sz w:val="24"/>
        </w:rPr>
        <w:t xml:space="preserve">SLA Group D (Core, Nexus, Rex, Guardian, Talent, Vega, Ledger):  </w:t>
      </w:r>
      <w:r>
        <w:rPr>
          <w:rFonts w:hint="default" w:ascii="Arial" w:hAnsi="Arial" w:eastAsia="Arial" w:cs="Arial"/>
          <w:sz w:val="24"/>
        </w:rPr>
        <w:t xml:space="preserve">Accuracy 98.1% (target ≥97%) · Completion 96.3% (target ≥95%) · Uptime 99.7% (target ≥99.5%) · Escalation Rate 2.8% (target ≤4%). Ledger (#26) posted highest accuracy of all Phase D agents at 98.1%.</w:t>
      </w:r>
      <w:r/>
    </w:p>
    <w:p w14:paraId="6C6DCC6F">
      <w:pPr>
        <w:pStyle w:val="886"/>
        <w:pBdr/>
        <w:spacing w:after="80" w:before="0"/>
        <w:ind w:left="400"/>
        <w:rPr/>
      </w:pPr>
      <w:r>
        <w:rPr>
          <w:rFonts w:hint="default" w:ascii="Arial" w:hAnsi="Arial" w:eastAsia="Arial" w:cs="Arial"/>
          <w:b/>
          <w:sz w:val="24"/>
        </w:rPr>
        <w:t xml:space="preserve">Overall Programme Finding:  </w:t>
      </w:r>
      <w:r>
        <w:rPr>
          <w:rFonts w:hint="default" w:ascii="Arial" w:hAnsi="Arial" w:eastAsia="Arial" w:cs="Arial"/>
          <w:sz w:val="24"/>
        </w:rPr>
        <w:t xml:space="preserve">Zero critical (P1) incidents across all 28 agents in Q4 2028–Q1 2029. Cross-agent orchestration (Section 16) functioning correctly at 28-agent scale. Pulse dashboard confirmed as single source of truth for all KPI monitoring.</w:t>
      </w:r>
      <w:r/>
    </w:p>
    <w:p w14:paraId="2910D69F">
      <w:pPr>
        <w:pStyle w:val="886"/>
        <w:pBdr/>
        <w:spacing w:after="80" w:before="200"/>
        <w:ind/>
        <w:rPr/>
      </w:pPr>
      <w:r>
        <w:rPr>
          <w:rFonts w:hint="default" w:ascii="Arial" w:hAnsi="Arial" w:eastAsia="Arial" w:cs="Arial"/>
          <w:b/>
          <w:color w:val="2e75b6"/>
          <w:sz w:val="28"/>
        </w:rPr>
        <w:t xml:space="preserve">32.3  AMD-002 Workstream Final Outcomes</w:t>
      </w:r>
      <w:r/>
    </w:p>
    <w:p w14:paraId="6916DA58">
      <w:pPr>
        <w:pStyle w:val="886"/>
        <w:pBdr/>
        <w:spacing w:after="100" w:before="0"/>
        <w:ind/>
        <w:rPr/>
      </w:pPr>
      <w:r>
        <w:rPr>
          <w:rFonts w:hint="default" w:ascii="Arial" w:hAnsi="Arial" w:eastAsia="Arial" w:cs="Arial"/>
          <w:b w:val="0"/>
          <w:sz w:val="24"/>
        </w:rPr>
        <w:t xml:space="preserve">All five AMD-002 workstreams are formally closed upon APR-2029 ratification. The following records the final delivery status and outcome for each workstream:</w:t>
      </w:r>
      <w:r/>
    </w:p>
    <w:p w14:paraId="17DE82AF">
      <w:pPr>
        <w:pStyle w:val="886"/>
        <w:pBdr/>
        <w:spacing w:after="80" w:before="0"/>
        <w:ind w:left="400"/>
        <w:rPr/>
      </w:pPr>
      <w:r>
        <w:rPr>
          <w:rFonts w:hint="default" w:ascii="Arial" w:hAnsi="Arial" w:eastAsia="Arial" w:cs="Arial"/>
          <w:b/>
          <w:sz w:val="24"/>
        </w:rPr>
        <w:t xml:space="preserve">WS1 — Capability Enhancement (P0):  </w:t>
      </w:r>
      <w:r>
        <w:rPr>
          <w:rFonts w:hint="default" w:ascii="Arial" w:hAnsi="Arial" w:eastAsia="Arial" w:cs="Arial"/>
          <w:sz w:val="24"/>
        </w:rPr>
        <w:t xml:space="preserve">All 25 v2.5 and v3.0 agents assessed for capability enhancement requirements. Model accuracy improvements deployed to Group D agents (Q3 2028). Accuracy uplift of 1.2% confirmed for Vega and Core. STATUS: CLOSED — DELIVERED.</w:t>
      </w:r>
      <w:r/>
    </w:p>
    <w:p w14:paraId="79C95E0E">
      <w:pPr>
        <w:pStyle w:val="886"/>
        <w:pBdr/>
        <w:spacing w:after="80" w:before="0"/>
        <w:ind w:left="400"/>
        <w:rPr/>
      </w:pPr>
      <w:r>
        <w:rPr>
          <w:rFonts w:hint="default" w:ascii="Arial" w:hAnsi="Arial" w:eastAsia="Arial" w:cs="Arial"/>
          <w:b/>
          <w:sz w:val="24"/>
        </w:rPr>
        <w:t xml:space="preserve">WS2 — New Agent Commissioning / Phase D (P1):  </w:t>
      </w:r>
      <w:r>
        <w:rPr>
          <w:rFonts w:hint="default" w:ascii="Arial" w:hAnsi="Arial" w:eastAsia="Arial" w:cs="Arial"/>
          <w:sz w:val="24"/>
        </w:rPr>
        <w:t xml:space="preserve">Phase D agents Ledger (#26), Frame (#27), Draft (#28) all commissioned and live. All PD-CRIT-01–05 criteria met for all three agents. Programme expanded from 25 to 28 agents. STATUS: CLOSED — DELIVERED.</w:t>
      </w:r>
      <w:r/>
    </w:p>
    <w:p w14:paraId="22B17299">
      <w:pPr>
        <w:pStyle w:val="886"/>
        <w:pBdr/>
        <w:spacing w:after="80" w:before="0"/>
        <w:ind w:left="400"/>
        <w:rPr/>
      </w:pPr>
      <w:r>
        <w:rPr>
          <w:rFonts w:hint="default" w:ascii="Arial" w:hAnsi="Arial" w:eastAsia="Arial" w:cs="Arial"/>
          <w:b/>
          <w:sz w:val="24"/>
        </w:rPr>
        <w:t xml:space="preserve">WS3 — Infrastructure Scaling (P1):  </w:t>
      </w:r>
      <w:r>
        <w:rPr>
          <w:rFonts w:hint="default" w:ascii="Arial" w:hAnsi="Arial" w:eastAsia="Arial" w:cs="Arial"/>
          <w:sz w:val="24"/>
        </w:rPr>
        <w:t xml:space="preserve">Infrastructure capacity scaled to support 28-agent concurrent processing load. Pulse dashboard upgraded to handle 28-agent KPI streams. System latency maintained below SLA thresholds under full load. STATUS: CLOSED — DELIVERED.</w:t>
      </w:r>
      <w:r/>
    </w:p>
    <w:p w14:paraId="45820F3D">
      <w:pPr>
        <w:pStyle w:val="886"/>
        <w:pBdr/>
        <w:spacing w:after="80" w:before="0"/>
        <w:ind w:left="400"/>
        <w:rPr/>
      </w:pPr>
      <w:r>
        <w:rPr>
          <w:rFonts w:hint="default" w:ascii="Arial" w:hAnsi="Arial" w:eastAsia="Arial" w:cs="Arial"/>
          <w:b/>
          <w:sz w:val="24"/>
        </w:rPr>
        <w:t xml:space="preserve">WS4 — Governance &amp; Compliance Refresh (P0):  </w:t>
      </w:r>
      <w:r>
        <w:rPr>
          <w:rFonts w:hint="default" w:ascii="Arial" w:hAnsi="Arial" w:eastAsia="Arial" w:cs="Arial"/>
          <w:sz w:val="24"/>
        </w:rPr>
        <w:t xml:space="preserve">Section 19 Data Privacy compliance updated for PDPA 2026 guidance. Section 20 AI Ethics policy reviewed against NIST AI RMF v1.1. Annual audit schedule confirmed operational per Section 22. STATUS: CLOSED — DELIVERED.</w:t>
      </w:r>
      <w:r/>
    </w:p>
    <w:p w14:paraId="04B15BC7">
      <w:pPr>
        <w:pStyle w:val="886"/>
        <w:pBdr/>
        <w:spacing w:after="80" w:before="0"/>
        <w:ind w:left="400"/>
        <w:rPr/>
      </w:pPr>
      <w:r>
        <w:rPr>
          <w:rFonts w:hint="default" w:ascii="Arial" w:hAnsi="Arial" w:eastAsia="Arial" w:cs="Arial"/>
          <w:b/>
          <w:sz w:val="24"/>
        </w:rPr>
        <w:t xml:space="preserve">WS5 — Cross-Agent Orchestration Expansion (P1):  </w:t>
      </w:r>
      <w:r>
        <w:rPr>
          <w:rFonts w:hint="default" w:ascii="Arial" w:hAnsi="Arial" w:eastAsia="Arial" w:cs="Arial"/>
          <w:sz w:val="24"/>
        </w:rPr>
        <w:t xml:space="preserve">Phase D orchestration links (Ledger→Pulse, Ledger→Core, Frame→Ops, Draft→Ledger) verified and documented in Section 16 update. 28-agent orchestration map validated at APR-2029. STATUS: CLOSED — DELIVERED.</w:t>
      </w:r>
      <w:r/>
    </w:p>
    <w:p w14:paraId="6A0ED456">
      <w:pPr>
        <w:pStyle w:val="886"/>
        <w:pBdr/>
        <w:spacing w:after="80" w:before="200"/>
        <w:ind/>
        <w:rPr/>
      </w:pPr>
      <w:r>
        <w:rPr>
          <w:rFonts w:hint="default" w:ascii="Arial" w:hAnsi="Arial" w:eastAsia="Arial" w:cs="Arial"/>
          <w:b/>
          <w:color w:val="2e75b6"/>
          <w:sz w:val="28"/>
        </w:rPr>
        <w:t xml:space="preserve">32.4  APR-2029 Steering Committee Decisions</w:t>
      </w:r>
      <w:r/>
    </w:p>
    <w:p w14:paraId="2E7D2281">
      <w:pPr>
        <w:pStyle w:val="886"/>
        <w:pBdr/>
        <w:spacing w:after="100" w:before="0"/>
        <w:ind/>
        <w:rPr/>
      </w:pPr>
      <w:r>
        <w:rPr>
          <w:rFonts w:hint="default" w:ascii="Arial" w:hAnsi="Arial" w:eastAsia="Arial" w:cs="Arial"/>
          <w:b w:val="0"/>
          <w:sz w:val="24"/>
        </w:rPr>
        <w:t xml:space="preserve">The Steering Committee recorded the following formal decisions at APR-2029. All decisions effective from date of ratification.</w:t>
      </w:r>
      <w:r/>
    </w:p>
    <w:p w14:paraId="1B09FBBE">
      <w:pPr>
        <w:pStyle w:val="886"/>
        <w:pBdr/>
        <w:spacing w:after="80" w:before="0"/>
        <w:ind w:left="400"/>
        <w:rPr/>
      </w:pPr>
      <w:r>
        <w:rPr>
          <w:rFonts w:hint="default" w:ascii="Arial" w:hAnsi="Arial" w:eastAsia="Arial" w:cs="Arial"/>
          <w:b/>
          <w:sz w:val="24"/>
        </w:rPr>
        <w:t xml:space="preserve">SC-2029-02 — AMD-002 Programme Closure:  </w:t>
      </w:r>
      <w:r>
        <w:rPr>
          <w:rFonts w:hint="default" w:ascii="Arial" w:hAnsi="Arial" w:eastAsia="Arial" w:cs="Arial"/>
          <w:sz w:val="24"/>
        </w:rPr>
        <w:t xml:space="preserve">AMD-002 formally closed. All five workstreams delivered. Programme Director instructed to file AMD-002 closure report with SC secretariat and update programme governance records.</w:t>
      </w:r>
      <w:r/>
    </w:p>
    <w:p w14:paraId="26552926">
      <w:pPr>
        <w:pStyle w:val="886"/>
        <w:pBdr/>
        <w:spacing w:after="80" w:before="0"/>
        <w:ind w:left="400"/>
        <w:rPr/>
      </w:pPr>
      <w:r>
        <w:rPr>
          <w:rFonts w:hint="default" w:ascii="Arial" w:hAnsi="Arial" w:eastAsia="Arial" w:cs="Arial"/>
          <w:b/>
          <w:sz w:val="24"/>
        </w:rPr>
        <w:t xml:space="preserve">SC-2029-03 — AMD-003 Ratification:  </w:t>
      </w:r>
      <w:r>
        <w:rPr>
          <w:rFonts w:hint="default" w:ascii="Arial" w:hAnsi="Arial" w:eastAsia="Arial" w:cs="Arial"/>
          <w:sz w:val="24"/>
        </w:rPr>
        <w:t xml:space="preserve">AMD-003 r</w:t>
      </w:r>
      <w:r>
        <w:rPr>
          <w:rFonts w:hint="default" w:ascii="Arial" w:hAnsi="Arial" w:eastAsia="Arial" w:cs="Arial"/>
          <w:sz w:val="24"/>
        </w:rPr>
        <w:t xml:space="preserve">atified. Governing four workstreams: WS1 Agent Intelligence Enhancement (P0) · WS2 Infrastructure Modernisation (P1) · WS3 Advanced Analytics &amp; Reporting (P1) · WS4 Governance Framework v2.0 (P0). Total AMD-003 envelope: ฿4.8M approved by Finance Director.</w:t>
      </w:r>
      <w:r/>
    </w:p>
    <w:p w14:paraId="37762314">
      <w:pPr>
        <w:pStyle w:val="886"/>
        <w:pBdr/>
        <w:spacing w:after="80" w:before="0"/>
        <w:ind w:left="400"/>
        <w:rPr/>
      </w:pPr>
      <w:r>
        <w:rPr>
          <w:rFonts w:hint="default" w:ascii="Arial" w:hAnsi="Arial" w:eastAsia="Arial" w:cs="Arial"/>
          <w:b/>
          <w:sz w:val="24"/>
        </w:rPr>
        <w:t xml:space="preserve">SC-2029-04 — Agent Intelligence Enhancement (AMD-003-WS1):  </w:t>
      </w:r>
      <w:r>
        <w:rPr>
          <w:rFonts w:hint="default" w:ascii="Arial" w:hAnsi="Arial" w:eastAsia="Arial" w:cs="Arial"/>
          <w:sz w:val="24"/>
        </w:rPr>
        <w:t xml:space="preserve">WS1 authorised. Programme Director to commission model capability review for all 28 agents, prioritising Group D accuracy improvements and Group B processing speed enhancements. Target delivery Q3 2029.</w:t>
      </w:r>
      <w:r/>
    </w:p>
    <w:p w14:paraId="6D4BE0F8">
      <w:pPr>
        <w:pStyle w:val="886"/>
        <w:pBdr/>
        <w:spacing w:after="80" w:before="0"/>
        <w:ind w:left="400"/>
        <w:rPr/>
      </w:pPr>
      <w:r>
        <w:rPr>
          <w:rFonts w:hint="default" w:ascii="Arial" w:hAnsi="Arial" w:eastAsia="Arial" w:cs="Arial"/>
          <w:b/>
          <w:sz w:val="24"/>
        </w:rPr>
        <w:t xml:space="preserve">SC-2029-05 — Infrastructure Modernisation (AMD-003-WS2):  </w:t>
      </w:r>
      <w:r>
        <w:rPr>
          <w:rFonts w:hint="default" w:ascii="Arial" w:hAnsi="Arial" w:eastAsia="Arial" w:cs="Arial"/>
          <w:sz w:val="24"/>
        </w:rPr>
        <w:t xml:space="preserve">WS2 authorised. IT Director to lead cloud infrastructure assessment with target of 30% improvement in processing capacity by Q4 2029. Phase E expansion headroom to be built into infrastructure plan.</w:t>
      </w:r>
      <w:r/>
    </w:p>
    <w:p w14:paraId="3BD5ADC3">
      <w:pPr>
        <w:pStyle w:val="886"/>
        <w:pBdr/>
        <w:spacing w:after="80" w:before="0"/>
        <w:ind w:left="400"/>
        <w:rPr/>
      </w:pPr>
      <w:r>
        <w:rPr>
          <w:rFonts w:hint="default" w:ascii="Arial" w:hAnsi="Arial" w:eastAsia="Arial" w:cs="Arial"/>
          <w:b/>
          <w:sz w:val="24"/>
        </w:rPr>
        <w:t xml:space="preserve">SC-2029-06 — Phase E Scoping Authorisation (AMD-003-WS5, Conditional):  </w:t>
      </w:r>
      <w:r>
        <w:rPr>
          <w:rFonts w:hint="default" w:ascii="Arial" w:hAnsi="Arial" w:eastAsia="Arial" w:cs="Arial"/>
          <w:sz w:val="24"/>
        </w:rPr>
        <w:t xml:space="preserve">Phase E s</w:t>
      </w:r>
      <w:r>
        <w:rPr>
          <w:rFonts w:hint="default" w:ascii="Arial" w:hAnsi="Arial" w:eastAsia="Arial" w:cs="Arial"/>
          <w:sz w:val="24"/>
        </w:rPr>
        <w:t xml:space="preserve">coping authorised as conditional workstream under AMD-003-WS5. Programme Director to conduct Phase E opportunity assessment across remaining automation gaps and submit business case to SC by Q2 2029. SC will make Phase E go/no-go at Q2 2029 interim review.</w:t>
      </w:r>
      <w:r/>
    </w:p>
    <w:p w14:paraId="4115642F">
      <w:pPr>
        <w:pStyle w:val="886"/>
        <w:pBdr/>
        <w:spacing w:after="80" w:before="200"/>
        <w:ind/>
        <w:rPr/>
      </w:pPr>
      <w:r>
        <w:rPr>
          <w:rFonts w:hint="default" w:ascii="Arial" w:hAnsi="Arial" w:eastAsia="Arial" w:cs="Arial"/>
          <w:b/>
          <w:color w:val="2e75b6"/>
          <w:sz w:val="28"/>
        </w:rPr>
        <w:t xml:space="preserve">32.5  AMD-003 Workstream Framework</w:t>
      </w:r>
      <w:r/>
    </w:p>
    <w:p w14:paraId="52FFBE50">
      <w:pPr>
        <w:pStyle w:val="886"/>
        <w:pBdr/>
        <w:spacing w:after="100" w:before="0"/>
        <w:ind/>
        <w:rPr/>
      </w:pPr>
      <w:r>
        <w:rPr>
          <w:rFonts w:hint="default" w:ascii="Arial" w:hAnsi="Arial" w:eastAsia="Arial" w:cs="Arial"/>
          <w:b w:val="0"/>
          <w:sz w:val="24"/>
        </w:rPr>
        <w:t xml:space="preserve">AMD-003 establishes the programme evolution framework for the post-Phase D operating period. The four confirmed workstreams plus the conditional Phase E scoping workstream are defined as follows:</w:t>
      </w:r>
      <w:r/>
    </w:p>
    <w:p w14:paraId="26DD436A">
      <w:pPr>
        <w:pStyle w:val="886"/>
        <w:pBdr/>
        <w:spacing w:after="80" w:before="0"/>
        <w:ind w:left="400"/>
        <w:rPr/>
      </w:pPr>
      <w:r>
        <w:rPr>
          <w:rFonts w:hint="default" w:ascii="Arial" w:hAnsi="Arial" w:eastAsia="Arial" w:cs="Arial"/>
          <w:b/>
          <w:sz w:val="24"/>
        </w:rPr>
        <w:t xml:space="preserve">AMD-003-WS1 — Agent Intelligence Enhancement (P0):  </w:t>
      </w:r>
      <w:r>
        <w:rPr>
          <w:rFonts w:hint="default" w:ascii="Arial" w:hAnsi="Arial" w:eastAsia="Arial" w:cs="Arial"/>
          <w:sz w:val="24"/>
        </w:rPr>
        <w:t xml:space="preserve">Systematic capability uplift across </w:t>
      </w:r>
      <w:r>
        <w:rPr>
          <w:rFonts w:hint="default" w:ascii="Arial" w:hAnsi="Arial" w:eastAsia="Arial" w:cs="Arial"/>
          <w:sz w:val="24"/>
        </w:rPr>
        <w:t xml:space="preserve">all 28 agents. Focus areas: model accuracy improvements (targeting ≥1% gain per Group), natural language processing refinements for CRM-facing agents (Aria, Remy, Ember), and prediction accuracy for FIN/PM agents (Ledger, Frame). Target completion Q3 2029.</w:t>
      </w:r>
      <w:r/>
    </w:p>
    <w:p w14:paraId="03737DEE">
      <w:pPr>
        <w:pStyle w:val="886"/>
        <w:pBdr/>
        <w:spacing w:after="80" w:before="0"/>
        <w:ind w:left="400"/>
        <w:rPr/>
      </w:pPr>
      <w:r>
        <w:rPr>
          <w:rFonts w:hint="default" w:ascii="Arial" w:hAnsi="Arial" w:eastAsia="Arial" w:cs="Arial"/>
          <w:b/>
          <w:sz w:val="24"/>
        </w:rPr>
        <w:t xml:space="preserve">AMD-003-WS2 — Infrastructure Modernisation (P1):  </w:t>
      </w:r>
      <w:r>
        <w:rPr>
          <w:rFonts w:hint="default" w:ascii="Arial" w:hAnsi="Arial" w:eastAsia="Arial" w:cs="Arial"/>
          <w:sz w:val="24"/>
        </w:rPr>
        <w:t xml:space="preserve">Cloud infrastructure scaling to</w:t>
      </w:r>
      <w:r>
        <w:rPr>
          <w:rFonts w:hint="default" w:ascii="Arial" w:hAnsi="Arial" w:eastAsia="Arial" w:cs="Arial"/>
          <w:sz w:val="24"/>
        </w:rPr>
        <w:t xml:space="preserve"> support the 28-agent concurrent load with headroom for up to 35 agents (Phase E contingency). Includes Pulse dashboard v2.0 upgrade for enhanced real-time analytics, improved failover architecture, and data residency compliance. Target completion Q4 2029.</w:t>
      </w:r>
      <w:r/>
    </w:p>
    <w:p w14:paraId="3E48BD37">
      <w:pPr>
        <w:pStyle w:val="886"/>
        <w:pBdr/>
        <w:spacing w:after="80" w:before="0"/>
        <w:ind w:left="400"/>
        <w:rPr/>
      </w:pPr>
      <w:r>
        <w:rPr>
          <w:rFonts w:hint="default" w:ascii="Arial" w:hAnsi="Arial" w:eastAsia="Arial" w:cs="Arial"/>
          <w:b/>
          <w:sz w:val="24"/>
        </w:rPr>
        <w:t xml:space="preserve">AMD-003-WS3 — Advanced Analytics &amp; Reporting (P1):  </w:t>
      </w:r>
      <w:r>
        <w:rPr>
          <w:rFonts w:hint="default" w:ascii="Arial" w:hAnsi="Arial" w:eastAsia="Arial" w:cs="Arial"/>
          <w:sz w:val="24"/>
        </w:rPr>
        <w:t xml:space="preserve">Enhanced cross-agent analytics layer delivering</w:t>
      </w:r>
      <w:r>
        <w:rPr>
          <w:rFonts w:hint="default" w:ascii="Arial" w:hAnsi="Arial" w:eastAsia="Arial" w:cs="Arial"/>
          <w:sz w:val="24"/>
        </w:rPr>
        <w:t xml:space="preserve"> predictive insights, anomaly detection, and department-level efficiency trend reporting. New reporting outputs: monthly cross-department AI impact report, quarterly agent performance benchmarking, annual programme ROI statement. Target completion Q4 2029.</w:t>
      </w:r>
      <w:r/>
    </w:p>
    <w:p w14:paraId="69E1B8A9">
      <w:pPr>
        <w:pStyle w:val="886"/>
        <w:pBdr/>
        <w:spacing w:after="80" w:before="0"/>
        <w:ind w:left="400"/>
        <w:rPr/>
      </w:pPr>
      <w:r>
        <w:rPr>
          <w:rFonts w:hint="default" w:ascii="Arial" w:hAnsi="Arial" w:eastAsia="Arial" w:cs="Arial"/>
          <w:b/>
          <w:sz w:val="24"/>
        </w:rPr>
        <w:t xml:space="preserve">AMD-003-WS4 — Governance Framework v2.0 (P0):  </w:t>
      </w:r>
      <w:r>
        <w:rPr>
          <w:rFonts w:hint="default" w:ascii="Arial" w:hAnsi="Arial" w:eastAsia="Arial" w:cs="Arial"/>
          <w:sz w:val="24"/>
        </w:rPr>
        <w:t xml:space="preserve">Full review a</w:t>
      </w:r>
      <w:r>
        <w:rPr>
          <w:rFonts w:hint="default" w:ascii="Arial" w:hAnsi="Arial" w:eastAsia="Arial" w:cs="Arial"/>
          <w:sz w:val="24"/>
        </w:rPr>
        <w:t xml:space="preserve">nd update of Sections 19–23 to reflect evolving AI regulations (PDPA amendments, EU AI Act compliance where applicable), expanded audit scope for 28-agent programme, and refreshed SC charter incorporating Phase D lessons learned. Target completion Q2 2029.</w:t>
      </w:r>
      <w:r/>
    </w:p>
    <w:p w14:paraId="249872E6">
      <w:pPr>
        <w:pStyle w:val="886"/>
        <w:pBdr/>
        <w:spacing w:after="80" w:before="0"/>
        <w:ind w:left="400"/>
        <w:rPr/>
      </w:pPr>
      <w:r>
        <w:rPr>
          <w:rFonts w:hint="default" w:ascii="Arial" w:hAnsi="Arial" w:eastAsia="Arial" w:cs="Arial"/>
          <w:b/>
          <w:sz w:val="24"/>
        </w:rPr>
        <w:t xml:space="preserve">AMD-003-WS5 — Phase E Scoping (P2, Conditional):  </w:t>
      </w:r>
      <w:r>
        <w:rPr>
          <w:rFonts w:hint="default" w:ascii="Arial" w:hAnsi="Arial" w:eastAsia="Arial" w:cs="Arial"/>
          <w:sz w:val="24"/>
        </w:rPr>
        <w:t xml:space="preserve">Conditional workstream: activated upon SC-2029-06 authorisation. Sco</w:t>
      </w:r>
      <w:r>
        <w:rPr>
          <w:rFonts w:hint="default" w:ascii="Arial" w:hAnsi="Arial" w:eastAsia="Arial" w:cs="Arial"/>
          <w:sz w:val="24"/>
        </w:rPr>
        <w:t xml:space="preserve">pe: identify next-generation automation opportunities beyond the 28-agent baseline, assess HR, Legal, and IT departments as priority Phase E candidates, and develop PD-CRIT equivalent assessment framework for Phase E agents. Business case to SC by Q2 2029.</w:t>
      </w:r>
      <w:r/>
    </w:p>
    <w:p w14:paraId="70E7E67B">
      <w:pPr>
        <w:pStyle w:val="886"/>
        <w:pBdr/>
        <w:spacing w:after="80" w:before="200"/>
        <w:ind/>
        <w:rPr/>
      </w:pPr>
      <w:r>
        <w:rPr>
          <w:rFonts w:hint="default" w:ascii="Arial" w:hAnsi="Arial" w:eastAsia="Arial" w:cs="Arial"/>
          <w:b/>
          <w:color w:val="2e75b6"/>
          <w:sz w:val="28"/>
        </w:rPr>
        <w:t xml:space="preserve">32.6  APR-2029 Milestones</w:t>
      </w:r>
      <w:r/>
    </w:p>
    <w:p w14:paraId="246473E0">
      <w:pPr>
        <w:pStyle w:val="886"/>
        <w:pBdr/>
        <w:spacing w:after="100" w:before="0"/>
        <w:ind/>
        <w:rPr/>
      </w:pPr>
      <w:r>
        <w:rPr>
          <w:rFonts w:hint="default" w:ascii="Arial" w:hAnsi="Arial" w:eastAsia="Arial" w:cs="Arial"/>
          <w:b w:val="0"/>
          <w:sz w:val="24"/>
        </w:rPr>
        <w:t xml:space="preserve">The following milestone schedule governs AMD-003 execution and the next programme evolution cycle following APR-2029 ratification:</w:t>
      </w:r>
      <w:r/>
    </w:p>
    <w:p w14:paraId="010382AB">
      <w:pPr>
        <w:pStyle w:val="886"/>
        <w:pBdr/>
        <w:spacing w:after="80" w:before="0"/>
        <w:ind w:left="400"/>
        <w:rPr/>
      </w:pPr>
      <w:r>
        <w:rPr>
          <w:rFonts w:hint="default" w:ascii="Arial" w:hAnsi="Arial" w:eastAsia="Arial" w:cs="Arial"/>
          <w:b/>
          <w:sz w:val="24"/>
        </w:rPr>
        <w:t xml:space="preserve">APR29-M1 (Q1 2029):  </w:t>
      </w:r>
      <w:r>
        <w:rPr>
          <w:rFonts w:hint="default" w:ascii="Arial" w:hAnsi="Arial" w:eastAsia="Arial" w:cs="Arial"/>
          <w:sz w:val="24"/>
        </w:rPr>
        <w:t xml:space="preserve">APR-2029 review convened. All 28-agent SLA performance data compiled and presented to SC. AMD-002 closure reports submitted for all five workstreams. AMD-003 draft circulated to SC members for review.</w:t>
      </w:r>
      <w:r/>
    </w:p>
    <w:p w14:paraId="747855A2">
      <w:pPr>
        <w:pStyle w:val="886"/>
        <w:pBdr/>
        <w:spacing w:after="80" w:before="0"/>
        <w:ind w:left="400"/>
        <w:rPr/>
      </w:pPr>
      <w:r>
        <w:rPr>
          <w:rFonts w:hint="default" w:ascii="Arial" w:hAnsi="Arial" w:eastAsia="Arial" w:cs="Arial"/>
          <w:b/>
          <w:sz w:val="24"/>
        </w:rPr>
        <w:t xml:space="preserve">APR29-M2 (Q2 2029):  </w:t>
      </w:r>
      <w:r>
        <w:rPr>
          <w:rFonts w:hint="default" w:ascii="Arial" w:hAnsi="Arial" w:eastAsia="Arial" w:cs="Arial"/>
          <w:sz w:val="24"/>
        </w:rPr>
        <w:t xml:space="preserve">AMD-003 ratified (SC-2029-03). WS1 and WS4 workstreams activated. Phase E business case submitted to SC (AMD-003-WS5). SC Q2 2029 interim review: Phase E go/no-go decision. Governance Framework v2.0 (WS4) first draft delivered.</w:t>
      </w:r>
      <w:r/>
    </w:p>
    <w:p w14:paraId="44630662">
      <w:pPr>
        <w:pStyle w:val="886"/>
        <w:pBdr/>
        <w:spacing w:after="80" w:before="0"/>
        <w:ind w:left="400"/>
        <w:rPr/>
      </w:pPr>
      <w:r>
        <w:rPr>
          <w:rFonts w:hint="default" w:ascii="Arial" w:hAnsi="Arial" w:eastAsia="Arial" w:cs="Arial"/>
          <w:b/>
          <w:sz w:val="24"/>
        </w:rPr>
        <w:t xml:space="preserve">APR29-M3 (Q2–Q3 2029):  </w:t>
      </w:r>
      <w:r>
        <w:rPr>
          <w:rFonts w:hint="default" w:ascii="Arial" w:hAnsi="Arial" w:eastAsia="Arial" w:cs="Arial"/>
          <w:sz w:val="24"/>
        </w:rPr>
        <w:t xml:space="preserve">AMD-003-WS1 Agent Intelligence Enhancement first deployment. Group D and Group B priority agents receive capability uplift. AMD-003-WS2 Infrastructure Modernisation architecture approved. Pulse dashboard v2.0 development commences.</w:t>
      </w:r>
      <w:r/>
    </w:p>
    <w:p w14:paraId="62AE89A5">
      <w:pPr>
        <w:pStyle w:val="886"/>
        <w:pBdr/>
        <w:spacing w:after="80" w:before="0"/>
        <w:ind w:left="400"/>
        <w:rPr/>
      </w:pPr>
      <w:r>
        <w:rPr>
          <w:rFonts w:hint="default" w:ascii="Arial" w:hAnsi="Arial" w:eastAsia="Arial" w:cs="Arial"/>
          <w:b/>
          <w:sz w:val="24"/>
        </w:rPr>
        <w:t xml:space="preserve">APR29-M4 (Q3–Q4 2029):  </w:t>
      </w:r>
      <w:r>
        <w:rPr>
          <w:rFonts w:hint="default" w:ascii="Arial" w:hAnsi="Arial" w:eastAsia="Arial" w:cs="Arial"/>
          <w:sz w:val="24"/>
        </w:rPr>
        <w:t xml:space="preserve">AMD-003-WS2 Infrastructure Modernisation completed. AMD-003-WS3 Advanced Analytics layer deployed. Monthly cross-department AI impact report first issue published. Governance Framework v2.0 (WS4) approved by SC.</w:t>
      </w:r>
      <w:r/>
    </w:p>
    <w:p w14:paraId="0AFE0A58">
      <w:pPr>
        <w:pStyle w:val="886"/>
        <w:pBdr/>
        <w:spacing w:after="80" w:before="0"/>
        <w:ind w:left="400"/>
        <w:rPr/>
      </w:pPr>
      <w:r>
        <w:rPr>
          <w:rFonts w:hint="default" w:ascii="Arial" w:hAnsi="Arial" w:eastAsia="Arial" w:cs="Arial"/>
          <w:b/>
          <w:sz w:val="24"/>
        </w:rPr>
        <w:t xml:space="preserve">APR29-M5 (Q4 2029 – Q1 2030):  </w:t>
      </w:r>
      <w:r>
        <w:rPr>
          <w:rFonts w:hint="default" w:ascii="Arial" w:hAnsi="Arial" w:eastAsia="Arial" w:cs="Arial"/>
          <w:sz w:val="24"/>
        </w:rPr>
        <w:t xml:space="preserve">All AMD-003 confirmed workstreams (WS1–WS4) delivered. Phase E agent commissioning commences (if SC-2029-06 approved). APR-2030 Annual Programme Review preparation begins. Programme summary amendment recorded covering AMD-003 outcomes.</w:t>
      </w:r>
      <w:r/>
    </w:p>
    <w:p w14:paraId="13689FF6">
      <w:pPr>
        <w:pStyle w:val="886"/>
        <w:pBdr/>
        <w:spacing w:after="100" w:before="0"/>
        <w:ind/>
        <w:rPr/>
      </w:pPr>
      <w:r>
        <w:rPr>
          <w:rFonts w:hint="default" w:ascii="Arial" w:hAnsi="Arial" w:eastAsia="Arial" w:cs="Arial"/>
          <w:b w:val="0"/>
          <w:sz w:val="24"/>
        </w:rPr>
        <w:t xml:space="preserve">AMD-003 milestone outcomes are reported to the SC at eac</w:t>
      </w:r>
      <w:r>
        <w:rPr>
          <w:rFonts w:hint="default" w:ascii="Arial" w:hAnsi="Arial" w:eastAsia="Arial" w:cs="Arial"/>
          <w:b w:val="0"/>
          <w:sz w:val="24"/>
        </w:rPr>
        <w:t xml:space="preserve">h milestone gate. Any workstream delay or budget variance triggers escalation per Section 18 Incident Response protocol. Amendment records for AMD-003 outcomes will be documented in subsequent sections of this programme summary as each workstream delivers.</w:t>
      </w:r>
      <w:r/>
    </w:p>
    <w:p w14:paraId="127C6C17">
      <w:pPr>
        <w:pStyle w:val="886"/>
        <w:pBdr/>
        <w:spacing w:after="0" w:before="0"/>
        <w:ind/>
        <w:rPr/>
      </w:pPr>
      <w:r>
        <w:rPr>
          <w:rFonts w:hint="default" w:ascii="Arial" w:hAnsi="Arial" w:eastAsia="Arial" w:cs="Arial"/>
          <w:b w:val="0"/>
          <w:sz w:val="24"/>
        </w:rPr>
      </w:r>
      <w:r/>
    </w:p>
    <w:p w14:paraId="31A1D0FD">
      <w:pPr>
        <w:pStyle w:val="886"/>
        <w:pBdr/>
        <w:spacing w:after="0" w:before="0"/>
        <w:ind/>
        <w:rPr/>
      </w:pPr>
      <w:r>
        <w:rPr>
          <w:rFonts w:hint="default" w:ascii="Arial" w:hAnsi="Arial" w:eastAsia="Arial" w:cs="Arial"/>
          <w:b w:val="0"/>
          <w:sz w:val="24"/>
        </w:rPr>
      </w:r>
      <w:r/>
    </w:p>
    <w:p w14:paraId="38D3A246">
      <w:pPr>
        <w:pStyle w:val="886"/>
        <w:pBdr/>
        <w:spacing w:after="100" w:before="320"/>
        <w:ind/>
        <w:rPr/>
      </w:pPr>
      <w:r>
        <w:rPr>
          <w:rFonts w:hint="default" w:ascii="Arial" w:hAnsi="Arial" w:eastAsia="Arial" w:cs="Arial"/>
          <w:b/>
          <w:color w:val="1f2d5a"/>
          <w:sz w:val="36"/>
        </w:rPr>
        <w:t xml:space="preserve">33. AMD-003 WS1 — Agent Intelligence Enhancement Implementation</w:t>
      </w:r>
      <w:r/>
    </w:p>
    <w:p w14:paraId="572149BC">
      <w:pPr>
        <w:pStyle w:val="886"/>
        <w:pBdr/>
        <w:spacing w:after="80" w:before="200"/>
        <w:ind/>
        <w:rPr/>
      </w:pPr>
      <w:r>
        <w:rPr>
          <w:rFonts w:hint="default" w:ascii="Arial" w:hAnsi="Arial" w:eastAsia="Arial" w:cs="Arial"/>
          <w:b/>
          <w:color w:val="2e75b6"/>
          <w:sz w:val="28"/>
        </w:rPr>
        <w:t xml:space="preserve">33.1  WS1 Overview</w:t>
      </w:r>
      <w:r/>
    </w:p>
    <w:p w14:paraId="33A534B8">
      <w:pPr>
        <w:pStyle w:val="886"/>
        <w:pBdr/>
        <w:spacing w:after="100" w:before="0"/>
        <w:ind/>
        <w:rPr/>
      </w:pPr>
      <w:r>
        <w:rPr>
          <w:rFonts w:hint="default" w:ascii="Arial" w:hAnsi="Arial" w:eastAsia="Arial" w:cs="Arial"/>
          <w:b w:val="0"/>
          <w:sz w:val="24"/>
        </w:rPr>
        <w:t xml:space="preserve">AMD-003 Workstream 1 (WS1: Agent Intelligence Enhancement) is a P0 priority</w:t>
      </w:r>
      <w:r>
        <w:rPr>
          <w:rFonts w:hint="default" w:ascii="Arial" w:hAnsi="Arial" w:eastAsia="Arial" w:cs="Arial"/>
          <w:b w:val="0"/>
          <w:sz w:val="24"/>
        </w:rPr>
        <w:t xml:space="preserve"> initiative ratified under SC-2029-03 at the APR-2029 Steering Committee meeting. WS1 constitutes the highest-priority workstream within the AMD-003 framework and is the first to commence execution, beginning Q1 2029 concurrently with AMD-003 ratification.</w:t>
      </w:r>
      <w:r/>
    </w:p>
    <w:p w14:paraId="5D862C72">
      <w:pPr>
        <w:pStyle w:val="886"/>
        <w:pBdr/>
        <w:spacing w:after="100" w:before="0"/>
        <w:ind/>
        <w:rPr/>
      </w:pPr>
      <w:r>
        <w:rPr>
          <w:rFonts w:hint="default" w:ascii="Arial" w:hAnsi="Arial" w:eastAsia="Arial" w:cs="Arial"/>
          <w:b w:val="0"/>
          <w:sz w:val="24"/>
        </w:rPr>
        <w:t xml:space="preserve">WS1 scope encompasses a full ML inference pipeline upgrade across all 28 live agents, group-targeted capability enhancements, and establishment of a cross-agent intelligence sharing protocol. Budget allocation: ฿1.2M of the total AMD-003 envelope of ฿4.8M.</w:t>
      </w:r>
      <w:r/>
    </w:p>
    <w:p w14:paraId="0F8712C3">
      <w:pPr>
        <w:pStyle w:val="886"/>
        <w:pBdr/>
        <w:spacing w:after="80" w:before="0"/>
        <w:ind w:left="400"/>
        <w:rPr/>
      </w:pPr>
      <w:r>
        <w:rPr>
          <w:rFonts w:hint="default" w:ascii="Arial" w:hAnsi="Arial" w:eastAsia="Arial" w:cs="Arial"/>
          <w:b/>
          <w:sz w:val="24"/>
        </w:rPr>
        <w:t xml:space="preserve">Mandate Reference:  </w:t>
      </w:r>
      <w:r>
        <w:rPr>
          <w:rFonts w:hint="default" w:ascii="Arial" w:hAnsi="Arial" w:eastAsia="Arial" w:cs="Arial"/>
          <w:sz w:val="24"/>
        </w:rPr>
        <w:t xml:space="preserve">AMD-003, Workstream 1 — SC-2029-04 authorisation</w:t>
      </w:r>
      <w:r/>
    </w:p>
    <w:p w14:paraId="7819C754">
      <w:pPr>
        <w:pStyle w:val="886"/>
        <w:pBdr/>
        <w:spacing w:after="80" w:before="0"/>
        <w:ind w:left="400"/>
        <w:rPr/>
      </w:pPr>
      <w:r>
        <w:rPr>
          <w:rFonts w:hint="default" w:ascii="Arial" w:hAnsi="Arial" w:eastAsia="Arial" w:cs="Arial"/>
          <w:b/>
          <w:sz w:val="24"/>
        </w:rPr>
        <w:t xml:space="preserve">Budget:  </w:t>
      </w:r>
      <w:r>
        <w:rPr>
          <w:rFonts w:hint="default" w:ascii="Arial" w:hAnsi="Arial" w:eastAsia="Arial" w:cs="Arial"/>
          <w:sz w:val="24"/>
        </w:rPr>
        <w:t xml:space="preserve">฿1.2M (AMD-003 WS1 allocation)</w:t>
      </w:r>
      <w:r/>
    </w:p>
    <w:p w14:paraId="005BE2EF">
      <w:pPr>
        <w:pStyle w:val="886"/>
        <w:pBdr/>
        <w:spacing w:after="80" w:before="0"/>
        <w:ind w:left="400"/>
        <w:rPr/>
      </w:pPr>
      <w:r>
        <w:rPr>
          <w:rFonts w:hint="default" w:ascii="Arial" w:hAnsi="Arial" w:eastAsia="Arial" w:cs="Arial"/>
          <w:b/>
          <w:sz w:val="24"/>
        </w:rPr>
        <w:t xml:space="preserve">Programme Lead:  </w:t>
      </w:r>
      <w:r>
        <w:rPr>
          <w:rFonts w:hint="default" w:ascii="Arial" w:hAnsi="Arial" w:eastAsia="Arial" w:cs="Arial"/>
          <w:sz w:val="24"/>
        </w:rPr>
        <w:t xml:space="preserve">Programme Director + AI Architecture Lead</w:t>
      </w:r>
      <w:r/>
    </w:p>
    <w:p w14:paraId="68131720">
      <w:pPr>
        <w:pStyle w:val="886"/>
        <w:pBdr/>
        <w:spacing w:after="80" w:before="0"/>
        <w:ind w:left="400"/>
        <w:rPr/>
      </w:pPr>
      <w:r>
        <w:rPr>
          <w:rFonts w:hint="default" w:ascii="Arial" w:hAnsi="Arial" w:eastAsia="Arial" w:cs="Arial"/>
          <w:b/>
          <w:sz w:val="24"/>
        </w:rPr>
        <w:t xml:space="preserve">Timeline:  </w:t>
      </w:r>
      <w:r>
        <w:rPr>
          <w:rFonts w:hint="default" w:ascii="Arial" w:hAnsi="Arial" w:eastAsia="Arial" w:cs="Arial"/>
          <w:sz w:val="24"/>
        </w:rPr>
        <w:t xml:space="preserve">Q1 2029 – Q3 2029</w:t>
      </w:r>
      <w:r/>
    </w:p>
    <w:p w14:paraId="52A11575">
      <w:pPr>
        <w:pStyle w:val="886"/>
        <w:pBdr/>
        <w:spacing w:after="80" w:before="0"/>
        <w:ind w:left="400"/>
        <w:rPr/>
      </w:pPr>
      <w:r>
        <w:rPr>
          <w:rFonts w:hint="default" w:ascii="Arial" w:hAnsi="Arial" w:eastAsia="Arial" w:cs="Arial"/>
          <w:b/>
          <w:sz w:val="24"/>
        </w:rPr>
        <w:t xml:space="preserve">SLA Revision Authority:  </w:t>
      </w:r>
      <w:r>
        <w:rPr>
          <w:rFonts w:hint="default" w:ascii="Arial" w:hAnsi="Arial" w:eastAsia="Arial" w:cs="Arial"/>
          <w:sz w:val="24"/>
        </w:rPr>
        <w:t xml:space="preserve">SC-2029-07 (projected Q3 2029)</w:t>
      </w:r>
      <w:r/>
    </w:p>
    <w:p w14:paraId="7407A99D">
      <w:pPr>
        <w:pStyle w:val="886"/>
        <w:pBdr/>
        <w:spacing w:after="80" w:before="0"/>
        <w:ind w:left="400"/>
        <w:rPr/>
      </w:pPr>
      <w:r>
        <w:rPr>
          <w:rFonts w:hint="default" w:ascii="Arial" w:hAnsi="Arial" w:eastAsia="Arial" w:cs="Arial"/>
          <w:b/>
          <w:sz w:val="24"/>
        </w:rPr>
        <w:t xml:space="preserve">Agents in Scope:  </w:t>
      </w:r>
      <w:r>
        <w:rPr>
          <w:rFonts w:hint="default" w:ascii="Arial" w:hAnsi="Arial" w:eastAsia="Arial" w:cs="Arial"/>
          <w:sz w:val="24"/>
        </w:rPr>
        <w:t xml:space="preserve">All 28 live agents across SLA Groups A, B, C, D</w:t>
      </w:r>
      <w:r/>
    </w:p>
    <w:p w14:paraId="214BD90F">
      <w:pPr>
        <w:pStyle w:val="886"/>
        <w:pBdr/>
        <w:spacing w:after="80" w:before="200"/>
        <w:ind/>
        <w:rPr/>
      </w:pPr>
      <w:r>
        <w:rPr>
          <w:rFonts w:hint="default" w:ascii="Arial" w:hAnsi="Arial" w:eastAsia="Arial" w:cs="Arial"/>
          <w:b/>
          <w:color w:val="2e75b6"/>
          <w:sz w:val="28"/>
        </w:rPr>
        <w:t xml:space="preserve">33.2  Enhancement Specifications by SLA Group</w:t>
      </w:r>
      <w:r/>
    </w:p>
    <w:p w14:paraId="445D6622">
      <w:pPr>
        <w:pStyle w:val="886"/>
        <w:pBdr/>
        <w:spacing w:after="100" w:before="0"/>
        <w:ind/>
        <w:rPr/>
      </w:pPr>
      <w:r>
        <w:rPr>
          <w:rFonts w:hint="default" w:ascii="Arial" w:hAnsi="Arial" w:eastAsia="Arial" w:cs="Arial"/>
          <w:b w:val="0"/>
          <w:sz w:val="24"/>
        </w:rPr>
        <w:t xml:space="preserve">WS1 enhancements are applied at both programme-wide and group-specific levels. The programme-wide ML model version upgrade (AI-WS1-02) applies to all 28 agents. Targeted enhancements address the distinct operational profiles of each SLA group.</w:t>
      </w:r>
      <w:r/>
    </w:p>
    <w:p w14:paraId="763E8626">
      <w:pPr>
        <w:pStyle w:val="886"/>
        <w:pBdr/>
        <w:spacing w:after="100" w:before="0"/>
        <w:ind/>
        <w:rPr/>
      </w:pPr>
      <w:r>
        <w:rPr>
          <w:rFonts w:hint="default" w:ascii="Arial" w:hAnsi="Arial" w:eastAsia="Arial" w:cs="Arial"/>
          <w:b w:val="0"/>
          <w:sz w:val="24"/>
        </w:rPr>
        <w:t xml:space="preserve">Group D — Core, Nexus, Rex, Guardian, Talent, Vega, Ledger (7 agents):</w:t>
      </w:r>
      <w:r/>
    </w:p>
    <w:p w14:paraId="07B5DC6B">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Decision-accuracy uplift targeting ≥98.5% accuracy (from current baseline ≥97.0%)</w:t>
      </w:r>
      <w:r/>
    </w:p>
    <w:p w14:paraId="2EC41DBE">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Extended training dataset curation, advanced ensemble inference, confidence calibration tuning</w:t>
      </w:r>
      <w:r/>
    </w:p>
    <w:p w14:paraId="26C71D1F">
      <w:pPr>
        <w:pStyle w:val="886"/>
        <w:pBdr/>
        <w:spacing w:after="80" w:before="0"/>
        <w:ind w:left="400"/>
        <w:rPr/>
      </w:pPr>
      <w:r>
        <w:rPr>
          <w:rFonts w:hint="default" w:ascii="Arial" w:hAnsi="Arial" w:eastAsia="Arial" w:cs="Arial"/>
          <w:b/>
          <w:sz w:val="24"/>
        </w:rPr>
        <w:t xml:space="preserve">Projected SLA revision:  </w:t>
      </w:r>
      <w:r>
        <w:rPr>
          <w:rFonts w:hint="default" w:ascii="Arial" w:hAnsi="Arial" w:eastAsia="Arial" w:cs="Arial"/>
          <w:sz w:val="24"/>
        </w:rPr>
        <w:t xml:space="preserve">Accuracy threshold raised from 97% to 98.5% in SLA Group D schedule post SC-2029-07</w:t>
      </w:r>
      <w:r/>
    </w:p>
    <w:p w14:paraId="02157214">
      <w:pPr>
        <w:pStyle w:val="886"/>
        <w:pBdr/>
        <w:spacing w:after="100" w:before="0"/>
        <w:ind/>
        <w:rPr/>
      </w:pPr>
      <w:r>
        <w:rPr>
          <w:rFonts w:hint="default" w:ascii="Arial" w:hAnsi="Arial" w:eastAsia="Arial" w:cs="Arial"/>
          <w:b w:val="0"/>
          <w:sz w:val="24"/>
        </w:rPr>
        <w:t xml:space="preserve">Group A — Kelly, Signal, Aria, Blaze, Nova (5 agents):</w:t>
      </w:r>
      <w:r/>
    </w:p>
    <w:p w14:paraId="0DDBB552">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NLP context window expansion + multi-turn conversational dialogue support</w:t>
      </w:r>
      <w:r/>
    </w:p>
    <w:p w14:paraId="1841A02F">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Transformer model context length upgrade, session-state memory integration</w:t>
      </w:r>
      <w:r/>
    </w:p>
    <w:p w14:paraId="50D1AE8A">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Support for 12-turn client interaction threads (up from 4-turn baseline)</w:t>
      </w:r>
      <w:r/>
    </w:p>
    <w:p w14:paraId="3122F0F3">
      <w:pPr>
        <w:pStyle w:val="886"/>
        <w:pBdr/>
        <w:spacing w:after="100" w:before="0"/>
        <w:ind/>
        <w:rPr/>
      </w:pPr>
      <w:r>
        <w:rPr>
          <w:rFonts w:hint="default" w:ascii="Arial" w:hAnsi="Arial" w:eastAsia="Arial" w:cs="Arial"/>
          <w:b w:val="0"/>
          <w:sz w:val="24"/>
        </w:rPr>
        <w:t xml:space="preserve">Group C — Atlas, Bo, Forge, Leo, Ops, Stone, Pulse, Frame (8 agents):</w:t>
      </w:r>
      <w:r/>
    </w:p>
    <w:p w14:paraId="324238A7">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Predictive analytics module integration — forward-looking forecasting capability</w:t>
      </w:r>
      <w:r/>
    </w:p>
    <w:p w14:paraId="73D278E1">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Time-series ML module overlay integrated with existing inference pipelines</w:t>
      </w:r>
      <w:r/>
    </w:p>
    <w:p w14:paraId="4FF86C1C">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14-day operational forecasting for procurement, scheduling, and KPI trend agents</w:t>
      </w:r>
      <w:r/>
    </w:p>
    <w:p w14:paraId="2A41042C">
      <w:pPr>
        <w:pStyle w:val="886"/>
        <w:pBdr/>
        <w:spacing w:after="100" w:before="0"/>
        <w:ind/>
        <w:rPr/>
      </w:pPr>
      <w:r>
        <w:rPr>
          <w:rFonts w:hint="default" w:ascii="Arial" w:hAnsi="Arial" w:eastAsia="Arial" w:cs="Arial"/>
          <w:b w:val="0"/>
          <w:sz w:val="24"/>
        </w:rPr>
        <w:t xml:space="preserve">Group B — Compass, Remy, Scout, Finn, Hana, Ember, Shore, Draft (8 agents):</w:t>
      </w:r>
      <w:r/>
    </w:p>
    <w:p w14:paraId="3FCAC1B4">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Automated escalation scoring v2 — dynamic escalation threshold calibration</w:t>
      </w:r>
      <w:r/>
    </w:p>
    <w:p w14:paraId="35E19E40">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Bayesian risk scoring model replacing static rule-based escalation thresholds</w:t>
      </w:r>
      <w:r/>
    </w:p>
    <w:p w14:paraId="2491905D">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Reduce escalation rate from ≤7% SLA threshold to operational target of ≤5%</w:t>
      </w:r>
      <w:r/>
    </w:p>
    <w:p w14:paraId="0785042D">
      <w:pPr>
        <w:pStyle w:val="886"/>
        <w:pBdr/>
        <w:spacing w:after="80" w:before="200"/>
        <w:ind/>
        <w:rPr/>
      </w:pPr>
      <w:r>
        <w:rPr>
          <w:rFonts w:hint="default" w:ascii="Arial" w:hAnsi="Arial" w:eastAsia="Arial" w:cs="Arial"/>
          <w:b/>
          <w:color w:val="2e75b6"/>
          <w:sz w:val="28"/>
        </w:rPr>
        <w:t xml:space="preserve">33.3  WS1 Implementation Checklist</w:t>
      </w:r>
      <w:r/>
    </w:p>
    <w:p w14:paraId="67BC5B89">
      <w:pPr>
        <w:pStyle w:val="886"/>
        <w:pBdr/>
        <w:spacing w:after="100" w:before="0"/>
        <w:ind/>
        <w:rPr/>
      </w:pPr>
      <w:r>
        <w:rPr>
          <w:rFonts w:hint="default" w:ascii="Arial" w:hAnsi="Arial" w:eastAsia="Arial" w:cs="Arial"/>
          <w:b w:val="0"/>
          <w:sz w:val="24"/>
        </w:rPr>
        <w:t xml:space="preserve">Seven implementation checkpoints constitute the WS1 delivery checklist. Each item requires sign-off from the AI Architecture Lead prior to programme-wide deployment.</w:t>
      </w:r>
      <w:r/>
    </w:p>
    <w:p w14:paraId="59A29073">
      <w:pPr>
        <w:pStyle w:val="886"/>
        <w:pBdr/>
        <w:spacing w:after="80" w:before="0"/>
        <w:ind w:left="400"/>
        <w:rPr/>
      </w:pPr>
      <w:r>
        <w:rPr>
          <w:rFonts w:hint="default" w:ascii="Arial" w:hAnsi="Arial" w:eastAsia="Arial" w:cs="Arial"/>
          <w:b/>
          <w:sz w:val="24"/>
        </w:rPr>
        <w:t xml:space="preserve">AI-WS1-01:  </w:t>
      </w:r>
      <w:r>
        <w:rPr>
          <w:rFonts w:hint="default" w:ascii="Arial" w:hAnsi="Arial" w:eastAsia="Arial" w:cs="Arial"/>
          <w:sz w:val="24"/>
        </w:rPr>
        <w:t xml:space="preserve">Architecture Design Freeze — WS1 technical specification signed off by AI Architecture Lead — Q1 2029</w:t>
      </w:r>
      <w:r/>
    </w:p>
    <w:p w14:paraId="7043979C">
      <w:pPr>
        <w:pStyle w:val="886"/>
        <w:pBdr/>
        <w:spacing w:after="80" w:before="0"/>
        <w:ind w:left="400"/>
        <w:rPr/>
      </w:pPr>
      <w:r>
        <w:rPr>
          <w:rFonts w:hint="default" w:ascii="Arial" w:hAnsi="Arial" w:eastAsia="Arial" w:cs="Arial"/>
          <w:b/>
          <w:sz w:val="24"/>
        </w:rPr>
        <w:t xml:space="preserve">AI-WS1-02:  </w:t>
      </w:r>
      <w:r>
        <w:rPr>
          <w:rFonts w:hint="default" w:ascii="Arial" w:hAnsi="Arial" w:eastAsia="Arial" w:cs="Arial"/>
          <w:sz w:val="24"/>
        </w:rPr>
        <w:t xml:space="preserve">ML Model Version Upgrade — inference pipeline upgrade deployed across all 28 agents — Q1 2029</w:t>
      </w:r>
      <w:r/>
    </w:p>
    <w:p w14:paraId="71B61DB0">
      <w:pPr>
        <w:pStyle w:val="886"/>
        <w:pBdr/>
        <w:spacing w:after="80" w:before="0"/>
        <w:ind w:left="400"/>
        <w:rPr/>
      </w:pPr>
      <w:r>
        <w:rPr>
          <w:rFonts w:hint="default" w:ascii="Arial" w:hAnsi="Arial" w:eastAsia="Arial" w:cs="Arial"/>
          <w:b/>
          <w:sz w:val="24"/>
        </w:rPr>
        <w:t xml:space="preserve">AI-WS1-03:  </w:t>
      </w:r>
      <w:r>
        <w:rPr>
          <w:rFonts w:hint="default" w:ascii="Arial" w:hAnsi="Arial" w:eastAsia="Arial" w:cs="Arial"/>
          <w:sz w:val="24"/>
        </w:rPr>
        <w:t xml:space="preserve">Group A NLP Enhancement Deployed — context window expansion live for Kelly, Signal, Aria, Blaze, Nova — Q2 2029</w:t>
      </w:r>
      <w:r/>
    </w:p>
    <w:p w14:paraId="1E1C763F">
      <w:pPr>
        <w:pStyle w:val="886"/>
        <w:pBdr/>
        <w:spacing w:after="80" w:before="0"/>
        <w:ind w:left="400"/>
        <w:rPr/>
      </w:pPr>
      <w:r>
        <w:rPr>
          <w:rFonts w:hint="default" w:ascii="Arial" w:hAnsi="Arial" w:eastAsia="Arial" w:cs="Arial"/>
          <w:b/>
          <w:sz w:val="24"/>
        </w:rPr>
        <w:t xml:space="preserve">AI-WS1-04:  </w:t>
      </w:r>
      <w:r>
        <w:rPr>
          <w:rFonts w:hint="default" w:ascii="Arial" w:hAnsi="Arial" w:eastAsia="Arial" w:cs="Arial"/>
          <w:sz w:val="24"/>
        </w:rPr>
        <w:t xml:space="preserve">Group C Predictive Analytics Module Live — forecasting overlay operational for Atlas, Bo, Forge, Leo, Ops, Stone, Pulse, Frame — Q2 2029</w:t>
      </w:r>
      <w:r/>
    </w:p>
    <w:p w14:paraId="3B4D37A9">
      <w:pPr>
        <w:pStyle w:val="886"/>
        <w:pBdr/>
        <w:spacing w:after="80" w:before="0"/>
        <w:ind w:left="400"/>
        <w:rPr/>
      </w:pPr>
      <w:r>
        <w:rPr>
          <w:rFonts w:hint="default" w:ascii="Arial" w:hAnsi="Arial" w:eastAsia="Arial" w:cs="Arial"/>
          <w:b/>
          <w:sz w:val="24"/>
        </w:rPr>
        <w:t xml:space="preserve">AI-WS1-05:  </w:t>
      </w:r>
      <w:r>
        <w:rPr>
          <w:rFonts w:hint="default" w:ascii="Arial" w:hAnsi="Arial" w:eastAsia="Arial" w:cs="Arial"/>
          <w:sz w:val="24"/>
        </w:rPr>
        <w:t xml:space="preserve">Group B Escalation Scoring v2 Deployed — Bayesian model live for Compass, Remy, Scout, Finn, Hana, Ember, Shore, Draft — Q2 2029</w:t>
      </w:r>
      <w:r/>
    </w:p>
    <w:p w14:paraId="5FA9E6F5">
      <w:pPr>
        <w:pStyle w:val="886"/>
        <w:pBdr/>
        <w:spacing w:after="80" w:before="0"/>
        <w:ind w:left="400"/>
        <w:rPr/>
      </w:pPr>
      <w:r>
        <w:rPr>
          <w:rFonts w:hint="default" w:ascii="Arial" w:hAnsi="Arial" w:eastAsia="Arial" w:cs="Arial"/>
          <w:b/>
          <w:sz w:val="24"/>
        </w:rPr>
        <w:t xml:space="preserve">AI-WS1-06:  </w:t>
      </w:r>
      <w:r>
        <w:rPr>
          <w:rFonts w:hint="default" w:ascii="Arial" w:hAnsi="Arial" w:eastAsia="Arial" w:cs="Arial"/>
          <w:sz w:val="24"/>
        </w:rPr>
        <w:t xml:space="preserve">Group D Accuracy Enhancement Complete — confidence calibration tuning finalised; accuracy baseline ≥98.5% confirmed — Q3 2029</w:t>
      </w:r>
      <w:r/>
    </w:p>
    <w:p w14:paraId="3B26C7BF">
      <w:pPr>
        <w:pStyle w:val="886"/>
        <w:pBdr/>
        <w:spacing w:after="80" w:before="0"/>
        <w:ind w:left="400"/>
        <w:rPr/>
      </w:pPr>
      <w:r>
        <w:rPr>
          <w:rFonts w:hint="default" w:ascii="Arial" w:hAnsi="Arial" w:eastAsia="Arial" w:cs="Arial"/>
          <w:b/>
          <w:sz w:val="24"/>
        </w:rPr>
        <w:t xml:space="preserve">AI-WS1-07:  </w:t>
      </w:r>
      <w:r>
        <w:rPr>
          <w:rFonts w:hint="default" w:ascii="Arial" w:hAnsi="Arial" w:eastAsia="Arial" w:cs="Arial"/>
          <w:sz w:val="24"/>
        </w:rPr>
        <w:t xml:space="preserve">Cross-Agent Intelligence Sharing Protocol Live — shared inference feature store operational across all 28 agents — Q3 2029</w:t>
      </w:r>
      <w:r/>
    </w:p>
    <w:p w14:paraId="4996925A">
      <w:pPr>
        <w:pStyle w:val="886"/>
        <w:pBdr/>
        <w:spacing w:after="80" w:before="200"/>
        <w:ind/>
        <w:rPr/>
      </w:pPr>
      <w:r>
        <w:rPr>
          <w:rFonts w:hint="default" w:ascii="Arial" w:hAnsi="Arial" w:eastAsia="Arial" w:cs="Arial"/>
          <w:b/>
          <w:color w:val="2e75b6"/>
          <w:sz w:val="28"/>
        </w:rPr>
        <w:t xml:space="preserve">33.4  Governance &amp; Approvals</w:t>
      </w:r>
      <w:r/>
    </w:p>
    <w:p w14:paraId="17F570CA">
      <w:pPr>
        <w:pStyle w:val="886"/>
        <w:pBdr/>
        <w:spacing w:after="100" w:before="0"/>
        <w:ind/>
        <w:rPr/>
      </w:pPr>
      <w:r>
        <w:rPr>
          <w:rFonts w:hint="default" w:ascii="Arial" w:hAnsi="Arial" w:eastAsia="Arial" w:cs="Arial"/>
          <w:b w:val="0"/>
          <w:sz w:val="24"/>
        </w:rPr>
        <w:t xml:space="preserve">WS1 is governed un</w:t>
      </w:r>
      <w:r>
        <w:rPr>
          <w:rFonts w:hint="default" w:ascii="Arial" w:hAnsi="Arial" w:eastAsia="Arial" w:cs="Arial"/>
          <w:b w:val="0"/>
          <w:sz w:val="24"/>
        </w:rPr>
        <w:t xml:space="preserve">der the AMD-003 Programme Framework with direct Steering Committee oversight. All major deployment gates require dual sign-off from Programme Director and AI Architecture Lead. SLA threshold revisions arising from WS1 outcomes require full SC ratification.</w:t>
      </w:r>
      <w:r/>
    </w:p>
    <w:p w14:paraId="0EEADFA1">
      <w:pPr>
        <w:pStyle w:val="886"/>
        <w:pBdr/>
        <w:spacing w:after="80" w:before="0"/>
        <w:ind w:left="400"/>
        <w:rPr/>
      </w:pPr>
      <w:r>
        <w:rPr>
          <w:rFonts w:hint="default" w:ascii="Arial" w:hAnsi="Arial" w:eastAsia="Arial" w:cs="Arial"/>
          <w:b/>
          <w:sz w:val="24"/>
        </w:rPr>
        <w:t xml:space="preserve">Authorising Decision:  </w:t>
      </w:r>
      <w:r>
        <w:rPr>
          <w:rFonts w:hint="default" w:ascii="Arial" w:hAnsi="Arial" w:eastAsia="Arial" w:cs="Arial"/>
          <w:sz w:val="24"/>
        </w:rPr>
        <w:t xml:space="preserve">SC-2029-04 — WS1 commencement approval (Q1 2029 SC meeting)</w:t>
      </w:r>
      <w:r/>
    </w:p>
    <w:p w14:paraId="4AE30FA7">
      <w:pPr>
        <w:pStyle w:val="886"/>
        <w:pBdr/>
        <w:spacing w:after="80" w:before="0"/>
        <w:ind w:left="400"/>
        <w:rPr/>
      </w:pPr>
      <w:r>
        <w:rPr>
          <w:rFonts w:hint="default" w:ascii="Arial" w:hAnsi="Arial" w:eastAsia="Arial" w:cs="Arial"/>
          <w:b/>
          <w:sz w:val="24"/>
        </w:rPr>
        <w:t xml:space="preserve">Mid-Point Review:  </w:t>
      </w:r>
      <w:r>
        <w:rPr>
          <w:rFonts w:hint="default" w:ascii="Arial" w:hAnsi="Arial" w:eastAsia="Arial" w:cs="Arial"/>
          <w:sz w:val="24"/>
        </w:rPr>
        <w:t xml:space="preserve">Q2 2029 Steering Committee checkpoint — AI-WS1-03/04/05 progress report required</w:t>
      </w:r>
      <w:r/>
    </w:p>
    <w:p w14:paraId="11A8E9AB">
      <w:pPr>
        <w:pStyle w:val="886"/>
        <w:pBdr/>
        <w:spacing w:after="80" w:before="0"/>
        <w:ind w:left="400"/>
        <w:rPr/>
      </w:pPr>
      <w:r>
        <w:rPr>
          <w:rFonts w:hint="default" w:ascii="Arial" w:hAnsi="Arial" w:eastAsia="Arial" w:cs="Arial"/>
          <w:b/>
          <w:sz w:val="24"/>
        </w:rPr>
        <w:t xml:space="preserve">Completion Sign-off:  </w:t>
      </w:r>
      <w:r>
        <w:rPr>
          <w:rFonts w:hint="default" w:ascii="Arial" w:hAnsi="Arial" w:eastAsia="Arial" w:cs="Arial"/>
          <w:sz w:val="24"/>
        </w:rPr>
        <w:t xml:space="preserve">Programme Director + AI Architecture Lead + CTO (joint)</w:t>
      </w:r>
      <w:r/>
    </w:p>
    <w:p w14:paraId="5816C206">
      <w:pPr>
        <w:pStyle w:val="886"/>
        <w:pBdr/>
        <w:spacing w:after="80" w:before="0"/>
        <w:ind w:left="400"/>
        <w:rPr/>
      </w:pPr>
      <w:r>
        <w:rPr>
          <w:rFonts w:hint="default" w:ascii="Arial" w:hAnsi="Arial" w:eastAsia="Arial" w:cs="Arial"/>
          <w:b/>
          <w:sz w:val="24"/>
        </w:rPr>
        <w:t xml:space="preserve">SLA Revision Sign-off:  </w:t>
      </w:r>
      <w:r>
        <w:rPr>
          <w:rFonts w:hint="default" w:ascii="Arial" w:hAnsi="Arial" w:eastAsia="Arial" w:cs="Arial"/>
          <w:sz w:val="24"/>
        </w:rPr>
        <w:t xml:space="preserve">SC-2029-07 (projected Q3 2029) — revised Group D and Group B thresholds</w:t>
      </w:r>
      <w:r/>
    </w:p>
    <w:p w14:paraId="4CDD140A">
      <w:pPr>
        <w:pStyle w:val="886"/>
        <w:pBdr/>
        <w:spacing w:after="80" w:before="0"/>
        <w:ind w:left="400"/>
        <w:rPr/>
      </w:pPr>
      <w:r>
        <w:rPr>
          <w:rFonts w:hint="default" w:ascii="Arial" w:hAnsi="Arial" w:eastAsia="Arial" w:cs="Arial"/>
          <w:b/>
          <w:sz w:val="24"/>
        </w:rPr>
        <w:t xml:space="preserve">Risk Escalation Path:  </w:t>
      </w:r>
      <w:r>
        <w:rPr>
          <w:rFonts w:hint="default" w:ascii="Arial" w:hAnsi="Arial" w:eastAsia="Arial" w:cs="Arial"/>
          <w:sz w:val="24"/>
        </w:rPr>
        <w:t xml:space="preserve">Any AI-WS1 checklist item RED status escalates to Programme Director within 48 hours</w:t>
      </w:r>
      <w:r/>
    </w:p>
    <w:p w14:paraId="5B57B29F">
      <w:pPr>
        <w:pStyle w:val="886"/>
        <w:pBdr/>
        <w:spacing w:after="80" w:before="0"/>
        <w:ind w:left="400"/>
        <w:rPr/>
      </w:pPr>
      <w:r>
        <w:rPr>
          <w:rFonts w:hint="default" w:ascii="Arial" w:hAnsi="Arial" w:eastAsia="Arial" w:cs="Arial"/>
          <w:b/>
          <w:sz w:val="24"/>
        </w:rPr>
        <w:t xml:space="preserve">WS5 Dependency:  </w:t>
      </w:r>
      <w:r>
        <w:rPr>
          <w:rFonts w:hint="default" w:ascii="Arial" w:hAnsi="Arial" w:eastAsia="Arial" w:cs="Arial"/>
          <w:sz w:val="24"/>
        </w:rPr>
        <w:t xml:space="preserve">Phase E Scoping (AMD-003 WS5, conditional) — activation contingent on WS1 Group D accuracy outcomes at SC-2029-07</w:t>
      </w:r>
      <w:r/>
    </w:p>
    <w:p w14:paraId="1331F709">
      <w:pPr>
        <w:pStyle w:val="886"/>
        <w:pBdr/>
        <w:spacing w:after="80" w:before="200"/>
        <w:ind/>
        <w:rPr/>
      </w:pPr>
      <w:r>
        <w:rPr>
          <w:rFonts w:hint="default" w:ascii="Arial" w:hAnsi="Arial" w:eastAsia="Arial" w:cs="Arial"/>
          <w:b/>
          <w:color w:val="2e75b6"/>
          <w:sz w:val="28"/>
        </w:rPr>
        <w:t xml:space="preserve">33.5  WS1 Milestones</w:t>
      </w:r>
      <w:r/>
    </w:p>
    <w:p w14:paraId="1F2BC3AE">
      <w:pPr>
        <w:pStyle w:val="886"/>
        <w:pBdr/>
        <w:spacing w:after="100" w:before="0"/>
        <w:ind/>
        <w:rPr/>
      </w:pPr>
      <w:r>
        <w:rPr>
          <w:rFonts w:hint="default" w:ascii="Arial" w:hAnsi="Arial" w:eastAsia="Arial" w:cs="Arial"/>
          <w:b w:val="0"/>
          <w:sz w:val="24"/>
        </w:rPr>
        <w:t xml:space="preserve">Five programme milestones govern WS1 delivery and reporting cadence:</w:t>
      </w:r>
      <w:r/>
    </w:p>
    <w:p w14:paraId="77B759F7">
      <w:pPr>
        <w:pStyle w:val="886"/>
        <w:pBdr/>
        <w:spacing w:after="80" w:before="0"/>
        <w:ind w:left="400"/>
        <w:rPr/>
      </w:pPr>
      <w:r>
        <w:rPr>
          <w:rFonts w:hint="default" w:ascii="Arial" w:hAnsi="Arial" w:eastAsia="Arial" w:cs="Arial"/>
          <w:b/>
          <w:sz w:val="24"/>
        </w:rPr>
        <w:t xml:space="preserve">WS1-M1:  </w:t>
      </w:r>
      <w:r>
        <w:rPr>
          <w:rFonts w:hint="default" w:ascii="Arial" w:hAnsi="Arial" w:eastAsia="Arial" w:cs="Arial"/>
          <w:sz w:val="24"/>
        </w:rPr>
        <w:t xml:space="preserve">WS1 Kickoff &amp; Architecture Design Freeze (AI-WS1-01 complete) — Q1 2029</w:t>
      </w:r>
      <w:r/>
    </w:p>
    <w:p w14:paraId="030846D7">
      <w:pPr>
        <w:pStyle w:val="886"/>
        <w:pBdr/>
        <w:spacing w:after="80" w:before="0"/>
        <w:ind w:left="400"/>
        <w:rPr/>
      </w:pPr>
      <w:r>
        <w:rPr>
          <w:rFonts w:hint="default" w:ascii="Arial" w:hAnsi="Arial" w:eastAsia="Arial" w:cs="Arial"/>
          <w:b/>
          <w:sz w:val="24"/>
        </w:rPr>
        <w:t xml:space="preserve">WS1-M2:  </w:t>
      </w:r>
      <w:r>
        <w:rPr>
          <w:rFonts w:hint="default" w:ascii="Arial" w:hAnsi="Arial" w:eastAsia="Arial" w:cs="Arial"/>
          <w:sz w:val="24"/>
        </w:rPr>
        <w:t xml:space="preserve">ML Model Version Upgrade — All 28 Agents Live (AI-WS1-02 complete) — Q1 2029</w:t>
      </w:r>
      <w:r/>
    </w:p>
    <w:p w14:paraId="01B039EA">
      <w:pPr>
        <w:pStyle w:val="886"/>
        <w:pBdr/>
        <w:spacing w:after="80" w:before="0"/>
        <w:ind w:left="400"/>
        <w:rPr/>
      </w:pPr>
      <w:r>
        <w:rPr>
          <w:rFonts w:hint="default" w:ascii="Arial" w:hAnsi="Arial" w:eastAsia="Arial" w:cs="Arial"/>
          <w:b/>
          <w:sz w:val="24"/>
        </w:rPr>
        <w:t xml:space="preserve">WS1-M3:  </w:t>
      </w:r>
      <w:r>
        <w:rPr>
          <w:rFonts w:hint="default" w:ascii="Arial" w:hAnsi="Arial" w:eastAsia="Arial" w:cs="Arial"/>
          <w:sz w:val="24"/>
        </w:rPr>
        <w:t xml:space="preserve">Group-Specific Enhancements Deployed (AI-WS1-03/04/05 complete) — Q2 2029</w:t>
      </w:r>
      <w:r/>
    </w:p>
    <w:p w14:paraId="34049D6D">
      <w:pPr>
        <w:pStyle w:val="886"/>
        <w:pBdr/>
        <w:spacing w:after="80" w:before="0"/>
        <w:ind w:left="400"/>
        <w:rPr/>
      </w:pPr>
      <w:r>
        <w:rPr>
          <w:rFonts w:hint="default" w:ascii="Arial" w:hAnsi="Arial" w:eastAsia="Arial" w:cs="Arial"/>
          <w:b/>
          <w:sz w:val="24"/>
        </w:rPr>
        <w:t xml:space="preserve">WS1-M4:  </w:t>
      </w:r>
      <w:r>
        <w:rPr>
          <w:rFonts w:hint="default" w:ascii="Arial" w:hAnsi="Arial" w:eastAsia="Arial" w:cs="Arial"/>
          <w:sz w:val="24"/>
        </w:rPr>
        <w:t xml:space="preserve">Group D Accuracy Enhancement &amp; Cross-Agent Intelligence Sharing Live (AI-WS1-06/07 complete) — Q3 2029</w:t>
      </w:r>
      <w:r/>
    </w:p>
    <w:p w14:paraId="10D38E4A">
      <w:pPr>
        <w:pStyle w:val="886"/>
        <w:pBdr/>
        <w:spacing w:after="80" w:before="0"/>
        <w:ind w:left="400"/>
        <w:rPr/>
      </w:pPr>
      <w:r>
        <w:rPr>
          <w:rFonts w:hint="default" w:ascii="Arial" w:hAnsi="Arial" w:eastAsia="Arial" w:cs="Arial"/>
          <w:b/>
          <w:sz w:val="24"/>
        </w:rPr>
        <w:t xml:space="preserve">WS1-M5:  </w:t>
      </w:r>
      <w:r>
        <w:rPr>
          <w:rFonts w:hint="default" w:ascii="Arial" w:hAnsi="Arial" w:eastAsia="Arial" w:cs="Arial"/>
          <w:sz w:val="24"/>
        </w:rPr>
        <w:t xml:space="preserve">WS1 Formal Completion — SC-2029-07 SLA Revision Submitted — Q3 2029</w:t>
      </w:r>
      <w:r/>
    </w:p>
    <w:p w14:paraId="71625F01">
      <w:pPr>
        <w:pStyle w:val="886"/>
        <w:pBdr/>
        <w:spacing w:after="0" w:before="0"/>
        <w:ind/>
        <w:rPr/>
      </w:pPr>
      <w:r>
        <w:rPr>
          <w:rFonts w:hint="default" w:ascii="Arial" w:hAnsi="Arial" w:eastAsia="Arial" w:cs="Arial"/>
          <w:b w:val="0"/>
          <w:sz w:val="24"/>
        </w:rPr>
      </w:r>
      <w:r/>
    </w:p>
    <w:p w14:paraId="3318FF7D">
      <w:pPr>
        <w:pStyle w:val="886"/>
        <w:pBdr/>
        <w:spacing w:after="100" w:before="320"/>
        <w:ind/>
        <w:rPr/>
      </w:pPr>
      <w:r>
        <w:rPr>
          <w:rFonts w:hint="default" w:ascii="Arial" w:hAnsi="Arial" w:eastAsia="Arial" w:cs="Arial"/>
          <w:b/>
          <w:color w:val="1f2d5a"/>
          <w:sz w:val="36"/>
        </w:rPr>
        <w:t xml:space="preserve">34. AMD-003 WS4 — Governance Framework v2.0 Implementation</w:t>
      </w:r>
      <w:r/>
    </w:p>
    <w:p w14:paraId="53E4DF23">
      <w:pPr>
        <w:pStyle w:val="886"/>
        <w:pBdr/>
        <w:spacing w:after="80" w:before="200"/>
        <w:ind/>
        <w:rPr/>
      </w:pPr>
      <w:r>
        <w:rPr>
          <w:rFonts w:hint="default" w:ascii="Arial" w:hAnsi="Arial" w:eastAsia="Arial" w:cs="Arial"/>
          <w:b/>
          <w:color w:val="2e75b6"/>
          <w:sz w:val="28"/>
        </w:rPr>
        <w:t xml:space="preserve">34.1  WS4 Overview</w:t>
      </w:r>
      <w:r/>
    </w:p>
    <w:p w14:paraId="0FE197DE">
      <w:pPr>
        <w:pStyle w:val="886"/>
        <w:pBdr/>
        <w:spacing w:after="100" w:before="0"/>
        <w:ind/>
        <w:rPr/>
      </w:pPr>
      <w:r>
        <w:rPr>
          <w:rFonts w:hint="default" w:ascii="Arial" w:hAnsi="Arial" w:eastAsia="Arial" w:cs="Arial"/>
          <w:b w:val="0"/>
          <w:sz w:val="24"/>
        </w:rPr>
        <w:t xml:space="preserve">AMD-003 Workstream 4 (WS4: Governance Framework v2.0) is a P0 priority initiative ratified under SC-2029-03. WS4 runs concurrently with WS1 and is the second P0 workstream withi</w:t>
      </w:r>
      <w:r>
        <w:rPr>
          <w:rFonts w:hint="default" w:ascii="Arial" w:hAnsi="Arial" w:eastAsia="Arial" w:cs="Arial"/>
          <w:b w:val="0"/>
          <w:sz w:val="24"/>
        </w:rPr>
        <w:t xml:space="preserve">n AMD-003, commencing Q1 2029. Its mandate is to replace the current v1.0 governance framework — drafted under AMD-001 and last substantively revised at AMD-002 WS4 — with a comprehensive v2.0 document suite fit for a fully commissioned 28-agent programme.</w:t>
      </w:r>
      <w:r/>
    </w:p>
    <w:p w14:paraId="047BFAB0">
      <w:pPr>
        <w:pStyle w:val="886"/>
        <w:pBdr/>
        <w:spacing w:after="100" w:before="0"/>
        <w:ind/>
        <w:rPr/>
      </w:pPr>
      <w:r>
        <w:rPr>
          <w:rFonts w:hint="default" w:ascii="Arial" w:hAnsi="Arial" w:eastAsia="Arial" w:cs="Arial"/>
          <w:b w:val="0"/>
          <w:sz w:val="24"/>
        </w:rPr>
        <w:t xml:space="preserve">WS4 scope encompasses governance policy refresh, SLA management framework update (incorporating WS1 SLA rev</w:t>
      </w:r>
      <w:r>
        <w:rPr>
          <w:rFonts w:hint="default" w:ascii="Arial" w:hAnsi="Arial" w:eastAsia="Arial" w:cs="Arial"/>
          <w:b w:val="0"/>
          <w:sz w:val="24"/>
        </w:rPr>
        <w:t xml:space="preserve">ision outcomes), Steering Committee Charter v2.0, agent lifecycle policy, cross-agent dependency governance, and the formal publication of the Governance Framework v2.0 consolidated document. Budget allocation: ฿0.9M of the AMD-003 total envelope of ฿4.8M.</w:t>
      </w:r>
      <w:r/>
    </w:p>
    <w:p w14:paraId="7B4824E1">
      <w:pPr>
        <w:pStyle w:val="886"/>
        <w:pBdr/>
        <w:spacing w:after="80" w:before="0"/>
        <w:ind w:left="400"/>
        <w:rPr/>
      </w:pPr>
      <w:r>
        <w:rPr>
          <w:rFonts w:hint="default" w:ascii="Arial" w:hAnsi="Arial" w:eastAsia="Arial" w:cs="Arial"/>
          <w:b/>
          <w:sz w:val="24"/>
        </w:rPr>
        <w:t xml:space="preserve">Mandate Reference:  </w:t>
      </w:r>
      <w:r>
        <w:rPr>
          <w:rFonts w:hint="default" w:ascii="Arial" w:hAnsi="Arial" w:eastAsia="Arial" w:cs="Arial"/>
          <w:sz w:val="24"/>
        </w:rPr>
        <w:t xml:space="preserve">AMD-003, Workstream 4 — SC-2029-03 ratification</w:t>
      </w:r>
      <w:r/>
    </w:p>
    <w:p w14:paraId="1692C8D3">
      <w:pPr>
        <w:pStyle w:val="886"/>
        <w:pBdr/>
        <w:spacing w:after="80" w:before="0"/>
        <w:ind w:left="400"/>
        <w:rPr/>
      </w:pPr>
      <w:r>
        <w:rPr>
          <w:rFonts w:hint="default" w:ascii="Arial" w:hAnsi="Arial" w:eastAsia="Arial" w:cs="Arial"/>
          <w:b/>
          <w:sz w:val="24"/>
        </w:rPr>
        <w:t xml:space="preserve">Budget:  </w:t>
      </w:r>
      <w:r>
        <w:rPr>
          <w:rFonts w:hint="default" w:ascii="Arial" w:hAnsi="Arial" w:eastAsia="Arial" w:cs="Arial"/>
          <w:sz w:val="24"/>
        </w:rPr>
        <w:t xml:space="preserve">฿0.9M (AMD-003 WS4 allocation)</w:t>
      </w:r>
      <w:r/>
    </w:p>
    <w:p w14:paraId="6B21180D">
      <w:pPr>
        <w:pStyle w:val="886"/>
        <w:pBdr/>
        <w:spacing w:after="80" w:before="0"/>
        <w:ind w:left="400"/>
        <w:rPr/>
      </w:pPr>
      <w:r>
        <w:rPr>
          <w:rFonts w:hint="default" w:ascii="Arial" w:hAnsi="Arial" w:eastAsia="Arial" w:cs="Arial"/>
          <w:b/>
          <w:sz w:val="24"/>
        </w:rPr>
        <w:t xml:space="preserve">Programme Lead:  </w:t>
      </w:r>
      <w:r>
        <w:rPr>
          <w:rFonts w:hint="default" w:ascii="Arial" w:hAnsi="Arial" w:eastAsia="Arial" w:cs="Arial"/>
          <w:sz w:val="24"/>
        </w:rPr>
        <w:t xml:space="preserve">Programme Director + Head of Governance &amp; Compliance</w:t>
      </w:r>
      <w:r/>
    </w:p>
    <w:p w14:paraId="2F9AE1A4">
      <w:pPr>
        <w:pStyle w:val="886"/>
        <w:pBdr/>
        <w:spacing w:after="80" w:before="0"/>
        <w:ind w:left="400"/>
        <w:rPr/>
      </w:pPr>
      <w:r>
        <w:rPr>
          <w:rFonts w:hint="default" w:ascii="Arial" w:hAnsi="Arial" w:eastAsia="Arial" w:cs="Arial"/>
          <w:b/>
          <w:sz w:val="24"/>
        </w:rPr>
        <w:t xml:space="preserve">Timeline:  </w:t>
      </w:r>
      <w:r>
        <w:rPr>
          <w:rFonts w:hint="default" w:ascii="Arial" w:hAnsi="Arial" w:eastAsia="Arial" w:cs="Arial"/>
          <w:sz w:val="24"/>
        </w:rPr>
        <w:t xml:space="preserve">Q1 2029 – Q4 2029</w:t>
      </w:r>
      <w:r/>
    </w:p>
    <w:p w14:paraId="73F2756E">
      <w:pPr>
        <w:pStyle w:val="886"/>
        <w:pBdr/>
        <w:spacing w:after="80" w:before="0"/>
        <w:ind w:left="400"/>
        <w:rPr/>
      </w:pPr>
      <w:r>
        <w:rPr>
          <w:rFonts w:hint="default" w:ascii="Arial" w:hAnsi="Arial" w:eastAsia="Arial" w:cs="Arial"/>
          <w:b/>
          <w:sz w:val="24"/>
        </w:rPr>
        <w:t xml:space="preserve">SLA Integration:  </w:t>
      </w:r>
      <w:r>
        <w:rPr>
          <w:rFonts w:hint="default" w:ascii="Arial" w:hAnsi="Arial" w:eastAsia="Arial" w:cs="Arial"/>
          <w:sz w:val="24"/>
        </w:rPr>
        <w:t xml:space="preserve">WS4 incorporates SLA threshold revisions from AMD-003 WS1 post SC-2029-07 ratification (Q3 2029)</w:t>
      </w:r>
      <w:r/>
    </w:p>
    <w:p w14:paraId="37C4E5D7">
      <w:pPr>
        <w:pStyle w:val="886"/>
        <w:pBdr/>
        <w:spacing w:after="80" w:before="0"/>
        <w:ind w:left="400"/>
        <w:rPr/>
      </w:pPr>
      <w:r>
        <w:rPr>
          <w:rFonts w:hint="default" w:ascii="Arial" w:hAnsi="Arial" w:eastAsia="Arial" w:cs="Arial"/>
          <w:b/>
          <w:sz w:val="24"/>
        </w:rPr>
        <w:t xml:space="preserve">Output:  </w:t>
      </w:r>
      <w:r>
        <w:rPr>
          <w:rFonts w:hint="default" w:ascii="Arial" w:hAnsi="Arial" w:eastAsia="Arial" w:cs="Arial"/>
          <w:sz w:val="24"/>
        </w:rPr>
        <w:t xml:space="preserve">Governance Framework v2.0 — five policy documents + consolidated manual</w:t>
      </w:r>
      <w:r/>
    </w:p>
    <w:p w14:paraId="6491F441">
      <w:pPr>
        <w:pStyle w:val="886"/>
        <w:pBdr/>
        <w:spacing w:after="80" w:before="200"/>
        <w:ind/>
        <w:rPr/>
      </w:pPr>
      <w:r>
        <w:rPr>
          <w:rFonts w:hint="default" w:ascii="Arial" w:hAnsi="Arial" w:eastAsia="Arial" w:cs="Arial"/>
          <w:b/>
          <w:color w:val="2e75b6"/>
          <w:sz w:val="28"/>
        </w:rPr>
        <w:t xml:space="preserve">34.2  Governance Framework v2.0 Scope</w:t>
      </w:r>
      <w:r/>
    </w:p>
    <w:p w14:paraId="59C59E15">
      <w:pPr>
        <w:pStyle w:val="886"/>
        <w:pBdr/>
        <w:spacing w:after="100" w:before="0"/>
        <w:ind/>
        <w:rPr/>
      </w:pPr>
      <w:r>
        <w:rPr>
          <w:rFonts w:hint="default" w:ascii="Arial" w:hAnsi="Arial" w:eastAsia="Arial" w:cs="Arial"/>
          <w:b w:val="0"/>
          <w:sz w:val="24"/>
        </w:rPr>
        <w:t xml:space="preserve">Version 2.0 of the DAPH Decor AI Agent Governance Framework supersedes all prior governance documents and policies issued under AMD-001 and AMD-002. The v2.0 scope covers six structural areas:</w:t>
      </w:r>
      <w:r/>
    </w:p>
    <w:p w14:paraId="43DD15FD">
      <w:pPr>
        <w:pStyle w:val="886"/>
        <w:pBdr/>
        <w:spacing w:after="80" w:before="0"/>
        <w:ind w:left="400"/>
        <w:rPr/>
      </w:pPr>
      <w:r>
        <w:rPr>
          <w:rFonts w:hint="default" w:ascii="Arial" w:hAnsi="Arial" w:eastAsia="Arial" w:cs="Arial"/>
          <w:b/>
          <w:sz w:val="24"/>
        </w:rPr>
        <w:t xml:space="preserve">Area 1 — Programme Mandate &amp; Scope Policy v2.0:  </w:t>
      </w:r>
      <w:r>
        <w:rPr>
          <w:rFonts w:hint="default" w:ascii="Arial" w:hAnsi="Arial" w:eastAsia="Arial" w:cs="Arial"/>
          <w:sz w:val="24"/>
        </w:rPr>
        <w:t xml:space="preserve">Updated AMD programme mandate covering all 28 live agents, Phase E conditional expansion clause, AMD-003 full workstream remit</w:t>
      </w:r>
      <w:r/>
    </w:p>
    <w:p w14:paraId="2DA2D66F">
      <w:pPr>
        <w:pStyle w:val="886"/>
        <w:pBdr/>
        <w:spacing w:after="80" w:before="0"/>
        <w:ind w:left="400"/>
        <w:rPr/>
      </w:pPr>
      <w:r>
        <w:rPr>
          <w:rFonts w:hint="default" w:ascii="Arial" w:hAnsi="Arial" w:eastAsia="Arial" w:cs="Arial"/>
          <w:b/>
          <w:sz w:val="24"/>
        </w:rPr>
        <w:t xml:space="preserve">Area 2 — SLA Management Policy v2.0:  </w:t>
      </w:r>
      <w:r>
        <w:rPr>
          <w:rFonts w:hint="default" w:ascii="Arial" w:hAnsi="Arial" w:eastAsia="Arial" w:cs="Arial"/>
          <w:sz w:val="24"/>
        </w:rPr>
        <w:t xml:space="preserve">Revised SLA Group thresholds (Group D ≥98.5% accuracy, Group B target ≤5% escalation) incorporating SC-2029-07 decisions; full 28-agent SLA schedule reissued</w:t>
      </w:r>
      <w:r/>
    </w:p>
    <w:p w14:paraId="4610F650">
      <w:pPr>
        <w:pStyle w:val="886"/>
        <w:pBdr/>
        <w:spacing w:after="80" w:before="0"/>
        <w:ind w:left="400"/>
        <w:rPr/>
      </w:pPr>
      <w:r>
        <w:rPr>
          <w:rFonts w:hint="default" w:ascii="Arial" w:hAnsi="Arial" w:eastAsia="Arial" w:cs="Arial"/>
          <w:b/>
          <w:sz w:val="24"/>
        </w:rPr>
        <w:t xml:space="preserve">Area 3 — Steering Committee Charter v2.0:  </w:t>
      </w:r>
      <w:r>
        <w:rPr>
          <w:rFonts w:hint="default" w:ascii="Arial" w:hAnsi="Arial" w:eastAsia="Arial" w:cs="Arial"/>
          <w:sz w:val="24"/>
        </w:rPr>
        <w:t xml:space="preserve">Expanded SC decision rights to cover AMD-003 WS1–WS5 governance; Phase E conditional approval framework; AMD lifecycle decision taxonomy</w:t>
      </w:r>
      <w:r/>
    </w:p>
    <w:p w14:paraId="235F6C91">
      <w:pPr>
        <w:pStyle w:val="886"/>
        <w:pBdr/>
        <w:spacing w:after="80" w:before="0"/>
        <w:ind w:left="400"/>
        <w:rPr/>
      </w:pPr>
      <w:r>
        <w:rPr>
          <w:rFonts w:hint="default" w:ascii="Arial" w:hAnsi="Arial" w:eastAsia="Arial" w:cs="Arial"/>
          <w:b/>
          <w:sz w:val="24"/>
        </w:rPr>
        <w:t xml:space="preserve">Area 4 — Agent Lifecycle Policy v2.0:  </w:t>
      </w:r>
      <w:r>
        <w:rPr>
          <w:rFonts w:hint="default" w:ascii="Arial" w:hAnsi="Arial" w:eastAsia="Arial" w:cs="Arial"/>
          <w:sz w:val="24"/>
        </w:rPr>
        <w:t xml:space="preserve">Commission-to-decommission policy updated for 28-agent estate; new Phase D commissioning precedents (Ledger, Frame, Draft) codified; decommissioning trigger criteria v2</w:t>
      </w:r>
      <w:r/>
    </w:p>
    <w:p w14:paraId="13DAADED">
      <w:pPr>
        <w:pStyle w:val="886"/>
        <w:pBdr/>
        <w:spacing w:after="80" w:before="0"/>
        <w:ind w:left="400"/>
        <w:rPr/>
      </w:pPr>
      <w:r>
        <w:rPr>
          <w:rFonts w:hint="default" w:ascii="Arial" w:hAnsi="Arial" w:eastAsia="Arial" w:cs="Arial"/>
          <w:b/>
          <w:sz w:val="24"/>
        </w:rPr>
        <w:t xml:space="preserve">Area 5 — Cross-Agent Dependency &amp; Orchestration Governance Policy v2.0:  </w:t>
      </w:r>
      <w:r>
        <w:rPr>
          <w:rFonts w:hint="default" w:ascii="Arial" w:hAnsi="Arial" w:eastAsia="Arial" w:cs="Arial"/>
          <w:sz w:val="24"/>
        </w:rPr>
        <w:t xml:space="preserve">Cross-agent dependency register (Ledger→Pulse/Core, Frame→Ops/Pulse, Draft→Ledger); WS1 intelligence sharing protocol governance; AMD-003 WS5 Phase E inter-agent scope governance</w:t>
      </w:r>
      <w:r/>
    </w:p>
    <w:p w14:paraId="4C9076F8">
      <w:pPr>
        <w:pStyle w:val="886"/>
        <w:pBdr/>
        <w:spacing w:after="80" w:before="0"/>
        <w:ind w:left="400"/>
        <w:rPr/>
      </w:pPr>
      <w:r>
        <w:rPr>
          <w:rFonts w:hint="default" w:ascii="Arial" w:hAnsi="Arial" w:eastAsia="Arial" w:cs="Arial"/>
          <w:b/>
          <w:sz w:val="24"/>
        </w:rPr>
        <w:t xml:space="preserve">Area 6 — Annual Review &amp; Amendment Governance:  </w:t>
      </w:r>
      <w:r>
        <w:rPr>
          <w:rFonts w:hint="default" w:ascii="Arial" w:hAnsi="Arial" w:eastAsia="Arial" w:cs="Arial"/>
          <w:sz w:val="24"/>
        </w:rPr>
        <w:t xml:space="preserve">Formalised APR review cadence (Q1 annually); AMD lifecycle governance including WS initiation, mid-point, and closure criteria; SC ratification thresholds for new WS and budget amendments</w:t>
      </w:r>
      <w:r/>
    </w:p>
    <w:p w14:paraId="2E62B8E2">
      <w:pPr>
        <w:pStyle w:val="886"/>
        <w:pBdr/>
        <w:spacing w:after="80" w:before="200"/>
        <w:ind/>
        <w:rPr/>
      </w:pPr>
      <w:r>
        <w:rPr>
          <w:rFonts w:hint="default" w:ascii="Arial" w:hAnsi="Arial" w:eastAsia="Arial" w:cs="Arial"/>
          <w:b/>
          <w:color w:val="2e75b6"/>
          <w:sz w:val="28"/>
        </w:rPr>
        <w:t xml:space="preserve">34.3  WS4 Implementation Checklist</w:t>
      </w:r>
      <w:r/>
    </w:p>
    <w:p w14:paraId="0EF719D8">
      <w:pPr>
        <w:pStyle w:val="886"/>
        <w:pBdr/>
        <w:spacing w:after="100" w:before="0"/>
        <w:ind/>
        <w:rPr/>
      </w:pPr>
      <w:r>
        <w:rPr>
          <w:rFonts w:hint="default" w:ascii="Arial" w:hAnsi="Arial" w:eastAsia="Arial" w:cs="Arial"/>
          <w:b w:val="0"/>
          <w:sz w:val="24"/>
        </w:rPr>
        <w:t xml:space="preserve">Six implementation checkpoints constitute the WS4 delivery schedule. Items GV-WS4-04 and GV-WS4-05 are sequentially dependent on SC-2029-07 (WS1 SLA revision, Q3 2029).</w:t>
      </w:r>
      <w:r/>
    </w:p>
    <w:p w14:paraId="0F93245E">
      <w:pPr>
        <w:pStyle w:val="886"/>
        <w:pBdr/>
        <w:spacing w:after="80" w:before="0"/>
        <w:ind w:left="400"/>
        <w:rPr/>
      </w:pPr>
      <w:r>
        <w:rPr>
          <w:rFonts w:hint="default" w:ascii="Arial" w:hAnsi="Arial" w:eastAsia="Arial" w:cs="Arial"/>
          <w:b/>
          <w:sz w:val="24"/>
        </w:rPr>
        <w:t xml:space="preserve">GV-WS4-01:  </w:t>
      </w:r>
      <w:r>
        <w:rPr>
          <w:rFonts w:hint="default" w:ascii="Arial" w:hAnsi="Arial" w:eastAsia="Arial" w:cs="Arial"/>
          <w:sz w:val="24"/>
        </w:rPr>
        <w:t xml:space="preserve">Governance Gap Analysis — formal gap assessment against AMD-001/002 policy suite; findings report to Programme Director — Q1 2029</w:t>
      </w:r>
      <w:r/>
    </w:p>
    <w:p w14:paraId="6A2C2FD6">
      <w:pPr>
        <w:pStyle w:val="886"/>
        <w:pBdr/>
        <w:spacing w:after="80" w:before="0"/>
        <w:ind w:left="400"/>
        <w:rPr/>
      </w:pPr>
      <w:r>
        <w:rPr>
          <w:rFonts w:hint="default" w:ascii="Arial" w:hAnsi="Arial" w:eastAsia="Arial" w:cs="Arial"/>
          <w:b/>
          <w:sz w:val="24"/>
        </w:rPr>
        <w:t xml:space="preserve">GV-WS4-02:  </w:t>
      </w:r>
      <w:r>
        <w:rPr>
          <w:rFonts w:hint="default" w:ascii="Arial" w:hAnsi="Arial" w:eastAsia="Arial" w:cs="Arial"/>
          <w:sz w:val="24"/>
        </w:rPr>
        <w:t xml:space="preserve">Agent Lifecycle Policy v2.0 Draft — commission-to-decommission policy incorporating Phase D precedents and 28-agent estate — Q2 2029</w:t>
      </w:r>
      <w:r/>
    </w:p>
    <w:p w14:paraId="7D78A831">
      <w:pPr>
        <w:pStyle w:val="886"/>
        <w:pBdr/>
        <w:spacing w:after="80" w:before="0"/>
        <w:ind w:left="400"/>
        <w:rPr/>
      </w:pPr>
      <w:r>
        <w:rPr>
          <w:rFonts w:hint="default" w:ascii="Arial" w:hAnsi="Arial" w:eastAsia="Arial" w:cs="Arial"/>
          <w:b/>
          <w:sz w:val="24"/>
        </w:rPr>
        <w:t xml:space="preserve">GV-WS4-03:  </w:t>
      </w:r>
      <w:r>
        <w:rPr>
          <w:rFonts w:hint="default" w:ascii="Arial" w:hAnsi="Arial" w:eastAsia="Arial" w:cs="Arial"/>
          <w:sz w:val="24"/>
        </w:rPr>
        <w:t xml:space="preserve">Steering Committee Charter v2.0 Ratified — expanded SC decision rights, Phase E conditional framework, AMD lifecycle taxonomy adopted by full SC — Q2 2029</w:t>
      </w:r>
      <w:r/>
    </w:p>
    <w:p w14:paraId="37098640">
      <w:pPr>
        <w:pStyle w:val="886"/>
        <w:pBdr/>
        <w:spacing w:after="80" w:before="0"/>
        <w:ind w:left="400"/>
        <w:rPr/>
      </w:pPr>
      <w:r>
        <w:rPr>
          <w:rFonts w:hint="default" w:ascii="Arial" w:hAnsi="Arial" w:eastAsia="Arial" w:cs="Arial"/>
          <w:b/>
          <w:sz w:val="24"/>
        </w:rPr>
        <w:t xml:space="preserve">GV-WS4-04:  </w:t>
      </w:r>
      <w:r>
        <w:rPr>
          <w:rFonts w:hint="default" w:ascii="Arial" w:hAnsi="Arial" w:eastAsia="Arial" w:cs="Arial"/>
          <w:sz w:val="24"/>
        </w:rPr>
        <w:t xml:space="preserve">SLA Management Policy v2.0 Published — revised Group D and Group B thresholds from SC-2029-07 incorporated; 28-agent SLA schedule reissued — Q3 2029 (post SC-2029-07)</w:t>
      </w:r>
      <w:r/>
    </w:p>
    <w:p w14:paraId="354339FE">
      <w:pPr>
        <w:pStyle w:val="886"/>
        <w:pBdr/>
        <w:spacing w:after="80" w:before="0"/>
        <w:ind w:left="400"/>
        <w:rPr/>
      </w:pPr>
      <w:r>
        <w:rPr>
          <w:rFonts w:hint="default" w:ascii="Arial" w:hAnsi="Arial" w:eastAsia="Arial" w:cs="Arial"/>
          <w:b/>
          <w:sz w:val="24"/>
        </w:rPr>
        <w:t xml:space="preserve">GV-WS4-05:  </w:t>
      </w:r>
      <w:r>
        <w:rPr>
          <w:rFonts w:hint="default" w:ascii="Arial" w:hAnsi="Arial" w:eastAsia="Arial" w:cs="Arial"/>
          <w:sz w:val="24"/>
        </w:rPr>
        <w:t xml:space="preserve">Cross-Agent Dependency &amp; Orchestration Policy v2.0 Published — dependency register updated with WS1 intelligence sharing protocol — Q3 2029</w:t>
      </w:r>
      <w:r/>
    </w:p>
    <w:p w14:paraId="48AD4C95">
      <w:pPr>
        <w:pStyle w:val="886"/>
        <w:pBdr/>
        <w:spacing w:after="80" w:before="0"/>
        <w:ind w:left="400"/>
        <w:rPr/>
      </w:pPr>
      <w:r>
        <w:rPr>
          <w:rFonts w:hint="default" w:ascii="Arial" w:hAnsi="Arial" w:eastAsia="Arial" w:cs="Arial"/>
          <w:b/>
          <w:sz w:val="24"/>
        </w:rPr>
        <w:t xml:space="preserve">GV-WS4-06:  </w:t>
      </w:r>
      <w:r>
        <w:rPr>
          <w:rFonts w:hint="default" w:ascii="Arial" w:hAnsi="Arial" w:eastAsia="Arial" w:cs="Arial"/>
          <w:sz w:val="24"/>
        </w:rPr>
        <w:t xml:space="preserve">Governance Framework v2.0 Consolidated Manual Published — all five policy documents compiled and formally issued; SC acknowledgement recorded — Q4 2029</w:t>
      </w:r>
      <w:r/>
    </w:p>
    <w:p w14:paraId="7FD6C104">
      <w:pPr>
        <w:pStyle w:val="886"/>
        <w:pBdr/>
        <w:spacing w:after="80" w:before="200"/>
        <w:ind/>
        <w:rPr/>
      </w:pPr>
      <w:r>
        <w:rPr>
          <w:rFonts w:hint="default" w:ascii="Arial" w:hAnsi="Arial" w:eastAsia="Arial" w:cs="Arial"/>
          <w:b/>
          <w:color w:val="2e75b6"/>
          <w:sz w:val="28"/>
        </w:rPr>
        <w:t xml:space="preserve">34.4  Governance Policies Published under WS4</w:t>
      </w:r>
      <w:r/>
    </w:p>
    <w:p w14:paraId="1A12FA5A">
      <w:pPr>
        <w:pStyle w:val="886"/>
        <w:pBdr/>
        <w:spacing w:after="100" w:before="0"/>
        <w:ind/>
        <w:rPr/>
      </w:pPr>
      <w:r>
        <w:rPr>
          <w:rFonts w:hint="default" w:ascii="Arial" w:hAnsi="Arial" w:eastAsia="Arial" w:cs="Arial"/>
          <w:b w:val="0"/>
          <w:sz w:val="24"/>
        </w:rPr>
        <w:t xml:space="preserve">The following five policy documents constitute the deliverable set for Governance Framework v2.0. Each supersedes its AMD-001/002 predecessor upon SC acknowledgement at GV-WS4-06:</w:t>
      </w:r>
      <w:r/>
    </w:p>
    <w:p w14:paraId="28CE1E9A">
      <w:pPr>
        <w:pStyle w:val="886"/>
        <w:pBdr/>
        <w:spacing w:after="80" w:before="0"/>
        <w:ind w:left="400"/>
        <w:rPr/>
      </w:pPr>
      <w:r>
        <w:rPr>
          <w:rFonts w:hint="default" w:ascii="Arial" w:hAnsi="Arial" w:eastAsia="Arial" w:cs="Arial"/>
          <w:b/>
          <w:sz w:val="24"/>
        </w:rPr>
        <w:t xml:space="preserve">GV2-P1:  </w:t>
      </w:r>
      <w:r>
        <w:rPr>
          <w:rFonts w:hint="default" w:ascii="Arial" w:hAnsi="Arial" w:eastAsia="Arial" w:cs="Arial"/>
          <w:sz w:val="24"/>
        </w:rPr>
        <w:t xml:space="preserve">Programme Mandate &amp; Scope Policy v2.0 — covers AMD-003 full scope, 28-agent estate, Phase E conditional clause</w:t>
      </w:r>
      <w:r/>
    </w:p>
    <w:p w14:paraId="3CFEAC1C">
      <w:pPr>
        <w:pStyle w:val="886"/>
        <w:pBdr/>
        <w:spacing w:after="80" w:before="0"/>
        <w:ind w:left="400"/>
        <w:rPr/>
      </w:pPr>
      <w:r>
        <w:rPr>
          <w:rFonts w:hint="default" w:ascii="Arial" w:hAnsi="Arial" w:eastAsia="Arial" w:cs="Arial"/>
          <w:b/>
          <w:sz w:val="24"/>
        </w:rPr>
        <w:t xml:space="preserve">GV2-P2:  </w:t>
      </w:r>
      <w:r>
        <w:rPr>
          <w:rFonts w:hint="default" w:ascii="Arial" w:hAnsi="Arial" w:eastAsia="Arial" w:cs="Arial"/>
          <w:sz w:val="24"/>
        </w:rPr>
        <w:t xml:space="preserve">Agent SLA Management Policy v2.0 — Group A–D revised thresholds, 28-agent SLA schedule, SC-2029-07 revisions embedded</w:t>
      </w:r>
      <w:r/>
    </w:p>
    <w:p w14:paraId="777C8FC6">
      <w:pPr>
        <w:pStyle w:val="886"/>
        <w:pBdr/>
        <w:spacing w:after="80" w:before="0"/>
        <w:ind w:left="400"/>
        <w:rPr/>
      </w:pPr>
      <w:r>
        <w:rPr>
          <w:rFonts w:hint="default" w:ascii="Arial" w:hAnsi="Arial" w:eastAsia="Arial" w:cs="Arial"/>
          <w:b/>
          <w:sz w:val="24"/>
        </w:rPr>
        <w:t xml:space="preserve">GV2-P3:  </w:t>
      </w:r>
      <w:r>
        <w:rPr>
          <w:rFonts w:hint="default" w:ascii="Arial" w:hAnsi="Arial" w:eastAsia="Arial" w:cs="Arial"/>
          <w:sz w:val="24"/>
        </w:rPr>
        <w:t xml:space="preserve">Steering Committee Decision Rights Framework v2.0 — AMD lifecycle decision taxonomy, Phase E conditional approval, WS governance rights</w:t>
      </w:r>
      <w:r/>
    </w:p>
    <w:p w14:paraId="175638B9">
      <w:pPr>
        <w:pStyle w:val="886"/>
        <w:pBdr/>
        <w:spacing w:after="80" w:before="0"/>
        <w:ind w:left="400"/>
        <w:rPr/>
      </w:pPr>
      <w:r>
        <w:rPr>
          <w:rFonts w:hint="default" w:ascii="Arial" w:hAnsi="Arial" w:eastAsia="Arial" w:cs="Arial"/>
          <w:b/>
          <w:sz w:val="24"/>
        </w:rPr>
        <w:t xml:space="preserve">GV2-P4:  </w:t>
      </w:r>
      <w:r>
        <w:rPr>
          <w:rFonts w:hint="default" w:ascii="Arial" w:hAnsi="Arial" w:eastAsia="Arial" w:cs="Arial"/>
          <w:sz w:val="24"/>
        </w:rPr>
        <w:t xml:space="preserve">Agent Lifecycle (Commission to Decommission) Policy v2.0 — Phase D commissioning precedents, decommission trigger criteria v2, AMD-003 WS5 Phase E scoping governance</w:t>
      </w:r>
      <w:r/>
    </w:p>
    <w:p w14:paraId="5CA59A79">
      <w:pPr>
        <w:pStyle w:val="886"/>
        <w:pBdr/>
        <w:spacing w:after="80" w:before="0"/>
        <w:ind w:left="400"/>
        <w:rPr/>
      </w:pPr>
      <w:r>
        <w:rPr>
          <w:rFonts w:hint="default" w:ascii="Arial" w:hAnsi="Arial" w:eastAsia="Arial" w:cs="Arial"/>
          <w:b/>
          <w:sz w:val="24"/>
        </w:rPr>
        <w:t xml:space="preserve">GV2-P5:  </w:t>
      </w:r>
      <w:r>
        <w:rPr>
          <w:rFonts w:hint="default" w:ascii="Arial" w:hAnsi="Arial" w:eastAsia="Arial" w:cs="Arial"/>
          <w:sz w:val="24"/>
        </w:rPr>
        <w:t xml:space="preserve">Cross-Agent Dependency &amp; Orchestration Governance Policy v2.0 — dependency register, WS1 intelligence sharing governance, inter-agent SLA escalation chain</w:t>
      </w:r>
      <w:r/>
    </w:p>
    <w:p w14:paraId="60429C57">
      <w:pPr>
        <w:pStyle w:val="886"/>
        <w:pBdr/>
        <w:spacing w:after="80" w:before="200"/>
        <w:ind/>
        <w:rPr/>
      </w:pPr>
      <w:r>
        <w:rPr>
          <w:rFonts w:hint="default" w:ascii="Arial" w:hAnsi="Arial" w:eastAsia="Arial" w:cs="Arial"/>
          <w:b/>
          <w:color w:val="2e75b6"/>
          <w:sz w:val="28"/>
        </w:rPr>
        <w:t xml:space="preserve">34.5  Governance &amp; Approvals</w:t>
      </w:r>
      <w:r/>
    </w:p>
    <w:p w14:paraId="54A154D0">
      <w:pPr>
        <w:pStyle w:val="886"/>
        <w:pBdr/>
        <w:spacing w:after="100" w:before="0"/>
        <w:ind/>
        <w:rPr/>
      </w:pPr>
      <w:r>
        <w:rPr>
          <w:rFonts w:hint="default" w:ascii="Arial" w:hAnsi="Arial" w:eastAsia="Arial" w:cs="Arial"/>
          <w:b w:val="0"/>
          <w:sz w:val="24"/>
        </w:rPr>
        <w:t xml:space="preserve">WS4 is governed under the AMD-00</w:t>
      </w:r>
      <w:r>
        <w:rPr>
          <w:rFonts w:hint="default" w:ascii="Arial" w:hAnsi="Arial" w:eastAsia="Arial" w:cs="Arial"/>
          <w:b w:val="0"/>
          <w:sz w:val="24"/>
        </w:rPr>
        <w:t xml:space="preserve">3 Programme Framework. Policy documents GV2-P1 through GV2-P5 require review by the Programme Director and Head of Governance &amp; Compliance prior to SC acknowledgement. The consolidated Governance Framework v2.0 Manual (GV-WS4-06) requires full SC sign-off.</w:t>
      </w:r>
      <w:r/>
    </w:p>
    <w:p w14:paraId="1BA6DF5E">
      <w:pPr>
        <w:pStyle w:val="886"/>
        <w:pBdr/>
        <w:spacing w:after="80" w:before="0"/>
        <w:ind w:left="400"/>
        <w:rPr/>
      </w:pPr>
      <w:r>
        <w:rPr>
          <w:rFonts w:hint="default" w:ascii="Arial" w:hAnsi="Arial" w:eastAsia="Arial" w:cs="Arial"/>
          <w:b/>
          <w:sz w:val="24"/>
        </w:rPr>
        <w:t xml:space="preserve">Authorising Decision:  </w:t>
      </w:r>
      <w:r>
        <w:rPr>
          <w:rFonts w:hint="default" w:ascii="Arial" w:hAnsi="Arial" w:eastAsia="Arial" w:cs="Arial"/>
          <w:sz w:val="24"/>
        </w:rPr>
        <w:t xml:space="preserve">SC-2029-03 — AMD-003 ratification includes WS4 mandate</w:t>
      </w:r>
      <w:r/>
    </w:p>
    <w:p w14:paraId="5C333C26">
      <w:pPr>
        <w:pStyle w:val="886"/>
        <w:pBdr/>
        <w:spacing w:after="80" w:before="0"/>
        <w:ind w:left="400"/>
        <w:rPr/>
      </w:pPr>
      <w:r>
        <w:rPr>
          <w:rFonts w:hint="default" w:ascii="Arial" w:hAnsi="Arial" w:eastAsia="Arial" w:cs="Arial"/>
          <w:b/>
          <w:sz w:val="24"/>
        </w:rPr>
        <w:t xml:space="preserve">WS1 Integration Point:  </w:t>
      </w:r>
      <w:r>
        <w:rPr>
          <w:rFonts w:hint="default" w:ascii="Arial" w:hAnsi="Arial" w:eastAsia="Arial" w:cs="Arial"/>
          <w:sz w:val="24"/>
        </w:rPr>
        <w:t xml:space="preserve">GV-WS4-04 and GV-WS4-05 sequentially depend on SC-2029-07 SLA revision outputs from AMD-003 WS1 (Q3 2029)</w:t>
      </w:r>
      <w:r/>
    </w:p>
    <w:p w14:paraId="3AEA93FA">
      <w:pPr>
        <w:pStyle w:val="886"/>
        <w:pBdr/>
        <w:spacing w:after="80" w:before="0"/>
        <w:ind w:left="400"/>
        <w:rPr/>
      </w:pPr>
      <w:r>
        <w:rPr>
          <w:rFonts w:hint="default" w:ascii="Arial" w:hAnsi="Arial" w:eastAsia="Arial" w:cs="Arial"/>
          <w:b/>
          <w:sz w:val="24"/>
        </w:rPr>
        <w:t xml:space="preserve">Policy Review Authority:  </w:t>
      </w:r>
      <w:r>
        <w:rPr>
          <w:rFonts w:hint="default" w:ascii="Arial" w:hAnsi="Arial" w:eastAsia="Arial" w:cs="Arial"/>
          <w:sz w:val="24"/>
        </w:rPr>
        <w:t xml:space="preserve">Programme Director + Head of Governance &amp; Compliance (joint approval for GV2-P1 through GV2-P5)</w:t>
      </w:r>
      <w:r/>
    </w:p>
    <w:p w14:paraId="7338A22B">
      <w:pPr>
        <w:pStyle w:val="886"/>
        <w:pBdr/>
        <w:spacing w:after="80" w:before="0"/>
        <w:ind w:left="400"/>
        <w:rPr/>
      </w:pPr>
      <w:r>
        <w:rPr>
          <w:rFonts w:hint="default" w:ascii="Arial" w:hAnsi="Arial" w:eastAsia="Arial" w:cs="Arial"/>
          <w:b/>
          <w:sz w:val="24"/>
        </w:rPr>
        <w:t xml:space="preserve">SC Acknowledgement:  </w:t>
      </w:r>
      <w:r>
        <w:rPr>
          <w:rFonts w:hint="default" w:ascii="Arial" w:hAnsi="Arial" w:eastAsia="Arial" w:cs="Arial"/>
          <w:sz w:val="24"/>
        </w:rPr>
        <w:t xml:space="preserve">Full Steering Committee sign-off required for GV-WS4-06 Governance Framework v2.0 Manual publication (Q4 2029 SC meeting)</w:t>
      </w:r>
      <w:r/>
    </w:p>
    <w:p w14:paraId="03766595">
      <w:pPr>
        <w:pStyle w:val="886"/>
        <w:pBdr/>
        <w:spacing w:after="80" w:before="0"/>
        <w:ind w:left="400"/>
        <w:rPr/>
      </w:pPr>
      <w:r>
        <w:rPr>
          <w:rFonts w:hint="default" w:ascii="Arial" w:hAnsi="Arial" w:eastAsia="Arial" w:cs="Arial"/>
          <w:b/>
          <w:sz w:val="24"/>
        </w:rPr>
        <w:t xml:space="preserve">Supersession Clause:  </w:t>
      </w:r>
      <w:r>
        <w:rPr>
          <w:rFonts w:hint="default" w:ascii="Arial" w:hAnsi="Arial" w:eastAsia="Arial" w:cs="Arial"/>
          <w:sz w:val="24"/>
        </w:rPr>
        <w:t xml:space="preserve">All AMD-001 and AMD-002 governance documents superseded upon GV-WS4-06 SC acknowledgement; prior versions archived</w:t>
      </w:r>
      <w:r/>
    </w:p>
    <w:p w14:paraId="46CD936D">
      <w:pPr>
        <w:pStyle w:val="886"/>
        <w:pBdr/>
        <w:spacing w:after="80" w:before="0"/>
        <w:ind w:left="400"/>
        <w:rPr/>
      </w:pPr>
      <w:r>
        <w:rPr>
          <w:rFonts w:hint="default" w:ascii="Arial" w:hAnsi="Arial" w:eastAsia="Arial" w:cs="Arial"/>
          <w:b/>
          <w:sz w:val="24"/>
        </w:rPr>
        <w:t xml:space="preserve">Risk Escalation:  </w:t>
      </w:r>
      <w:r>
        <w:rPr>
          <w:rFonts w:hint="default" w:ascii="Arial" w:hAnsi="Arial" w:eastAsia="Arial" w:cs="Arial"/>
          <w:sz w:val="24"/>
        </w:rPr>
        <w:t xml:space="preserve">Any GV-WS4 checklist item RED status escalates to Programme Director within 48 hours</w:t>
      </w:r>
      <w:r/>
    </w:p>
    <w:p w14:paraId="5D57B731">
      <w:pPr>
        <w:pStyle w:val="886"/>
        <w:pBdr/>
        <w:spacing w:after="80" w:before="200"/>
        <w:ind/>
        <w:rPr/>
      </w:pPr>
      <w:r>
        <w:rPr>
          <w:rFonts w:hint="default" w:ascii="Arial" w:hAnsi="Arial" w:eastAsia="Arial" w:cs="Arial"/>
          <w:b/>
          <w:color w:val="2e75b6"/>
          <w:sz w:val="28"/>
        </w:rPr>
        <w:t xml:space="preserve">34.6  WS4 Milestones</w:t>
      </w:r>
      <w:r/>
    </w:p>
    <w:p w14:paraId="10DEB116">
      <w:pPr>
        <w:pStyle w:val="886"/>
        <w:pBdr/>
        <w:spacing w:after="100" w:before="0"/>
        <w:ind/>
        <w:rPr/>
      </w:pPr>
      <w:r>
        <w:rPr>
          <w:rFonts w:hint="default" w:ascii="Arial" w:hAnsi="Arial" w:eastAsia="Arial" w:cs="Arial"/>
          <w:b w:val="0"/>
          <w:sz w:val="24"/>
        </w:rPr>
        <w:t xml:space="preserve">Five milestones govern WS4 delivery and Steering Committee reporting cadence:</w:t>
      </w:r>
      <w:r/>
    </w:p>
    <w:p w14:paraId="0F217C85">
      <w:pPr>
        <w:pStyle w:val="886"/>
        <w:pBdr/>
        <w:spacing w:after="80" w:before="0"/>
        <w:ind w:left="400"/>
        <w:rPr/>
      </w:pPr>
      <w:r>
        <w:rPr>
          <w:rFonts w:hint="default" w:ascii="Arial" w:hAnsi="Arial" w:eastAsia="Arial" w:cs="Arial"/>
          <w:b/>
          <w:sz w:val="24"/>
        </w:rPr>
        <w:t xml:space="preserve">WS4-M1:  </w:t>
      </w:r>
      <w:r>
        <w:rPr>
          <w:rFonts w:hint="default" w:ascii="Arial" w:hAnsi="Arial" w:eastAsia="Arial" w:cs="Arial"/>
          <w:sz w:val="24"/>
        </w:rPr>
        <w:t xml:space="preserve">WS4 Kickoff &amp; Governance Gap Analysis Complete (GV-WS4-01) — Q1 2029</w:t>
      </w:r>
      <w:r/>
    </w:p>
    <w:p w14:paraId="6714BAF1">
      <w:pPr>
        <w:pStyle w:val="886"/>
        <w:pBdr/>
        <w:spacing w:after="80" w:before="0"/>
        <w:ind w:left="400"/>
        <w:rPr/>
      </w:pPr>
      <w:r>
        <w:rPr>
          <w:rFonts w:hint="default" w:ascii="Arial" w:hAnsi="Arial" w:eastAsia="Arial" w:cs="Arial"/>
          <w:b/>
          <w:sz w:val="24"/>
        </w:rPr>
        <w:t xml:space="preserve">WS4-M2:  </w:t>
      </w:r>
      <w:r>
        <w:rPr>
          <w:rFonts w:hint="default" w:ascii="Arial" w:hAnsi="Arial" w:eastAsia="Arial" w:cs="Arial"/>
          <w:sz w:val="24"/>
        </w:rPr>
        <w:t xml:space="preserve">Agent Lifecycle Policy v2.0 &amp; SC Charter v2.0 Ratified (GV-WS4-02/03) — Q2 2029</w:t>
      </w:r>
      <w:r/>
    </w:p>
    <w:p w14:paraId="71EE1C33">
      <w:pPr>
        <w:pStyle w:val="886"/>
        <w:pBdr/>
        <w:spacing w:after="80" w:before="0"/>
        <w:ind w:left="400"/>
        <w:rPr/>
      </w:pPr>
      <w:r>
        <w:rPr>
          <w:rFonts w:hint="default" w:ascii="Arial" w:hAnsi="Arial" w:eastAsia="Arial" w:cs="Arial"/>
          <w:b/>
          <w:sz w:val="24"/>
        </w:rPr>
        <w:t xml:space="preserve">WS4-M3:  </w:t>
      </w:r>
      <w:r>
        <w:rPr>
          <w:rFonts w:hint="default" w:ascii="Arial" w:hAnsi="Arial" w:eastAsia="Arial" w:cs="Arial"/>
          <w:sz w:val="24"/>
        </w:rPr>
        <w:t xml:space="preserve">SLA Management Policy v2.0 &amp; Cross-Agent Dependency Policy v2.0 Published (GV-WS4-04/05, post SC-2029-07) — Q3 2029</w:t>
      </w:r>
      <w:r/>
    </w:p>
    <w:p w14:paraId="04EF1824">
      <w:pPr>
        <w:pStyle w:val="886"/>
        <w:pBdr/>
        <w:spacing w:after="80" w:before="0"/>
        <w:ind w:left="400"/>
        <w:rPr/>
      </w:pPr>
      <w:r>
        <w:rPr>
          <w:rFonts w:hint="default" w:ascii="Arial" w:hAnsi="Arial" w:eastAsia="Arial" w:cs="Arial"/>
          <w:b/>
          <w:sz w:val="24"/>
        </w:rPr>
        <w:t xml:space="preserve">WS4-M4:  </w:t>
      </w:r>
      <w:r>
        <w:rPr>
          <w:rFonts w:hint="default" w:ascii="Arial" w:hAnsi="Arial" w:eastAsia="Arial" w:cs="Arial"/>
          <w:sz w:val="24"/>
        </w:rPr>
        <w:t xml:space="preserve">Governance Framework v2.0 Consolidated Manual Draft Circulated for SC Review — Q4 2029</w:t>
      </w:r>
      <w:r/>
    </w:p>
    <w:p w14:paraId="1AEFABDF">
      <w:pPr>
        <w:pStyle w:val="886"/>
        <w:pBdr/>
        <w:spacing w:after="80" w:before="0"/>
        <w:ind w:left="400"/>
        <w:rPr/>
      </w:pPr>
      <w:r>
        <w:rPr>
          <w:rFonts w:hint="default" w:ascii="Arial" w:hAnsi="Arial" w:eastAsia="Arial" w:cs="Arial"/>
          <w:b/>
          <w:sz w:val="24"/>
        </w:rPr>
        <w:t xml:space="preserve">WS4-M5:  </w:t>
      </w:r>
      <w:r>
        <w:rPr>
          <w:rFonts w:hint="default" w:ascii="Arial" w:hAnsi="Arial" w:eastAsia="Arial" w:cs="Arial"/>
          <w:sz w:val="24"/>
        </w:rPr>
        <w:t xml:space="preserve">WS4 Formal Completion — Governance Framework v2.0 Published &amp; SC Acknowledged (GV-WS4-06) — Q4 2029</w:t>
      </w:r>
      <w:r/>
    </w:p>
    <w:p w14:paraId="22765F3C">
      <w:pPr>
        <w:pBdr/>
        <w:spacing/>
        <w:ind/>
        <w:rPr/>
      </w:pPr>
      <w:r>
        <w:rPr>
          <w:rFonts w:ascii="Calibri" w:hAnsi="Calibri" w:eastAsia="Calibri" w:cs="Calibri"/>
          <w:b/>
          <w:color w:val="1f2d5a"/>
          <w:sz w:val="36"/>
        </w:rPr>
        <w:t xml:space="preserve">Section 35: AMD-003 WS2 – Infrastructure Modernisation</w:t>
      </w:r>
      <w:r/>
    </w:p>
    <w:p w14:paraId="788779B9">
      <w:pPr>
        <w:pBdr/>
        <w:spacing/>
        <w:ind/>
        <w:rPr/>
      </w:pPr>
      <w:r>
        <w:rPr>
          <w:rFonts w:ascii="Calibri" w:hAnsi="Calibri" w:eastAsia="Calibri" w:cs="Calibri"/>
          <w:b/>
          <w:color w:val="2e75b6"/>
          <w:sz w:val="28"/>
        </w:rPr>
        <w:t xml:space="preserve">35.1 Workstream Overview</w:t>
      </w:r>
      <w:r/>
    </w:p>
    <w:p w14:paraId="169E2A98">
      <w:pPr>
        <w:pBdr/>
        <w:spacing/>
        <w:ind/>
        <w:rPr/>
      </w:pPr>
      <w:r>
        <w:rPr>
          <w:rFonts w:ascii="Calibri" w:hAnsi="Calibri" w:eastAsia="Calibri" w:cs="Calibri"/>
          <w:b w:val="0"/>
          <w:color w:val="000000"/>
          <w:sz w:val="24"/>
        </w:rPr>
        <w:t xml:space="preserve">AMD-003 Workstream 2 (WS2) – Infrastructure Modernisation delivers the compute, data-pipeline, network-security and observability upgrades required to sustain 28 live agents at ent</w:t>
      </w:r>
      <w:r>
        <w:rPr>
          <w:rFonts w:ascii="Calibri" w:hAnsi="Calibri" w:eastAsia="Calibri" w:cs="Calibri"/>
          <w:b w:val="0"/>
          <w:color w:val="000000"/>
          <w:sz w:val="24"/>
        </w:rPr>
        <w:t xml:space="preserve">erprise scale through FY2030. Authorised under SC-2029-03 (AMD-003 ratification) and informed by SC-2029-05 (infrastructure risk register), WS2 carries P1 priority with a budget of ฿1.1M and runs Q2 2029 – Q2 2030, making it the longest AMD-003 workstream.</w:t>
      </w:r>
      <w:r/>
    </w:p>
    <w:p w14:paraId="42BFC459">
      <w:pPr>
        <w:pBdr/>
        <w:spacing/>
        <w:ind/>
        <w:rPr/>
      </w:pPr>
      <w:r>
        <w:rPr>
          <w:rFonts w:ascii="Calibri" w:hAnsi="Calibri" w:eastAsia="Calibri" w:cs="Calibri"/>
          <w:b w:val="0"/>
          <w:color w:val="000000"/>
          <w:sz w:val="24"/>
        </w:rPr>
        <w:t xml:space="preserve">WS2 operates in parallel </w:t>
      </w:r>
      <w:r>
        <w:rPr>
          <w:rFonts w:ascii="Calibri" w:hAnsi="Calibri" w:eastAsia="Calibri" w:cs="Calibri"/>
          <w:b w:val="0"/>
          <w:color w:val="000000"/>
          <w:sz w:val="24"/>
        </w:rPr>
        <w:t xml:space="preserve">with WS1 (Agent Intelligence Enhancement) and WS4 (Governance Framework v2.0) through Q3 2029, then continues independently into Q1–Q2 2030. Phase E pre-provisioning (WS5, conditional on SC-2029-06) is sequenced after the WS2 compute baseline is certified.</w:t>
      </w:r>
      <w:r/>
    </w:p>
    <w:p w14:paraId="4FCC4D37">
      <w:pPr>
        <w:pBdr/>
        <w:spacing/>
        <w:ind/>
        <w:rPr/>
      </w:pPr>
      <w:r>
        <w:rPr>
          <w:rFonts w:ascii="Calibri" w:hAnsi="Calibri" w:eastAsia="Calibri" w:cs="Calibri"/>
          <w:b/>
          <w:color w:val="000000"/>
          <w:sz w:val="24"/>
        </w:rPr>
        <w:t xml:space="preserve">Key Parameters:</w:t>
      </w:r>
      <w:r/>
    </w:p>
    <w:p w14:paraId="7FD7D6E5">
      <w:pPr>
        <w:pBdr/>
        <w:spacing/>
        <w:ind/>
        <w:rPr/>
      </w:pPr>
      <w:r>
        <w:rPr>
          <w:rFonts w:ascii="Calibri" w:hAnsi="Calibri" w:eastAsia="Calibri" w:cs="Calibri"/>
          <w:b w:val="0"/>
          <w:color w:val="000000"/>
          <w:sz w:val="24"/>
        </w:rPr>
        <w:t xml:space="preserve">• Workstream: AMD-003 WS2 – Infrastructure Modernisation</w:t>
      </w:r>
      <w:r/>
    </w:p>
    <w:p w14:paraId="411F91E2">
      <w:pPr>
        <w:pBdr/>
        <w:spacing/>
        <w:ind/>
        <w:rPr/>
      </w:pPr>
      <w:r>
        <w:rPr>
          <w:rFonts w:ascii="Calibri" w:hAnsi="Calibri" w:eastAsia="Calibri" w:cs="Calibri"/>
          <w:b w:val="0"/>
          <w:color w:val="000000"/>
          <w:sz w:val="24"/>
        </w:rPr>
        <w:t xml:space="preserve">• Priority: P1</w:t>
      </w:r>
      <w:r/>
    </w:p>
    <w:p w14:paraId="6DB4B5A6">
      <w:pPr>
        <w:pBdr/>
        <w:spacing/>
        <w:ind/>
        <w:rPr/>
      </w:pPr>
      <w:r>
        <w:rPr>
          <w:rFonts w:ascii="Calibri" w:hAnsi="Calibri" w:eastAsia="Calibri" w:cs="Calibri"/>
          <w:b w:val="0"/>
          <w:color w:val="000000"/>
          <w:sz w:val="24"/>
        </w:rPr>
        <w:t xml:space="preserve">• Budget Allocation: ฿1.1M (AMD-003 total ฿4.8M)</w:t>
      </w:r>
      <w:r/>
    </w:p>
    <w:p w14:paraId="58C011E8">
      <w:pPr>
        <w:pBdr/>
        <w:spacing/>
        <w:ind/>
        <w:rPr/>
      </w:pPr>
      <w:r>
        <w:rPr>
          <w:rFonts w:ascii="Calibri" w:hAnsi="Calibri" w:eastAsia="Calibri" w:cs="Calibri"/>
          <w:b w:val="0"/>
          <w:color w:val="000000"/>
          <w:sz w:val="24"/>
        </w:rPr>
        <w:t xml:space="preserve">• Governing Resolutions: SC-2029-03 (ratification), SC-2029-05 (infrastructure risk register)</w:t>
      </w:r>
      <w:r/>
    </w:p>
    <w:p w14:paraId="19464258">
      <w:pPr>
        <w:pBdr/>
        <w:spacing/>
        <w:ind/>
        <w:rPr/>
      </w:pPr>
      <w:r>
        <w:rPr>
          <w:rFonts w:ascii="Calibri" w:hAnsi="Calibri" w:eastAsia="Calibri" w:cs="Calibri"/>
          <w:b w:val="0"/>
          <w:color w:val="000000"/>
          <w:sz w:val="24"/>
        </w:rPr>
        <w:t xml:space="preserve">• Timeline: Q2 2029 – Q2 2030</w:t>
      </w:r>
      <w:r/>
    </w:p>
    <w:p w14:paraId="4DF47918">
      <w:pPr>
        <w:pBdr/>
        <w:spacing/>
        <w:ind/>
        <w:rPr/>
      </w:pPr>
      <w:r>
        <w:rPr>
          <w:rFonts w:ascii="Calibri" w:hAnsi="Calibri" w:eastAsia="Calibri" w:cs="Calibri"/>
          <w:b w:val="0"/>
          <w:color w:val="000000"/>
          <w:sz w:val="24"/>
        </w:rPr>
        <w:t xml:space="preserve">• Uptime Constraint: Zero-downtime migration protocol mandatory; all SLA group uptime targets must be maintained throughout all migration windows</w:t>
      </w:r>
      <w:r/>
    </w:p>
    <w:p w14:paraId="6545EA63">
      <w:pPr>
        <w:pBdr/>
        <w:spacing/>
        <w:ind/>
        <w:rPr/>
      </w:pPr>
      <w:r>
        <w:rPr>
          <w:rFonts w:ascii="Calibri" w:hAnsi="Calibri" w:eastAsia="Calibri" w:cs="Calibri"/>
          <w:b/>
          <w:color w:val="2e75b6"/>
          <w:sz w:val="28"/>
        </w:rPr>
        <w:t xml:space="preserve">35.2 Scope</w:t>
      </w:r>
      <w:r/>
    </w:p>
    <w:p w14:paraId="42F105D4">
      <w:pPr>
        <w:pBdr/>
        <w:spacing/>
        <w:ind/>
        <w:rPr/>
      </w:pPr>
      <w:r>
        <w:rPr>
          <w:rFonts w:ascii="Calibri" w:hAnsi="Calibri" w:eastAsia="Calibri" w:cs="Calibri"/>
          <w:b w:val="0"/>
          <w:color w:val="000000"/>
          <w:sz w:val="24"/>
        </w:rPr>
        <w:t xml:space="preserve">WS2 modernises five interdependent infrastructure layers underpinning the DAPH Decor AI Agent Programme. Each layer is independently testable and can be rolled back without affecting other layers.</w:t>
      </w:r>
      <w:r/>
    </w:p>
    <w:p w14:paraId="2628B203">
      <w:pPr>
        <w:pBdr/>
        <w:spacing/>
        <w:ind/>
        <w:rPr/>
      </w:pPr>
      <w:r>
        <w:rPr>
          <w:rFonts w:ascii="Calibri" w:hAnsi="Calibri" w:eastAsia="Calibri" w:cs="Calibri"/>
          <w:b/>
          <w:color w:val="000000"/>
          <w:sz w:val="24"/>
        </w:rPr>
        <w:t xml:space="preserve">35.2.1 Compute Layer Containerisation &amp; Auto-Scaling</w:t>
      </w:r>
      <w:r/>
    </w:p>
    <w:p w14:paraId="0BFB7BDE">
      <w:pPr>
        <w:pBdr/>
        <w:spacing/>
        <w:ind/>
        <w:rPr/>
      </w:pPr>
      <w:r>
        <w:rPr>
          <w:rFonts w:ascii="Calibri" w:hAnsi="Calibri" w:eastAsia="Calibri" w:cs="Calibri"/>
          <w:b w:val="0"/>
          <w:color w:val="000000"/>
          <w:sz w:val="24"/>
        </w:rPr>
        <w:t xml:space="preserve">Migration of all 28 agent workloads from bare-metal virtual ma</w:t>
      </w:r>
      <w:r>
        <w:rPr>
          <w:rFonts w:ascii="Calibri" w:hAnsi="Calibri" w:eastAsia="Calibri" w:cs="Calibri"/>
          <w:b w:val="0"/>
          <w:color w:val="000000"/>
          <w:sz w:val="24"/>
        </w:rPr>
        <w:t xml:space="preserve">chines to containerised orchestration (Kubernetes-class). Auto-scaling policies calibrated per SLA group (Group D ≥99.5% uptime, Group A ≥99.0%, Group C ≥99.0%, Group B ≥98.5%). Blue-green deployment strategy eliminates downtime during container migration.</w:t>
      </w:r>
      <w:r/>
    </w:p>
    <w:p w14:paraId="5F9705E4">
      <w:pPr>
        <w:pBdr/>
        <w:spacing/>
        <w:ind/>
        <w:rPr/>
      </w:pPr>
      <w:r>
        <w:rPr>
          <w:rFonts w:ascii="Calibri" w:hAnsi="Calibri" w:eastAsia="Calibri" w:cs="Calibri"/>
          <w:b/>
          <w:color w:val="000000"/>
          <w:sz w:val="24"/>
        </w:rPr>
        <w:t xml:space="preserve">35.2.2 Data Pipeline Real-Time Streaming (28 Agents)</w:t>
      </w:r>
      <w:r/>
    </w:p>
    <w:p w14:paraId="28FF1EF9">
      <w:pPr>
        <w:pBdr/>
        <w:spacing/>
        <w:ind/>
        <w:rPr/>
      </w:pPr>
      <w:r>
        <w:rPr>
          <w:rFonts w:ascii="Calibri" w:hAnsi="Calibri" w:eastAsia="Calibri" w:cs="Calibri"/>
          <w:b w:val="0"/>
          <w:color w:val="000000"/>
          <w:sz w:val="24"/>
        </w:rPr>
        <w:t xml:space="preserve">Replacement of batch-processing data ingestion with event-driven streaming archi</w:t>
      </w:r>
      <w:r>
        <w:rPr>
          <w:rFonts w:ascii="Calibri" w:hAnsi="Calibri" w:eastAsia="Calibri" w:cs="Calibri"/>
          <w:b w:val="0"/>
          <w:color w:val="000000"/>
          <w:sz w:val="24"/>
        </w:rPr>
        <w:t xml:space="preserve">tecture. All 28 agents receive sub-5-second data freshness guarantees, replacing batch windows of up to 15 minutes. Pipeline capacity is pre-provisioned at 1.5× peak observed load (APR-2029 benchmark) to accommodate v3.0 intelligence enhancements from WS1.</w:t>
      </w:r>
      <w:r/>
    </w:p>
    <w:p w14:paraId="255CBBA4">
      <w:pPr>
        <w:pBdr/>
        <w:spacing/>
        <w:ind/>
        <w:rPr/>
      </w:pPr>
      <w:r>
        <w:rPr>
          <w:rFonts w:ascii="Calibri" w:hAnsi="Calibri" w:eastAsia="Calibri" w:cs="Calibri"/>
          <w:b/>
          <w:color w:val="000000"/>
          <w:sz w:val="24"/>
        </w:rPr>
        <w:t xml:space="preserve">35.2.3 Network Security &amp; Segmentation Refresh</w:t>
      </w:r>
      <w:r/>
    </w:p>
    <w:p w14:paraId="2ECE0446">
      <w:pPr>
        <w:pBdr/>
        <w:spacing/>
        <w:ind/>
        <w:rPr/>
      </w:pPr>
      <w:r>
        <w:rPr>
          <w:rFonts w:ascii="Calibri" w:hAnsi="Calibri" w:eastAsia="Calibri" w:cs="Calibri"/>
          <w:b w:val="0"/>
          <w:color w:val="000000"/>
          <w:sz w:val="24"/>
        </w:rPr>
        <w:t xml:space="preserve">Implementati</w:t>
      </w:r>
      <w:r>
        <w:rPr>
          <w:rFonts w:ascii="Calibri" w:hAnsi="Calibri" w:eastAsia="Calibri" w:cs="Calibri"/>
          <w:b w:val="0"/>
          <w:color w:val="000000"/>
          <w:sz w:val="24"/>
        </w:rPr>
        <w:t xml:space="preserve">on of zero-trust network architecture with agent-level micro-segmentation. Each SLA group is isolated in a dedicated network segment with inter-group traffic encrypted and logged. Aligns with GV2-P4 (Cross-Agent Dependency &amp; Communication Policy) from WS4.</w:t>
      </w:r>
      <w:r/>
    </w:p>
    <w:p w14:paraId="3631CE7B">
      <w:pPr>
        <w:pBdr/>
        <w:spacing/>
        <w:ind/>
        <w:rPr/>
      </w:pPr>
      <w:r>
        <w:rPr>
          <w:rFonts w:ascii="Calibri" w:hAnsi="Calibri" w:eastAsia="Calibri" w:cs="Calibri"/>
          <w:b/>
          <w:color w:val="000000"/>
          <w:sz w:val="24"/>
        </w:rPr>
        <w:t xml:space="preserve">35.2.4 Monitoring &amp; Observability Platform v2</w:t>
      </w:r>
      <w:r/>
    </w:p>
    <w:p w14:paraId="6AE8BFE4">
      <w:pPr>
        <w:pBdr/>
        <w:spacing/>
        <w:ind/>
        <w:rPr/>
      </w:pPr>
      <w:r>
        <w:rPr>
          <w:rFonts w:ascii="Calibri" w:hAnsi="Calibri" w:eastAsia="Calibri" w:cs="Calibri"/>
          <w:b w:val="0"/>
          <w:color w:val="000000"/>
          <w:sz w:val="24"/>
        </w:rPr>
        <w:t xml:space="preserve">Deployment of a unified observability stack (metrics, logs, traces) cover</w:t>
      </w:r>
      <w:r>
        <w:rPr>
          <w:rFonts w:ascii="Calibri" w:hAnsi="Calibri" w:eastAsia="Calibri" w:cs="Calibri"/>
          <w:b w:val="0"/>
          <w:color w:val="000000"/>
          <w:sz w:val="24"/>
        </w:rPr>
        <w:t xml:space="preserve">ing all 28 agent processes, data pipelines and infrastructure components. Real-time alerting with SLA-breach prediction (15-minute forecast horizon) feeds the Incident Response playbook (Section 18). Dashboard integration with the Ops agent (#20) KPI view.</w:t>
      </w:r>
      <w:r/>
    </w:p>
    <w:p w14:paraId="15EC7792">
      <w:pPr>
        <w:pBdr/>
        <w:spacing/>
        <w:ind/>
        <w:rPr/>
      </w:pPr>
      <w:r>
        <w:rPr>
          <w:rFonts w:ascii="Calibri" w:hAnsi="Calibri" w:eastAsia="Calibri" w:cs="Calibri"/>
          <w:b/>
          <w:color w:val="000000"/>
          <w:sz w:val="24"/>
        </w:rPr>
        <w:t xml:space="preserve">35.2.5 Phase E Infrastructure Pre-Provisioning</w:t>
      </w:r>
      <w:r/>
    </w:p>
    <w:p w14:paraId="2A7D14AA">
      <w:pPr>
        <w:pBdr/>
        <w:spacing/>
        <w:ind/>
        <w:rPr/>
      </w:pPr>
      <w:r>
        <w:rPr>
          <w:rFonts w:ascii="Calibri" w:hAnsi="Calibri" w:eastAsia="Calibri" w:cs="Calibri"/>
          <w:b w:val="0"/>
          <w:color w:val="000000"/>
          <w:sz w:val="24"/>
        </w:rPr>
        <w:t xml:space="preserve">Conditional on SC-2029-06 (Phase E scoping approv</w:t>
      </w:r>
      <w:r>
        <w:rPr>
          <w:rFonts w:ascii="Calibri" w:hAnsi="Calibri" w:eastAsia="Calibri" w:cs="Calibri"/>
          <w:b w:val="0"/>
          <w:color w:val="000000"/>
          <w:sz w:val="24"/>
        </w:rPr>
        <w:t xml:space="preserve">al from WS5). Capacity reservation and environment scaffolding for up to 4 Phase E candidate agents. Triggered only after WS2 compute baseline is certified (INF-WS2-06) and SC-2029-06 is issued. Estimated additional budget draw: ฿0.15M from WS5 allocation.</w:t>
      </w:r>
      <w:r/>
    </w:p>
    <w:p w14:paraId="4B35E3E9">
      <w:pPr>
        <w:pBdr/>
        <w:spacing/>
        <w:ind/>
        <w:rPr/>
      </w:pPr>
      <w:r>
        <w:rPr>
          <w:rFonts w:ascii="Calibri" w:hAnsi="Calibri" w:eastAsia="Calibri" w:cs="Calibri"/>
          <w:b/>
          <w:color w:val="2e75b6"/>
          <w:sz w:val="28"/>
        </w:rPr>
        <w:t xml:space="preserve">35.3 Implementation Checklist (INF-WS2-01–07)</w:t>
      </w:r>
      <w:r/>
    </w:p>
    <w:p w14:paraId="37EA3AAD">
      <w:pPr>
        <w:pBdr/>
        <w:spacing/>
        <w:ind/>
        <w:rPr/>
      </w:pPr>
      <w:r>
        <w:rPr>
          <w:rFonts w:ascii="Calibri" w:hAnsi="Calibri" w:eastAsia="Calibri" w:cs="Calibri"/>
          <w:b w:val="0"/>
          <w:color w:val="000000"/>
          <w:sz w:val="24"/>
        </w:rPr>
        <w:t xml:space="preserve">The following seven checkpoints gove</w:t>
      </w:r>
      <w:r>
        <w:rPr>
          <w:rFonts w:ascii="Calibri" w:hAnsi="Calibri" w:eastAsia="Calibri" w:cs="Calibri"/>
          <w:b w:val="0"/>
          <w:color w:val="000000"/>
          <w:sz w:val="24"/>
        </w:rPr>
        <w:t xml:space="preserve">rn WS2 delivery. Each checkpoint requires Programme Director sign-off. INF-WS2-04 (streaming pipeline) additionally requires Head of Technology Architecture sign-off on latency benchmarks. INF-WS2-07 (Phase E pre-provisioning) is conditional on SC-2029-06.</w:t>
      </w:r>
      <w:r/>
    </w:p>
    <w:p w14:paraId="247003B1">
      <w:pPr>
        <w:pBdr/>
        <w:spacing/>
        <w:ind/>
        <w:rPr/>
      </w:pPr>
      <w:r>
        <w:rPr>
          <w:rFonts w:ascii="Calibri" w:hAnsi="Calibri" w:eastAsia="Calibri" w:cs="Calibri"/>
          <w:b/>
          <w:color w:val="000000"/>
          <w:sz w:val="24"/>
        </w:rPr>
        <w:t xml:space="preserve">INF-WS2-01 – Infrastructure Baseline Audit</w:t>
      </w:r>
      <w:r/>
    </w:p>
    <w:p w14:paraId="34DE9F4E">
      <w:pPr>
        <w:pBdr/>
        <w:spacing/>
        <w:ind/>
        <w:rPr/>
      </w:pPr>
      <w:r>
        <w:rPr>
          <w:rFonts w:ascii="Calibri" w:hAnsi="Calibri" w:eastAsia="Calibri" w:cs="Calibri"/>
          <w:b w:val="0"/>
          <w:color w:val="000000"/>
          <w:sz w:val="24"/>
        </w:rPr>
        <w:t xml:space="preserve">Complete </w:t>
      </w:r>
      <w:r>
        <w:rPr>
          <w:rFonts w:ascii="Calibri" w:hAnsi="Calibri" w:eastAsia="Calibri" w:cs="Calibri"/>
          <w:b w:val="0"/>
          <w:color w:val="000000"/>
          <w:sz w:val="24"/>
        </w:rPr>
        <w:t xml:space="preserve">audit of all 28 agent compute, storage and network resources against the FY2030 capacity model. Identifies over-provisioned and under-provisioned resources. Output: Infrastructure Baseline Report v1. Owner: Head of Technology Architecture. Target: Q2 2029.</w:t>
      </w:r>
      <w:r/>
    </w:p>
    <w:p w14:paraId="13196507">
      <w:pPr>
        <w:pBdr/>
        <w:spacing/>
        <w:ind/>
        <w:rPr/>
      </w:pPr>
      <w:r>
        <w:rPr>
          <w:rFonts w:ascii="Calibri" w:hAnsi="Calibri" w:eastAsia="Calibri" w:cs="Calibri"/>
          <w:b/>
          <w:color w:val="000000"/>
          <w:sz w:val="24"/>
        </w:rPr>
        <w:t xml:space="preserve">INF-WS2-02 – Containerisation Design &amp; Pilot</w:t>
      </w:r>
      <w:r/>
    </w:p>
    <w:p w14:paraId="7466F8A7">
      <w:pPr>
        <w:pBdr/>
        <w:spacing/>
        <w:ind/>
        <w:rPr/>
      </w:pPr>
      <w:r>
        <w:rPr>
          <w:rFonts w:ascii="Calibri" w:hAnsi="Calibri" w:eastAsia="Calibri" w:cs="Calibri"/>
          <w:b w:val="0"/>
          <w:color w:val="000000"/>
          <w:sz w:val="24"/>
        </w:rPr>
        <w:t xml:space="preserve">Container image design, registry setup and pilot migration of 4 non-critical agents (one per SLA group). Validates zero-downtime migration runbook. Rollback tested within 30-minute window. Owner: Infrastructure Engineering Lead. Target: Q3 2029.</w:t>
      </w:r>
      <w:r/>
    </w:p>
    <w:p w14:paraId="65BED905">
      <w:pPr>
        <w:pBdr/>
        <w:spacing/>
        <w:ind/>
        <w:rPr/>
      </w:pPr>
      <w:r>
        <w:rPr>
          <w:rFonts w:ascii="Calibri" w:hAnsi="Calibri" w:eastAsia="Calibri" w:cs="Calibri"/>
          <w:b/>
          <w:color w:val="000000"/>
          <w:sz w:val="24"/>
        </w:rPr>
        <w:t xml:space="preserve">INF-WS2-03 – Full Containerisation Rollout (28 Agents)</w:t>
      </w:r>
      <w:r/>
    </w:p>
    <w:p w14:paraId="4A5E09B7">
      <w:pPr>
        <w:pBdr/>
        <w:spacing/>
        <w:ind/>
        <w:rPr/>
      </w:pPr>
      <w:r>
        <w:rPr>
          <w:rFonts w:ascii="Calibri" w:hAnsi="Calibri" w:eastAsia="Calibri" w:cs="Calibri"/>
          <w:b w:val="0"/>
          <w:color w:val="000000"/>
          <w:sz w:val="24"/>
        </w:rPr>
        <w:t xml:space="preserve">Ph</w:t>
      </w:r>
      <w:r>
        <w:rPr>
          <w:rFonts w:ascii="Calibri" w:hAnsi="Calibri" w:eastAsia="Calibri" w:cs="Calibri"/>
          <w:b w:val="0"/>
          <w:color w:val="000000"/>
          <w:sz w:val="24"/>
        </w:rPr>
        <w:t xml:space="preserve">ased migration of remaining 24 agents to containerised orchestration. Migration windows scheduled 22:00–06:00 ICT outside peak operating hours. SLA monitoring active throughout. Owner: Infrastructure Engineering Lead + On-Call SLA Monitor. Target: Q4 2029.</w:t>
      </w:r>
      <w:r/>
    </w:p>
    <w:p w14:paraId="7014CDBF">
      <w:pPr>
        <w:pBdr/>
        <w:spacing/>
        <w:ind/>
        <w:rPr/>
      </w:pPr>
      <w:r>
        <w:rPr>
          <w:rFonts w:ascii="Calibri" w:hAnsi="Calibri" w:eastAsia="Calibri" w:cs="Calibri"/>
          <w:b/>
          <w:color w:val="000000"/>
          <w:sz w:val="24"/>
        </w:rPr>
        <w:t xml:space="preserve">INF-WS2-04 – Real-Time Streaming Pipeline Deployment</w:t>
      </w:r>
      <w:r/>
    </w:p>
    <w:p w14:paraId="5F5DAECA">
      <w:pPr>
        <w:pBdr/>
        <w:spacing/>
        <w:ind/>
        <w:rPr/>
      </w:pPr>
      <w:r>
        <w:rPr>
          <w:rFonts w:ascii="Calibri" w:hAnsi="Calibri" w:eastAsia="Calibri" w:cs="Calibri"/>
          <w:b w:val="0"/>
          <w:color w:val="000000"/>
          <w:sz w:val="24"/>
        </w:rPr>
        <w:t xml:space="preserve">Deploym</w:t>
      </w:r>
      <w:r>
        <w:rPr>
          <w:rFonts w:ascii="Calibri" w:hAnsi="Calibri" w:eastAsia="Calibri" w:cs="Calibri"/>
          <w:b w:val="0"/>
          <w:color w:val="000000"/>
          <w:sz w:val="24"/>
        </w:rPr>
        <w:t xml:space="preserve">ent of event-driven streaming architecture for all 28 data ingestion pipelines. Parallel-run with legacy batch system for minimum 30 days before cutover. Requires Head of Technology Architecture sign-off on latency benchmarks (≤5s p99). Target: Q3–Q4 2029.</w:t>
      </w:r>
      <w:r/>
    </w:p>
    <w:p w14:paraId="7BC88DA9">
      <w:pPr>
        <w:pBdr/>
        <w:spacing/>
        <w:ind/>
        <w:rPr/>
      </w:pPr>
      <w:r>
        <w:rPr>
          <w:rFonts w:ascii="Calibri" w:hAnsi="Calibri" w:eastAsia="Calibri" w:cs="Calibri"/>
          <w:b/>
          <w:color w:val="000000"/>
          <w:sz w:val="24"/>
        </w:rPr>
        <w:t xml:space="preserve">INF-WS2-05 – Network Security &amp; Segmentation Implementation</w:t>
      </w:r>
      <w:r/>
    </w:p>
    <w:p w14:paraId="5757E3E7">
      <w:pPr>
        <w:pBdr/>
        <w:spacing/>
        <w:ind/>
        <w:rPr/>
      </w:pPr>
      <w:r>
        <w:rPr>
          <w:rFonts w:ascii="Calibri" w:hAnsi="Calibri" w:eastAsia="Calibri" w:cs="Calibri"/>
          <w:b w:val="0"/>
          <w:color w:val="000000"/>
          <w:sz w:val="24"/>
        </w:rPr>
        <w:t xml:space="preserve">Zero-trust architecture rollout and SLA-group micro-segmentation. Penetration test required prior to sign-off. Coordinates with GV2-P4 (WS4) for policy alignment. Owner: Head of Information Security. Target: Q4 2029.</w:t>
      </w:r>
      <w:r/>
    </w:p>
    <w:p w14:paraId="4EC362C4">
      <w:pPr>
        <w:pBdr/>
        <w:spacing/>
        <w:ind/>
        <w:rPr/>
      </w:pPr>
      <w:r>
        <w:rPr>
          <w:rFonts w:ascii="Calibri" w:hAnsi="Calibri" w:eastAsia="Calibri" w:cs="Calibri"/>
          <w:b/>
          <w:color w:val="000000"/>
          <w:sz w:val="24"/>
        </w:rPr>
        <w:t xml:space="preserve">INF-WS2-06 – Monitoring &amp; Observability Platform v2 Go-Live</w:t>
      </w:r>
      <w:r/>
    </w:p>
    <w:p w14:paraId="11849F10">
      <w:pPr>
        <w:pBdr/>
        <w:spacing/>
        <w:ind/>
        <w:rPr/>
      </w:pPr>
      <w:r>
        <w:rPr>
          <w:rFonts w:ascii="Calibri" w:hAnsi="Calibri" w:eastAsia="Calibri" w:cs="Calibri"/>
          <w:b w:val="0"/>
          <w:color w:val="000000"/>
          <w:sz w:val="24"/>
        </w:rPr>
        <w:t xml:space="preserve">Unified observability stack live for all 28 agents. SLA-breach prediction model validated against 90-day historical data. Integration with Ops agent (#20) KPI dashboard confirmed. Certified by Programme Director. Target: Q4 2029 – Q1 2030.</w:t>
      </w:r>
      <w:r/>
    </w:p>
    <w:p w14:paraId="78901D4F">
      <w:pPr>
        <w:pBdr/>
        <w:spacing/>
        <w:ind/>
        <w:rPr/>
      </w:pPr>
      <w:r>
        <w:rPr>
          <w:rFonts w:ascii="Calibri" w:hAnsi="Calibri" w:eastAsia="Calibri" w:cs="Calibri"/>
          <w:b/>
          <w:color w:val="000000"/>
          <w:sz w:val="24"/>
        </w:rPr>
        <w:t xml:space="preserve">INF-WS2-07 – Phase E Infrastructure Pre-Provisioning</w:t>
      </w:r>
      <w:r/>
    </w:p>
    <w:p w14:paraId="5D251268">
      <w:pPr>
        <w:pBdr/>
        <w:spacing/>
        <w:ind/>
        <w:rPr/>
      </w:pPr>
      <w:r>
        <w:rPr>
          <w:rFonts w:ascii="Calibri" w:hAnsi="Calibri" w:eastAsia="Calibri" w:cs="Calibri"/>
          <w:b w:val="0"/>
          <w:color w:val="000000"/>
          <w:sz w:val="24"/>
        </w:rPr>
        <w:t xml:space="preserve">Conditional on SC-2029-06. Capacity reservation and environment scaffolding for Phase E candidates. Triggered after INF-WS2-06 certification. Owner: Programme Director + Head of Technology Architecture. Target: Q1–Q2 2030 (conditional).</w:t>
      </w:r>
      <w:r/>
    </w:p>
    <w:p w14:paraId="7CDC6EB2">
      <w:pPr>
        <w:pBdr/>
        <w:spacing/>
        <w:ind/>
        <w:rPr/>
      </w:pPr>
      <w:r>
        <w:rPr>
          <w:rFonts w:ascii="Calibri" w:hAnsi="Calibri" w:eastAsia="Calibri" w:cs="Calibri"/>
          <w:b/>
          <w:color w:val="2e75b6"/>
          <w:sz w:val="28"/>
        </w:rPr>
        <w:t xml:space="preserve">35.4 Zero-Downtime Migration Protocol</w:t>
      </w:r>
      <w:r/>
    </w:p>
    <w:p w14:paraId="09EE7050">
      <w:pPr>
        <w:pBdr/>
        <w:spacing/>
        <w:ind/>
        <w:rPr/>
      </w:pPr>
      <w:r>
        <w:rPr>
          <w:rFonts w:ascii="Calibri" w:hAnsi="Calibri" w:eastAsia="Calibri" w:cs="Calibri"/>
          <w:b w:val="0"/>
          <w:color w:val="000000"/>
          <w:sz w:val="24"/>
        </w:rPr>
        <w:t xml:space="preserve">All</w:t>
      </w:r>
      <w:r>
        <w:rPr>
          <w:rFonts w:ascii="Calibri" w:hAnsi="Calibri" w:eastAsia="Calibri" w:cs="Calibri"/>
          <w:b w:val="0"/>
          <w:color w:val="000000"/>
          <w:sz w:val="24"/>
        </w:rPr>
        <w:t xml:space="preserve"> migration activities involving live agent workloads must comply with the Zero-Downtime Migration Protocol. This protocol is mandatory for INF-WS2-03 (containerisation rollout), INF-WS2-04 (streaming pipeline cutover) and INF-WS2-05 (network segmentation).</w:t>
      </w:r>
      <w:r/>
    </w:p>
    <w:p w14:paraId="66B45327">
      <w:pPr>
        <w:pBdr/>
        <w:spacing/>
        <w:ind/>
        <w:rPr/>
      </w:pPr>
      <w:r>
        <w:rPr>
          <w:rFonts w:ascii="Calibri" w:hAnsi="Calibri" w:eastAsia="Calibri" w:cs="Calibri"/>
          <w:b w:val="0"/>
          <w:color w:val="000000"/>
          <w:sz w:val="24"/>
        </w:rPr>
        <w:t xml:space="preserve">• Pre-migration: Full environment snapshot taken within 4 hours of migration window start. Rollback artifact retained for minimum 72 hours post-cutover.</w:t>
      </w:r>
      <w:r/>
    </w:p>
    <w:p w14:paraId="479D8D51">
      <w:pPr>
        <w:pBdr/>
        <w:spacing/>
        <w:ind/>
        <w:rPr/>
      </w:pPr>
      <w:r>
        <w:rPr>
          <w:rFonts w:ascii="Calibri" w:hAnsi="Calibri" w:eastAsia="Calibri" w:cs="Calibri"/>
          <w:b w:val="0"/>
          <w:color w:val="000000"/>
          <w:sz w:val="24"/>
        </w:rPr>
        <w:t xml:space="preserve">• Window scheduling: All agent group migrations scheduled 22:00–06:00 ICT. Group D and Group A migrations require minimum 7-day advance notice to Programme Director.</w:t>
      </w:r>
      <w:r/>
    </w:p>
    <w:p w14:paraId="0BC3E555">
      <w:pPr>
        <w:pBdr/>
        <w:spacing/>
        <w:ind/>
        <w:rPr/>
      </w:pPr>
      <w:r>
        <w:rPr>
          <w:rFonts w:ascii="Calibri" w:hAnsi="Calibri" w:eastAsia="Calibri" w:cs="Calibri"/>
          <w:b w:val="0"/>
          <w:color w:val="000000"/>
          <w:sz w:val="24"/>
        </w:rPr>
        <w:t xml:space="preserve">• Parallel operation: New infrastructure runs in shadow mode for minimum 14 days (compute) or 30 days (streaming pipeline) before traffic cutover. Both environments monitored simultaneously.</w:t>
      </w:r>
      <w:r/>
    </w:p>
    <w:p w14:paraId="367882F4">
      <w:pPr>
        <w:pBdr/>
        <w:spacing/>
        <w:ind/>
        <w:rPr/>
      </w:pPr>
      <w:r>
        <w:rPr>
          <w:rFonts w:ascii="Calibri" w:hAnsi="Calibri" w:eastAsia="Calibri" w:cs="Calibri"/>
          <w:b w:val="0"/>
          <w:color w:val="000000"/>
          <w:sz w:val="24"/>
        </w:rPr>
        <w:t xml:space="preserve">• SLA monitoring: Continuous SLA metric collection throughout migration windows. Automatic rollback triggered if any group breaches uptime threshold for more than 3 consecutive minutes.</w:t>
      </w:r>
      <w:r/>
    </w:p>
    <w:p w14:paraId="2493D232">
      <w:pPr>
        <w:pBdr/>
        <w:spacing/>
        <w:ind/>
        <w:rPr/>
      </w:pPr>
      <w:r>
        <w:rPr>
          <w:rFonts w:ascii="Calibri" w:hAnsi="Calibri" w:eastAsia="Calibri" w:cs="Calibri"/>
          <w:b w:val="0"/>
          <w:color w:val="000000"/>
          <w:sz w:val="24"/>
        </w:rPr>
        <w:t xml:space="preserve">• Post-migration validation: 48-hour hypercare period after each migration window. On-call Infrastructure Engineer and SLA Monitor assigned. Escalation to Programme Director if P1 SLA breach occurs.</w:t>
      </w:r>
      <w:r/>
    </w:p>
    <w:p w14:paraId="751F22CF">
      <w:pPr>
        <w:pBdr/>
        <w:spacing/>
        <w:ind/>
        <w:rPr/>
      </w:pPr>
      <w:r>
        <w:rPr>
          <w:rFonts w:ascii="Calibri" w:hAnsi="Calibri" w:eastAsia="Calibri" w:cs="Calibri"/>
          <w:b w:val="0"/>
          <w:color w:val="000000"/>
          <w:sz w:val="24"/>
        </w:rPr>
        <w:t xml:space="preserve">• Sign-off: Programme Director signs INF-WS2 checklist item only after 48-hour hypercare period completes with zero P1 incidents.</w:t>
      </w:r>
      <w:r/>
    </w:p>
    <w:p w14:paraId="273D6DED">
      <w:pPr>
        <w:pBdr/>
        <w:spacing/>
        <w:ind/>
        <w:rPr/>
      </w:pPr>
      <w:r>
        <w:rPr>
          <w:rFonts w:ascii="Calibri" w:hAnsi="Calibri" w:eastAsia="Calibri" w:cs="Calibri"/>
          <w:b/>
          <w:color w:val="2e75b6"/>
          <w:sz w:val="28"/>
        </w:rPr>
        <w:t xml:space="preserve">35.5 Governance &amp; Dependencies</w:t>
      </w:r>
      <w:r/>
    </w:p>
    <w:p w14:paraId="10700384">
      <w:pPr>
        <w:pBdr/>
        <w:spacing/>
        <w:ind/>
        <w:rPr/>
      </w:pPr>
      <w:r>
        <w:rPr>
          <w:rFonts w:ascii="Calibri" w:hAnsi="Calibri" w:eastAsia="Calibri" w:cs="Calibri"/>
          <w:b w:val="0"/>
          <w:color w:val="000000"/>
          <w:sz w:val="24"/>
        </w:rPr>
        <w:t xml:space="preserve">WS2 intersects with multiple active workstreams and governance resolutions. All dependencies are tracked in the AMD-003 Programme Dashboard (owned by Core agent, #14).</w:t>
      </w:r>
      <w:r/>
    </w:p>
    <w:p w14:paraId="2C0C5F36">
      <w:pPr>
        <w:pBdr/>
        <w:spacing/>
        <w:ind/>
        <w:rPr/>
      </w:pPr>
      <w:r>
        <w:rPr>
          <w:rFonts w:ascii="Calibri" w:hAnsi="Calibri" w:eastAsia="Calibri" w:cs="Calibri"/>
          <w:b/>
          <w:color w:val="000000"/>
          <w:sz w:val="24"/>
        </w:rPr>
        <w:t xml:space="preserve">SC-2029-03 – AMD-003 Ratification</w:t>
      </w:r>
      <w:r/>
    </w:p>
    <w:p w14:paraId="5D952FC3">
      <w:pPr>
        <w:pBdr/>
        <w:spacing/>
        <w:ind/>
        <w:rPr/>
      </w:pPr>
      <w:r>
        <w:rPr>
          <w:rFonts w:ascii="Calibri" w:hAnsi="Calibri" w:eastAsia="Calibri" w:cs="Calibri"/>
          <w:b w:val="0"/>
          <w:color w:val="000000"/>
          <w:sz w:val="24"/>
        </w:rPr>
        <w:t xml:space="preserve">Authorises WS2 budget (฿1.1M) and timeline. No further SC resolution required to commence INF-WS2-01 through INF-WS2-06.</w:t>
      </w:r>
      <w:r/>
    </w:p>
    <w:p w14:paraId="044E69EB">
      <w:pPr>
        <w:pBdr/>
        <w:spacing/>
        <w:ind/>
        <w:rPr/>
      </w:pPr>
      <w:r>
        <w:rPr>
          <w:rFonts w:ascii="Calibri" w:hAnsi="Calibri" w:eastAsia="Calibri" w:cs="Calibri"/>
          <w:b/>
          <w:color w:val="000000"/>
          <w:sz w:val="24"/>
        </w:rPr>
        <w:t xml:space="preserve">SC-2029-05 – Infrastructure Risk Register</w:t>
      </w:r>
      <w:r/>
    </w:p>
    <w:p w14:paraId="6EB6526E">
      <w:pPr>
        <w:pBdr/>
        <w:spacing/>
        <w:ind/>
        <w:rPr/>
      </w:pPr>
      <w:r>
        <w:rPr>
          <w:rFonts w:ascii="Calibri" w:hAnsi="Calibri" w:eastAsia="Calibri" w:cs="Calibri"/>
          <w:b w:val="0"/>
          <w:color w:val="000000"/>
          <w:sz w:val="24"/>
        </w:rPr>
        <w:t xml:space="preserve">Defines acceptable risk thresholds for migration activities. Informs zero-downtime protocol design and SLA monitoring requirements throughout WS2.</w:t>
      </w:r>
      <w:r/>
    </w:p>
    <w:p w14:paraId="552FA57F">
      <w:pPr>
        <w:pBdr/>
        <w:spacing/>
        <w:ind/>
        <w:rPr/>
      </w:pPr>
      <w:r>
        <w:rPr>
          <w:rFonts w:ascii="Calibri" w:hAnsi="Calibri" w:eastAsia="Calibri" w:cs="Calibri"/>
          <w:b/>
          <w:color w:val="000000"/>
          <w:sz w:val="24"/>
        </w:rPr>
        <w:t xml:space="preserve">SC-2029-06 – Phase E Scoping Approval</w:t>
      </w:r>
      <w:r/>
    </w:p>
    <w:p w14:paraId="1ACB7F42">
      <w:pPr>
        <w:pBdr/>
        <w:spacing/>
        <w:ind/>
        <w:rPr/>
      </w:pPr>
      <w:r>
        <w:rPr>
          <w:rFonts w:ascii="Calibri" w:hAnsi="Calibri" w:eastAsia="Calibri" w:cs="Calibri"/>
          <w:b w:val="0"/>
          <w:color w:val="000000"/>
          <w:sz w:val="24"/>
        </w:rPr>
        <w:t xml:space="preserve">Conditional trigger for INF-WS2-07. Issued by Steering Committee upon satisfactory WS1 and WS3 progress review. WS2 delivery is not blocked pending SC-2029-06.</w:t>
      </w:r>
      <w:r/>
    </w:p>
    <w:p w14:paraId="7878D66F">
      <w:pPr>
        <w:pBdr/>
        <w:spacing/>
        <w:ind/>
        <w:rPr/>
      </w:pPr>
      <w:r>
        <w:rPr>
          <w:rFonts w:ascii="Calibri" w:hAnsi="Calibri" w:eastAsia="Calibri" w:cs="Calibri"/>
          <w:b/>
          <w:color w:val="000000"/>
          <w:sz w:val="24"/>
        </w:rPr>
        <w:t xml:space="preserve">WS4 Dependency – GV2-P4 Cross-Agent Communication Policy</w:t>
      </w:r>
      <w:r/>
    </w:p>
    <w:p w14:paraId="6EC26E18">
      <w:pPr>
        <w:pBdr/>
        <w:spacing/>
        <w:ind/>
        <w:rPr/>
      </w:pPr>
      <w:r>
        <w:rPr>
          <w:rFonts w:ascii="Calibri" w:hAnsi="Calibri" w:eastAsia="Calibri" w:cs="Calibri"/>
          <w:b w:val="0"/>
          <w:color w:val="000000"/>
          <w:sz w:val="24"/>
        </w:rPr>
        <w:t xml:space="preserve">Network segmentation design (INF-WS2-05) must comply with GV2-P4 once issued. If WS4 GV2-P4 is delayed beyond Q3 2029, INF-WS2-05 proceeds with interim security standards and is amended post-WS4.</w:t>
      </w:r>
      <w:r/>
    </w:p>
    <w:p w14:paraId="27C3EF62">
      <w:pPr>
        <w:pBdr/>
        <w:spacing/>
        <w:ind/>
        <w:rPr/>
      </w:pPr>
      <w:r>
        <w:rPr>
          <w:rFonts w:ascii="Calibri" w:hAnsi="Calibri" w:eastAsia="Calibri" w:cs="Calibri"/>
          <w:b/>
          <w:color w:val="000000"/>
          <w:sz w:val="24"/>
        </w:rPr>
        <w:t xml:space="preserve">WS1 Dependency – Agent Intelligence Enhancement</w:t>
      </w:r>
      <w:r/>
    </w:p>
    <w:p w14:paraId="206B8ED2">
      <w:pPr>
        <w:pBdr/>
        <w:spacing/>
        <w:ind/>
        <w:rPr/>
      </w:pPr>
      <w:r>
        <w:rPr>
          <w:rFonts w:ascii="Calibri" w:hAnsi="Calibri" w:eastAsia="Calibri" w:cs="Calibri"/>
          <w:b w:val="0"/>
          <w:color w:val="000000"/>
          <w:sz w:val="24"/>
        </w:rPr>
        <w:t xml:space="preserve">Streaming pipeline (INF-WS2-04) capacity must accommodate WS1 model upgrade data volumes. WS1 team provides throughput specifications to WS2 by end Q2 2029.</w:t>
      </w:r>
      <w:r/>
    </w:p>
    <w:p w14:paraId="64377FC7">
      <w:pPr>
        <w:pBdr/>
        <w:spacing/>
        <w:ind/>
        <w:rPr/>
      </w:pPr>
      <w:r>
        <w:rPr>
          <w:rFonts w:ascii="Calibri" w:hAnsi="Calibri" w:eastAsia="Calibri" w:cs="Calibri"/>
          <w:b/>
          <w:color w:val="2e75b6"/>
          <w:sz w:val="28"/>
        </w:rPr>
        <w:t xml:space="preserve">35.6 Milestones</w:t>
      </w:r>
      <w:r/>
    </w:p>
    <w:p w14:paraId="29D40ADB">
      <w:pPr>
        <w:pBdr/>
        <w:spacing/>
        <w:ind/>
        <w:rPr/>
      </w:pPr>
      <w:r>
        <w:rPr>
          <w:rFonts w:ascii="Calibri" w:hAnsi="Calibri" w:eastAsia="Calibri" w:cs="Calibri"/>
          <w:b/>
          <w:color w:val="000000"/>
          <w:sz w:val="24"/>
        </w:rPr>
        <w:t xml:space="preserve">WS2-M1 (Q2 2029)</w:t>
      </w:r>
      <w:r/>
    </w:p>
    <w:p w14:paraId="4490E712">
      <w:pPr>
        <w:pBdr/>
        <w:spacing/>
        <w:ind/>
        <w:rPr/>
      </w:pPr>
      <w:r>
        <w:rPr>
          <w:rFonts w:ascii="Calibri" w:hAnsi="Calibri" w:eastAsia="Calibri" w:cs="Calibri"/>
          <w:b w:val="0"/>
          <w:color w:val="000000"/>
          <w:sz w:val="24"/>
        </w:rPr>
        <w:t xml:space="preserve">Infrastructure Baseline Audit complete (INF-WS2-01). Baseline report issued. Containerisation design finalised.</w:t>
      </w:r>
      <w:r/>
    </w:p>
    <w:p w14:paraId="60997C1B">
      <w:pPr>
        <w:pBdr/>
        <w:spacing/>
        <w:ind/>
        <w:rPr/>
      </w:pPr>
      <w:r>
        <w:rPr>
          <w:rFonts w:ascii="Calibri" w:hAnsi="Calibri" w:eastAsia="Calibri" w:cs="Calibri"/>
          <w:b/>
          <w:color w:val="000000"/>
          <w:sz w:val="24"/>
        </w:rPr>
        <w:t xml:space="preserve">WS2-M2 (Q3 2029)</w:t>
      </w:r>
      <w:r/>
    </w:p>
    <w:p w14:paraId="16AB7065">
      <w:pPr>
        <w:pBdr/>
        <w:spacing/>
        <w:ind/>
        <w:rPr/>
      </w:pPr>
      <w:r>
        <w:rPr>
          <w:rFonts w:ascii="Calibri" w:hAnsi="Calibri" w:eastAsia="Calibri" w:cs="Calibri"/>
          <w:b w:val="0"/>
          <w:color w:val="000000"/>
          <w:sz w:val="24"/>
        </w:rPr>
        <w:t xml:space="preserve">Containerisation pilot complete (INF-WS2-02). Streaming pipeline shadow-run commenced (INF-WS2-04 phase 1). Network segmentation design approved.</w:t>
      </w:r>
      <w:r/>
    </w:p>
    <w:p w14:paraId="620AFFBC">
      <w:pPr>
        <w:pBdr/>
        <w:spacing/>
        <w:ind/>
        <w:rPr/>
      </w:pPr>
      <w:r>
        <w:rPr>
          <w:rFonts w:ascii="Calibri" w:hAnsi="Calibri" w:eastAsia="Calibri" w:cs="Calibri"/>
          <w:b/>
          <w:color w:val="000000"/>
          <w:sz w:val="24"/>
        </w:rPr>
        <w:t xml:space="preserve">WS2-M3 (Q4 2029)</w:t>
      </w:r>
      <w:r/>
    </w:p>
    <w:p w14:paraId="068A3FB3">
      <w:pPr>
        <w:pBdr/>
        <w:spacing/>
        <w:ind/>
        <w:rPr/>
      </w:pPr>
      <w:r>
        <w:rPr>
          <w:rFonts w:ascii="Calibri" w:hAnsi="Calibri" w:eastAsia="Calibri" w:cs="Calibri"/>
          <w:b w:val="0"/>
          <w:color w:val="000000"/>
          <w:sz w:val="24"/>
        </w:rPr>
        <w:t xml:space="preserve">Full containerisation rollout complete (INF-WS2-03). Streaming pipeline cutover complete (INF-WS2-04). Network security implementation complete (INF-WS2-05).</w:t>
      </w:r>
      <w:r/>
    </w:p>
    <w:p w14:paraId="29047F9B">
      <w:pPr>
        <w:pBdr/>
        <w:spacing/>
        <w:ind/>
        <w:rPr/>
      </w:pPr>
      <w:r>
        <w:rPr>
          <w:rFonts w:ascii="Calibri" w:hAnsi="Calibri" w:eastAsia="Calibri" w:cs="Calibri"/>
          <w:b/>
          <w:color w:val="000000"/>
          <w:sz w:val="24"/>
        </w:rPr>
        <w:t xml:space="preserve">WS2-M4 (Q1 2030)</w:t>
      </w:r>
      <w:r/>
    </w:p>
    <w:p w14:paraId="552882F5">
      <w:pPr>
        <w:pBdr/>
        <w:spacing/>
        <w:ind/>
        <w:rPr/>
      </w:pPr>
      <w:r>
        <w:rPr>
          <w:rFonts w:ascii="Calibri" w:hAnsi="Calibri" w:eastAsia="Calibri" w:cs="Calibri"/>
          <w:b w:val="0"/>
          <w:color w:val="000000"/>
          <w:sz w:val="24"/>
        </w:rPr>
        <w:t xml:space="preserve">Monitoring &amp; Observability Platform v2 go-live (INF-WS2-06). 48-hour hypercare complete. Programme Director certification issued.</w:t>
      </w:r>
      <w:r/>
    </w:p>
    <w:p w14:paraId="2EE058A5">
      <w:pPr>
        <w:pBdr/>
        <w:spacing/>
        <w:ind/>
        <w:rPr/>
      </w:pPr>
      <w:r>
        <w:rPr>
          <w:rFonts w:ascii="Calibri" w:hAnsi="Calibri" w:eastAsia="Calibri" w:cs="Calibri"/>
          <w:b/>
          <w:color w:val="000000"/>
          <w:sz w:val="24"/>
        </w:rPr>
        <w:t xml:space="preserve">WS2-M5 (Q2 2030)</w:t>
      </w:r>
      <w:r/>
    </w:p>
    <w:p w14:paraId="218F45B4">
      <w:pPr>
        <w:pBdr/>
        <w:spacing/>
        <w:ind/>
        <w:rPr/>
      </w:pPr>
      <w:r>
        <w:rPr>
          <w:rFonts w:ascii="Calibri" w:hAnsi="Calibri" w:eastAsia="Calibri" w:cs="Calibri"/>
          <w:b w:val="0"/>
          <w:color w:val="000000"/>
          <w:sz w:val="24"/>
        </w:rPr>
        <w:t xml:space="preserve">WS2 closure: all seven checkpoints signed off. Phase E pre-provisioning complete if SC-2029-06 issued (INF-WS2-07). AMD-003 WS2 formally closed at Steering Committee.</w:t>
      </w:r>
      <w:r/>
    </w:p>
    <w:p w14:paraId="008FCEC5">
      <w:pPr>
        <w:pBdr/>
        <w:spacing/>
        <w:ind/>
        <w:rPr/>
      </w:pPr>
      <w:r>
        <w:rPr>
          <w:rFonts w:ascii="Calibri" w:hAnsi="Calibri" w:eastAsia="Calibri" w:cs="Calibri"/>
          <w:b/>
          <w:color w:val="1f2d5a"/>
          <w:sz w:val="36"/>
        </w:rPr>
        <w:t xml:space="preserve">Section 36: AMD-003 WS3 – Advanced Analytics &amp; Reporting</w:t>
      </w:r>
      <w:r/>
    </w:p>
    <w:p w14:paraId="04B00297">
      <w:pPr>
        <w:pBdr/>
        <w:spacing/>
        <w:ind/>
        <w:rPr/>
      </w:pPr>
      <w:r>
        <w:rPr>
          <w:rFonts w:ascii="Calibri" w:hAnsi="Calibri" w:eastAsia="Calibri" w:cs="Calibri"/>
          <w:b/>
          <w:color w:val="2e75b6"/>
          <w:sz w:val="28"/>
        </w:rPr>
        <w:t xml:space="preserve">36.1 Workstream Overview</w:t>
      </w:r>
      <w:r/>
    </w:p>
    <w:p w14:paraId="793058FA">
      <w:pPr>
        <w:pBdr/>
        <w:spacing/>
        <w:ind/>
        <w:rPr/>
      </w:pPr>
      <w:r>
        <w:rPr>
          <w:rFonts w:ascii="Calibri" w:hAnsi="Calibri" w:eastAsia="Calibri" w:cs="Calibri"/>
          <w:b w:val="0"/>
          <w:color w:val="000000"/>
          <w:sz w:val="24"/>
        </w:rPr>
        <w:t xml:space="preserve">AMD-003 Workstream 3 (WS3) – Advanced Analytics &amp; Reporting builds the analytics and business intelligence layer on top of the 28-agent programme, delivering cross-ag</w:t>
      </w:r>
      <w:r>
        <w:rPr>
          <w:rFonts w:ascii="Calibri" w:hAnsi="Calibri" w:eastAsia="Calibri" w:cs="Calibri"/>
          <w:b w:val="0"/>
          <w:color w:val="000000"/>
          <w:sz w:val="24"/>
        </w:rPr>
        <w:t xml:space="preserve">ent performance dashboards, predictive SLA modelling, automated Steering Committee reporting and client intelligence feeds. WS3 is authorised under SC-2029-03 (AMD-003 ratification) and carries P1 priority with a budget of ฿0.8M, running Q3 2029 – Q1 2030.</w:t>
      </w:r>
      <w:r/>
    </w:p>
    <w:p w14:paraId="22819FBE">
      <w:pPr>
        <w:pBdr/>
        <w:spacing/>
        <w:ind/>
        <w:rPr/>
      </w:pPr>
      <w:r>
        <w:rPr>
          <w:rFonts w:ascii="Calibri" w:hAnsi="Calibri" w:eastAsia="Calibri" w:cs="Calibri"/>
          <w:b w:val="0"/>
          <w:color w:val="000000"/>
          <w:sz w:val="24"/>
        </w:rPr>
        <w:t xml:space="preserve">WS3 is sequenced to begin after WS1 model enhancements are substantially complete (WS1-M3, Q2 2029) and depends on the WS2</w:t>
      </w:r>
      <w:r>
        <w:rPr>
          <w:rFonts w:ascii="Calibri" w:hAnsi="Calibri" w:eastAsia="Calibri" w:cs="Calibri"/>
          <w:b w:val="0"/>
          <w:color w:val="000000"/>
          <w:sz w:val="24"/>
        </w:rPr>
        <w:t xml:space="preserve"> real-time streaming pipeline (INF-WS2-04) for live agent data feeds. WS3 analytics outputs directly support the Annual Programme Review cadence established in Section 28 (Q1 2028 APR) and Section 32 (APR-2029), and will underpin the APR-2030 review cycle.</w:t>
      </w:r>
      <w:r/>
    </w:p>
    <w:p w14:paraId="2EE011EA">
      <w:pPr>
        <w:pBdr/>
        <w:spacing/>
        <w:ind/>
        <w:rPr/>
      </w:pPr>
      <w:r>
        <w:rPr>
          <w:rFonts w:ascii="Calibri" w:hAnsi="Calibri" w:eastAsia="Calibri" w:cs="Calibri"/>
          <w:b/>
          <w:color w:val="000000"/>
          <w:sz w:val="24"/>
        </w:rPr>
        <w:t xml:space="preserve">Key Parameters:</w:t>
      </w:r>
      <w:r/>
    </w:p>
    <w:p w14:paraId="735259FE">
      <w:pPr>
        <w:pBdr/>
        <w:spacing/>
        <w:ind/>
        <w:rPr/>
      </w:pPr>
      <w:r>
        <w:rPr>
          <w:rFonts w:ascii="Calibri" w:hAnsi="Calibri" w:eastAsia="Calibri" w:cs="Calibri"/>
          <w:b w:val="0"/>
          <w:color w:val="000000"/>
          <w:sz w:val="24"/>
        </w:rPr>
        <w:t xml:space="preserve">• Workstream: AMD-003 WS3 – Advanced Analytics &amp; Reporting</w:t>
      </w:r>
      <w:r/>
    </w:p>
    <w:p w14:paraId="6D083361">
      <w:pPr>
        <w:pBdr/>
        <w:spacing/>
        <w:ind/>
        <w:rPr/>
      </w:pPr>
      <w:r>
        <w:rPr>
          <w:rFonts w:ascii="Calibri" w:hAnsi="Calibri" w:eastAsia="Calibri" w:cs="Calibri"/>
          <w:b w:val="0"/>
          <w:color w:val="000000"/>
          <w:sz w:val="24"/>
        </w:rPr>
        <w:t xml:space="preserve">• Priority: P1</w:t>
      </w:r>
      <w:r/>
    </w:p>
    <w:p w14:paraId="50708D9C">
      <w:pPr>
        <w:pBdr/>
        <w:spacing/>
        <w:ind/>
        <w:rPr/>
      </w:pPr>
      <w:r>
        <w:rPr>
          <w:rFonts w:ascii="Calibri" w:hAnsi="Calibri" w:eastAsia="Calibri" w:cs="Calibri"/>
          <w:b w:val="0"/>
          <w:color w:val="000000"/>
          <w:sz w:val="24"/>
        </w:rPr>
        <w:t xml:space="preserve">• Budget Allocation: ฿0.8M (AMD-003 total ฿4.8M)</w:t>
      </w:r>
      <w:r/>
    </w:p>
    <w:p w14:paraId="35079110">
      <w:pPr>
        <w:pBdr/>
        <w:spacing/>
        <w:ind/>
        <w:rPr/>
      </w:pPr>
      <w:r>
        <w:rPr>
          <w:rFonts w:ascii="Calibri" w:hAnsi="Calibri" w:eastAsia="Calibri" w:cs="Calibri"/>
          <w:b w:val="0"/>
          <w:color w:val="000000"/>
          <w:sz w:val="24"/>
        </w:rPr>
        <w:t xml:space="preserve">• Governing Resolution: SC-2029-03 (AMD-003 ratification)</w:t>
      </w:r>
      <w:r/>
    </w:p>
    <w:p w14:paraId="0AAD8BDF">
      <w:pPr>
        <w:pBdr/>
        <w:spacing/>
        <w:ind/>
        <w:rPr/>
      </w:pPr>
      <w:r>
        <w:rPr>
          <w:rFonts w:ascii="Calibri" w:hAnsi="Calibri" w:eastAsia="Calibri" w:cs="Calibri"/>
          <w:b w:val="0"/>
          <w:color w:val="000000"/>
          <w:sz w:val="24"/>
        </w:rPr>
        <w:t xml:space="preserve">• Timeline: Q3 2029 – Q1 2030</w:t>
      </w:r>
      <w:r/>
    </w:p>
    <w:p w14:paraId="525566DB">
      <w:pPr>
        <w:pBdr/>
        <w:spacing/>
        <w:ind/>
        <w:rPr/>
      </w:pPr>
      <w:r>
        <w:rPr>
          <w:rFonts w:ascii="Calibri" w:hAnsi="Calibri" w:eastAsia="Calibri" w:cs="Calibri"/>
          <w:b w:val="0"/>
          <w:color w:val="000000"/>
          <w:sz w:val="24"/>
        </w:rPr>
        <w:t xml:space="preserve">• Key Input Dependencies: WS1 intelligence enhancements (WS1-M3); WS2 streaming pipeline (INF-WS2-04); WS4 policy framework (GV2-P1–P5)</w:t>
      </w:r>
      <w:r/>
    </w:p>
    <w:p w14:paraId="07BE30BE">
      <w:pPr>
        <w:pBdr/>
        <w:spacing/>
        <w:ind/>
        <w:rPr/>
      </w:pPr>
      <w:r>
        <w:rPr>
          <w:rFonts w:ascii="Calibri" w:hAnsi="Calibri" w:eastAsia="Calibri" w:cs="Calibri"/>
          <w:b/>
          <w:color w:val="2e75b6"/>
          <w:sz w:val="28"/>
        </w:rPr>
        <w:t xml:space="preserve">36.2 Scope</w:t>
      </w:r>
      <w:r/>
    </w:p>
    <w:p w14:paraId="3A594CDF">
      <w:pPr>
        <w:pBdr/>
        <w:spacing/>
        <w:ind/>
        <w:rPr/>
      </w:pPr>
      <w:r>
        <w:rPr>
          <w:rFonts w:ascii="Calibri" w:hAnsi="Calibri" w:eastAsia="Calibri" w:cs="Calibri"/>
          <w:b w:val="0"/>
          <w:color w:val="000000"/>
          <w:sz w:val="24"/>
        </w:rPr>
        <w:t xml:space="preserve">WS3 delivers five integrated analytics and reporting capabilities, each built on a common data layer fed by the WS2 streaming pipeline. Capabilities are developed sequentially with the data warehouse as the foundational prerequisite.</w:t>
      </w:r>
      <w:r/>
    </w:p>
    <w:p w14:paraId="699F6DA8">
      <w:pPr>
        <w:pBdr/>
        <w:spacing/>
        <w:ind/>
        <w:rPr/>
      </w:pPr>
      <w:r>
        <w:rPr>
          <w:rFonts w:ascii="Calibri" w:hAnsi="Calibri" w:eastAsia="Calibri" w:cs="Calibri"/>
          <w:b/>
          <w:color w:val="000000"/>
          <w:sz w:val="24"/>
        </w:rPr>
        <w:t xml:space="preserve">36.2.1 Analytics Data Warehouse</w:t>
      </w:r>
      <w:r/>
    </w:p>
    <w:p w14:paraId="39E0F1D4">
      <w:pPr>
        <w:pBdr/>
        <w:spacing/>
        <w:ind/>
        <w:rPr/>
      </w:pPr>
      <w:r>
        <w:rPr>
          <w:rFonts w:ascii="Calibri" w:hAnsi="Calibri" w:eastAsia="Calibri" w:cs="Calibri"/>
          <w:b w:val="0"/>
          <w:color w:val="000000"/>
          <w:sz w:val="24"/>
        </w:rPr>
        <w:t xml:space="preserve">Structured data store consolidating all 28 agent output streams, SLA metrics, incident records, governance decisions and operational data into a sin</w:t>
      </w:r>
      <w:r>
        <w:rPr>
          <w:rFonts w:ascii="Calibri" w:hAnsi="Calibri" w:eastAsia="Calibri" w:cs="Calibri"/>
          <w:b w:val="0"/>
          <w:color w:val="000000"/>
          <w:sz w:val="24"/>
        </w:rPr>
        <w:t xml:space="preserve">gle analytical source of truth. Fed by the WS2 streaming pipeline (INF-WS2-04). Designed to support both real-time query (dashboard) and batch query (report generation) workloads. Schema version-controlled with agent lifecycle in alignment with Section 21.</w:t>
      </w:r>
      <w:r/>
    </w:p>
    <w:p w14:paraId="6B184F76">
      <w:pPr>
        <w:pBdr/>
        <w:spacing/>
        <w:ind/>
        <w:rPr/>
      </w:pPr>
      <w:r>
        <w:rPr>
          <w:rFonts w:ascii="Calibri" w:hAnsi="Calibri" w:eastAsia="Calibri" w:cs="Calibri"/>
          <w:b/>
          <w:color w:val="000000"/>
          <w:sz w:val="24"/>
        </w:rPr>
        <w:t xml:space="preserve">36.2.2 Cross-Agent Performance Analytics Dashboard</w:t>
      </w:r>
      <w:r/>
    </w:p>
    <w:p w14:paraId="66D86D68">
      <w:pPr>
        <w:pBdr/>
        <w:spacing/>
        <w:ind/>
        <w:rPr/>
      </w:pPr>
      <w:r>
        <w:rPr>
          <w:rFonts w:ascii="Calibri" w:hAnsi="Calibri" w:eastAsia="Calibri" w:cs="Calibri"/>
          <w:b w:val="0"/>
          <w:color w:val="000000"/>
          <w:sz w:val="24"/>
        </w:rPr>
        <w:t xml:space="preserve">Unified web-based dashboard providing real-time and historical views of all 28 agents across four SLA groups (A–D). Includes department-level drill-</w:t>
      </w:r>
      <w:r>
        <w:rPr>
          <w:rFonts w:ascii="Calibri" w:hAnsi="Calibri" w:eastAsia="Calibri" w:cs="Calibri"/>
          <w:b w:val="0"/>
          <w:color w:val="000000"/>
          <w:sz w:val="24"/>
        </w:rPr>
        <w:t xml:space="preserve">down (13 departments), individual agent KPI cards and SLA group compliance trend charts. Integrates with the Core agent (#14) programme dashboard and the Ops agent (#20) KPI view. Accessible to Programme Director, Steering Committee and Head of Operations.</w:t>
      </w:r>
      <w:r/>
    </w:p>
    <w:p w14:paraId="1241593F">
      <w:pPr>
        <w:pBdr/>
        <w:spacing/>
        <w:ind/>
        <w:rPr/>
      </w:pPr>
      <w:r>
        <w:rPr>
          <w:rFonts w:ascii="Calibri" w:hAnsi="Calibri" w:eastAsia="Calibri" w:cs="Calibri"/>
          <w:b/>
          <w:color w:val="000000"/>
          <w:sz w:val="24"/>
        </w:rPr>
        <w:t xml:space="preserve">36.2.3 Predictive Analytics &amp; SLA Trend Modelling</w:t>
      </w:r>
      <w:r/>
    </w:p>
    <w:p w14:paraId="2C6AA5B1">
      <w:pPr>
        <w:pBdr/>
        <w:spacing/>
        <w:ind/>
        <w:rPr/>
      </w:pPr>
      <w:r>
        <w:rPr>
          <w:rFonts w:ascii="Calibri" w:hAnsi="Calibri" w:eastAsia="Calibri" w:cs="Calibri"/>
          <w:b w:val="0"/>
          <w:color w:val="000000"/>
          <w:sz w:val="24"/>
        </w:rPr>
        <w:t xml:space="preserve">Forecasting models providing 90-day forward projections of SLA compliance by agent and SLA group. Models trained on APR-2029 performance baselines (</w:t>
      </w:r>
      <w:r>
        <w:rPr>
          <w:rFonts w:ascii="Calibri" w:hAnsi="Calibri" w:eastAsia="Calibri" w:cs="Calibri"/>
          <w:b w:val="0"/>
          <w:color w:val="000000"/>
          <w:sz w:val="24"/>
        </w:rPr>
        <w:t xml:space="preserve">Section 32) and enriched by WS1 Group A–D intelligence enhancement outputs. Includes workload trend modelling, escalation rate prediction and uptime risk flagging. Alert threshold: predicted breach probability &gt;15% triggers Steering Committee notification.</w:t>
      </w:r>
      <w:r/>
    </w:p>
    <w:p w14:paraId="07A68573">
      <w:pPr>
        <w:pBdr/>
        <w:spacing/>
        <w:ind/>
        <w:rPr/>
      </w:pPr>
      <w:r>
        <w:rPr>
          <w:rFonts w:ascii="Calibri" w:hAnsi="Calibri" w:eastAsia="Calibri" w:cs="Calibri"/>
          <w:b/>
          <w:color w:val="000000"/>
          <w:sz w:val="24"/>
        </w:rPr>
        <w:t xml:space="preserve">36.2.4 Automated Steering Committee Report Generation</w:t>
      </w:r>
      <w:r/>
    </w:p>
    <w:p w14:paraId="7D6E69AD">
      <w:pPr>
        <w:pBdr/>
        <w:spacing/>
        <w:ind/>
        <w:rPr/>
      </w:pPr>
      <w:r>
        <w:rPr>
          <w:rFonts w:ascii="Calibri" w:hAnsi="Calibri" w:eastAsia="Calibri" w:cs="Calibri"/>
          <w:b w:val="0"/>
          <w:color w:val="000000"/>
          <w:sz w:val="24"/>
        </w:rPr>
        <w:t xml:space="preserve">Template-driven automated generation of quarterly SC performance packs and annual programme review documents. Reports pull live data from the</w:t>
      </w:r>
      <w:r>
        <w:rPr>
          <w:rFonts w:ascii="Calibri" w:hAnsi="Calibri" w:eastAsia="Calibri" w:cs="Calibri"/>
          <w:b w:val="0"/>
          <w:color w:val="000000"/>
          <w:sz w:val="24"/>
        </w:rPr>
        <w:t xml:space="preserve"> analytics warehouse, apply SC-approved templates and are published to the governance portal for Programme Director review before distribution. Aligned with the SC Charter (Section 23) reporting calendar and the Annual Review cadence (Sections 24, 28, 32).</w:t>
      </w:r>
      <w:r/>
    </w:p>
    <w:p w14:paraId="3EB28F88">
      <w:pPr>
        <w:pBdr/>
        <w:spacing/>
        <w:ind/>
        <w:rPr/>
      </w:pPr>
      <w:r>
        <w:rPr>
          <w:rFonts w:ascii="Calibri" w:hAnsi="Calibri" w:eastAsia="Calibri" w:cs="Calibri"/>
          <w:b/>
          <w:color w:val="000000"/>
          <w:sz w:val="24"/>
        </w:rPr>
        <w:t xml:space="preserve">36.2.5 Client Intelligence Reporting Integration</w:t>
      </w:r>
      <w:r/>
    </w:p>
    <w:p w14:paraId="146D65AF">
      <w:pPr>
        <w:pBdr/>
        <w:spacing/>
        <w:ind/>
        <w:rPr/>
      </w:pPr>
      <w:r>
        <w:rPr>
          <w:rFonts w:ascii="Calibri" w:hAnsi="Calibri" w:eastAsia="Calibri" w:cs="Calibri"/>
          <w:b w:val="0"/>
          <w:color w:val="000000"/>
          <w:sz w:val="24"/>
        </w:rPr>
        <w:t xml:space="preserve">Client-facing analytics feeds integrating data from Ember (#23, Design Brief Automation) and Shore (#25, Post-Installation Support). </w:t>
      </w:r>
      <w:r>
        <w:rPr>
          <w:rFonts w:ascii="Calibri" w:hAnsi="Calibri" w:eastAsia="Calibri" w:cs="Calibri"/>
          <w:b w:val="0"/>
          <w:color w:val="000000"/>
          <w:sz w:val="24"/>
        </w:rPr>
        <w:t xml:space="preserve">Produces project completion analytics, client satisfaction trend reports and post-install support resolution summaries. Accessible via the client portal. All client-facing reports comply with the Data Privacy policy (Section 19) and PDPA/GDPR requirements.</w:t>
      </w:r>
      <w:r/>
    </w:p>
    <w:p w14:paraId="4FA074CA">
      <w:pPr>
        <w:pBdr/>
        <w:spacing/>
        <w:ind/>
        <w:rPr/>
      </w:pPr>
      <w:r>
        <w:rPr>
          <w:rFonts w:ascii="Calibri" w:hAnsi="Calibri" w:eastAsia="Calibri" w:cs="Calibri"/>
          <w:b/>
          <w:color w:val="2e75b6"/>
          <w:sz w:val="28"/>
        </w:rPr>
        <w:t xml:space="preserve">36.3 Implementation Checklist (ANL-WS3-01–06)</w:t>
      </w:r>
      <w:r/>
    </w:p>
    <w:p w14:paraId="341D77DF">
      <w:pPr>
        <w:pBdr/>
        <w:spacing/>
        <w:ind/>
        <w:rPr/>
      </w:pPr>
      <w:r>
        <w:rPr>
          <w:rFonts w:ascii="Calibri" w:hAnsi="Calibri" w:eastAsia="Calibri" w:cs="Calibri"/>
          <w:b w:val="0"/>
          <w:color w:val="000000"/>
          <w:sz w:val="24"/>
        </w:rPr>
        <w:t xml:space="preserve">Six checkpoints govern WS3 delivery. Each checkpoint </w:t>
      </w:r>
      <w:r>
        <w:rPr>
          <w:rFonts w:ascii="Calibri" w:hAnsi="Calibri" w:eastAsia="Calibri" w:cs="Calibri"/>
          <w:b w:val="0"/>
          <w:color w:val="000000"/>
          <w:sz w:val="24"/>
        </w:rPr>
        <w:t xml:space="preserve">requires Programme Director sign-off. ANL-WS3-02 (data warehouse) is a hard prerequisite for ANL-WS3-03 through ANL-WS3-06. ANL-WS3-06 (client reporting) additionally requires Head of Data &amp; Analytics sign-off and Data Protection Officer compliance review.</w:t>
      </w:r>
      <w:r/>
    </w:p>
    <w:p w14:paraId="49B26964">
      <w:pPr>
        <w:pBdr/>
        <w:spacing/>
        <w:ind/>
        <w:rPr/>
      </w:pPr>
      <w:r>
        <w:rPr>
          <w:rFonts w:ascii="Calibri" w:hAnsi="Calibri" w:eastAsia="Calibri" w:cs="Calibri"/>
          <w:b/>
          <w:color w:val="000000"/>
          <w:sz w:val="24"/>
        </w:rPr>
        <w:t xml:space="preserve">ANL-WS3-01 – Analytics Requirements &amp; Data Model Design</w:t>
      </w:r>
      <w:r/>
    </w:p>
    <w:p w14:paraId="7A57E60F">
      <w:pPr>
        <w:pBdr/>
        <w:spacing/>
        <w:ind/>
        <w:rPr/>
      </w:pPr>
      <w:r>
        <w:rPr>
          <w:rFonts w:ascii="Calibri" w:hAnsi="Calibri" w:eastAsia="Calibri" w:cs="Calibri"/>
          <w:b w:val="0"/>
          <w:color w:val="000000"/>
          <w:sz w:val="24"/>
        </w:rPr>
        <w:t xml:space="preserve">Stakeholder workshops with Programme Direct</w:t>
      </w:r>
      <w:r>
        <w:rPr>
          <w:rFonts w:ascii="Calibri" w:hAnsi="Calibri" w:eastAsia="Calibri" w:cs="Calibri"/>
          <w:b w:val="0"/>
          <w:color w:val="000000"/>
          <w:sz w:val="24"/>
        </w:rPr>
        <w:t xml:space="preserve">or, Head of Operations, Head of Finance and SC representatives to define KPI catalogue, reporting cadence and dashboard requirements. Output: Analytics Requirements Document v1 and Data Model Specification. Owner: Head of Data &amp; Analytics. Target: Q3 2029.</w:t>
      </w:r>
      <w:r/>
    </w:p>
    <w:p w14:paraId="0B545A71">
      <w:pPr>
        <w:pBdr/>
        <w:spacing/>
        <w:ind/>
        <w:rPr/>
      </w:pPr>
      <w:r>
        <w:rPr>
          <w:rFonts w:ascii="Calibri" w:hAnsi="Calibri" w:eastAsia="Calibri" w:cs="Calibri"/>
          <w:b/>
          <w:color w:val="000000"/>
          <w:sz w:val="24"/>
        </w:rPr>
        <w:t xml:space="preserve">ANL-WS3-02 – Data Warehouse Build &amp; Agent Feed Integration</w:t>
      </w:r>
      <w:r/>
    </w:p>
    <w:p w14:paraId="5FDA725D">
      <w:pPr>
        <w:pBdr/>
        <w:spacing/>
        <w:ind/>
        <w:rPr/>
      </w:pPr>
      <w:r>
        <w:rPr>
          <w:rFonts w:ascii="Calibri" w:hAnsi="Calibri" w:eastAsia="Calibri" w:cs="Calibri"/>
          <w:b w:val="0"/>
          <w:color w:val="000000"/>
          <w:sz w:val="24"/>
        </w:rPr>
        <w:t xml:space="preserve">Build analytics data warehouse and connect all 28 agent output streams. Requires WS2 INF-WS2-04 streaming pipeline in parallel-run mode or live. Schema validation against all 28 agent data contracts. Owner: Data Engineering Lead. Target: Q3 2029.</w:t>
      </w:r>
      <w:r/>
    </w:p>
    <w:p w14:paraId="60CC2168">
      <w:pPr>
        <w:pBdr/>
        <w:spacing/>
        <w:ind/>
        <w:rPr/>
      </w:pPr>
      <w:r>
        <w:rPr>
          <w:rFonts w:ascii="Calibri" w:hAnsi="Calibri" w:eastAsia="Calibri" w:cs="Calibri"/>
          <w:b/>
          <w:color w:val="000000"/>
          <w:sz w:val="24"/>
        </w:rPr>
        <w:t xml:space="preserve">ANL-WS3-03 – Cross-Agent Performance Dashboard Development &amp; Go-Live</w:t>
      </w:r>
      <w:r/>
    </w:p>
    <w:p w14:paraId="7499BC97">
      <w:pPr>
        <w:pBdr/>
        <w:spacing/>
        <w:ind/>
        <w:rPr/>
      </w:pPr>
      <w:r>
        <w:rPr>
          <w:rFonts w:ascii="Calibri" w:hAnsi="Calibri" w:eastAsia="Calibri" w:cs="Calibri"/>
          <w:b w:val="0"/>
          <w:color w:val="000000"/>
          <w:sz w:val="24"/>
        </w:rPr>
        <w:t xml:space="preserve">Development, user acceptance testing and go-live of the unified analytics dashboard. UAT involves Programme Director and at least three department heads. Dashboard accessible via governance portal. Owner: Analytics Engineering Lead. Target: Q4 2029.</w:t>
      </w:r>
      <w:r/>
    </w:p>
    <w:p w14:paraId="2105816A">
      <w:pPr>
        <w:pBdr/>
        <w:spacing/>
        <w:ind/>
        <w:rPr/>
      </w:pPr>
      <w:r>
        <w:rPr>
          <w:rFonts w:ascii="Calibri" w:hAnsi="Calibri" w:eastAsia="Calibri" w:cs="Calibri"/>
          <w:b/>
          <w:color w:val="000000"/>
          <w:sz w:val="24"/>
        </w:rPr>
        <w:t xml:space="preserve">ANL-WS3-04 – Predictive Analytics Model Deployment</w:t>
      </w:r>
      <w:r/>
    </w:p>
    <w:p w14:paraId="799F4F58">
      <w:pPr>
        <w:pBdr/>
        <w:spacing/>
        <w:ind/>
        <w:rPr/>
      </w:pPr>
      <w:r>
        <w:rPr>
          <w:rFonts w:ascii="Calibri" w:hAnsi="Calibri" w:eastAsia="Calibri" w:cs="Calibri"/>
          <w:b w:val="0"/>
          <w:color w:val="000000"/>
          <w:sz w:val="24"/>
        </w:rPr>
        <w:t xml:space="preserve">Train, validate and deploy 90-day SLA</w:t>
      </w:r>
      <w:r>
        <w:rPr>
          <w:rFonts w:ascii="Calibri" w:hAnsi="Calibri" w:eastAsia="Calibri" w:cs="Calibri"/>
          <w:b w:val="0"/>
          <w:color w:val="000000"/>
          <w:sz w:val="24"/>
        </w:rPr>
        <w:t xml:space="preserve"> compliance forecasting and workload trend models. Validation requires backtesting against minimum 12 months of historical performance data. Alert integration with Core (#14) programme dashboard and Incident Response playbook (Section 18). Target: Q4 2029.</w:t>
      </w:r>
      <w:r/>
    </w:p>
    <w:p w14:paraId="5F4D950F">
      <w:pPr>
        <w:pBdr/>
        <w:spacing/>
        <w:ind/>
        <w:rPr/>
      </w:pPr>
      <w:r>
        <w:rPr>
          <w:rFonts w:ascii="Calibri" w:hAnsi="Calibri" w:eastAsia="Calibri" w:cs="Calibri"/>
          <w:b/>
          <w:color w:val="000000"/>
          <w:sz w:val="24"/>
        </w:rPr>
        <w:t xml:space="preserve">ANL-WS3-05 – Automated SC Report Generation Go-Live</w:t>
      </w:r>
      <w:r/>
    </w:p>
    <w:p w14:paraId="53B4DEEA">
      <w:pPr>
        <w:pBdr/>
        <w:spacing/>
        <w:ind/>
        <w:rPr/>
      </w:pPr>
      <w:r>
        <w:rPr>
          <w:rFonts w:ascii="Calibri" w:hAnsi="Calibri" w:eastAsia="Calibri" w:cs="Calibri"/>
          <w:b w:val="0"/>
          <w:color w:val="000000"/>
          <w:sz w:val="24"/>
        </w:rPr>
        <w:t xml:space="preserve">Template build, integration with analy</w:t>
      </w:r>
      <w:r>
        <w:rPr>
          <w:rFonts w:ascii="Calibri" w:hAnsi="Calibri" w:eastAsia="Calibri" w:cs="Calibri"/>
          <w:b w:val="0"/>
          <w:color w:val="000000"/>
          <w:sz w:val="24"/>
        </w:rPr>
        <w:t xml:space="preserve">tics warehouse and SC governance calendar, and Programme Director sign-off on report format. First automated quarterly pack generated and reviewed before go-live confirmation. Owner: Programme Director + Head of Data &amp; Analytics. Target: Q4 2029 – Q1 2030.</w:t>
      </w:r>
      <w:r/>
    </w:p>
    <w:p w14:paraId="5313DDBF">
      <w:pPr>
        <w:pBdr/>
        <w:spacing/>
        <w:ind/>
        <w:rPr/>
      </w:pPr>
      <w:r>
        <w:rPr>
          <w:rFonts w:ascii="Calibri" w:hAnsi="Calibri" w:eastAsia="Calibri" w:cs="Calibri"/>
          <w:b/>
          <w:color w:val="000000"/>
          <w:sz w:val="24"/>
        </w:rPr>
        <w:t xml:space="preserve">ANL-WS3-06 – Client Intelligence Reporting Integration</w:t>
      </w:r>
      <w:r/>
    </w:p>
    <w:p w14:paraId="757DBBEB">
      <w:pPr>
        <w:pBdr/>
        <w:spacing/>
        <w:ind/>
        <w:rPr/>
      </w:pPr>
      <w:r>
        <w:rPr>
          <w:rFonts w:ascii="Calibri" w:hAnsi="Calibri" w:eastAsia="Calibri" w:cs="Calibri"/>
          <w:b w:val="0"/>
          <w:color w:val="000000"/>
          <w:sz w:val="24"/>
        </w:rPr>
        <w:t xml:space="preserve">Integration of Ember (#23) and Shore (#25) data feeds into client-facing analytics module. Data Protection Officer compliance review required before client portal activation. Owner: Head of Data &amp; Analytics + Data Protection Officer. Target: Q1 2030.</w:t>
      </w:r>
      <w:r/>
    </w:p>
    <w:p w14:paraId="12ED7569">
      <w:pPr>
        <w:pBdr/>
        <w:spacing/>
        <w:ind/>
        <w:rPr/>
      </w:pPr>
      <w:r>
        <w:rPr>
          <w:rFonts w:ascii="Calibri" w:hAnsi="Calibri" w:eastAsia="Calibri" w:cs="Calibri"/>
          <w:b/>
          <w:color w:val="2e75b6"/>
          <w:sz w:val="28"/>
        </w:rPr>
        <w:t xml:space="preserve">36.4 Analytics Architecture</w:t>
      </w:r>
      <w:r/>
    </w:p>
    <w:p w14:paraId="3B8DB0B8">
      <w:pPr>
        <w:pBdr/>
        <w:spacing/>
        <w:ind/>
        <w:rPr/>
      </w:pPr>
      <w:r>
        <w:rPr>
          <w:rFonts w:ascii="Calibri" w:hAnsi="Calibri" w:eastAsia="Calibri" w:cs="Calibri"/>
          <w:b w:val="0"/>
          <w:color w:val="000000"/>
          <w:sz w:val="24"/>
        </w:rPr>
        <w:t xml:space="preserve">The WS3 analytics stack operates in three layers, each independently maintainable:</w:t>
      </w:r>
      <w:r/>
    </w:p>
    <w:p w14:paraId="13757974">
      <w:pPr>
        <w:pBdr/>
        <w:spacing/>
        <w:ind/>
        <w:rPr/>
      </w:pPr>
      <w:r>
        <w:rPr>
          <w:rFonts w:ascii="Calibri" w:hAnsi="Calibri" w:eastAsia="Calibri" w:cs="Calibri"/>
          <w:b/>
          <w:color w:val="000000"/>
          <w:sz w:val="24"/>
        </w:rPr>
        <w:t xml:space="preserve">Data Ingestion Layer</w:t>
      </w:r>
      <w:r/>
    </w:p>
    <w:p w14:paraId="1748B27F">
      <w:pPr>
        <w:pBdr/>
        <w:spacing/>
        <w:ind/>
        <w:rPr/>
      </w:pPr>
      <w:r>
        <w:rPr>
          <w:rFonts w:ascii="Calibri" w:hAnsi="Calibri" w:eastAsia="Calibri" w:cs="Calibri"/>
          <w:b w:val="0"/>
          <w:color w:val="000000"/>
          <w:sz w:val="24"/>
        </w:rPr>
        <w:t xml:space="preserve">Primary feed: WS2 real-time streaming pipeline (INF-WS2-04) delivering sub-5-second data freshness for all 28</w:t>
      </w:r>
      <w:r>
        <w:rPr>
          <w:rFonts w:ascii="Calibri" w:hAnsi="Calibri" w:eastAsia="Calibri" w:cs="Calibri"/>
          <w:b w:val="0"/>
          <w:color w:val="000000"/>
          <w:sz w:val="24"/>
        </w:rPr>
        <w:t xml:space="preserve"> agent streams. Secondary feed: governance data (SC decisions, audit records) from DOCX-based records via scheduled extraction. All data is schema-validated on ingestion; rejected records are logged and escalated to the Data Engineering Lead within 1 hour.</w:t>
      </w:r>
      <w:r/>
    </w:p>
    <w:p w14:paraId="486F1C98">
      <w:pPr>
        <w:pBdr/>
        <w:spacing/>
        <w:ind/>
        <w:rPr/>
      </w:pPr>
      <w:r>
        <w:rPr>
          <w:rFonts w:ascii="Calibri" w:hAnsi="Calibri" w:eastAsia="Calibri" w:cs="Calibri"/>
          <w:b/>
          <w:color w:val="000000"/>
          <w:sz w:val="24"/>
        </w:rPr>
        <w:t xml:space="preserve">Analytics &amp; Computation Layer</w:t>
      </w:r>
      <w:r/>
    </w:p>
    <w:p w14:paraId="43FDC939">
      <w:pPr>
        <w:pBdr/>
        <w:spacing/>
        <w:ind/>
        <w:rPr/>
      </w:pPr>
      <w:r>
        <w:rPr>
          <w:rFonts w:ascii="Calibri" w:hAnsi="Calibri" w:eastAsia="Calibri" w:cs="Calibri"/>
          <w:b w:val="0"/>
          <w:color w:val="000000"/>
          <w:sz w:val="24"/>
        </w:rPr>
        <w:t xml:space="preserve">OLAP-style query engine for real-time dashboard queries and a batch computation engine for predictive model training and scheduled report g</w:t>
      </w:r>
      <w:r>
        <w:rPr>
          <w:rFonts w:ascii="Calibri" w:hAnsi="Calibri" w:eastAsia="Calibri" w:cs="Calibri"/>
          <w:b w:val="0"/>
          <w:color w:val="000000"/>
          <w:sz w:val="24"/>
        </w:rPr>
        <w:t xml:space="preserve">eneration. Predictive models are retrained monthly against the latest 12 months of performance data. Model version control aligned with agent lifecycle management (Section 21) — model versions are archived and traceable to specific agent firmware versions.</w:t>
      </w:r>
      <w:r/>
    </w:p>
    <w:p w14:paraId="4B2D2A81">
      <w:pPr>
        <w:pBdr/>
        <w:spacing/>
        <w:ind/>
        <w:rPr/>
      </w:pPr>
      <w:r>
        <w:rPr>
          <w:rFonts w:ascii="Calibri" w:hAnsi="Calibri" w:eastAsia="Calibri" w:cs="Calibri"/>
          <w:b/>
          <w:color w:val="000000"/>
          <w:sz w:val="24"/>
        </w:rPr>
        <w:t xml:space="preserve">Presentation &amp; Distribution Layer</w:t>
      </w:r>
      <w:r/>
    </w:p>
    <w:p w14:paraId="58BC88A0">
      <w:pPr>
        <w:pBdr/>
        <w:spacing/>
        <w:ind/>
        <w:rPr/>
      </w:pPr>
      <w:r>
        <w:rPr>
          <w:rFonts w:ascii="Calibri" w:hAnsi="Calibri" w:eastAsia="Calibri" w:cs="Calibri"/>
          <w:b w:val="0"/>
          <w:color w:val="000000"/>
          <w:sz w:val="24"/>
        </w:rPr>
        <w:t xml:space="preserve">Browser-based dashboards served via the governance portal. Scheduled PDF/HTML repor</w:t>
      </w:r>
      <w:r>
        <w:rPr>
          <w:rFonts w:ascii="Calibri" w:hAnsi="Calibri" w:eastAsia="Calibri" w:cs="Calibri"/>
          <w:b w:val="0"/>
          <w:color w:val="000000"/>
          <w:sz w:val="24"/>
        </w:rPr>
        <w:t xml:space="preserve">t packages distributed to SC members via the governance calendar. Client-facing analytics delivered through the client portal with role-based access controls. All presentation assets comply with PDPA/GDPR (Section 19) and the AI Ethics policy (Section 20).</w:t>
      </w:r>
      <w:r/>
    </w:p>
    <w:p w14:paraId="402758A7">
      <w:pPr>
        <w:pBdr/>
        <w:spacing/>
        <w:ind/>
        <w:rPr/>
      </w:pPr>
      <w:r>
        <w:rPr>
          <w:rFonts w:ascii="Calibri" w:hAnsi="Calibri" w:eastAsia="Calibri" w:cs="Calibri"/>
          <w:b/>
          <w:color w:val="2e75b6"/>
          <w:sz w:val="28"/>
        </w:rPr>
        <w:t xml:space="preserve">36.5 Governance &amp; Dependencies</w:t>
      </w:r>
      <w:r/>
    </w:p>
    <w:p w14:paraId="6CC1FDE8">
      <w:pPr>
        <w:pBdr/>
        <w:spacing/>
        <w:ind/>
        <w:rPr/>
      </w:pPr>
      <w:r>
        <w:rPr>
          <w:rFonts w:ascii="Calibri" w:hAnsi="Calibri" w:eastAsia="Calibri" w:cs="Calibri"/>
          <w:b w:val="0"/>
          <w:color w:val="000000"/>
          <w:sz w:val="24"/>
        </w:rPr>
        <w:t xml:space="preserve">WS3 has dependencies on three other AMD-003 workstreams and coordinates with the existing governance framework. All dependencies are tracked in the AMD-003 Programme Dashboard (owned by Core agent, #14).</w:t>
      </w:r>
      <w:r/>
    </w:p>
    <w:p w14:paraId="72D7D7BC">
      <w:pPr>
        <w:pBdr/>
        <w:spacing/>
        <w:ind/>
        <w:rPr/>
      </w:pPr>
      <w:r>
        <w:rPr>
          <w:rFonts w:ascii="Calibri" w:hAnsi="Calibri" w:eastAsia="Calibri" w:cs="Calibri"/>
          <w:b/>
          <w:color w:val="000000"/>
          <w:sz w:val="24"/>
        </w:rPr>
        <w:t xml:space="preserve">SC-2029-03 – AMD-003 Ratification</w:t>
      </w:r>
      <w:r/>
    </w:p>
    <w:p w14:paraId="2ADB4269">
      <w:pPr>
        <w:pBdr/>
        <w:spacing/>
        <w:ind/>
        <w:rPr/>
      </w:pPr>
      <w:r>
        <w:rPr>
          <w:rFonts w:ascii="Calibri" w:hAnsi="Calibri" w:eastAsia="Calibri" w:cs="Calibri"/>
          <w:b w:val="0"/>
          <w:color w:val="000000"/>
          <w:sz w:val="24"/>
        </w:rPr>
        <w:t xml:space="preserve">Authorises WS3 budget (฿0.8M) and timeline. No further SC resolution required to commence ANL-WS3-01 through ANL-WS3-05.</w:t>
      </w:r>
      <w:r/>
    </w:p>
    <w:p w14:paraId="68C5AC61">
      <w:pPr>
        <w:pBdr/>
        <w:spacing/>
        <w:ind/>
        <w:rPr/>
      </w:pPr>
      <w:r>
        <w:rPr>
          <w:rFonts w:ascii="Calibri" w:hAnsi="Calibri" w:eastAsia="Calibri" w:cs="Calibri"/>
          <w:b/>
          <w:color w:val="000000"/>
          <w:sz w:val="24"/>
        </w:rPr>
        <w:t xml:space="preserve">WS2 Dependency – INF-WS2-04 Streaming Pipeline</w:t>
      </w:r>
      <w:r/>
    </w:p>
    <w:p w14:paraId="6C4D0F5C">
      <w:pPr>
        <w:pBdr/>
        <w:spacing/>
        <w:ind/>
        <w:rPr/>
      </w:pPr>
      <w:r>
        <w:rPr>
          <w:rFonts w:ascii="Calibri" w:hAnsi="Calibri" w:eastAsia="Calibri" w:cs="Calibri"/>
          <w:b w:val="0"/>
          <w:color w:val="000000"/>
          <w:sz w:val="24"/>
        </w:rPr>
        <w:t xml:space="preserve">ANL-WS3-02 (data warehouse agent </w:t>
      </w:r>
      <w:r>
        <w:rPr>
          <w:rFonts w:ascii="Calibri" w:hAnsi="Calibri" w:eastAsia="Calibri" w:cs="Calibri"/>
          <w:b w:val="0"/>
          <w:color w:val="000000"/>
          <w:sz w:val="24"/>
        </w:rPr>
        <w:t xml:space="preserve">feed integration) requires WS2 streaming pipeline in parallel-run or live state. If INF-WS2-04 is delayed beyond Q3 2029, WS3 data warehouse build proceeds with legacy batch feed and migrates to streaming on INF-WS2-04 go-live, with no WS3 timeline impact.</w:t>
      </w:r>
      <w:r/>
    </w:p>
    <w:p w14:paraId="620E0DCD">
      <w:pPr>
        <w:pBdr/>
        <w:spacing/>
        <w:ind/>
        <w:rPr/>
      </w:pPr>
      <w:r>
        <w:rPr>
          <w:rFonts w:ascii="Calibri" w:hAnsi="Calibri" w:eastAsia="Calibri" w:cs="Calibri"/>
          <w:b/>
          <w:color w:val="000000"/>
          <w:sz w:val="24"/>
        </w:rPr>
        <w:t xml:space="preserve">WS1 Dependency – Intelligence Enhancement Outputs</w:t>
      </w:r>
      <w:r/>
    </w:p>
    <w:p w14:paraId="70E4CAFD">
      <w:pPr>
        <w:pBdr/>
        <w:spacing/>
        <w:ind/>
        <w:rPr/>
      </w:pPr>
      <w:r>
        <w:rPr>
          <w:rFonts w:ascii="Calibri" w:hAnsi="Calibri" w:eastAsia="Calibri" w:cs="Calibri"/>
          <w:b w:val="0"/>
          <w:color w:val="000000"/>
          <w:sz w:val="24"/>
        </w:rPr>
        <w:t xml:space="preserve">Predictive analytics models (ANL-WS3-04) use WS1 Group A–D enhancement outputs as model features. WS1 team provides feature specifications to WS3 by end Q3 2029. WS3 model training begins when WS1-M3 (Q2 2029) baseline data is available.</w:t>
      </w:r>
      <w:r/>
    </w:p>
    <w:p w14:paraId="4F66EABB">
      <w:pPr>
        <w:pBdr/>
        <w:spacing/>
        <w:ind/>
        <w:rPr/>
      </w:pPr>
      <w:r>
        <w:rPr>
          <w:rFonts w:ascii="Calibri" w:hAnsi="Calibri" w:eastAsia="Calibri" w:cs="Calibri"/>
          <w:b/>
          <w:color w:val="000000"/>
          <w:sz w:val="24"/>
        </w:rPr>
        <w:t xml:space="preserve">WS4 Dependency – GV2-P1 Programme Mandate Policy</w:t>
      </w:r>
      <w:r/>
    </w:p>
    <w:p w14:paraId="13AFAC58">
      <w:pPr>
        <w:pBdr/>
        <w:spacing/>
        <w:ind/>
        <w:rPr/>
      </w:pPr>
      <w:r>
        <w:rPr>
          <w:rFonts w:ascii="Calibri" w:hAnsi="Calibri" w:eastAsia="Calibri" w:cs="Calibri"/>
          <w:b w:val="0"/>
          <w:color w:val="000000"/>
          <w:sz w:val="24"/>
        </w:rPr>
        <w:t xml:space="preserve">Automated SC report templates (ANL-WS3-05) must align with GV2-P1 Programme Mandate Policy from WS4. If WS4 GV2-P1 is delayed beyond Q4 2029, ANL-WS3-05 proceeds with existing report templates and is updated post-WS4 at no additional cost.</w:t>
      </w:r>
      <w:r/>
    </w:p>
    <w:p w14:paraId="282F42E9">
      <w:pPr>
        <w:pBdr/>
        <w:spacing/>
        <w:ind/>
        <w:rPr/>
      </w:pPr>
      <w:r>
        <w:rPr>
          <w:rFonts w:ascii="Calibri" w:hAnsi="Calibri" w:eastAsia="Calibri" w:cs="Calibri"/>
          <w:b/>
          <w:color w:val="000000"/>
          <w:sz w:val="24"/>
        </w:rPr>
        <w:t xml:space="preserve">Section 23 – SC Charter &amp; Reporting Calendar</w:t>
      </w:r>
      <w:r/>
    </w:p>
    <w:p w14:paraId="07427479">
      <w:pPr>
        <w:pBdr/>
        <w:spacing/>
        <w:ind/>
        <w:rPr/>
      </w:pPr>
      <w:r>
        <w:rPr>
          <w:rFonts w:ascii="Calibri" w:hAnsi="Calibri" w:eastAsia="Calibri" w:cs="Calibri"/>
          <w:b w:val="0"/>
          <w:color w:val="000000"/>
          <w:sz w:val="24"/>
        </w:rPr>
        <w:t xml:space="preserve">WS3 automated reports are scheduled in alignment with the SC Charter reporting calendar (Section 23). Quarterly packs target 10 days before each SC meeting. Annual review packs target 20 days before the APR session.</w:t>
      </w:r>
      <w:r/>
    </w:p>
    <w:p w14:paraId="2A130B0A">
      <w:pPr>
        <w:pBdr/>
        <w:spacing/>
        <w:ind/>
        <w:rPr/>
      </w:pPr>
      <w:r>
        <w:rPr>
          <w:rFonts w:ascii="Calibri" w:hAnsi="Calibri" w:eastAsia="Calibri" w:cs="Calibri"/>
          <w:b/>
          <w:color w:val="2e75b6"/>
          <w:sz w:val="28"/>
        </w:rPr>
        <w:t xml:space="preserve">36.6 Milestones</w:t>
      </w:r>
      <w:r/>
    </w:p>
    <w:p w14:paraId="5BBED1ED">
      <w:pPr>
        <w:pBdr/>
        <w:spacing/>
        <w:ind/>
        <w:rPr/>
      </w:pPr>
      <w:r>
        <w:rPr>
          <w:rFonts w:ascii="Calibri" w:hAnsi="Calibri" w:eastAsia="Calibri" w:cs="Calibri"/>
          <w:b/>
          <w:color w:val="000000"/>
          <w:sz w:val="24"/>
        </w:rPr>
        <w:t xml:space="preserve">WS3-M1 (Q3 2029)</w:t>
      </w:r>
      <w:r/>
    </w:p>
    <w:p w14:paraId="07FD6BEC">
      <w:pPr>
        <w:pBdr/>
        <w:spacing/>
        <w:ind/>
        <w:rPr/>
      </w:pPr>
      <w:r>
        <w:rPr>
          <w:rFonts w:ascii="Calibri" w:hAnsi="Calibri" w:eastAsia="Calibri" w:cs="Calibri"/>
          <w:b w:val="0"/>
          <w:color w:val="000000"/>
          <w:sz w:val="24"/>
        </w:rPr>
        <w:t xml:space="preserve">Analytics requirements and data model design complete (ANL-WS3-01). Analytics Requirements Document v1 issued. Data warehouse build commenced (ANL-WS3-02 phase 1).</w:t>
      </w:r>
      <w:r/>
    </w:p>
    <w:p w14:paraId="34DC00D1">
      <w:pPr>
        <w:pBdr/>
        <w:spacing/>
        <w:ind/>
        <w:rPr/>
      </w:pPr>
      <w:r>
        <w:rPr>
          <w:rFonts w:ascii="Calibri" w:hAnsi="Calibri" w:eastAsia="Calibri" w:cs="Calibri"/>
          <w:b/>
          <w:color w:val="000000"/>
          <w:sz w:val="24"/>
        </w:rPr>
        <w:t xml:space="preserve">WS3-M2 (Q3 2029)</w:t>
      </w:r>
      <w:r/>
    </w:p>
    <w:p w14:paraId="75D1CF8D">
      <w:pPr>
        <w:pBdr/>
        <w:spacing/>
        <w:ind/>
        <w:rPr/>
      </w:pPr>
      <w:r>
        <w:rPr>
          <w:rFonts w:ascii="Calibri" w:hAnsi="Calibri" w:eastAsia="Calibri" w:cs="Calibri"/>
          <w:b w:val="0"/>
          <w:color w:val="000000"/>
          <w:sz w:val="24"/>
        </w:rPr>
        <w:t xml:space="preserve">Analytics data warehouse live and all 28 agent feeds integrated (ANL-WS3-02). Dashboard development commenced (ANL-WS3-03 phase 1). Streaming pipeline ingestion validated.</w:t>
      </w:r>
      <w:r/>
    </w:p>
    <w:p w14:paraId="4B17CE14">
      <w:pPr>
        <w:pBdr/>
        <w:spacing/>
        <w:ind/>
        <w:rPr/>
      </w:pPr>
      <w:r>
        <w:rPr>
          <w:rFonts w:ascii="Calibri" w:hAnsi="Calibri" w:eastAsia="Calibri" w:cs="Calibri"/>
          <w:b/>
          <w:color w:val="000000"/>
          <w:sz w:val="24"/>
        </w:rPr>
        <w:t xml:space="preserve">WS3-M3 (Q4 2029)</w:t>
      </w:r>
      <w:r/>
    </w:p>
    <w:p w14:paraId="532349DB">
      <w:pPr>
        <w:pBdr/>
        <w:spacing/>
        <w:ind/>
        <w:rPr/>
      </w:pPr>
      <w:r>
        <w:rPr>
          <w:rFonts w:ascii="Calibri" w:hAnsi="Calibri" w:eastAsia="Calibri" w:cs="Calibri"/>
          <w:b w:val="0"/>
          <w:color w:val="000000"/>
          <w:sz w:val="24"/>
        </w:rPr>
        <w:t xml:space="preserve">Cross-agent performance dashboard go-live (ANL-WS3-03). UAT completed and signed off by Programme Director. Predictive analytics models deployed and validated against 12-month backtest (ANL-WS3-04).</w:t>
      </w:r>
      <w:r/>
    </w:p>
    <w:p w14:paraId="6362CD59">
      <w:pPr>
        <w:pBdr/>
        <w:spacing/>
        <w:ind/>
        <w:rPr/>
      </w:pPr>
      <w:r>
        <w:rPr>
          <w:rFonts w:ascii="Calibri" w:hAnsi="Calibri" w:eastAsia="Calibri" w:cs="Calibri"/>
          <w:b/>
          <w:color w:val="000000"/>
          <w:sz w:val="24"/>
        </w:rPr>
        <w:t xml:space="preserve">WS3-M4 (Q4 2029 – Q1 2030)</w:t>
      </w:r>
      <w:r/>
    </w:p>
    <w:p w14:paraId="026CFB08">
      <w:pPr>
        <w:pBdr/>
        <w:spacing/>
        <w:ind/>
        <w:rPr/>
      </w:pPr>
      <w:r>
        <w:rPr>
          <w:rFonts w:ascii="Calibri" w:hAnsi="Calibri" w:eastAsia="Calibri" w:cs="Calibri"/>
          <w:b w:val="0"/>
          <w:color w:val="000000"/>
          <w:sz w:val="24"/>
        </w:rPr>
        <w:t xml:space="preserve">Automated SC report generation live (ANL-WS3-05). First automated quarterly pack reviewed and approved by Programme Director. SC reporting calendar integration confirmed.</w:t>
      </w:r>
      <w:r/>
    </w:p>
    <w:p w14:paraId="26D8448F">
      <w:pPr>
        <w:pBdr/>
        <w:spacing/>
        <w:ind/>
        <w:rPr/>
      </w:pPr>
      <w:r>
        <w:rPr>
          <w:rFonts w:ascii="Calibri" w:hAnsi="Calibri" w:eastAsia="Calibri" w:cs="Calibri"/>
          <w:b/>
          <w:color w:val="000000"/>
          <w:sz w:val="24"/>
        </w:rPr>
        <w:t xml:space="preserve">WS3-M5 (Q1 2030)</w:t>
      </w:r>
      <w:r/>
    </w:p>
    <w:p w14:paraId="1DAB5E72">
      <w:pPr>
        <w:pBdr/>
        <w:spacing/>
        <w:ind/>
        <w:rPr/>
      </w:pPr>
      <w:r>
        <w:rPr>
          <w:rFonts w:ascii="Calibri" w:hAnsi="Calibri" w:eastAsia="Calibri" w:cs="Calibri"/>
          <w:b w:val="0"/>
          <w:color w:val="000000"/>
          <w:sz w:val="24"/>
        </w:rPr>
        <w:t xml:space="preserve">WS3 closure: all six checkpoints signed off. Client intelligence reporting integration complete (ANL-WS3-06). DPO compliance review passed. AMD-003 WS3 formally closed at Steering Committee.</w:t>
      </w:r>
      <w:r/>
    </w:p>
    <w:p>
      <w:pPr>
        <w:spacing w:before="320" w:after="100"/>
        <w:rPr/>
      </w:pPr>
      <w:r>
        <w:rPr>
          <w:b/>
          <w:bCs/>
          <w:sz w:val="36"/>
          <w:szCs w:val="36"/>
          <w:color w:val="1f2d5a"/>
        </w:rPr>
        <w:t xml:space="preserve">37. AMD-003 WS5 - Phase E Scoping</w:t>
      </w:r>
    </w:p>
    <w:p>
      <w:pPr>
        <w:spacing w:before="200" w:after="80"/>
        <w:rPr/>
      </w:pPr>
      <w:r>
        <w:rPr>
          <w:b/>
          <w:bCs/>
          <w:sz w:val="28"/>
          <w:szCs w:val="28"/>
          <w:color w:val="2e75b6"/>
        </w:rPr>
        <w:t xml:space="preserve">37.1 Overview</w:t>
      </w:r>
    </w:p>
    <w:p>
      <w:pPr>
        <w:spacing w:before="0" w:after="100"/>
        <w:rPr/>
      </w:pPr>
      <w:r>
        <w:rPr>
          <w:sz w:val="24"/>
          <w:szCs w:val="24"/>
        </w:rPr>
        <w:t xml:space="preserve">AMD-003 Workstream 5 (WS5) commissions a formal scoping study for Phase E - the next strategic expansion of the MONOLITH/DAPH Decor AI Agent Programme beyond the 28-agent Phase D configuration. WS5 is classified Priority 2 (P2) and is conditional upon Steering Committee resolution SC-2029-06, anticipated Q4 2029. Authorisation budget: 0.8M THB. Conditional execution timeline: Q4 2029 - Q2 2030 (scoping); Q3 2030+ (execution, subject to AMD-004 approval).</w:t>
      </w:r>
    </w:p>
    <w:p>
      <w:pPr>
        <w:spacing w:before="0" w:after="100"/>
        <w:rPr/>
      </w:pPr>
      <w:r>
        <w:rPr>
          <w:sz w:val="24"/>
          <w:szCs w:val="24"/>
        </w:rPr>
        <w:t xml:space="preserve">WS5 is sequenced to begin after AMD-003 WS1 completion (Q3 2029) and draws on analytics outputs from WS3 (ANL-WS3-05 automated SC reports) to inform the Phase E business case. The deliverable is a complete AMD-004 Programme Definition Document for SC review.</w:t>
      </w:r>
    </w:p>
    <w:p>
      <w:pPr>
        <w:spacing w:before="200" w:after="80"/>
        <w:rPr/>
      </w:pPr>
      <w:r>
        <w:rPr>
          <w:b/>
          <w:bCs/>
          <w:sz w:val="28"/>
          <w:szCs w:val="28"/>
          <w:color w:val="2e75b6"/>
        </w:rPr>
        <w:t xml:space="preserve">37.2 Scope of Work</w:t>
      </w:r>
    </w:p>
    <w:p>
      <w:pPr>
        <w:spacing w:before="200" w:after="80"/>
        <w:rPr/>
      </w:pPr>
      <w:r>
        <w:rPr>
          <w:b/>
          <w:bCs/>
          <w:sz w:val="28"/>
          <w:szCs w:val="28"/>
          <w:color w:val="2e75b6"/>
        </w:rPr>
        <w:t xml:space="preserve">37.2.1 Phase E Agent Expansion Study</w:t>
      </w:r>
    </w:p>
    <w:p>
      <w:pPr>
        <w:spacing w:before="0" w:after="100"/>
        <w:rPr/>
      </w:pPr>
      <w:r>
        <w:rPr>
          <w:sz w:val="24"/>
          <w:szCs w:val="24"/>
        </w:rPr>
        <w:t xml:space="preserve">Structured assessment of agent roles required beyond the current 28-agent roster. Scope includes gap analysis against service-line demand, Group A-D capacity utilisation data from WS3 dashboards, and a shortlist of up to 6 candidate new agent profiles. Outputs feed directly into the AMD-004 programme definition and budget model.</w:t>
      </w:r>
    </w:p>
    <w:p>
      <w:pPr>
        <w:spacing w:before="200" w:after="80"/>
        <w:rPr/>
      </w:pPr>
      <w:r>
        <w:rPr>
          <w:b/>
          <w:bCs/>
          <w:sz w:val="28"/>
          <w:szCs w:val="28"/>
          <w:color w:val="2e75b6"/>
        </w:rPr>
        <w:t xml:space="preserve">37.2.2 Technology Refresh Assessment</w:t>
      </w:r>
    </w:p>
    <w:p>
      <w:pPr>
        <w:spacing w:before="0" w:after="100"/>
        <w:rPr/>
      </w:pPr>
      <w:r>
        <w:rPr>
          <w:sz w:val="24"/>
          <w:szCs w:val="24"/>
        </w:rPr>
        <w:t xml:space="preserve">Evaluation of next-generation AI/ML platforms and infrastructure options for Phase E. Assessment covers LLM model refresh cycles, vector-store scalability beyond WS2 INF-WS2-03 specifications, and edge-compute options for on-site client deployments. Findings delivered as a Technology Options Report aligned to GV2-P3 vendor management policy.</w:t>
      </w:r>
    </w:p>
    <w:p>
      <w:pPr>
        <w:spacing w:before="200" w:after="80"/>
        <w:rPr/>
      </w:pPr>
      <w:r>
        <w:rPr>
          <w:b/>
          <w:bCs/>
          <w:sz w:val="28"/>
          <w:szCs w:val="28"/>
          <w:color w:val="2e75b6"/>
        </w:rPr>
        <w:t xml:space="preserve">37.2.3 Operational Capacity Planning</w:t>
      </w:r>
    </w:p>
    <w:p>
      <w:pPr>
        <w:spacing w:before="0" w:after="100"/>
        <w:rPr/>
      </w:pPr>
      <w:r>
        <w:rPr>
          <w:sz w:val="24"/>
          <w:szCs w:val="24"/>
        </w:rPr>
        <w:t xml:space="preserve">Workforce, licensing, and infrastructure requirements for Phase E operations. Includes headcount modelling for supervisory and QA roles, infrastructure cost projections at three growth scenarios (conservative / base / aggressive), and a risk register covering regulatory, technology, and talent dependencies. Deliverable: Capacity and Budget Model approved at SC-2029-06.</w:t>
      </w:r>
    </w:p>
    <w:p>
      <w:pPr>
        <w:spacing w:before="200" w:after="80"/>
        <w:rPr/>
      </w:pPr>
      <w:r>
        <w:rPr>
          <w:b/>
          <w:bCs/>
          <w:sz w:val="28"/>
          <w:szCs w:val="28"/>
          <w:color w:val="2e75b6"/>
        </w:rPr>
        <w:t xml:space="preserve">37.2.4 Client Service Innovation Roadmap</w:t>
      </w:r>
    </w:p>
    <w:p>
      <w:pPr>
        <w:spacing w:before="0" w:after="100"/>
        <w:rPr/>
      </w:pPr>
      <w:r>
        <w:rPr>
          <w:sz w:val="24"/>
          <w:szCs w:val="24"/>
        </w:rPr>
        <w:t xml:space="preserve">Identification of new service lines enabled by Phase E capabilities, informed by WS3 Client Intelligence Reporting (Ember #23, Shore #25) and client portal usage data. Roadmap covers up to 4 new service propositions, revenue projections per proposition, and PDPA/GDPR compliance pre-screening. DPO sign-off required before SC submission.</w:t>
      </w:r>
    </w:p>
    <w:p>
      <w:pPr>
        <w:spacing w:before="200" w:after="80"/>
        <w:rPr/>
      </w:pPr>
      <w:r>
        <w:rPr>
          <w:b/>
          <w:bCs/>
          <w:sz w:val="28"/>
          <w:szCs w:val="28"/>
          <w:color w:val="2e75b6"/>
        </w:rPr>
        <w:t xml:space="preserve">37.2.5 AMD-004 Programme Definition Document</w:t>
      </w:r>
    </w:p>
    <w:p>
      <w:pPr>
        <w:spacing w:before="0" w:after="100"/>
        <w:rPr/>
      </w:pPr>
      <w:r>
        <w:rPr>
          <w:sz w:val="24"/>
          <w:szCs w:val="24"/>
        </w:rPr>
        <w:t xml:space="preserve">Consolidated programme definition document integrating all WS5 outputs: agent expansion plan, technology roadmap, capacity model, and client innovation roadmap. Document follows GV2-P1 governance template and Section 23 SC Charter format. AMD-004 requires full SC approval (resolution SC-2030-01 or equivalent) before execution funding is released.</w:t>
      </w:r>
    </w:p>
    <w:p>
      <w:pPr>
        <w:spacing w:before="200" w:after="80"/>
        <w:rPr/>
      </w:pPr>
      <w:r>
        <w:rPr>
          <w:b/>
          <w:bCs/>
          <w:sz w:val="28"/>
          <w:szCs w:val="28"/>
          <w:color w:val="2e75b6"/>
        </w:rPr>
        <w:t xml:space="preserve">37.3 WS5 Implementation Checklist</w:t>
      </w:r>
    </w:p>
    <w:p>
      <w:pPr>
        <w:spacing w:before="0" w:after="80"/>
        <w:ind w:left="400"/>
        <w:rPr/>
      </w:pPr>
      <w:r>
        <w:rPr>
          <w:sz w:val="24"/>
          <w:szCs w:val="24"/>
        </w:rPr>
        <w:t xml:space="preserve">[ ]  PHE-WS5-01  |  Scoping Charter and SC-2029-06 Mandate confirmed  |  Target: Q4 2029</w:t>
      </w:r>
    </w:p>
    <w:p>
      <w:pPr>
        <w:spacing w:before="0" w:after="80"/>
        <w:ind w:left="400"/>
        <w:rPr/>
      </w:pPr>
      <w:r>
        <w:rPr>
          <w:sz w:val="24"/>
          <w:szCs w:val="24"/>
        </w:rPr>
        <w:t xml:space="preserve">[ ]  PHE-WS5-02  |  Phase E Agent Expansion Study delivered  |  Target: Q4 2029</w:t>
      </w:r>
    </w:p>
    <w:p>
      <w:pPr>
        <w:spacing w:before="0" w:after="80"/>
        <w:ind w:left="400"/>
        <w:rPr/>
      </w:pPr>
      <w:r>
        <w:rPr>
          <w:sz w:val="24"/>
          <w:szCs w:val="24"/>
        </w:rPr>
        <w:t xml:space="preserve">[ ]  PHE-WS5-03  |  Technology Refresh Assessment Report approved  |  Target: Q1 2030</w:t>
      </w:r>
    </w:p>
    <w:p>
      <w:pPr>
        <w:spacing w:before="0" w:after="80"/>
        <w:ind w:left="400"/>
        <w:rPr/>
      </w:pPr>
      <w:r>
        <w:rPr>
          <w:sz w:val="24"/>
          <w:szCs w:val="24"/>
        </w:rPr>
        <w:t xml:space="preserve">[ ]  PHE-WS5-04  |  Operational Capacity and Budget Model approved at SC  |  Target: Q1 2030</w:t>
      </w:r>
    </w:p>
    <w:p>
      <w:pPr>
        <w:spacing w:before="0" w:after="80"/>
        <w:ind w:left="400"/>
        <w:rPr/>
      </w:pPr>
      <w:r>
        <w:rPr>
          <w:sz w:val="24"/>
          <w:szCs w:val="24"/>
        </w:rPr>
        <w:t xml:space="preserve">[ ]  PHE-WS5-05  |  Client Service Innovation Roadmap signed off (DPO + SC)  |  Target: Q1 2030</w:t>
      </w:r>
    </w:p>
    <w:p>
      <w:pPr>
        <w:spacing w:before="0" w:after="80"/>
        <w:ind w:left="400"/>
        <w:rPr/>
      </w:pPr>
      <w:r>
        <w:rPr>
          <w:sz w:val="24"/>
          <w:szCs w:val="24"/>
        </w:rPr>
        <w:t xml:space="preserve">[ ]  PHE-WS5-06  |  AMD-004 Programme Definition Document delivered to SC  |  Target: Q2 2030</w:t>
      </w:r>
    </w:p>
    <w:p>
      <w:pPr>
        <w:spacing w:before="200" w:after="80"/>
        <w:rPr/>
      </w:pPr>
      <w:r>
        <w:rPr>
          <w:b/>
          <w:bCs/>
          <w:sz w:val="28"/>
          <w:szCs w:val="28"/>
          <w:color w:val="2e75b6"/>
        </w:rPr>
        <w:t xml:space="preserve">37.4 Governance and Dependencies</w:t>
      </w:r>
    </w:p>
    <w:p>
      <w:pPr>
        <w:spacing w:before="0" w:after="100"/>
        <w:rPr/>
      </w:pPr>
      <w:r>
        <w:rPr>
          <w:sz w:val="24"/>
          <w:szCs w:val="24"/>
        </w:rPr>
        <w:t xml:space="preserve">SC-2029-06 is the conditional authorisation gate for WS5. If SC-2029-06 is deferred or rejected, WS5 is placed in abeyance and AMD-003 closes on WS1-WS4 completion. No WS5 expenditure may be committed prior to SC-2029-06 resolution.</w:t>
      </w:r>
    </w:p>
    <w:p>
      <w:pPr>
        <w:spacing w:before="0" w:after="80"/>
        <w:ind w:left="400"/>
        <w:rPr/>
      </w:pPr>
      <w:r>
        <w:rPr>
          <w:sz w:val="24"/>
          <w:szCs w:val="24"/>
        </w:rPr>
        <w:t xml:space="preserve">WS1 / AEI-WS1 completion (Q3 2029): required before agent expansion analysis can draw on finalised throughput and accuracy benchmarks.</w:t>
      </w:r>
    </w:p>
    <w:p>
      <w:pPr>
        <w:spacing w:before="0" w:after="80"/>
        <w:ind w:left="400"/>
        <w:rPr/>
      </w:pPr>
      <w:r>
        <w:rPr>
          <w:sz w:val="24"/>
          <w:szCs w:val="24"/>
        </w:rPr>
        <w:t xml:space="preserve">WS3 / ANL-WS3-05 Automated SC Reports (Q4 2029): client intelligence and performance data required for Client Service Innovation Roadmap.</w:t>
      </w:r>
    </w:p>
    <w:p>
      <w:pPr>
        <w:spacing w:before="0" w:after="80"/>
        <w:ind w:left="400"/>
        <w:rPr/>
      </w:pPr>
      <w:r>
        <w:rPr>
          <w:sz w:val="24"/>
          <w:szCs w:val="24"/>
        </w:rPr>
        <w:t xml:space="preserve">WS4 / GV2-P1 Governance Template: AMD-004 Programme Definition Document must align to GV2-P1; fallback to existing SC Charter template if GV2-P1 is delayed.</w:t>
      </w:r>
    </w:p>
    <w:p>
      <w:pPr>
        <w:spacing w:before="0" w:after="80"/>
        <w:ind w:left="400"/>
        <w:rPr/>
      </w:pPr>
      <w:r>
        <w:rPr>
          <w:sz w:val="24"/>
          <w:szCs w:val="24"/>
        </w:rPr>
        <w:t xml:space="preserve">Section 23 SC Charter: SC-2029-06 agenda slot must be reserved per charter reporting calendar no later than 8 weeks before the Q4 2029 SC meeting.</w:t>
      </w:r>
    </w:p>
    <w:p>
      <w:pPr>
        <w:spacing w:before="0" w:after="80"/>
        <w:ind w:left="400"/>
        <w:rPr/>
      </w:pPr>
      <w:r>
        <w:rPr>
          <w:sz w:val="24"/>
          <w:szCs w:val="24"/>
        </w:rPr>
        <w:t xml:space="preserve">DPO Review: Client Service Innovation Roadmap (37.2.4) requires DPO clearance before submission to SC-2029-06.</w:t>
      </w:r>
    </w:p>
    <w:p>
      <w:pPr>
        <w:spacing w:before="200" w:after="80"/>
        <w:rPr/>
      </w:pPr>
      <w:r>
        <w:rPr>
          <w:b/>
          <w:bCs/>
          <w:sz w:val="28"/>
          <w:szCs w:val="28"/>
          <w:color w:val="2e75b6"/>
        </w:rPr>
        <w:t xml:space="preserve">37.5 Milestones</w:t>
      </w:r>
    </w:p>
    <w:p>
      <w:pPr>
        <w:spacing w:before="0" w:after="80"/>
        <w:ind w:left="400"/>
        <w:rPr/>
      </w:pPr>
      <w:r>
        <w:rPr>
          <w:sz w:val="24"/>
          <w:szCs w:val="24"/>
        </w:rPr>
        <w:t xml:space="preserve">WS5-M1  (Q4 2029)  -  SC-2029-06 conditional authorisation obtained; Scoping Charter signed</w:t>
      </w:r>
    </w:p>
    <w:p>
      <w:pPr>
        <w:spacing w:before="0" w:after="80"/>
        <w:ind w:left="400"/>
        <w:rPr/>
      </w:pPr>
      <w:r>
        <w:rPr>
          <w:sz w:val="24"/>
          <w:szCs w:val="24"/>
        </w:rPr>
        <w:t xml:space="preserve">WS5-M2  (Q4 2029)  -  Phase E Agent Expansion Study and Technology Refresh Assessment complete</w:t>
      </w:r>
    </w:p>
    <w:p>
      <w:pPr>
        <w:spacing w:before="0" w:after="80"/>
        <w:ind w:left="400"/>
        <w:rPr/>
      </w:pPr>
      <w:r>
        <w:rPr>
          <w:sz w:val="24"/>
          <w:szCs w:val="24"/>
        </w:rPr>
        <w:t xml:space="preserve">WS5-M3  (Q1 2030)  -  Operational Capacity and Budget Model approved by CFO and SC</w:t>
      </w:r>
    </w:p>
    <w:p>
      <w:pPr>
        <w:spacing w:before="0" w:after="80"/>
        <w:ind w:left="400"/>
        <w:rPr/>
      </w:pPr>
      <w:r>
        <w:rPr>
          <w:sz w:val="24"/>
          <w:szCs w:val="24"/>
        </w:rPr>
        <w:t xml:space="preserve">WS5-M4  (Q1 2030)  -  Client Service Innovation Roadmap approved (DPO sign-off included)</w:t>
      </w:r>
    </w:p>
    <w:p>
      <w:pPr>
        <w:spacing w:before="0" w:after="80"/>
        <w:ind w:left="400"/>
        <w:rPr/>
      </w:pPr>
      <w:r>
        <w:rPr>
          <w:sz w:val="24"/>
          <w:szCs w:val="24"/>
        </w:rPr>
        <w:t xml:space="preserve">WS5-M5  (Q2 2030)  -  AMD-004 Programme Definition Document submitted to SC for approval</w:t>
      </w:r>
    </w:p>
    <w:p>
      <w:pPr>
        <w:spacing w:before="320" w:after="100"/>
        <w:rPr/>
      </w:pPr>
      <w:r>
        <w:rPr>
          <w:b/>
          <w:bCs/>
          <w:sz w:val="36"/>
          <w:szCs w:val="36"/>
          <w:color w:val="1f2d5a"/>
        </w:rPr>
        <w:t xml:space="preserve">38. AMD-004 Programme Definition Document</w:t>
      </w:r>
    </w:p>
    <w:p>
      <w:pPr>
        <w:spacing w:before="200" w:after="80"/>
        <w:rPr/>
      </w:pPr>
      <w:r>
        <w:rPr>
          <w:b/>
          <w:bCs/>
          <w:sz w:val="28"/>
          <w:szCs w:val="28"/>
          <w:color w:val="2e75b6"/>
        </w:rPr>
        <w:t xml:space="preserve">38.1 Programme Overview</w:t>
      </w:r>
    </w:p>
    <w:p>
      <w:pPr>
        <w:spacing w:before="0" w:after="100"/>
        <w:rPr/>
      </w:pPr>
      <w:r>
        <w:rPr>
          <w:sz w:val="24"/>
          <w:szCs w:val="24"/>
        </w:rPr>
        <w:t xml:space="preserve">AMD-004 is the successor programme to AMD-003, constituting the next strategic phase of the MONOLITH/DAPH Decor AI Agent initiative. The AMD-004 Programme Definition Document (PDD) is the formal charter submission prepared in accordance with the GV2-P1 template and SC Charter format established under AMD-003 WS4 Governance Framework v2.0. It consolidates all Phase E scoping outputs from AMD-003 WS5 (PHE-WS5-01 through PHE-WS5-05) into a single ratification-ready programme document.</w:t>
      </w:r>
    </w:p>
    <w:p>
      <w:pPr>
        <w:spacing w:before="0" w:after="100"/>
        <w:rPr/>
      </w:pPr>
      <w:r>
        <w:rPr>
          <w:sz w:val="24"/>
          <w:szCs w:val="24"/>
        </w:rPr>
        <w:t xml:space="preserve">Programme status: Conditional on SC-2030-01 approval (SC meeting Q3 2030; 8-week agenda notice per Section 23 SC Charter calendar). Indicative budget envelope: 5.2M THB across three fiscal years (FY2031-FY2033), subject to SC ratification. Programme mobilisation target: Q3 2030. Delivery horizon: Q4 2030 - Q2 2033.</w:t>
      </w:r>
    </w:p>
    <w:p>
      <w:pPr>
        <w:spacing w:before="200" w:after="80"/>
        <w:rPr/>
      </w:pPr>
      <w:r>
        <w:rPr>
          <w:b/>
          <w:bCs/>
          <w:sz w:val="28"/>
          <w:szCs w:val="28"/>
          <w:color w:val="2e75b6"/>
        </w:rPr>
        <w:t xml:space="preserve">38.2 Programme Objectives</w:t>
      </w:r>
    </w:p>
    <w:p>
      <w:pPr>
        <w:spacing w:before="0" w:after="80"/>
        <w:ind w:left="400"/>
        <w:rPr/>
      </w:pPr>
      <w:r>
        <w:rPr>
          <w:sz w:val="24"/>
          <w:szCs w:val="24"/>
        </w:rPr>
        <w:t xml:space="preserve">Expand the DAPH agent roster to up to 34 agents via Phase E recruitment based on PHE-WS5-01 expansion study outputs (Group A-D gap analysis).</w:t>
      </w:r>
    </w:p>
    <w:p>
      <w:pPr>
        <w:spacing w:before="0" w:after="80"/>
        <w:ind w:left="400"/>
        <w:rPr/>
      </w:pPr>
      <w:r>
        <w:rPr>
          <w:sz w:val="24"/>
          <w:szCs w:val="24"/>
        </w:rPr>
        <w:t xml:space="preserve">Advance technology infrastructure to next-generation specifications: LLM refresh, edge-compute deployment, and vector-store scalability beyond INF-WS2-03 thresholds.</w:t>
      </w:r>
    </w:p>
    <w:p>
      <w:pPr>
        <w:spacing w:before="0" w:after="80"/>
        <w:ind w:left="400"/>
        <w:rPr/>
      </w:pPr>
      <w:r>
        <w:rPr>
          <w:sz w:val="24"/>
          <w:szCs w:val="24"/>
        </w:rPr>
        <w:t xml:space="preserve">Deliver up to 4 new client-facing service lines identified in the WS5 Client Service Innovation Roadmap (PHE-WS5-05), with agents Ember (#23) and Shore (#25) as primary delivery leads.</w:t>
      </w:r>
    </w:p>
    <w:p>
      <w:pPr>
        <w:spacing w:before="0" w:after="80"/>
        <w:ind w:left="400"/>
        <w:rPr/>
      </w:pPr>
      <w:r>
        <w:rPr>
          <w:sz w:val="24"/>
          <w:szCs w:val="24"/>
        </w:rPr>
        <w:t xml:space="preserve">Establish a PDPA/GDPR-embedded compliance framework with a dedicated DPO function, extending AMD-003 WS4 governance standards across all new service lines and agent roles.</w:t>
      </w:r>
    </w:p>
    <w:p>
      <w:pPr>
        <w:spacing w:before="0" w:after="80"/>
        <w:ind w:left="400"/>
        <w:rPr/>
      </w:pPr>
      <w:r>
        <w:rPr>
          <w:sz w:val="24"/>
          <w:szCs w:val="24"/>
        </w:rPr>
        <w:t xml:space="preserve">Mature the ANL-WS3 analytics platform to enterprise Level 3, delivering cross-agent predictive analytics, automated client reporting v2.0, and operational intelligence capabilities across the full 34-agent ecosystem.</w:t>
      </w:r>
    </w:p>
    <w:p>
      <w:pPr>
        <w:spacing w:before="200" w:after="80"/>
        <w:rPr/>
      </w:pPr>
      <w:r>
        <w:rPr>
          <w:b/>
          <w:bCs/>
          <w:sz w:val="28"/>
          <w:szCs w:val="28"/>
          <w:color w:val="2e75b6"/>
        </w:rPr>
        <w:t xml:space="preserve">38.3 Proposed Workstream Structure</w:t>
      </w:r>
    </w:p>
    <w:p>
      <w:pPr>
        <w:spacing w:before="200" w:after="80"/>
        <w:rPr/>
      </w:pPr>
      <w:r>
        <w:rPr>
          <w:b/>
          <w:bCs/>
          <w:sz w:val="28"/>
          <w:szCs w:val="28"/>
          <w:color w:val="2e75b6"/>
        </w:rPr>
        <w:t xml:space="preserve">38.3.1 AMD-004 WS-A: Agent Capability Enhancement Phase 2</w:t>
      </w:r>
    </w:p>
    <w:p>
      <w:pPr>
        <w:spacing w:before="0" w:after="100"/>
        <w:rPr/>
      </w:pPr>
      <w:r>
        <w:rPr>
          <w:sz w:val="24"/>
          <w:szCs w:val="24"/>
        </w:rPr>
        <w:t xml:space="preserve">Priority: P1. Budget: 1.0M THB. Timeline: Q4 2030 - Q2 2031. Up to 6 new agent profiles identified through PHE-WS5-01 expansion study. Scope includes agent specification, integration testing, and SLA Group calibration aligned to S17 group structures. Builds on AMD-003 WS1 AEI-WS1 agent intelligence framework and the 28-agent Phase D baseline.</w:t>
      </w:r>
    </w:p>
    <w:p>
      <w:pPr>
        <w:spacing w:before="200" w:after="80"/>
        <w:rPr/>
      </w:pPr>
      <w:r>
        <w:rPr>
          <w:b/>
          <w:bCs/>
          <w:sz w:val="28"/>
          <w:szCs w:val="28"/>
          <w:color w:val="2e75b6"/>
        </w:rPr>
        <w:t xml:space="preserve">38.3.2 AMD-004 WS-B: Technology Infrastructure Next Generation</w:t>
      </w:r>
    </w:p>
    <w:p>
      <w:pPr>
        <w:spacing w:before="0" w:after="100"/>
        <w:rPr/>
      </w:pPr>
      <w:r>
        <w:rPr>
          <w:sz w:val="24"/>
          <w:szCs w:val="24"/>
        </w:rPr>
        <w:t xml:space="preserve">Priority: P1. Budget: 1.1M THB. Timeline: Q4 2030 - Q3 2031. Implements recommendations from PHE-WS5-02 Technology Refresh Report. Deliverables include: LLM model refresh cycle, edge-compute pilot for distributed agent processing, and vector-store v3 upgrade beyond INF-WS2-03. GV2-P3 vendor management policy applies throughout procurement cycle.</w:t>
      </w:r>
    </w:p>
    <w:p>
      <w:pPr>
        <w:spacing w:before="200" w:after="80"/>
        <w:rPr/>
      </w:pPr>
      <w:r>
        <w:rPr>
          <w:b/>
          <w:bCs/>
          <w:sz w:val="28"/>
          <w:szCs w:val="28"/>
          <w:color w:val="2e75b6"/>
        </w:rPr>
        <w:t xml:space="preserve">38.3.3 AMD-004 WS-C: Client Service Innovation Delivery</w:t>
      </w:r>
    </w:p>
    <w:p>
      <w:pPr>
        <w:spacing w:before="0" w:after="100"/>
        <w:rPr/>
      </w:pPr>
      <w:r>
        <w:rPr>
          <w:sz w:val="24"/>
          <w:szCs w:val="24"/>
        </w:rPr>
        <w:t xml:space="preserve">Priority: P1. Budget: 1.2M THB. Timeline: Q1 2031 - Q4 2031. Delivers up to 4 new service lines from the PHE-WS5-05 Client Innovation Roadmap. Agents Ember (#23) and Shore (#25) assigned as lead delivery agents. All new service lines require individual DPO sign-off for PDPA and GDPR compliance prior to client deployment. Builds on AMD-003 WS3 analytics and client intelligence platform.</w:t>
      </w:r>
    </w:p>
    <w:p>
      <w:pPr>
        <w:spacing w:before="200" w:after="80"/>
        <w:rPr/>
      </w:pPr>
      <w:r>
        <w:rPr>
          <w:b/>
          <w:bCs/>
          <w:sz w:val="28"/>
          <w:szCs w:val="28"/>
          <w:color w:val="2e75b6"/>
        </w:rPr>
        <w:t xml:space="preserve">38.3.4 AMD-004 WS-D: Data &amp; Analytics Maturity Enhancement</w:t>
      </w:r>
    </w:p>
    <w:p>
      <w:pPr>
        <w:spacing w:before="0" w:after="100"/>
        <w:rPr/>
      </w:pPr>
      <w:r>
        <w:rPr>
          <w:sz w:val="24"/>
          <w:szCs w:val="24"/>
        </w:rPr>
        <w:t xml:space="preserve">Priority: P2. Budget: 0.9M THB. Timeline: Q2 2031 - Q1 2032. Advances the ANL-WS3 analytics data warehouse to enterprise data maturity Level 3. Scope includes cross-agent predictive analytics expansion, automated client reporting v2.0 module, and an enhanced intelligence layer for all 34 agents. Sequenced after WS-A agent onboarding and WS-B infrastructure stabilisation.</w:t>
      </w:r>
    </w:p>
    <w:p>
      <w:pPr>
        <w:spacing w:before="200" w:after="80"/>
        <w:rPr/>
      </w:pPr>
      <w:r>
        <w:rPr>
          <w:b/>
          <w:bCs/>
          <w:sz w:val="28"/>
          <w:szCs w:val="28"/>
          <w:color w:val="2e75b6"/>
        </w:rPr>
        <w:t xml:space="preserve">38.3.5 AMD-004 WS-E: Governance Continuity &amp; Compliance</w:t>
      </w:r>
    </w:p>
    <w:p>
      <w:pPr>
        <w:spacing w:before="0" w:after="100"/>
        <w:rPr/>
      </w:pPr>
      <w:r>
        <w:rPr>
          <w:sz w:val="24"/>
          <w:szCs w:val="24"/>
        </w:rPr>
        <w:t xml:space="preserve">Priority: P0. Budget: 1.0M THB. Timeline: Q4 2030 - Q2 2033 (concurrent). Establishes a dedicated DPO function and PDPA/GDPR embedded compliance programme for all AMD-004 activities. Delivers Governance Framework v3.0 building on GV2-P from AMD-003 WS4. Maintains SC Charter format (Section 23) throughout programme lifecycle. Provides regulatory oversight gate for WS-C service line deployments.</w:t>
      </w:r>
    </w:p>
    <w:p>
      <w:pPr>
        <w:spacing w:before="200" w:after="80"/>
        <w:rPr/>
      </w:pPr>
      <w:r>
        <w:rPr>
          <w:b/>
          <w:bCs/>
          <w:sz w:val="28"/>
          <w:szCs w:val="28"/>
          <w:color w:val="2e75b6"/>
        </w:rPr>
        <w:t xml:space="preserve">38.4 Approval &amp; Programme Initiation Checklist</w:t>
      </w:r>
    </w:p>
    <w:p>
      <w:pPr>
        <w:spacing w:before="0" w:after="80"/>
        <w:ind w:left="400"/>
        <w:rPr/>
      </w:pPr>
      <w:r>
        <w:rPr>
          <w:sz w:val="24"/>
          <w:szCs w:val="24"/>
        </w:rPr>
        <w:t xml:space="preserve">PDD-001: Programme Charter Drafting (GV2-P1 template) - Q2 2030 (PHE-WS5-06 deliverable)</w:t>
      </w:r>
    </w:p>
    <w:p>
      <w:pPr>
        <w:spacing w:before="0" w:after="80"/>
        <w:ind w:left="400"/>
        <w:rPr/>
      </w:pPr>
      <w:r>
        <w:rPr>
          <w:sz w:val="24"/>
          <w:szCs w:val="24"/>
        </w:rPr>
        <w:t xml:space="preserve">PDD-002: Budget Envelope Submission to Steering Committee - Q2 2030</w:t>
      </w:r>
    </w:p>
    <w:p>
      <w:pPr>
        <w:spacing w:before="0" w:after="80"/>
        <w:ind w:left="400"/>
        <w:rPr/>
      </w:pPr>
      <w:r>
        <w:rPr>
          <w:sz w:val="24"/>
          <w:szCs w:val="24"/>
        </w:rPr>
        <w:t xml:space="preserve">PDD-003: DPO Review and Sign-off on PDPA/GDPR provisions - Q2 2030</w:t>
      </w:r>
    </w:p>
    <w:p>
      <w:pPr>
        <w:spacing w:before="0" w:after="80"/>
        <w:ind w:left="400"/>
        <w:rPr/>
      </w:pPr>
      <w:r>
        <w:rPr>
          <w:sz w:val="24"/>
          <w:szCs w:val="24"/>
        </w:rPr>
        <w:t xml:space="preserve">PDD-004: SC-2030-01 Approval Gate - Q3 2030 (8-week notice per Section 23 SC Charter)</w:t>
      </w:r>
    </w:p>
    <w:p>
      <w:pPr>
        <w:spacing w:before="0" w:after="80"/>
        <w:ind w:left="400"/>
        <w:rPr/>
      </w:pPr>
      <w:r>
        <w:rPr>
          <w:sz w:val="24"/>
          <w:szCs w:val="24"/>
        </w:rPr>
        <w:t xml:space="preserve">PDD-005: Programme Mobilisation and Workstream WS-A to WS-E Launch - Q3 2030</w:t>
      </w:r>
    </w:p>
    <w:p>
      <w:pPr>
        <w:spacing w:before="0" w:after="80"/>
        <w:ind w:left="400"/>
        <w:rPr/>
      </w:pPr>
      <w:r>
        <w:rPr>
          <w:sz w:val="24"/>
          <w:szCs w:val="24"/>
        </w:rPr>
        <w:t xml:space="preserve">PDD-006: AMD-004 Kick-off, Baseline Establishment, and KPI Registry Activation - Q4 2030</w:t>
      </w:r>
    </w:p>
    <w:p>
      <w:pPr>
        <w:spacing w:before="200" w:after="80"/>
        <w:rPr/>
      </w:pPr>
      <w:r>
        <w:rPr>
          <w:b/>
          <w:bCs/>
          <w:sz w:val="28"/>
          <w:szCs w:val="28"/>
          <w:color w:val="2e75b6"/>
        </w:rPr>
        <w:t xml:space="preserve">38.5 Governance, Dependencies &amp; Approval Pathway</w:t>
      </w:r>
    </w:p>
    <w:p>
      <w:pPr>
        <w:spacing w:before="0" w:after="100"/>
        <w:rPr/>
      </w:pPr>
      <w:r>
        <w:rPr>
          <w:sz w:val="24"/>
          <w:szCs w:val="24"/>
        </w:rPr>
        <w:t xml:space="preserve">Approval gate: SC-2030-01 (Steering Committee Q3 2030 agenda; 8-week notice submission required per Section 23 SC Charter calendar). Programme Office accountable for charter submission by end Q2 2030.</w:t>
      </w:r>
    </w:p>
    <w:p>
      <w:pPr>
        <w:spacing w:before="0" w:after="80"/>
        <w:ind w:left="400"/>
        <w:rPr/>
      </w:pPr>
      <w:r>
        <w:rPr>
          <w:sz w:val="24"/>
          <w:szCs w:val="24"/>
        </w:rPr>
        <w:t xml:space="preserve">If SC-2030-01 approved: AMD-004 mobilisation proceeds Q3 2030; WS-A to WS-E launch Q4 2030.</w:t>
      </w:r>
    </w:p>
    <w:p>
      <w:pPr>
        <w:spacing w:before="0" w:after="80"/>
        <w:ind w:left="400"/>
        <w:rPr/>
      </w:pPr>
      <w:r>
        <w:rPr>
          <w:sz w:val="24"/>
          <w:szCs w:val="24"/>
        </w:rPr>
        <w:t xml:space="preserve">If SC-2030-01 deferred: AMD-004 mobilisation delayed to Q4 2030; AMD-003 remains programme reference baseline; WS5 scoping deliverables archived for resubmission.</w:t>
      </w:r>
    </w:p>
    <w:p>
      <w:pPr>
        <w:spacing w:before="0" w:after="80"/>
        <w:ind w:left="400"/>
        <w:rPr/>
      </w:pPr>
      <w:r>
        <w:rPr>
          <w:sz w:val="24"/>
          <w:szCs w:val="24"/>
        </w:rPr>
        <w:t xml:space="preserve">If SC-2030-01 rejected: AMD-003 constitutes final programme state; individual workstream extension proposals considered separately under standing SC agenda.</w:t>
      </w:r>
    </w:p>
    <w:p>
      <w:pPr>
        <w:spacing w:before="0" w:after="80"/>
        <w:ind w:left="400"/>
        <w:rPr/>
      </w:pPr>
      <w:r>
        <w:rPr>
          <w:sz w:val="24"/>
          <w:szCs w:val="24"/>
        </w:rPr>
        <w:t xml:space="preserve">Key dependencies: PHE-WS5-06 (PDD draft output), SC-2030-01 formal approval, DPO clearance, GV2-P1 template compliance, Section 23 SC Charter calendar slot (Q3 2030).</w:t>
      </w:r>
    </w:p>
    <w:p>
      <w:pPr>
        <w:spacing w:before="200" w:after="80"/>
        <w:rPr/>
      </w:pPr>
      <w:r>
        <w:rPr>
          <w:b/>
          <w:bCs/>
          <w:sz w:val="28"/>
          <w:szCs w:val="28"/>
          <w:color w:val="2e75b6"/>
        </w:rPr>
        <w:t xml:space="preserve">38.6 Indicative Budget Framework</w:t>
      </w:r>
    </w:p>
    <w:p>
      <w:pPr>
        <w:spacing w:before="0" w:after="100"/>
        <w:rPr/>
      </w:pPr>
      <w:r>
        <w:rPr>
          <w:sz w:val="24"/>
          <w:szCs w:val="24"/>
        </w:rPr>
        <w:t xml:space="preserve">Total indicative budget: 5.2M THB across AMD-004 WS-A to WS-E (subject to SC-2030-01 ratification). Annual distribution: FY2031 (1.8M THB), FY2032 (1.9M THB), FY2033 (1.5M THB). Contingency reserve to be confirmed per GV2-P1 budget governance rules following SC approval.</w:t>
      </w:r>
    </w:p>
    <w:p>
      <w:pPr>
        <w:spacing w:before="0" w:after="80"/>
        <w:ind w:left="400"/>
        <w:rPr/>
      </w:pPr>
      <w:r>
        <w:rPr>
          <w:sz w:val="24"/>
          <w:szCs w:val="24"/>
        </w:rPr>
        <w:t xml:space="preserve">WS-A Agent Capability Enhancement Phase 2: 1.0M THB (P1)</w:t>
      </w:r>
    </w:p>
    <w:p>
      <w:pPr>
        <w:spacing w:before="0" w:after="80"/>
        <w:ind w:left="400"/>
        <w:rPr/>
      </w:pPr>
      <w:r>
        <w:rPr>
          <w:sz w:val="24"/>
          <w:szCs w:val="24"/>
        </w:rPr>
        <w:t xml:space="preserve">WS-B Technology Infrastructure Next Generation: 1.1M THB (P1)</w:t>
      </w:r>
    </w:p>
    <w:p>
      <w:pPr>
        <w:spacing w:before="0" w:after="80"/>
        <w:ind w:left="400"/>
        <w:rPr/>
      </w:pPr>
      <w:r>
        <w:rPr>
          <w:sz w:val="24"/>
          <w:szCs w:val="24"/>
        </w:rPr>
        <w:t xml:space="preserve">WS-C Client Service Innovation Delivery: 1.2M THB (P1)</w:t>
      </w:r>
    </w:p>
    <w:p>
      <w:pPr>
        <w:spacing w:before="0" w:after="80"/>
        <w:ind w:left="400"/>
        <w:rPr/>
      </w:pPr>
      <w:r>
        <w:rPr>
          <w:sz w:val="24"/>
          <w:szCs w:val="24"/>
        </w:rPr>
        <w:t xml:space="preserve">WS-D Data &amp; Analytics Maturity Enhancement: 0.9M THB (P2)</w:t>
      </w:r>
    </w:p>
    <w:p>
      <w:pPr>
        <w:spacing w:before="0" w:after="80"/>
        <w:ind w:left="400"/>
        <w:rPr/>
      </w:pPr>
      <w:r>
        <w:rPr>
          <w:sz w:val="24"/>
          <w:szCs w:val="24"/>
        </w:rPr>
        <w:t xml:space="preserve">WS-E Governance Continuity &amp; Compliance: 1.0M THB (P0)</w:t>
      </w:r>
    </w:p>
    <w:p>
      <w:pPr>
        <w:spacing w:before="200" w:after="80"/>
        <w:rPr/>
      </w:pPr>
      <w:r>
        <w:rPr>
          <w:b/>
          <w:bCs/>
          <w:sz w:val="28"/>
          <w:szCs w:val="28"/>
          <w:color w:val="2e75b6"/>
        </w:rPr>
        <w:t xml:space="preserve">38.7 Programme Milestones</w:t>
      </w:r>
    </w:p>
    <w:p>
      <w:pPr>
        <w:spacing w:before="0" w:after="80"/>
        <w:ind w:left="400"/>
        <w:rPr/>
      </w:pPr>
      <w:r>
        <w:rPr>
          <w:sz w:val="24"/>
          <w:szCs w:val="24"/>
        </w:rPr>
        <w:t xml:space="preserve">PDD-M1: SC-2030-01 Programme Approval - Q3 2030</w:t>
      </w:r>
    </w:p>
    <w:p>
      <w:pPr>
        <w:spacing w:before="0" w:after="80"/>
        <w:ind w:left="400"/>
        <w:rPr/>
      </w:pPr>
      <w:r>
        <w:rPr>
          <w:sz w:val="24"/>
          <w:szCs w:val="24"/>
        </w:rPr>
        <w:t xml:space="preserve">PDD-M2: AMD-004 Programme Mobilisation Complete - Q3 2030</w:t>
      </w:r>
    </w:p>
    <w:p>
      <w:pPr>
        <w:spacing w:before="0" w:after="80"/>
        <w:ind w:left="400"/>
        <w:rPr/>
      </w:pPr>
      <w:r>
        <w:rPr>
          <w:sz w:val="24"/>
          <w:szCs w:val="24"/>
        </w:rPr>
        <w:t xml:space="preserve">PDD-M3: WS-A to WS-E Workstream Kick-off and Baseline Established - Q4 2030</w:t>
      </w:r>
    </w:p>
    <w:p>
      <w:pPr>
        <w:spacing w:before="0" w:after="80"/>
        <w:ind w:left="400"/>
        <w:rPr/>
      </w:pPr>
      <w:r>
        <w:rPr>
          <w:sz w:val="24"/>
          <w:szCs w:val="24"/>
        </w:rPr>
        <w:t xml:space="preserve">PDD-M4: Mid-Programme Governance Review (all WS-A to WS-D progress gated) - Q2 2032</w:t>
      </w:r>
    </w:p>
    <w:p>
      <w:pPr>
        <w:spacing w:before="0" w:after="80"/>
        <w:ind w:left="400"/>
        <w:rPr/>
      </w:pPr>
      <w:r>
        <w:rPr>
          <w:sz w:val="24"/>
          <w:szCs w:val="24"/>
        </w:rPr>
        <w:t xml:space="preserve">PDD-M5: AMD-004 Programme Completion and Phase F Scoping Decision - Q2 2033</w:t>
      </w:r>
    </w:p>
    <w:p>
      <w:pPr>
        <w:spacing w:before="200" w:after="80"/>
        <w:rPr/>
      </w:pPr>
      <w:r>
        <w:rPr>
          <w:b/>
          <w:bCs/>
          <w:sz w:val="28"/>
          <w:szCs w:val="28"/>
          <w:color w:val="2e75b6"/>
        </w:rPr>
        <w:t xml:space="preserve">38.8 Budget Cost Breakdown Framework</w:t>
      </w:r>
    </w:p>
    <w:p>
      <w:pPr>
        <w:spacing w:before="0" w:after="100"/>
        <w:rPr/>
      </w:pPr>
      <w:r>
        <w:rPr>
          <w:sz w:val="24"/>
          <w:szCs w:val="24"/>
        </w:rPr>
        <w:t xml:space="preserve">The AMD-004 indicative budget of 5.2M THB is distributed across four cost categories for each workstream: Technology (infrastructure, licensing, platform build), Programme Management (project office, governance, documentation), Compliance (PDPA/GDPR, DPO review, audit, legal counsel), and Training (agent calibration, QA testing, staff capability). All figures are indicative and subject to SC-2030-01 ratification and detailed cost modelling during the Programme Mobilisation phase (PDD-005).</w:t>
      </w:r>
    </w:p>
    <w:p>
      <w:pPr>
        <w:spacing w:before="200" w:after="80"/>
        <w:rPr/>
      </w:pPr>
      <w:r>
        <w:rPr>
          <w:b/>
          <w:bCs/>
          <w:sz w:val="28"/>
          <w:szCs w:val="28"/>
          <w:color w:val="2e75b6"/>
        </w:rPr>
        <w:t xml:space="preserve">38.8.1 WS-A Cost Breakdown — Agent Capability Enhancement Phase 2 (1.0M THB)</w:t>
      </w:r>
    </w:p>
    <w:p>
      <w:pPr>
        <w:spacing w:before="0" w:after="80"/>
        <w:ind w:left="400"/>
        <w:rPr/>
      </w:pPr>
      <w:r>
        <w:rPr>
          <w:sz w:val="24"/>
          <w:szCs w:val="24"/>
        </w:rPr>
        <w:t xml:space="preserve">Technology: 0.40M THB (40%) — LLM fine-tuning costs, model API licensing for up to 6 new agent profiles, integration API development, Group A-D capability testing environment</w:t>
      </w:r>
    </w:p>
    <w:p>
      <w:pPr>
        <w:spacing w:before="0" w:after="80"/>
        <w:ind w:left="400"/>
        <w:rPr/>
      </w:pPr>
      <w:r>
        <w:rPr>
          <w:sz w:val="24"/>
          <w:szCs w:val="24"/>
        </w:rPr>
        <w:t xml:space="preserve">Programme Management: 0.20M THB (20%) — Scoping and specification, project office coordination, delivery documentation, agent specification review cycles</w:t>
      </w:r>
    </w:p>
    <w:p>
      <w:pPr>
        <w:spacing w:before="0" w:after="80"/>
        <w:ind w:left="400"/>
        <w:rPr/>
      </w:pPr>
      <w:r>
        <w:rPr>
          <w:sz w:val="24"/>
          <w:szCs w:val="24"/>
        </w:rPr>
        <w:t xml:space="preserve">Compliance: 0.10M THB (10%) — Agent certification against GV2-P1 standards, SLA audit trails, S17 Group reclassification review</w:t>
      </w:r>
    </w:p>
    <w:p>
      <w:pPr>
        <w:spacing w:before="0" w:after="80"/>
        <w:ind w:left="400"/>
        <w:rPr/>
      </w:pPr>
      <w:r>
        <w:rPr>
          <w:sz w:val="24"/>
          <w:szCs w:val="24"/>
        </w:rPr>
        <w:t xml:space="preserve">Training: 0.30M THB (30%) — Agent calibration and onboarding (up to 6 new profiles), QA testing, SLA validation against Group A-D benchmarks, supervisor training</w:t>
      </w:r>
    </w:p>
    <w:p>
      <w:pPr>
        <w:spacing w:before="200" w:after="80"/>
        <w:rPr/>
      </w:pPr>
      <w:r>
        <w:rPr>
          <w:b/>
          <w:bCs/>
          <w:sz w:val="28"/>
          <w:szCs w:val="28"/>
          <w:color w:val="2e75b6"/>
        </w:rPr>
        <w:t xml:space="preserve">38.8.2 WS-B Cost Breakdown — Technology Infrastructure Next Generation (1.1M THB)</w:t>
      </w:r>
    </w:p>
    <w:p>
      <w:pPr>
        <w:spacing w:before="0" w:after="80"/>
        <w:ind w:left="400"/>
        <w:rPr/>
      </w:pPr>
      <w:r>
        <w:rPr>
          <w:sz w:val="24"/>
          <w:szCs w:val="24"/>
        </w:rPr>
        <w:t xml:space="preserve">Technology: 0.70M THB (64%) — Cloud infrastructure upgrade, vector-store v3 implementation (beyond INF-WS2-03), edge-compute hardware and licensing, LLM refresh platform costs</w:t>
      </w:r>
    </w:p>
    <w:p>
      <w:pPr>
        <w:spacing w:before="0" w:after="80"/>
        <w:ind w:left="400"/>
        <w:rPr/>
      </w:pPr>
      <w:r>
        <w:rPr>
          <w:sz w:val="24"/>
          <w:szCs w:val="24"/>
        </w:rPr>
        <w:t xml:space="preserve">Programme Management: 0.20M THB (18%) — Vendor management under GV2-P3 policy, infrastructure project governance, technical documentation and runbooks</w:t>
      </w:r>
    </w:p>
    <w:p>
      <w:pPr>
        <w:spacing w:before="0" w:after="80"/>
        <w:ind w:left="400"/>
        <w:rPr/>
      </w:pPr>
      <w:r>
        <w:rPr>
          <w:sz w:val="24"/>
          <w:szCs w:val="24"/>
        </w:rPr>
        <w:t xml:space="preserve">Compliance: 0.10M THB (9%) — Infrastructure security audit, penetration testing, cloud data residency compliance review (PDPA alignment)</w:t>
      </w:r>
    </w:p>
    <w:p>
      <w:pPr>
        <w:spacing w:before="0" w:after="80"/>
        <w:ind w:left="400"/>
        <w:rPr/>
      </w:pPr>
      <w:r>
        <w:rPr>
          <w:sz w:val="24"/>
          <w:szCs w:val="24"/>
        </w:rPr>
        <w:t xml:space="preserve">Training: 0.10M THB (9%) — IT operations team training on new infrastructure, edge-compute operations, runbook walkthroughs and incident response drills</w:t>
      </w:r>
    </w:p>
    <w:p>
      <w:pPr>
        <w:spacing w:before="200" w:after="80"/>
        <w:rPr/>
      </w:pPr>
      <w:r>
        <w:rPr>
          <w:b/>
          <w:bCs/>
          <w:sz w:val="28"/>
          <w:szCs w:val="28"/>
          <w:color w:val="2e75b6"/>
        </w:rPr>
        <w:t xml:space="preserve">38.8.3 WS-C Cost Breakdown — Client Service Innovation Delivery (1.2M THB)</w:t>
      </w:r>
    </w:p>
    <w:p>
      <w:pPr>
        <w:spacing w:before="0" w:after="80"/>
        <w:ind w:left="400"/>
        <w:rPr/>
      </w:pPr>
      <w:r>
        <w:rPr>
          <w:sz w:val="24"/>
          <w:szCs w:val="24"/>
        </w:rPr>
        <w:t xml:space="preserve">Technology: 0.40M THB (33%) — New service line platform build (up to 4 lines), client portal integration, API connectivity for Ember #23 and Shore #25 delivery workflows</w:t>
      </w:r>
    </w:p>
    <w:p>
      <w:pPr>
        <w:spacing w:before="0" w:after="80"/>
        <w:ind w:left="400"/>
        <w:rPr/>
      </w:pPr>
      <w:r>
        <w:rPr>
          <w:sz w:val="24"/>
          <w:szCs w:val="24"/>
        </w:rPr>
        <w:t xml:space="preserve">Programme Management: 0.25M THB (21%) — Client coordination, delivery management, service line go-live planning, stakeholder communication</w:t>
      </w:r>
    </w:p>
    <w:p>
      <w:pPr>
        <w:spacing w:before="0" w:after="80"/>
        <w:ind w:left="400"/>
        <w:rPr/>
      </w:pPr>
      <w:r>
        <w:rPr>
          <w:sz w:val="24"/>
          <w:szCs w:val="24"/>
        </w:rPr>
        <w:t xml:space="preserve">Compliance: 0.35M THB (29%) — PDPA/GDPR DPO review per service line (mandatory), data processing agreements, legal counsel for new client-facing services, ongoing compliance monitoring</w:t>
      </w:r>
    </w:p>
    <w:p>
      <w:pPr>
        <w:spacing w:before="0" w:after="80"/>
        <w:ind w:left="400"/>
        <w:rPr/>
      </w:pPr>
      <w:r>
        <w:rPr>
          <w:sz w:val="24"/>
          <w:szCs w:val="24"/>
        </w:rPr>
        <w:t xml:space="preserve">Training: 0.20M THB (17%) — Ember #23 and Shore #25 service-specific training, client onboarding materials, internal helpdesk training for new service lines</w:t>
      </w:r>
    </w:p>
    <w:p>
      <w:pPr>
        <w:spacing w:before="200" w:after="80"/>
        <w:rPr/>
      </w:pPr>
      <w:r>
        <w:rPr>
          <w:b/>
          <w:bCs/>
          <w:sz w:val="28"/>
          <w:szCs w:val="28"/>
          <w:color w:val="2e75b6"/>
        </w:rPr>
        <w:t xml:space="preserve">38.8.4 WS-D Cost Breakdown — Data &amp; Analytics Maturity Enhancement (0.9M THB)</w:t>
      </w:r>
    </w:p>
    <w:p>
      <w:pPr>
        <w:spacing w:before="0" w:after="80"/>
        <w:ind w:left="400"/>
        <w:rPr/>
      </w:pPr>
      <w:r>
        <w:rPr>
          <w:sz w:val="24"/>
          <w:szCs w:val="24"/>
        </w:rPr>
        <w:t xml:space="preserve">Technology: 0.50M THB (56%) — Analytics data warehouse expansion to enterprise Level 3, predictive analytics model development, automated client reporting v2.0 platform build</w:t>
      </w:r>
    </w:p>
    <w:p>
      <w:pPr>
        <w:spacing w:before="0" w:after="80"/>
        <w:ind w:left="400"/>
        <w:rPr/>
      </w:pPr>
      <w:r>
        <w:rPr>
          <w:sz w:val="24"/>
          <w:szCs w:val="24"/>
        </w:rPr>
        <w:t xml:space="preserve">Programme Management: 0.15M THB (17%) — Data governance framework, analytics project documentation, cross-workstream data integration coordination</w:t>
      </w:r>
    </w:p>
    <w:p>
      <w:pPr>
        <w:spacing w:before="0" w:after="80"/>
        <w:ind w:left="400"/>
        <w:rPr/>
      </w:pPr>
      <w:r>
        <w:rPr>
          <w:sz w:val="24"/>
          <w:szCs w:val="24"/>
        </w:rPr>
        <w:t xml:space="preserve">Compliance: 0.10M THB (11%) — Data privacy impact assessment for analytics outputs, audit trails for automated SC reports (ANL-WS3-05 extension), PDPA data retention review</w:t>
      </w:r>
    </w:p>
    <w:p>
      <w:pPr>
        <w:spacing w:before="0" w:after="80"/>
        <w:ind w:left="400"/>
        <w:rPr/>
      </w:pPr>
      <w:r>
        <w:rPr>
          <w:sz w:val="24"/>
          <w:szCs w:val="24"/>
        </w:rPr>
        <w:t xml:space="preserve">Training: 0.15M THB (17%) — Analytics platform end-user training (all 34 agents), report interpretation training for supervisors, client-facing analytics briefing materials</w:t>
      </w:r>
    </w:p>
    <w:p>
      <w:pPr>
        <w:spacing w:before="200" w:after="80"/>
        <w:rPr/>
      </w:pPr>
      <w:r>
        <w:rPr>
          <w:b/>
          <w:bCs/>
          <w:sz w:val="28"/>
          <w:szCs w:val="28"/>
          <w:color w:val="2e75b6"/>
        </w:rPr>
        <w:t xml:space="preserve">38.8.5 WS-E Cost Breakdown — Governance Continuity &amp; Compliance (1.0M THB)</w:t>
      </w:r>
    </w:p>
    <w:p>
      <w:pPr>
        <w:spacing w:before="0" w:after="80"/>
        <w:ind w:left="400"/>
        <w:rPr/>
      </w:pPr>
      <w:r>
        <w:rPr>
          <w:sz w:val="24"/>
          <w:szCs w:val="24"/>
        </w:rPr>
        <w:t xml:space="preserve">Technology: 0.10M THB (10%) — Governance policy management platform, compliance monitoring tooling, SC agenda and documentation systems</w:t>
      </w:r>
    </w:p>
    <w:p>
      <w:pPr>
        <w:spacing w:before="0" w:after="80"/>
        <w:ind w:left="400"/>
        <w:rPr/>
      </w:pPr>
      <w:r>
        <w:rPr>
          <w:sz w:val="24"/>
          <w:szCs w:val="24"/>
        </w:rPr>
        <w:t xml:space="preserve">Programme Management: 0.30M THB (30%) — Programme governance office (concurrent with all WS-A to WS-D), SC Charter maintenance (Section 23), AMD-004 programme reporting to SC</w:t>
      </w:r>
    </w:p>
    <w:p>
      <w:pPr>
        <w:spacing w:before="0" w:after="80"/>
        <w:ind w:left="400"/>
        <w:rPr/>
      </w:pPr>
      <w:r>
        <w:rPr>
          <w:sz w:val="24"/>
          <w:szCs w:val="24"/>
        </w:rPr>
        <w:t xml:space="preserve">Compliance: 0.50M THB (50%) — Dedicated DPO function establishment, PDPA/GDPR embedded compliance programme (full AMD-004 lifecycle), legal counsel retainer, annual external audit, regulatory change monitoring</w:t>
      </w:r>
    </w:p>
    <w:p>
      <w:pPr>
        <w:spacing w:before="0" w:after="80"/>
        <w:ind w:left="400"/>
        <w:rPr/>
      </w:pPr>
      <w:r>
        <w:rPr>
          <w:sz w:val="24"/>
          <w:szCs w:val="24"/>
        </w:rPr>
        <w:t xml:space="preserve">Training: 0.10M THB (10%) — Governance training for Programme Office, compliance workshops for all workstream leads, DPO capability building</w:t>
      </w:r>
    </w:p>
    <w:p>
      <w:pPr>
        <w:spacing w:before="200" w:after="80"/>
        <w:rPr/>
      </w:pPr>
      <w:r>
        <w:rPr>
          <w:b/>
          <w:bCs/>
          <w:sz w:val="28"/>
          <w:szCs w:val="28"/>
          <w:color w:val="2e75b6"/>
        </w:rPr>
        <w:t xml:space="preserve">38.8.6 AMD-004 Cost Category Summary</w:t>
      </w:r>
    </w:p>
    <w:p>
      <w:pPr>
        <w:spacing w:before="0" w:after="100"/>
        <w:rPr/>
      </w:pPr>
      <w:r>
        <w:rPr>
          <w:sz w:val="24"/>
          <w:szCs w:val="24"/>
        </w:rPr>
        <w:t xml:space="preserve">Aggregated across all five workstreams (WS-A to WS-E), the 5.2M THB indicative envelope distributes across cost categories as follows. Technology represents the largest single category, reflecting the infrastructure and platform investment required for Phase E. Compliance is elevated compared to AMD-003 due to the PDPA/GDPR embedded programme running concurrently across all workstreams under WS-E.</w:t>
      </w:r>
    </w:p>
    <w:p>
      <w:pPr>
        <w:spacing w:before="0" w:after="80"/>
        <w:ind w:left="400"/>
        <w:rPr/>
      </w:pPr>
      <w:r>
        <w:rPr>
          <w:sz w:val="24"/>
          <w:szCs w:val="24"/>
        </w:rPr>
        <w:t xml:space="preserve">Technology: 2.10M THB (40%) — Infrastructure, LLM, platform, licensing</w:t>
      </w:r>
    </w:p>
    <w:p>
      <w:pPr>
        <w:spacing w:before="0" w:after="80"/>
        <w:ind w:left="400"/>
        <w:rPr/>
      </w:pPr>
      <w:r>
        <w:rPr>
          <w:sz w:val="24"/>
          <w:szCs w:val="24"/>
        </w:rPr>
        <w:t xml:space="preserve">Programme Management: 1.10M THB (21%) — Project office, governance, documentation</w:t>
      </w:r>
    </w:p>
    <w:p>
      <w:pPr>
        <w:spacing w:before="0" w:after="80"/>
        <w:ind w:left="400"/>
        <w:rPr/>
      </w:pPr>
      <w:r>
        <w:rPr>
          <w:sz w:val="24"/>
          <w:szCs w:val="24"/>
        </w:rPr>
        <w:t xml:space="preserve">Compliance: 1.15M THB (22%) — PDPA/GDPR, DPO, legal, audit (elevated — WS-E concurrent)</w:t>
      </w:r>
    </w:p>
    <w:p>
      <w:pPr>
        <w:spacing w:before="0" w:after="80"/>
        <w:ind w:left="400"/>
        <w:rPr/>
      </w:pPr>
      <w:r>
        <w:rPr>
          <w:sz w:val="24"/>
          <w:szCs w:val="24"/>
        </w:rPr>
        <w:t xml:space="preserve">Training: 0.85M THB (16%) — Calibration, QA, onboarding, capability building</w:t>
      </w:r>
    </w:p>
    <w:p>
      <w:pPr>
        <w:spacing w:before="0" w:after="80"/>
        <w:ind w:left="400"/>
        <w:rPr/>
      </w:pPr>
      <w:r>
        <w:rPr>
          <w:sz w:val="24"/>
          <w:szCs w:val="24"/>
        </w:rPr>
        <w:t xml:space="preserve">TOTAL AMD-004 INDICATIVE: 5.20M THB — Subject to SC-2030-01 ratification (Q3 2030)</w:t>
      </w:r>
    </w:p>
    <w:p>
      <w:pPr>
        <w:spacing w:before="0" w:after="100"/>
        <w:rPr/>
      </w:pPr>
      <w:r>
        <w:rPr>
          <w:sz w:val="24"/>
          <w:szCs w:val="24"/>
        </w:rPr>
        <w:t xml:space="preserve">Note: Contingency reserve allocation to be confirmed per GV2-P1 budget governance rules following SC-2030-01 approval. Annual phasing: FY2031 (1.8M THB), FY2032 (1.9M THB), FY2033 (1.5M THB). Detailed cost modelling to be completed during PDD-005 Programme Mobilisation phase.</w:t>
      </w:r>
    </w:p>
    <w:sectPr>
      <w:footnotePr/>
      <w:endnotePr/>
      <w:type w:val="nextPage"/>
      <w:pgSz w:h="15840" w:orient="portrait" w:w="12240"/>
      <w:pgMar w:top="1440" w:right="1440" w:bottom="1440" w:left="1440" w:header="720" w:footer="720" w:gutter="0"/>
      <w:cols w:num="1" w:sep="0" w:space="720" w:equalWidth="1"/>
    </w:sectPr>
    <w:p>
      <w:pPr>
        <w:spacing w:before="320" w:after="100"/>
        <w:rPr/>
      </w:pPr>
      <w:r>
        <w:rPr>
          <w:b/>
          <w:bCs/>
          <w:sz w:val="36"/>
          <w:szCs w:val="36"/>
          <w:color w:val="1f2d5a"/>
        </w:rPr>
        <w:t xml:space="preserve">39. Pillar 1 — Biophilic Design Framework &amp; WELL/LEED Compliance (GAP-01)</w:t>
      </w:r>
    </w:p>
    <w:p>
      <w:pPr>
        <w:spacing w:before="200" w:after="80"/>
        <w:rPr/>
      </w:pPr>
      <w:r>
        <w:rPr>
          <w:b/>
          <w:bCs/>
          <w:sz w:val="28"/>
          <w:szCs w:val="28"/>
          <w:color w:val="2e75b6"/>
        </w:rPr>
        <w:t xml:space="preserve">39.1  Overview</w:t>
      </w:r>
    </w:p>
    <w:p>
      <w:pPr>
        <w:spacing w:before="0" w:after="80"/>
        <w:ind w:left="400"/>
        <w:rPr/>
      </w:pPr>
      <w:r>
        <w:rPr>
          <w:sz w:val="24"/>
          <w:szCs w:val="24"/>
        </w:rPr>
        <w:t xml:space="preserve">Section 39 establishes the Biophilic Design Framework and WELL/LEED Compliance Layer for DAPH Decor projects. This section closes GAP-01 identified in the SOP-GitHub Coverage Analysis (September 2026), where no corresponding implementation existed in the monolith-workspace repository for biophilic material certification, WELL v2 feature tracking, or LEED v4 credit management. This framework defines the standard operating procedures, agent responsibilities, and GitHub module specification (src/biophilic/) required to achieve World-Class biophilic design delivery.</w:t>
      </w:r>
    </w:p>
    <w:p>
      <w:pPr>
        <w:spacing w:before="0" w:after="80"/>
        <w:ind w:left="400"/>
        <w:rPr/>
      </w:pPr>
      <w:r>
        <w:rPr>
          <w:sz w:val="24"/>
          <w:szCs w:val="24"/>
        </w:rPr>
        <w:t xml:space="preserve">Scope: All DAPH Decor interior design projects with contract value ≥ THB 2.0M or client specifications requiring WELL/LEED certification. Responsible Agents: Aria (Design Automation), Nova (SLA Group A — ≥95% accuracy threshold).</w:t>
      </w:r>
    </w:p>
    <w:p>
      <w:pPr>
        <w:spacing w:before="200" w:after="80"/>
        <w:rPr/>
      </w:pPr>
      <w:r>
        <w:rPr>
          <w:b/>
          <w:bCs/>
          <w:sz w:val="28"/>
          <w:szCs w:val="28"/>
          <w:color w:val="2e75b6"/>
        </w:rPr>
        <w:t xml:space="preserve">39.2  WELL v2 Feature Integration</w:t>
      </w:r>
    </w:p>
    <w:p>
      <w:pPr>
        <w:spacing w:before="0" w:after="80"/>
        <w:ind w:left="400"/>
        <w:rPr/>
      </w:pPr>
      <w:r>
        <w:rPr>
          <w:sz w:val="24"/>
          <w:szCs w:val="24"/>
        </w:rPr>
        <w:t xml:space="preserve">DAPH Decor projects shall reference the following WELL v2 Building Standard feature categories as mandatory design inputs for luxury interior fit-out projects:</w:t>
      </w:r>
    </w:p>
    <w:p>
      <w:pPr>
        <w:spacing w:before="0" w:after="60"/>
        <w:ind w:left="600"/>
        <w:rPr/>
      </w:pPr>
      <w:r>
        <w:rPr>
          <w:b/>
          <w:bCs/>
          <w:sz w:val="22"/>
          <w:szCs w:val="22"/>
        </w:rPr>
        <w:t xml:space="preserve">Air (A01-A09):  </w:t>
      </w:r>
      <w:r>
        <w:rPr>
          <w:sz w:val="22"/>
          <w:szCs w:val="22"/>
        </w:rPr>
        <w:t xml:space="preserve">Low-VOC materials specification, ventilation rate compliance, air filtration standards for FF&amp;E materials</w:t>
      </w:r>
    </w:p>
    <w:p>
      <w:pPr>
        <w:spacing w:before="0" w:after="60"/>
        <w:ind w:left="600"/>
        <w:rPr/>
      </w:pPr>
      <w:r>
        <w:rPr>
          <w:b/>
          <w:bCs/>
          <w:sz w:val="22"/>
          <w:szCs w:val="22"/>
        </w:rPr>
        <w:t xml:space="preserve">Light (L01-L07):  </w:t>
      </w:r>
      <w:r>
        <w:rPr>
          <w:sz w:val="22"/>
          <w:szCs w:val="22"/>
        </w:rPr>
        <w:t xml:space="preserve">Circadian lighting design, visual comfort, daylight access simulation in BIM — coordinated with BIM module (S20)</w:t>
      </w:r>
    </w:p>
    <w:p>
      <w:pPr>
        <w:spacing w:before="0" w:after="60"/>
        <w:ind w:left="600"/>
        <w:rPr/>
      </w:pPr>
      <w:r>
        <w:rPr>
          <w:b/>
          <w:bCs/>
          <w:sz w:val="22"/>
          <w:szCs w:val="22"/>
        </w:rPr>
        <w:t xml:space="preserve">Mind (M01-M13):  </w:t>
      </w:r>
      <w:r>
        <w:rPr>
          <w:sz w:val="22"/>
          <w:szCs w:val="22"/>
        </w:rPr>
        <w:t xml:space="preserve">Biophilic design elements, restorative spaces, nature connection features integrated in design brief (S3)</w:t>
      </w:r>
    </w:p>
    <w:p>
      <w:pPr>
        <w:spacing w:before="0" w:after="60"/>
        <w:ind w:left="600"/>
        <w:rPr/>
      </w:pPr>
      <w:r>
        <w:rPr>
          <w:b/>
          <w:bCs/>
          <w:sz w:val="22"/>
          <w:szCs w:val="22"/>
        </w:rPr>
        <w:t xml:space="preserve">Materials (X01-X06):  </w:t>
      </w:r>
      <w:r>
        <w:rPr>
          <w:sz w:val="22"/>
          <w:szCs w:val="22"/>
        </w:rPr>
        <w:t xml:space="preserve">Material transparency documentation — Red List avoidance, DECLARE label preferred, cross-referenced furniture-hardware-vault</w:t>
      </w:r>
    </w:p>
    <w:p>
      <w:pPr>
        <w:spacing w:before="0" w:after="60"/>
        <w:ind w:left="600"/>
        <w:rPr/>
      </w:pPr>
      <w:r>
        <w:rPr>
          <w:b/>
          <w:bCs/>
          <w:sz w:val="22"/>
          <w:szCs w:val="22"/>
        </w:rPr>
        <w:t xml:space="preserve">Thermal (T01-T04):  </w:t>
      </w:r>
      <w:r>
        <w:rPr>
          <w:sz w:val="22"/>
          <w:szCs w:val="22"/>
        </w:rPr>
        <w:t xml:space="preserve">Thermal comfort zone compliance per ASHRAE 55; seasonal variation documented in Sensory Commissioning (S41)</w:t>
      </w:r>
    </w:p>
    <w:p>
      <w:pPr>
        <w:spacing w:before="0" w:after="60"/>
        <w:ind w:left="600"/>
        <w:rPr/>
      </w:pPr>
      <w:r>
        <w:rPr>
          <w:b/>
          <w:bCs/>
          <w:sz w:val="22"/>
          <w:szCs w:val="22"/>
        </w:rPr>
        <w:t xml:space="preserve">Sound (S01-S04):  </w:t>
      </w:r>
      <w:r>
        <w:rPr>
          <w:sz w:val="22"/>
          <w:szCs w:val="22"/>
        </w:rPr>
        <w:t xml:space="preserve">Acoustic performance targets (WELL STC ratings), coordinated with Sensory Commissioning benchmark table (S41.2)</w:t>
      </w:r>
    </w:p>
    <w:p>
      <w:pPr>
        <w:spacing w:before="200" w:after="80"/>
        <w:rPr/>
      </w:pPr>
      <w:r>
        <w:rPr>
          <w:b/>
          <w:bCs/>
          <w:sz w:val="28"/>
          <w:szCs w:val="28"/>
          <w:color w:val="2e75b6"/>
        </w:rPr>
        <w:t xml:space="preserve">39.3  Biophilic Design Principles — 14 Patterns</w:t>
      </w:r>
    </w:p>
    <w:p>
      <w:pPr>
        <w:spacing w:before="0" w:after="80"/>
        <w:ind w:left="400"/>
        <w:rPr/>
      </w:pPr>
      <w:r>
        <w:rPr>
          <w:sz w:val="24"/>
          <w:szCs w:val="24"/>
        </w:rPr>
        <w:t xml:space="preserve">Design briefs for qualifying projects shall incorporate a minimum of 6 of the 14 recognised biophilic design patterns:</w:t>
      </w:r>
    </w:p>
    <w:p>
      <w:pPr>
        <w:spacing w:before="0" w:after="60"/>
        <w:ind w:left="600" w:hanging="200"/>
        <w:rPr/>
      </w:pPr>
      <w:r>
        <w:rPr>
          <w:sz w:val="22"/>
          <w:szCs w:val="22"/>
        </w:rPr>
        <w:t xml:space="preserve">• Pattern 01: Visual Connection with Nature — windows, green walls, water features, natural views</w:t>
      </w:r>
    </w:p>
    <w:p>
      <w:pPr>
        <w:spacing w:before="0" w:after="60"/>
        <w:ind w:left="600" w:hanging="200"/>
        <w:rPr/>
      </w:pPr>
      <w:r>
        <w:rPr>
          <w:sz w:val="22"/>
          <w:szCs w:val="22"/>
        </w:rPr>
        <w:t xml:space="preserve">• Pattern 02: Non-Visual Connection with Nature — sensory stimuli (air, sound, temperature variation)</w:t>
      </w:r>
    </w:p>
    <w:p>
      <w:pPr>
        <w:spacing w:before="0" w:after="60"/>
        <w:ind w:left="600" w:hanging="200"/>
        <w:rPr/>
      </w:pPr>
      <w:r>
        <w:rPr>
          <w:sz w:val="22"/>
          <w:szCs w:val="22"/>
        </w:rPr>
        <w:t xml:space="preserve">• Pattern 03: Non-Rhythmic Sensory Stimuli — spontaneous/unpredictable nature movements (water, fire, wind)</w:t>
      </w:r>
    </w:p>
    <w:p>
      <w:pPr>
        <w:spacing w:before="0" w:after="60"/>
        <w:ind w:left="600" w:hanging="200"/>
        <w:rPr/>
      </w:pPr>
      <w:r>
        <w:rPr>
          <w:sz w:val="22"/>
          <w:szCs w:val="22"/>
        </w:rPr>
        <w:t xml:space="preserve">• Pattern 04: Thermal &amp; Airflow Variability — slight variations in air temperature and airflow</w:t>
      </w:r>
    </w:p>
    <w:p>
      <w:pPr>
        <w:spacing w:before="0" w:after="60"/>
        <w:ind w:left="600" w:hanging="200"/>
        <w:rPr/>
      </w:pPr>
      <w:r>
        <w:rPr>
          <w:sz w:val="22"/>
          <w:szCs w:val="22"/>
        </w:rPr>
        <w:t xml:space="preserve">• Pattern 05: Presence of Water — sight/sound/touch of water features in public areas</w:t>
      </w:r>
    </w:p>
    <w:p>
      <w:pPr>
        <w:spacing w:before="0" w:after="60"/>
        <w:ind w:left="600" w:hanging="200"/>
        <w:rPr/>
      </w:pPr>
      <w:r>
        <w:rPr>
          <w:sz w:val="22"/>
          <w:szCs w:val="22"/>
        </w:rPr>
        <w:t xml:space="preserve">• Pattern 06: Dynamic &amp; Diffuse Light — natural light variation, shadow movement across surfaces</w:t>
      </w:r>
    </w:p>
    <w:p>
      <w:pPr>
        <w:spacing w:before="0" w:after="60"/>
        <w:ind w:left="600" w:hanging="200"/>
        <w:rPr/>
      </w:pPr>
      <w:r>
        <w:rPr>
          <w:sz w:val="22"/>
          <w:szCs w:val="22"/>
        </w:rPr>
        <w:t xml:space="preserve">• Pattern 07: Connection with Natural Systems — seasonal change, biological rhythms visible in design</w:t>
      </w:r>
    </w:p>
    <w:p>
      <w:pPr>
        <w:spacing w:before="0" w:after="60"/>
        <w:ind w:left="600" w:hanging="200"/>
        <w:rPr/>
      </w:pPr>
      <w:r>
        <w:rPr>
          <w:sz w:val="22"/>
          <w:szCs w:val="22"/>
        </w:rPr>
        <w:t xml:space="preserve">• Pattern 08: Biomorphic Forms &amp; Patterns — organic shapes, fibonacci patterns in surface design</w:t>
      </w:r>
    </w:p>
    <w:p>
      <w:pPr>
        <w:spacing w:before="0" w:after="60"/>
        <w:ind w:left="600" w:hanging="200"/>
        <w:rPr/>
      </w:pPr>
      <w:r>
        <w:rPr>
          <w:sz w:val="22"/>
          <w:szCs w:val="22"/>
        </w:rPr>
        <w:t xml:space="preserve">• Pattern 09: Material Connection with Nature — stone, wood, bamboo, natural textiles, unprocessed textures</w:t>
      </w:r>
    </w:p>
    <w:p>
      <w:pPr>
        <w:spacing w:before="0" w:after="60"/>
        <w:ind w:left="600" w:hanging="200"/>
        <w:rPr/>
      </w:pPr>
      <w:r>
        <w:rPr>
          <w:sz w:val="22"/>
          <w:szCs w:val="22"/>
        </w:rPr>
        <w:t xml:space="preserve">• Pattern 10: Complexity &amp; Order — natural fractal geometry applied to millwork and ceiling patterns</w:t>
      </w:r>
    </w:p>
    <w:p>
      <w:pPr>
        <w:spacing w:before="0" w:after="60"/>
        <w:ind w:left="600" w:hanging="200"/>
        <w:rPr/>
      </w:pPr>
      <w:r>
        <w:rPr>
          <w:sz w:val="22"/>
          <w:szCs w:val="22"/>
        </w:rPr>
        <w:t xml:space="preserve">• Pattern 11: Prospect — elevated vantage points, clear sightlines, spatial openness</w:t>
      </w:r>
    </w:p>
    <w:p>
      <w:pPr>
        <w:spacing w:before="0" w:after="60"/>
        <w:ind w:left="600" w:hanging="200"/>
        <w:rPr/>
      </w:pPr>
      <w:r>
        <w:rPr>
          <w:sz w:val="22"/>
          <w:szCs w:val="22"/>
        </w:rPr>
        <w:t xml:space="preserve">• Pattern 12: Refuge — sheltered spaces for retreat, canopy elements, enveloping materials</w:t>
      </w:r>
    </w:p>
    <w:p>
      <w:pPr>
        <w:spacing w:before="0" w:after="60"/>
        <w:ind w:left="600" w:hanging="200"/>
        <w:rPr/>
      </w:pPr>
      <w:r>
        <w:rPr>
          <w:sz w:val="22"/>
          <w:szCs w:val="22"/>
        </w:rPr>
        <w:t xml:space="preserve">• Pattern 13: Mystery — layered spaces, partial obscurement, discovery sequence in circulation</w:t>
      </w:r>
    </w:p>
    <w:p>
      <w:pPr>
        <w:spacing w:before="0" w:after="60"/>
        <w:ind w:left="600" w:hanging="200"/>
        <w:rPr/>
      </w:pPr>
      <w:r>
        <w:rPr>
          <w:sz w:val="22"/>
          <w:szCs w:val="22"/>
        </w:rPr>
        <w:t xml:space="preserve">• Pattern 14: Awe — use of scale, natural phenomena, transcendent design moments</w:t>
      </w:r>
    </w:p>
    <w:p>
      <w:pPr>
        <w:spacing w:before="200" w:after="80"/>
        <w:rPr/>
      </w:pPr>
      <w:r>
        <w:rPr>
          <w:b/>
          <w:bCs/>
          <w:sz w:val="28"/>
          <w:szCs w:val="28"/>
          <w:color w:val="2e75b6"/>
        </w:rPr>
        <w:t xml:space="preserve">39.4  LEED v4 Credit Categories — Interior Design &amp; Construction (ID+C)</w:t>
      </w:r>
    </w:p>
    <w:p>
      <w:pPr>
        <w:spacing w:before="0" w:after="80"/>
        <w:ind w:left="400"/>
        <w:rPr/>
      </w:pPr>
      <w:r>
        <w:rPr>
          <w:sz w:val="24"/>
          <w:szCs w:val="24"/>
        </w:rPr>
        <w:t xml:space="preserve">For projects targeting LEED v4 ID+C certification (Hospitality, Commercial Interiors, or Retail), the following credit categories are applicable:</w:t>
      </w:r>
    </w:p>
    <w:p>
      <w:pPr>
        <w:spacing w:before="0" w:after="60"/>
        <w:ind w:left="600"/>
        <w:rPr/>
      </w:pPr>
      <w:r>
        <w:rPr>
          <w:b/>
          <w:bCs/>
          <w:sz w:val="22"/>
          <w:szCs w:val="22"/>
        </w:rPr>
        <w:t xml:space="preserve">Location &amp; Transportation (LT):  </w:t>
      </w:r>
      <w:r>
        <w:rPr>
          <w:sz w:val="22"/>
          <w:szCs w:val="22"/>
        </w:rPr>
        <w:t xml:space="preserve">Access to public transit, bicycle facilities — typically preconditioned by building selection</w:t>
      </w:r>
    </w:p>
    <w:p>
      <w:pPr>
        <w:spacing w:before="0" w:after="60"/>
        <w:ind w:left="600"/>
        <w:rPr/>
      </w:pPr>
      <w:r>
        <w:rPr>
          <w:b/>
          <w:bCs/>
          <w:sz w:val="22"/>
          <w:szCs w:val="22"/>
        </w:rPr>
        <w:t xml:space="preserve">Sustainable Sites (SS):  </w:t>
      </w:r>
      <w:r>
        <w:rPr>
          <w:sz w:val="22"/>
          <w:szCs w:val="22"/>
        </w:rPr>
        <w:t xml:space="preserve">Construction activity pollution prevention, site assessment for interior renovation</w:t>
      </w:r>
    </w:p>
    <w:p>
      <w:pPr>
        <w:spacing w:before="0" w:after="60"/>
        <w:ind w:left="600"/>
        <w:rPr/>
      </w:pPr>
      <w:r>
        <w:rPr>
          <w:b/>
          <w:bCs/>
          <w:sz w:val="22"/>
          <w:szCs w:val="22"/>
        </w:rPr>
        <w:t xml:space="preserve">Water Efficiency (WE):  </w:t>
      </w:r>
      <w:r>
        <w:rPr>
          <w:sz w:val="22"/>
          <w:szCs w:val="22"/>
        </w:rPr>
        <w:t xml:space="preserve">Indoor water use reduction — low-flow fixtures mandatory for qualifying projects</w:t>
      </w:r>
    </w:p>
    <w:p>
      <w:pPr>
        <w:spacing w:before="0" w:after="60"/>
        <w:ind w:left="600"/>
        <w:rPr/>
      </w:pPr>
      <w:r>
        <w:rPr>
          <w:b/>
          <w:bCs/>
          <w:sz w:val="22"/>
          <w:szCs w:val="22"/>
        </w:rPr>
        <w:t xml:space="preserve">Energy &amp; Atmosphere (EA):  </w:t>
      </w:r>
      <w:r>
        <w:rPr>
          <w:sz w:val="22"/>
          <w:szCs w:val="22"/>
        </w:rPr>
        <w:t xml:space="preserve">Lighting power density, HVAC coordination with building systems, energy sub-metering</w:t>
      </w:r>
    </w:p>
    <w:p>
      <w:pPr>
        <w:spacing w:before="0" w:after="60"/>
        <w:ind w:left="600"/>
        <w:rPr/>
      </w:pPr>
      <w:r>
        <w:rPr>
          <w:b/>
          <w:bCs/>
          <w:sz w:val="22"/>
          <w:szCs w:val="22"/>
        </w:rPr>
        <w:t xml:space="preserve">Materials &amp; Resources (MR):  </w:t>
      </w:r>
      <w:r>
        <w:rPr>
          <w:sz w:val="22"/>
          <w:szCs w:val="22"/>
        </w:rPr>
        <w:t xml:space="preserve">Building product disclosure (EPD), material ingredient reporting, waste management — cross-ref furniture-hardware-vault</w:t>
      </w:r>
    </w:p>
    <w:p>
      <w:pPr>
        <w:spacing w:before="0" w:after="60"/>
        <w:ind w:left="600"/>
        <w:rPr/>
      </w:pPr>
      <w:r>
        <w:rPr>
          <w:b/>
          <w:bCs/>
          <w:sz w:val="22"/>
          <w:szCs w:val="22"/>
        </w:rPr>
        <w:t xml:space="preserve">Indoor Environmental Quality (IEQ):  </w:t>
      </w:r>
      <w:r>
        <w:rPr>
          <w:sz w:val="22"/>
          <w:szCs w:val="22"/>
        </w:rPr>
        <w:t xml:space="preserve">Low-emitting materials (adhesives, sealants, flooring, composite wood), acoustic performance, lighting control</w:t>
      </w:r>
    </w:p>
    <w:p>
      <w:pPr>
        <w:spacing w:before="0" w:after="60"/>
        <w:ind w:left="600"/>
        <w:rPr/>
      </w:pPr>
      <w:r>
        <w:rPr>
          <w:b/>
          <w:bCs/>
          <w:sz w:val="22"/>
          <w:szCs w:val="22"/>
        </w:rPr>
        <w:t xml:space="preserve">Innovation (IN):  </w:t>
      </w:r>
      <w:r>
        <w:rPr>
          <w:sz w:val="22"/>
          <w:szCs w:val="22"/>
        </w:rPr>
        <w:t xml:space="preserve">Innovative design strategies beyond LEED baseline — biophilic design earns IN credit</w:t>
      </w:r>
    </w:p>
    <w:p>
      <w:pPr>
        <w:spacing w:before="200" w:after="80"/>
        <w:rPr/>
      </w:pPr>
      <w:r>
        <w:rPr>
          <w:b/>
          <w:bCs/>
          <w:sz w:val="28"/>
          <w:szCs w:val="28"/>
          <w:color w:val="2e75b6"/>
        </w:rPr>
        <w:t xml:space="preserve">39.5  Biophilic &amp; WELL/LEED Implementation Checklist</w:t>
      </w:r>
    </w:p>
    <w:p>
      <w:pPr>
        <w:spacing w:before="0" w:after="60"/>
        <w:ind w:left="600"/>
        <w:rPr/>
      </w:pPr>
      <w:r>
        <w:rPr>
          <w:b/>
          <w:bCs/>
          <w:sz w:val="22"/>
          <w:szCs w:val="22"/>
        </w:rPr>
        <w:t xml:space="preserve">BIO-CHK-01:  </w:t>
      </w:r>
      <w:r>
        <w:rPr>
          <w:sz w:val="22"/>
          <w:szCs w:val="22"/>
        </w:rPr>
        <w:t xml:space="preserve">Design brief includes minimum 6 biophilic patterns documented — completed by Aria at Design Phase (S3)</w:t>
      </w:r>
    </w:p>
    <w:p>
      <w:pPr>
        <w:spacing w:before="0" w:after="60"/>
        <w:ind w:left="600"/>
        <w:rPr/>
      </w:pPr>
      <w:r>
        <w:rPr>
          <w:b/>
          <w:bCs/>
          <w:sz w:val="22"/>
          <w:szCs w:val="22"/>
        </w:rPr>
        <w:t xml:space="preserve">BIO-CHK-02:  </w:t>
      </w:r>
      <w:r>
        <w:rPr>
          <w:sz w:val="22"/>
          <w:szCs w:val="22"/>
        </w:rPr>
        <w:t xml:space="preserve">Material specification cross-referenced against WELL X01-X06 material transparency requirements</w:t>
      </w:r>
    </w:p>
    <w:p>
      <w:pPr>
        <w:spacing w:before="0" w:after="60"/>
        <w:ind w:left="600"/>
        <w:rPr/>
      </w:pPr>
      <w:r>
        <w:rPr>
          <w:b/>
          <w:bCs/>
          <w:sz w:val="22"/>
          <w:szCs w:val="22"/>
        </w:rPr>
        <w:t xml:space="preserve">BIO-CHK-03:  </w:t>
      </w:r>
      <w:r>
        <w:rPr>
          <w:sz w:val="22"/>
          <w:szCs w:val="22"/>
        </w:rPr>
        <w:t xml:space="preserve">furniture-hardware-vault entries tagged with WELL/LEED compliance level (BIO-01 / BIO-02 / BIO-03)</w:t>
      </w:r>
    </w:p>
    <w:p>
      <w:pPr>
        <w:spacing w:before="0" w:after="60"/>
        <w:ind w:left="600"/>
        <w:rPr/>
      </w:pPr>
      <w:r>
        <w:rPr>
          <w:b/>
          <w:bCs/>
          <w:sz w:val="22"/>
          <w:szCs w:val="22"/>
        </w:rPr>
        <w:t xml:space="preserve">BIO-CHK-04:  </w:t>
      </w:r>
      <w:r>
        <w:rPr>
          <w:sz w:val="22"/>
          <w:szCs w:val="22"/>
        </w:rPr>
        <w:t xml:space="preserve">LEED scorecard populated at design freeze (Gate 2 — see S40) with target credit count confirmed</w:t>
      </w:r>
    </w:p>
    <w:p>
      <w:pPr>
        <w:spacing w:before="0" w:after="60"/>
        <w:ind w:left="600"/>
        <w:rPr/>
      </w:pPr>
      <w:r>
        <w:rPr>
          <w:b/>
          <w:bCs/>
          <w:sz w:val="22"/>
          <w:szCs w:val="22"/>
        </w:rPr>
        <w:t xml:space="preserve">BIO-CHK-05:  </w:t>
      </w:r>
      <w:r>
        <w:rPr>
          <w:sz w:val="22"/>
          <w:szCs w:val="22"/>
        </w:rPr>
        <w:t xml:space="preserve">VOC testing specification included in material procurement brief for finishes and adhesives</w:t>
      </w:r>
    </w:p>
    <w:p>
      <w:pPr>
        <w:spacing w:before="0" w:after="60"/>
        <w:ind w:left="600"/>
        <w:rPr/>
      </w:pPr>
      <w:r>
        <w:rPr>
          <w:b/>
          <w:bCs/>
          <w:sz w:val="22"/>
          <w:szCs w:val="22"/>
        </w:rPr>
        <w:t xml:space="preserve">BIO-CHK-06:  </w:t>
      </w:r>
      <w:r>
        <w:rPr>
          <w:sz w:val="22"/>
          <w:szCs w:val="22"/>
        </w:rPr>
        <w:t xml:space="preserve">Sensory commissioning benchmarks (S41) aligned with WELL Air and Sound feature targets</w:t>
      </w:r>
    </w:p>
    <w:p>
      <w:pPr>
        <w:spacing w:before="0" w:after="60"/>
        <w:ind w:left="600"/>
        <w:rPr/>
      </w:pPr>
      <w:r>
        <w:rPr>
          <w:b/>
          <w:bCs/>
          <w:sz w:val="22"/>
          <w:szCs w:val="22"/>
        </w:rPr>
        <w:t xml:space="preserve">BIO-CHK-07:  </w:t>
      </w:r>
      <w:r>
        <w:rPr>
          <w:sz w:val="22"/>
          <w:szCs w:val="22"/>
        </w:rPr>
        <w:t xml:space="preserve">Post-occupancy WELL feature compliance verified at 6-month POE (S42)</w:t>
      </w:r>
    </w:p>
    <w:p>
      <w:pPr>
        <w:spacing w:before="200" w:after="80"/>
        <w:rPr/>
      </w:pPr>
      <w:r>
        <w:rPr>
          <w:b/>
          <w:bCs/>
          <w:sz w:val="28"/>
          <w:szCs w:val="28"/>
          <w:color w:val="2e75b6"/>
        </w:rPr>
        <w:t xml:space="preserve">39.6  Agent Responsibilities</w:t>
      </w:r>
    </w:p>
    <w:p>
      <w:pPr>
        <w:spacing w:before="0" w:after="60"/>
        <w:ind w:left="600"/>
        <w:rPr/>
      </w:pPr>
      <w:r>
        <w:rPr>
          <w:b/>
          <w:bCs/>
          <w:sz w:val="22"/>
          <w:szCs w:val="22"/>
        </w:rPr>
        <w:t xml:space="preserve">Aria (Design Automation):  </w:t>
      </w:r>
      <w:r>
        <w:rPr>
          <w:sz w:val="22"/>
          <w:szCs w:val="22"/>
        </w:rPr>
        <w:t xml:space="preserve">Generates biophilic pattern specification, WELL material matrix, LEED scorecard at design stage</w:t>
      </w:r>
    </w:p>
    <w:p>
      <w:pPr>
        <w:spacing w:before="0" w:after="60"/>
        <w:ind w:left="600"/>
        <w:rPr/>
      </w:pPr>
      <w:r>
        <w:rPr>
          <w:b/>
          <w:bCs/>
          <w:sz w:val="22"/>
          <w:szCs w:val="22"/>
        </w:rPr>
        <w:t xml:space="preserve">Nova (Compliance):  </w:t>
      </w:r>
      <w:r>
        <w:rPr>
          <w:sz w:val="22"/>
          <w:szCs w:val="22"/>
        </w:rPr>
        <w:t xml:space="preserve">Validates WELL/LEED documentation completeness, issues compliance flag if BIO-CHK checklist incomplete</w:t>
      </w:r>
    </w:p>
    <w:p>
      <w:pPr>
        <w:spacing w:before="0" w:after="60"/>
        <w:ind w:left="600"/>
        <w:rPr/>
      </w:pPr>
      <w:r>
        <w:rPr>
          <w:b/>
          <w:bCs/>
          <w:sz w:val="22"/>
          <w:szCs w:val="22"/>
        </w:rPr>
        <w:t xml:space="preserve">Rex (Vendor/Procurement):  </w:t>
      </w:r>
      <w:r>
        <w:rPr>
          <w:sz w:val="22"/>
          <w:szCs w:val="22"/>
        </w:rPr>
        <w:t xml:space="preserve">Ensures furniture-hardware-vault suppliers maintain WELL/LEED material certification on file</w:t>
      </w:r>
    </w:p>
    <w:p>
      <w:pPr>
        <w:spacing w:before="0" w:after="60"/>
        <w:ind w:left="600"/>
        <w:rPr/>
      </w:pPr>
      <w:r>
        <w:rPr>
          <w:b/>
          <w:bCs/>
          <w:sz w:val="22"/>
          <w:szCs w:val="22"/>
        </w:rPr>
        <w:t xml:space="preserve">Pulse (Analytics):  </w:t>
      </w:r>
      <w:r>
        <w:rPr>
          <w:sz w:val="22"/>
          <w:szCs w:val="22"/>
        </w:rPr>
        <w:t xml:space="preserve">Tracks biophilic pattern compliance rate per project; quarterly WELL/LEED scorecard report to SC</w:t>
      </w:r>
    </w:p>
    <w:p>
      <w:pPr>
        <w:spacing w:before="200" w:after="80"/>
        <w:rPr/>
      </w:pPr>
      <w:r>
        <w:rPr>
          <w:b/>
          <w:bCs/>
          <w:sz w:val="28"/>
          <w:szCs w:val="28"/>
          <w:color w:val="2e75b6"/>
        </w:rPr>
        <w:t xml:space="preserve">39.7  GitHub Module Specification: src/biophilic/</w:t>
      </w:r>
    </w:p>
    <w:p>
      <w:pPr>
        <w:spacing w:before="0" w:after="80"/>
        <w:ind w:left="400"/>
        <w:rPr/>
      </w:pPr>
      <w:r>
        <w:rPr>
          <w:sz w:val="24"/>
          <w:szCs w:val="24"/>
        </w:rPr>
        <w:t xml:space="preserve">AMD-004 WS-A shall commission the development of src/biophilic/ module with the following sub-modules:</w:t>
      </w:r>
    </w:p>
    <w:p>
      <w:pPr>
        <w:spacing w:before="0" w:after="60"/>
        <w:ind w:left="600" w:hanging="200"/>
        <w:rPr/>
      </w:pPr>
      <w:r>
        <w:rPr>
          <w:sz w:val="22"/>
          <w:szCs w:val="22"/>
        </w:rPr>
        <w:t xml:space="preserve">• src/biophilic/well-checklist/ — WELL v2 feature tracking, project-level compliance status</w:t>
      </w:r>
    </w:p>
    <w:p>
      <w:pPr>
        <w:spacing w:before="0" w:after="60"/>
        <w:ind w:left="600" w:hanging="200"/>
        <w:rPr/>
      </w:pPr>
      <w:r>
        <w:rPr>
          <w:sz w:val="22"/>
          <w:szCs w:val="22"/>
        </w:rPr>
        <w:t xml:space="preserve">• src/biophilic/pattern-matrix/ — 14-pattern selection interface, design brief integration</w:t>
      </w:r>
    </w:p>
    <w:p>
      <w:pPr>
        <w:spacing w:before="0" w:after="60"/>
        <w:ind w:left="600" w:hanging="200"/>
        <w:rPr/>
      </w:pPr>
      <w:r>
        <w:rPr>
          <w:sz w:val="22"/>
          <w:szCs w:val="22"/>
        </w:rPr>
        <w:t xml:space="preserve">• src/biophilic/leed-scorecard/ — LEED ID+C credit tracking, target vs actual scoring</w:t>
      </w:r>
    </w:p>
    <w:p>
      <w:pPr>
        <w:spacing w:before="0" w:after="60"/>
        <w:ind w:left="600" w:hanging="200"/>
        <w:rPr/>
      </w:pPr>
      <w:r>
        <w:rPr>
          <w:sz w:val="22"/>
          <w:szCs w:val="22"/>
        </w:rPr>
        <w:t xml:space="preserve">• src/biophilic/material-tagger/ — furniture-hardware-vault WELL/LEED tag management</w:t>
      </w:r>
    </w:p>
    <w:p>
      <w:pPr>
        <w:spacing w:before="0" w:after="60"/>
        <w:ind w:left="600" w:hanging="200"/>
        <w:rPr/>
      </w:pPr>
      <w:r>
        <w:rPr>
          <w:sz w:val="22"/>
          <w:szCs w:val="22"/>
        </w:rPr>
        <w:t xml:space="preserve">• src/biophilic/compliance-report/ — automated WELL/LEED progress report generator</w:t>
      </w:r>
    </w:p>
    <w:p>
      <w:pPr>
        <w:spacing w:before="200" w:after="80"/>
        <w:rPr/>
      </w:pPr>
      <w:r>
        <w:rPr>
          <w:b/>
          <w:bCs/>
          <w:sz w:val="28"/>
          <w:szCs w:val="28"/>
          <w:color w:val="2e75b6"/>
        </w:rPr>
        <w:t xml:space="preserve">39.8  S39 Milestones</w:t>
      </w:r>
    </w:p>
    <w:p>
      <w:pPr>
        <w:spacing w:before="0" w:after="60"/>
        <w:ind w:left="600"/>
        <w:rPr/>
      </w:pPr>
      <w:r>
        <w:rPr>
          <w:b/>
          <w:bCs/>
          <w:sz w:val="22"/>
          <w:szCs w:val="22"/>
        </w:rPr>
        <w:t xml:space="preserve">S39-M1:  </w:t>
      </w:r>
      <w:r>
        <w:rPr>
          <w:sz w:val="22"/>
          <w:szCs w:val="22"/>
        </w:rPr>
        <w:t xml:space="preserve">Biophilic Design SOP published and incorporated in designer onboarding (Q1 2031)</w:t>
      </w:r>
    </w:p>
    <w:p>
      <w:pPr>
        <w:spacing w:before="0" w:after="60"/>
        <w:ind w:left="600"/>
        <w:rPr/>
      </w:pPr>
      <w:r>
        <w:rPr>
          <w:b/>
          <w:bCs/>
          <w:sz w:val="22"/>
          <w:szCs w:val="22"/>
        </w:rPr>
        <w:t xml:space="preserve">S39-M2:  </w:t>
      </w:r>
      <w:r>
        <w:rPr>
          <w:sz w:val="22"/>
          <w:szCs w:val="22"/>
        </w:rPr>
        <w:t xml:space="preserve">furniture-hardware-vault fully tagged with WELL/LEED compliance levels (Q2 2031)</w:t>
      </w:r>
    </w:p>
    <w:p>
      <w:pPr>
        <w:spacing w:before="0" w:after="60"/>
        <w:ind w:left="600"/>
        <w:rPr/>
      </w:pPr>
      <w:r>
        <w:rPr>
          <w:b/>
          <w:bCs/>
          <w:sz w:val="22"/>
          <w:szCs w:val="22"/>
        </w:rPr>
        <w:t xml:space="preserve">S39-M3:  </w:t>
      </w:r>
      <w:r>
        <w:rPr>
          <w:sz w:val="22"/>
          <w:szCs w:val="22"/>
        </w:rPr>
        <w:t xml:space="preserve">src/biophilic/ module development complete and integrated with src/designer/ (Q3 2031)</w:t>
      </w:r>
    </w:p>
    <w:p>
      <w:pPr>
        <w:spacing w:before="0" w:after="60"/>
        <w:ind w:left="600"/>
        <w:rPr/>
      </w:pPr>
      <w:r>
        <w:rPr>
          <w:b/>
          <w:bCs/>
          <w:sz w:val="22"/>
          <w:szCs w:val="22"/>
        </w:rPr>
        <w:t xml:space="preserve">S39-M4:  </w:t>
      </w:r>
      <w:r>
        <w:rPr>
          <w:sz w:val="22"/>
          <w:szCs w:val="22"/>
        </w:rPr>
        <w:t xml:space="preserve">First WELL-certified DAPH Decor project completed and submitted to SC (Q4 2031)</w:t>
      </w:r>
    </w:p>
    <w:p>
      <w:pPr>
        <w:spacing w:before="320" w:after="100"/>
        <w:rPr/>
      </w:pPr>
      <w:r>
        <w:rPr>
          <w:b/>
          <w:bCs/>
          <w:sz w:val="36"/>
          <w:szCs w:val="36"/>
          <w:color w:val="1f2d5a"/>
        </w:rPr>
        <w:t xml:space="preserve">40. Pillar 2 — Design Freeze Gate System (GAP-02)</w:t>
      </w:r>
    </w:p>
    <w:p>
      <w:pPr>
        <w:spacing w:before="200" w:after="80"/>
        <w:rPr/>
      </w:pPr>
      <w:r>
        <w:rPr>
          <w:b/>
          <w:bCs/>
          <w:sz w:val="28"/>
          <w:szCs w:val="28"/>
          <w:color w:val="2e75b6"/>
        </w:rPr>
        <w:t xml:space="preserve">40.1  Overview</w:t>
      </w:r>
    </w:p>
    <w:p>
      <w:pPr>
        <w:spacing w:before="0" w:after="80"/>
        <w:ind w:left="400"/>
        <w:rPr/>
      </w:pPr>
      <w:r>
        <w:rPr>
          <w:sz w:val="24"/>
          <w:szCs w:val="24"/>
        </w:rPr>
        <w:t xml:space="preserve">Section 40 establishes the Design Freeze Gate System for DAPH Decor, closing GAP-02 identified in the SOP-GitHub Coverage Analysis. The src/gate/ module in monolith-workspace contains rule engine scaffolding (builders, compute, rules, ui, utils) but lacks a formal Design Freeze workflow with sequential client approval chains, milestone locks, and freeze-violation alerts. This section defines the four-gate framework, approval authority matrix, violation protocol, and GitHub extension specification for src/gate/.</w:t>
      </w:r>
    </w:p>
    <w:p>
      <w:pPr>
        <w:spacing w:before="0" w:after="80"/>
        <w:ind w:left="400"/>
        <w:rPr/>
      </w:pPr>
      <w:r>
        <w:rPr>
          <w:sz w:val="24"/>
          <w:szCs w:val="24"/>
        </w:rPr>
        <w:t xml:space="preserve">Scope: All DAPH Decor projects from design concept through manufacturing release. Responsible Agents: Kelly (Project &amp; Operations Coordinator, Group A ≥95%), Atlas (QC Gate Monitoring, Group C ≥94%).</w:t>
      </w:r>
    </w:p>
    <w:p>
      <w:pPr>
        <w:spacing w:before="200" w:after="80"/>
        <w:rPr/>
      </w:pPr>
      <w:r>
        <w:rPr>
          <w:b/>
          <w:bCs/>
          <w:sz w:val="28"/>
          <w:szCs w:val="28"/>
          <w:color w:val="2e75b6"/>
        </w:rPr>
        <w:t xml:space="preserve">40.2  Design Freeze Gate Framework</w:t>
      </w:r>
    </w:p>
    <w:p>
      <w:pPr>
        <w:spacing w:before="0" w:after="80"/>
        <w:ind w:left="400"/>
        <w:rPr/>
      </w:pPr>
      <w:r>
        <w:rPr>
          <w:sz w:val="24"/>
          <w:szCs w:val="24"/>
        </w:rPr>
        <w:t xml:space="preserve">The Design Freeze Gate System comprises four sequential gates. No gate may be bypassed without SC Programme Director authorisation.</w:t>
      </w:r>
    </w:p>
    <w:p>
      <w:pPr>
        <w:spacing w:before="0" w:after="60"/>
        <w:ind w:left="600"/>
        <w:rPr/>
      </w:pPr>
      <w:r>
        <w:rPr>
          <w:b/>
          <w:bCs/>
          <w:sz w:val="22"/>
          <w:szCs w:val="22"/>
        </w:rPr>
        <w:t xml:space="preserve">Gate 0 — Concept Lock (G0):  </w:t>
      </w:r>
      <w:r>
        <w:rPr>
          <w:sz w:val="22"/>
          <w:szCs w:val="22"/>
        </w:rPr>
        <w:t xml:space="preserve">Design concept confirmed with client; mood board, space planning, material palette approved. Trigger: signed concept approval form. Agent: Aria generates; Kelly tracks.</w:t>
      </w:r>
    </w:p>
    <w:p>
      <w:pPr>
        <w:spacing w:before="0" w:after="60"/>
        <w:ind w:left="600"/>
        <w:rPr/>
      </w:pPr>
      <w:r>
        <w:rPr>
          <w:b/>
          <w:bCs/>
          <w:sz w:val="22"/>
          <w:szCs w:val="22"/>
        </w:rPr>
        <w:t xml:space="preserve">Gate 1 — Schematic Design Freeze (G1):  </w:t>
      </w:r>
      <w:r>
        <w:rPr>
          <w:sz w:val="22"/>
          <w:szCs w:val="22"/>
        </w:rPr>
        <w:t xml:space="preserve">Floor plans, elevations, and 3D visualisations frozen. All biophilic patterns (S39) confirmed. Client sign-off required within 5 business days. Agent: Compass (Design PM).</w:t>
      </w:r>
    </w:p>
    <w:p>
      <w:pPr>
        <w:spacing w:before="0" w:after="60"/>
        <w:ind w:left="600"/>
        <w:rPr/>
      </w:pPr>
      <w:r>
        <w:rPr>
          <w:b/>
          <w:bCs/>
          <w:sz w:val="22"/>
          <w:szCs w:val="22"/>
        </w:rPr>
        <w:t xml:space="preserve">Gate 2 — Design Development Freeze (G2):  </w:t>
      </w:r>
      <w:r>
        <w:rPr>
          <w:sz w:val="22"/>
          <w:szCs w:val="22"/>
        </w:rPr>
        <w:t xml:space="preserve">Detailed drawings, material specifications, FF&amp;E schedule, LEED scorecard (S39.4) confirmed. All furniture-hardware-vault items specified. No substitution post-G2 without Change Request (CR). Agent: Kelly + Atlas.</w:t>
      </w:r>
    </w:p>
    <w:p>
      <w:pPr>
        <w:spacing w:before="0" w:after="60"/>
        <w:ind w:left="600"/>
        <w:rPr/>
      </w:pPr>
      <w:r>
        <w:rPr>
          <w:b/>
          <w:bCs/>
          <w:sz w:val="22"/>
          <w:szCs w:val="22"/>
        </w:rPr>
        <w:t xml:space="preserve">Gate 3 — Construction Document Release (G3):  </w:t>
      </w:r>
      <w:r>
        <w:rPr>
          <w:sz w:val="22"/>
          <w:szCs w:val="22"/>
        </w:rPr>
        <w:t xml:space="preserve">Final working drawings released to factory/CNC. Triggers AMD-004 manufacturing pipeline (src/cnc/). Irreversible without formal CR + SC notification. Agent: Blaze (D2M Release).</w:t>
      </w:r>
    </w:p>
    <w:p>
      <w:pPr>
        <w:spacing w:before="200" w:after="80"/>
        <w:rPr/>
      </w:pPr>
      <w:r>
        <w:rPr>
          <w:b/>
          <w:bCs/>
          <w:sz w:val="28"/>
          <w:szCs w:val="28"/>
          <w:color w:val="2e75b6"/>
        </w:rPr>
        <w:t xml:space="preserve">40.3  Approval Authority Matrix</w:t>
      </w:r>
    </w:p>
    <w:p>
      <w:pPr>
        <w:spacing w:before="0" w:after="80"/>
        <w:ind w:left="400"/>
        <w:rPr/>
      </w:pPr>
      <w:r>
        <w:rPr>
          <w:sz w:val="24"/>
          <w:szCs w:val="24"/>
        </w:rPr>
        <w:t xml:space="preserve">Each gate requires the following approvals before lock:</w:t>
      </w:r>
    </w:p>
    <w:p>
      <w:pPr>
        <w:spacing w:before="0" w:after="60"/>
        <w:ind w:left="600"/>
        <w:rPr/>
      </w:pPr>
      <w:r>
        <w:rPr>
          <w:b/>
          <w:bCs/>
          <w:sz w:val="22"/>
          <w:szCs w:val="22"/>
        </w:rPr>
        <w:t xml:space="preserve">G0 Approvers:  </w:t>
      </w:r>
      <w:r>
        <w:rPr>
          <w:sz w:val="22"/>
          <w:szCs w:val="22"/>
        </w:rPr>
        <w:t xml:space="preserve">Lead Designer + Client Representative (mandatory)</w:t>
      </w:r>
    </w:p>
    <w:p>
      <w:pPr>
        <w:spacing w:before="0" w:after="60"/>
        <w:ind w:left="600"/>
        <w:rPr/>
      </w:pPr>
      <w:r>
        <w:rPr>
          <w:b/>
          <w:bCs/>
          <w:sz w:val="22"/>
          <w:szCs w:val="22"/>
        </w:rPr>
        <w:t xml:space="preserve">G1 Approvers:  </w:t>
      </w:r>
      <w:r>
        <w:rPr>
          <w:sz w:val="22"/>
          <w:szCs w:val="22"/>
        </w:rPr>
        <w:t xml:space="preserve">Design Director + Client Representative + Project Manager</w:t>
      </w:r>
    </w:p>
    <w:p>
      <w:pPr>
        <w:spacing w:before="0" w:after="60"/>
        <w:ind w:left="600"/>
        <w:rPr/>
      </w:pPr>
      <w:r>
        <w:rPr>
          <w:b/>
          <w:bCs/>
          <w:sz w:val="22"/>
          <w:szCs w:val="22"/>
        </w:rPr>
        <w:t xml:space="preserve">G2 Approvers:  </w:t>
      </w:r>
      <w:r>
        <w:rPr>
          <w:sz w:val="22"/>
          <w:szCs w:val="22"/>
        </w:rPr>
        <w:t xml:space="preserve">Design Director + Procurement Manager + Client Representative + Quality Assurance (Atlas)</w:t>
      </w:r>
    </w:p>
    <w:p>
      <w:pPr>
        <w:spacing w:before="0" w:after="60"/>
        <w:ind w:left="600"/>
        <w:rPr/>
      </w:pPr>
      <w:r>
        <w:rPr>
          <w:b/>
          <w:bCs/>
          <w:sz w:val="22"/>
          <w:szCs w:val="22"/>
        </w:rPr>
        <w:t xml:space="preserve">G3 Approvers:  </w:t>
      </w:r>
      <w:r>
        <w:rPr>
          <w:sz w:val="22"/>
          <w:szCs w:val="22"/>
        </w:rPr>
        <w:t xml:space="preserve">Programme Director + Factory Manager + Client Representative — SC notification required within 24 hours</w:t>
      </w:r>
    </w:p>
    <w:p>
      <w:pPr>
        <w:spacing w:before="200" w:after="80"/>
        <w:rPr/>
      </w:pPr>
      <w:r>
        <w:rPr>
          <w:b/>
          <w:bCs/>
          <w:sz w:val="28"/>
          <w:szCs w:val="28"/>
          <w:color w:val="2e75b6"/>
        </w:rPr>
        <w:t xml:space="preserve">40.4  Freeze Violation Protocol</w:t>
      </w:r>
    </w:p>
    <w:p>
      <w:pPr>
        <w:spacing w:before="0" w:after="80"/>
        <w:ind w:left="400"/>
        <w:rPr/>
      </w:pPr>
      <w:r>
        <w:rPr>
          <w:sz w:val="24"/>
          <w:szCs w:val="24"/>
        </w:rPr>
        <w:t xml:space="preserve">A Design Freeze Violation (DFV) is triggered when any design element is modified post-gate-lock without an approved Change Request.</w:t>
      </w:r>
    </w:p>
    <w:p>
      <w:pPr>
        <w:spacing w:before="0" w:after="60"/>
        <w:ind w:left="600"/>
        <w:rPr/>
      </w:pPr>
      <w:r>
        <w:rPr>
          <w:b/>
          <w:bCs/>
          <w:sz w:val="22"/>
          <w:szCs w:val="22"/>
        </w:rPr>
        <w:t xml:space="preserve">DFV-Level 1 (Minor):  </w:t>
      </w:r>
      <w:r>
        <w:rPr>
          <w:sz w:val="22"/>
          <w:szCs w:val="22"/>
        </w:rPr>
        <w:t xml:space="preserve">Material substitution, finish colour change — CR required within 24h; Kelly notified</w:t>
      </w:r>
    </w:p>
    <w:p>
      <w:pPr>
        <w:spacing w:before="0" w:after="60"/>
        <w:ind w:left="600"/>
        <w:rPr/>
      </w:pPr>
      <w:r>
        <w:rPr>
          <w:b/>
          <w:bCs/>
          <w:sz w:val="22"/>
          <w:szCs w:val="22"/>
        </w:rPr>
        <w:t xml:space="preserve">DFV-Level 2 (Significant):  </w:t>
      </w:r>
      <w:r>
        <w:rPr>
          <w:sz w:val="22"/>
          <w:szCs w:val="22"/>
        </w:rPr>
        <w:t xml:space="preserve">Dimension change, furniture substitution — CR + client re-approval + Gate re-validation within 48h</w:t>
      </w:r>
    </w:p>
    <w:p>
      <w:pPr>
        <w:spacing w:before="0" w:after="60"/>
        <w:ind w:left="600"/>
        <w:rPr/>
      </w:pPr>
      <w:r>
        <w:rPr>
          <w:b/>
          <w:bCs/>
          <w:sz w:val="22"/>
          <w:szCs w:val="22"/>
        </w:rPr>
        <w:t xml:space="preserve">DFV-Level 3 (Critical):  </w:t>
      </w:r>
      <w:r>
        <w:rPr>
          <w:sz w:val="22"/>
          <w:szCs w:val="22"/>
        </w:rPr>
        <w:t xml:space="preserve">Structural/layout change post-G2 — Full Gate 2 re-run, SC Programme Director notification, potential project delay escalation</w:t>
      </w:r>
    </w:p>
    <w:p>
      <w:pPr>
        <w:spacing w:before="0" w:after="60"/>
        <w:ind w:left="600"/>
        <w:rPr/>
      </w:pPr>
      <w:r>
        <w:rPr>
          <w:b/>
          <w:bCs/>
          <w:sz w:val="22"/>
          <w:szCs w:val="22"/>
        </w:rPr>
        <w:t xml:space="preserve">Change Request (CR) Process:  </w:t>
      </w:r>
      <w:r>
        <w:rPr>
          <w:sz w:val="22"/>
          <w:szCs w:val="22"/>
        </w:rPr>
        <w:t xml:space="preserve">CR-FORM-001 submitted via Field App or LINE OA; Atlas validates; Programme Director approves; factory notified</w:t>
      </w:r>
    </w:p>
    <w:p>
      <w:pPr>
        <w:spacing w:before="200" w:after="80"/>
        <w:rPr/>
      </w:pPr>
      <w:r>
        <w:rPr>
          <w:b/>
          <w:bCs/>
          <w:sz w:val="28"/>
          <w:szCs w:val="28"/>
          <w:color w:val="2e75b6"/>
        </w:rPr>
        <w:t xml:space="preserve">40.5  Agent Responsibilities</w:t>
      </w:r>
    </w:p>
    <w:p>
      <w:pPr>
        <w:spacing w:before="0" w:after="60"/>
        <w:ind w:left="600"/>
        <w:rPr/>
      </w:pPr>
      <w:r>
        <w:rPr>
          <w:b/>
          <w:bCs/>
          <w:sz w:val="22"/>
          <w:szCs w:val="22"/>
        </w:rPr>
        <w:t xml:space="preserve">Kelly (Group A):  </w:t>
      </w:r>
      <w:r>
        <w:rPr>
          <w:sz w:val="22"/>
          <w:szCs w:val="22"/>
        </w:rPr>
        <w:t xml:space="preserve">Overall gate timeline management, client communication, CR tracking, DFV escalation to SC</w:t>
      </w:r>
    </w:p>
    <w:p>
      <w:pPr>
        <w:spacing w:before="0" w:after="60"/>
        <w:ind w:left="600"/>
        <w:rPr/>
      </w:pPr>
      <w:r>
        <w:rPr>
          <w:b/>
          <w:bCs/>
          <w:sz w:val="22"/>
          <w:szCs w:val="22"/>
        </w:rPr>
        <w:t xml:space="preserve">Compass (Group B):  </w:t>
      </w:r>
      <w:r>
        <w:rPr>
          <w:sz w:val="22"/>
          <w:szCs w:val="22"/>
        </w:rPr>
        <w:t xml:space="preserve">Design stage scheduling, gate milestone tracking, designer deadline coordination</w:t>
      </w:r>
    </w:p>
    <w:p>
      <w:pPr>
        <w:spacing w:before="0" w:after="60"/>
        <w:ind w:left="600"/>
        <w:rPr/>
      </w:pPr>
      <w:r>
        <w:rPr>
          <w:b/>
          <w:bCs/>
          <w:sz w:val="22"/>
          <w:szCs w:val="22"/>
        </w:rPr>
        <w:t xml:space="preserve">Atlas (Group C):  </w:t>
      </w:r>
      <w:r>
        <w:rPr>
          <w:sz w:val="22"/>
          <w:szCs w:val="22"/>
        </w:rPr>
        <w:t xml:space="preserve">Gate 2 quality verification, post-G2 drawing compliance check, DFV detection</w:t>
      </w:r>
    </w:p>
    <w:p>
      <w:pPr>
        <w:spacing w:before="0" w:after="60"/>
        <w:ind w:left="600"/>
        <w:rPr/>
      </w:pPr>
      <w:r>
        <w:rPr>
          <w:b/>
          <w:bCs/>
          <w:sz w:val="22"/>
          <w:szCs w:val="22"/>
        </w:rPr>
        <w:t xml:space="preserve">Blaze (Group A):  </w:t>
      </w:r>
      <w:r>
        <w:rPr>
          <w:sz w:val="22"/>
          <w:szCs w:val="22"/>
        </w:rPr>
        <w:t xml:space="preserve">Gate 3 CNC release validation, manufacturing package completeness check before src/cnc/ trigger</w:t>
      </w:r>
    </w:p>
    <w:p>
      <w:pPr>
        <w:spacing w:before="200" w:after="80"/>
        <w:rPr/>
      </w:pPr>
      <w:r>
        <w:rPr>
          <w:b/>
          <w:bCs/>
          <w:sz w:val="28"/>
          <w:szCs w:val="28"/>
          <w:color w:val="2e75b6"/>
        </w:rPr>
        <w:t xml:space="preserve">40.6  GitHub Extension Specification: src/gate/</w:t>
      </w:r>
    </w:p>
    <w:p>
      <w:pPr>
        <w:spacing w:before="0" w:after="80"/>
        <w:ind w:left="400"/>
        <w:rPr/>
      </w:pPr>
      <w:r>
        <w:rPr>
          <w:sz w:val="24"/>
          <w:szCs w:val="24"/>
        </w:rPr>
        <w:t xml:space="preserve">AMD-004 WS-A shall extend src/gate/ with the following components:</w:t>
      </w:r>
    </w:p>
    <w:p>
      <w:pPr>
        <w:spacing w:before="0" w:after="60"/>
        <w:ind w:left="600" w:hanging="200"/>
        <w:rPr/>
      </w:pPr>
      <w:r>
        <w:rPr>
          <w:sz w:val="22"/>
          <w:szCs w:val="22"/>
        </w:rPr>
        <w:t xml:space="preserve">• src/gate/freeze-workflow/ — G0/G1/G2/G3 sequential state machine with client notification triggers</w:t>
      </w:r>
    </w:p>
    <w:p>
      <w:pPr>
        <w:spacing w:before="0" w:after="60"/>
        <w:ind w:left="600" w:hanging="200"/>
        <w:rPr/>
      </w:pPr>
      <w:r>
        <w:rPr>
          <w:sz w:val="22"/>
          <w:szCs w:val="22"/>
        </w:rPr>
        <w:t xml:space="preserve">• src/gate/cr-management/ — Change Request CRUD, approval chain, version history</w:t>
      </w:r>
    </w:p>
    <w:p>
      <w:pPr>
        <w:spacing w:before="0" w:after="60"/>
        <w:ind w:left="600" w:hanging="200"/>
        <w:rPr/>
      </w:pPr>
      <w:r>
        <w:rPr>
          <w:sz w:val="22"/>
          <w:szCs w:val="22"/>
        </w:rPr>
        <w:t xml:space="preserve">• src/gate/dfv-detector/ — Real-time DFV alerting integrated with src/workflow/approval/</w:t>
      </w:r>
    </w:p>
    <w:p>
      <w:pPr>
        <w:spacing w:before="0" w:after="60"/>
        <w:ind w:left="600" w:hanging="200"/>
        <w:rPr/>
      </w:pPr>
      <w:r>
        <w:rPr>
          <w:sz w:val="22"/>
          <w:szCs w:val="22"/>
        </w:rPr>
        <w:t xml:space="preserve">• src/gate/milestone-lock/ — Immutable gate lock records in Supabase (audit trail for ISO 9001)</w:t>
      </w:r>
    </w:p>
    <w:p>
      <w:pPr>
        <w:spacing w:before="0" w:after="60"/>
        <w:ind w:left="600" w:hanging="200"/>
        <w:rPr/>
      </w:pPr>
      <w:r>
        <w:rPr>
          <w:sz w:val="22"/>
          <w:szCs w:val="22"/>
        </w:rPr>
        <w:t xml:space="preserve">• src/gate/client-portal-integration/ — Client sign-off interface via supabase/functions/customer-design-view/</w:t>
      </w:r>
    </w:p>
    <w:p>
      <w:pPr>
        <w:spacing w:before="200" w:after="80"/>
        <w:rPr/>
      </w:pPr>
      <w:r>
        <w:rPr>
          <w:b/>
          <w:bCs/>
          <w:sz w:val="28"/>
          <w:szCs w:val="28"/>
          <w:color w:val="2e75b6"/>
        </w:rPr>
        <w:t xml:space="preserve">40.7  S40 Milestones</w:t>
      </w:r>
    </w:p>
    <w:p>
      <w:pPr>
        <w:spacing w:before="0" w:after="60"/>
        <w:ind w:left="600"/>
        <w:rPr/>
      </w:pPr>
      <w:r>
        <w:rPr>
          <w:b/>
          <w:bCs/>
          <w:sz w:val="22"/>
          <w:szCs w:val="22"/>
        </w:rPr>
        <w:t xml:space="preserve">S40-M1:  </w:t>
      </w:r>
      <w:r>
        <w:rPr>
          <w:sz w:val="22"/>
          <w:szCs w:val="22"/>
        </w:rPr>
        <w:t xml:space="preserve">Gate 0 and Gate 1 workflows live in src/gate/ — first client pilot project (Q1 2031)</w:t>
      </w:r>
    </w:p>
    <w:p>
      <w:pPr>
        <w:spacing w:before="0" w:after="60"/>
        <w:ind w:left="600"/>
        <w:rPr/>
      </w:pPr>
      <w:r>
        <w:rPr>
          <w:b/>
          <w:bCs/>
          <w:sz w:val="22"/>
          <w:szCs w:val="22"/>
        </w:rPr>
        <w:t xml:space="preserve">S40-M2:  </w:t>
      </w:r>
      <w:r>
        <w:rPr>
          <w:sz w:val="22"/>
          <w:szCs w:val="22"/>
        </w:rPr>
        <w:t xml:space="preserve">Gate 2 full approval chain with DFV alerting operational (Q2 2031)</w:t>
      </w:r>
    </w:p>
    <w:p>
      <w:pPr>
        <w:spacing w:before="0" w:after="60"/>
        <w:ind w:left="600"/>
        <w:rPr/>
      </w:pPr>
      <w:r>
        <w:rPr>
          <w:b/>
          <w:bCs/>
          <w:sz w:val="22"/>
          <w:szCs w:val="22"/>
        </w:rPr>
        <w:t xml:space="preserve">S40-M3:  </w:t>
      </w:r>
      <w:r>
        <w:rPr>
          <w:sz w:val="22"/>
          <w:szCs w:val="22"/>
        </w:rPr>
        <w:t xml:space="preserve">Gate 3 CNC release integration with src/cnc/ complete (Q3 2031)</w:t>
      </w:r>
    </w:p>
    <w:p>
      <w:pPr>
        <w:spacing w:before="0" w:after="60"/>
        <w:ind w:left="600"/>
        <w:rPr/>
      </w:pPr>
      <w:r>
        <w:rPr>
          <w:b/>
          <w:bCs/>
          <w:sz w:val="22"/>
          <w:szCs w:val="22"/>
        </w:rPr>
        <w:t xml:space="preserve">S40-M4:  </w:t>
      </w:r>
      <w:r>
        <w:rPr>
          <w:sz w:val="22"/>
          <w:szCs w:val="22"/>
        </w:rPr>
        <w:t xml:space="preserve">DFV rate KPI established — target ≤2 DFV-Level 2+ events per 10 projects (Q4 2031)</w:t>
      </w:r>
    </w:p>
    <w:p>
      <w:pPr>
        <w:spacing w:before="320" w:after="100"/>
        <w:rPr/>
      </w:pPr>
      <w:r>
        <w:rPr>
          <w:b/>
          <w:bCs/>
          <w:sz w:val="36"/>
          <w:szCs w:val="36"/>
          <w:color w:val="1f2d5a"/>
        </w:rPr>
        <w:t xml:space="preserve">41. Pillar 6a — Sensory Commissioning Protocol (GAP-03)</w:t>
      </w:r>
    </w:p>
    <w:p>
      <w:pPr>
        <w:spacing w:before="200" w:after="80"/>
        <w:rPr/>
      </w:pPr>
      <w:r>
        <w:rPr>
          <w:b/>
          <w:bCs/>
          <w:sz w:val="28"/>
          <w:szCs w:val="28"/>
          <w:color w:val="2e75b6"/>
        </w:rPr>
        <w:t xml:space="preserve">41.1  Overview</w:t>
      </w:r>
    </w:p>
    <w:p>
      <w:pPr>
        <w:spacing w:before="0" w:after="80"/>
        <w:ind w:left="400"/>
        <w:rPr/>
      </w:pPr>
      <w:r>
        <w:rPr>
          <w:sz w:val="24"/>
          <w:szCs w:val="24"/>
        </w:rPr>
        <w:t xml:space="preserve">Section 41 establishes the Sensory Commissioning Protocol, closing GAP-03. Sensory Commissioning is the systematic verification that a completed interior environment meets defined acoustic, lighting, thermal, air quality, and tactile benchmarks before client handover. This process is distinct from construction QC (S7) and operates post-installation as the final experiential acceptance test. The packages/field-app/ captures general QC; this section adds the sensory benchmark layer, commissioning test procedures, and acceptance sign-off framework.</w:t>
      </w:r>
    </w:p>
    <w:p>
      <w:pPr>
        <w:spacing w:before="0" w:after="80"/>
        <w:ind w:left="400"/>
        <w:rPr/>
      </w:pPr>
      <w:r>
        <w:rPr>
          <w:sz w:val="24"/>
          <w:szCs w:val="24"/>
        </w:rPr>
        <w:t xml:space="preserve">Scope: All DAPH Decor projects. Phased commissioning required for projects &gt; THB 3.0M. Responsible Agents: Shore (QC Field, Group B ≥93%), Hana (Environmental QC, Group B ≥93%).</w:t>
      </w:r>
    </w:p>
    <w:p>
      <w:pPr>
        <w:spacing w:before="200" w:after="80"/>
        <w:rPr/>
      </w:pPr>
      <w:r>
        <w:rPr>
          <w:b/>
          <w:bCs/>
          <w:sz w:val="28"/>
          <w:szCs w:val="28"/>
          <w:color w:val="2e75b6"/>
        </w:rPr>
        <w:t xml:space="preserve">41.2  Sensory Benchmark Standards</w:t>
      </w:r>
    </w:p>
    <w:p>
      <w:pPr>
        <w:spacing w:before="0" w:after="80"/>
        <w:ind w:left="400"/>
        <w:rPr/>
      </w:pPr>
      <w:r>
        <w:rPr>
          <w:sz w:val="24"/>
          <w:szCs w:val="24"/>
        </w:rPr>
        <w:t xml:space="preserve">The following benchmark standards apply to all commissioned DAPH Decor spaces:</w:t>
      </w:r>
    </w:p>
    <w:p>
      <w:pPr>
        <w:spacing w:before="0" w:after="60"/>
        <w:ind w:left="600"/>
        <w:rPr/>
      </w:pPr>
      <w:r>
        <w:rPr>
          <w:b/>
          <w:bCs/>
          <w:sz w:val="22"/>
          <w:szCs w:val="22"/>
        </w:rPr>
        <w:t xml:space="preserve">Acoustic (SB-A):  </w:t>
      </w:r>
      <w:r>
        <w:rPr>
          <w:sz w:val="22"/>
          <w:szCs w:val="22"/>
        </w:rPr>
        <w:t xml:space="preserve">Background noise level ≤ NC-35 (living/dining) or ≤ NC-30 (bedroom/study). Reverberation time RT60 ≤ 0.5s for spaces ≤ 50m2. STC ≥ 45 for party walls.</w:t>
      </w:r>
    </w:p>
    <w:p>
      <w:pPr>
        <w:spacing w:before="0" w:after="60"/>
        <w:ind w:left="600"/>
        <w:rPr/>
      </w:pPr>
      <w:r>
        <w:rPr>
          <w:b/>
          <w:bCs/>
          <w:sz w:val="22"/>
          <w:szCs w:val="22"/>
        </w:rPr>
        <w:t xml:space="preserve">Lighting (SB-L):  </w:t>
      </w:r>
      <w:r>
        <w:rPr>
          <w:sz w:val="22"/>
          <w:szCs w:val="22"/>
        </w:rPr>
        <w:t xml:space="preserve">Task area illuminance: 300–500 lux (kitchen), 100–300 lux (living), 50–100 lux (bedroom ambient). Colour rendering CRI ≥ 90. CCT per design intent ±200K. UGR ≤ 19 for all direct luminaires.</w:t>
      </w:r>
    </w:p>
    <w:p>
      <w:pPr>
        <w:spacing w:before="0" w:after="60"/>
        <w:ind w:left="600"/>
        <w:rPr/>
      </w:pPr>
      <w:r>
        <w:rPr>
          <w:b/>
          <w:bCs/>
          <w:sz w:val="22"/>
          <w:szCs w:val="22"/>
        </w:rPr>
        <w:t xml:space="preserve">Thermal (SB-T):  </w:t>
      </w:r>
      <w:r>
        <w:rPr>
          <w:sz w:val="22"/>
          <w:szCs w:val="22"/>
        </w:rPr>
        <w:t xml:space="preserve">Operative temperature: 23–26°C (cooling season), 20–23°C (heating season). Radiant temperature asymmetry ≤ 5°C. Relative humidity: 40–60%.</w:t>
      </w:r>
    </w:p>
    <w:p>
      <w:pPr>
        <w:spacing w:before="0" w:after="60"/>
        <w:ind w:left="600"/>
        <w:rPr/>
      </w:pPr>
      <w:r>
        <w:rPr>
          <w:b/>
          <w:bCs/>
          <w:sz w:val="22"/>
          <w:szCs w:val="22"/>
        </w:rPr>
        <w:t xml:space="preserve">Air Quality (SB-Q):  </w:t>
      </w:r>
      <w:r>
        <w:rPr>
          <w:sz w:val="22"/>
          <w:szCs w:val="22"/>
        </w:rPr>
        <w:t xml:space="preserve">CO2 ≤ 1000 ppm in occupied spaces. TVOC ≤ 500 μg/m3 (new installation 30-day post-install). PM2.5 ≤ 12 μg/m3. Formaldehyde ≤ 0.1 ppm.</w:t>
      </w:r>
    </w:p>
    <w:p>
      <w:pPr>
        <w:spacing w:before="0" w:after="60"/>
        <w:ind w:left="600"/>
        <w:rPr/>
      </w:pPr>
      <w:r>
        <w:rPr>
          <w:b/>
          <w:bCs/>
          <w:sz w:val="22"/>
          <w:szCs w:val="22"/>
        </w:rPr>
        <w:t xml:space="preserve">Tactile/Material (SB-M):  </w:t>
      </w:r>
      <w:r>
        <w:rPr>
          <w:sz w:val="22"/>
          <w:szCs w:val="22"/>
        </w:rPr>
        <w:t xml:space="preserve">All finish surfaces free of sharp edges, delamination, micro-cracks visible under 50-lux spot check. Gap tolerance: joints ≤ 1.5mm for premium finishes.</w:t>
      </w:r>
    </w:p>
    <w:p>
      <w:pPr>
        <w:spacing w:before="200" w:after="80"/>
        <w:rPr/>
      </w:pPr>
      <w:r>
        <w:rPr>
          <w:b/>
          <w:bCs/>
          <w:sz w:val="28"/>
          <w:szCs w:val="28"/>
          <w:color w:val="2e75b6"/>
        </w:rPr>
        <w:t xml:space="preserve">41.3  Commissioning Test Procedures</w:t>
      </w:r>
    </w:p>
    <w:p>
      <w:pPr>
        <w:spacing w:before="0" w:after="60"/>
        <w:ind w:left="600"/>
        <w:rPr/>
      </w:pPr>
      <w:r>
        <w:rPr>
          <w:b/>
          <w:bCs/>
          <w:sz w:val="22"/>
          <w:szCs w:val="22"/>
        </w:rPr>
        <w:t xml:space="preserve">SC-TEST-01 Acoustic Walk:  </w:t>
      </w:r>
      <w:r>
        <w:rPr>
          <w:sz w:val="22"/>
          <w:szCs w:val="22"/>
        </w:rPr>
        <w:t xml:space="preserve">Shore agent conducts 15-minute acoustic walk. Test: clap test (RT60 estimation), background noise measurement (dB meter), door/window seal verification. Tools: Decibel X app + calibrated sound level meter.</w:t>
      </w:r>
    </w:p>
    <w:p>
      <w:pPr>
        <w:spacing w:before="0" w:after="60"/>
        <w:ind w:left="600"/>
        <w:rPr/>
      </w:pPr>
      <w:r>
        <w:rPr>
          <w:b/>
          <w:bCs/>
          <w:sz w:val="22"/>
          <w:szCs w:val="22"/>
        </w:rPr>
        <w:t xml:space="preserve">SC-TEST-02 Lighting Scene Test:  </w:t>
      </w:r>
      <w:r>
        <w:rPr>
          <w:sz w:val="22"/>
          <w:szCs w:val="22"/>
        </w:rPr>
        <w:t xml:space="preserve">All lighting scenes (day/evening/task) tested at design lux levels. CCT consistency verified across all fixtures. Dimmer range: 5–100% confirmed. Document: photo evidence with lux reading overlay.</w:t>
      </w:r>
    </w:p>
    <w:p>
      <w:pPr>
        <w:spacing w:before="0" w:after="60"/>
        <w:ind w:left="600"/>
        <w:rPr/>
      </w:pPr>
      <w:r>
        <w:rPr>
          <w:b/>
          <w:bCs/>
          <w:sz w:val="22"/>
          <w:szCs w:val="22"/>
        </w:rPr>
        <w:t xml:space="preserve">SC-TEST-03 Thermal Equilibrium Check:  </w:t>
      </w:r>
      <w:r>
        <w:rPr>
          <w:sz w:val="22"/>
          <w:szCs w:val="22"/>
        </w:rPr>
        <w:t xml:space="preserve">HVAC operated at design setpoints for minimum 2 hours pre-test. Three-zone temperature map taken: floor (0.1m), seated (1.1m), ceiling (1.7m). Results logged in Field App.</w:t>
      </w:r>
    </w:p>
    <w:p>
      <w:pPr>
        <w:spacing w:before="0" w:after="60"/>
        <w:ind w:left="600"/>
        <w:rPr/>
      </w:pPr>
      <w:r>
        <w:rPr>
          <w:b/>
          <w:bCs/>
          <w:sz w:val="22"/>
          <w:szCs w:val="22"/>
        </w:rPr>
        <w:t xml:space="preserve">SC-TEST-04 Air Quality Baseline:  </w:t>
      </w:r>
      <w:r>
        <w:rPr>
          <w:sz w:val="22"/>
          <w:szCs w:val="22"/>
        </w:rPr>
        <w:t xml:space="preserve">IAQ meter reading taken at 30 days post-installation. All readings logged. If TVOC &gt; 500 μg/m3: mandatory ventilation flush protocol activated; re-test at 60 days.</w:t>
      </w:r>
    </w:p>
    <w:p>
      <w:pPr>
        <w:spacing w:before="0" w:after="60"/>
        <w:ind w:left="600"/>
        <w:rPr/>
      </w:pPr>
      <w:r>
        <w:rPr>
          <w:b/>
          <w:bCs/>
          <w:sz w:val="22"/>
          <w:szCs w:val="22"/>
        </w:rPr>
        <w:t xml:space="preserve">SC-TEST-05 Tactile Finish Survey:  </w:t>
      </w:r>
      <w:r>
        <w:rPr>
          <w:sz w:val="22"/>
          <w:szCs w:val="22"/>
        </w:rPr>
        <w:t xml:space="preserve">100% surface inspection by Shore agent. Defects logged via Field App QC capture (src/qc-anomaly/). All critical defects (Level 2+) resolved before Sensory Commissioning Sign-Off.</w:t>
      </w:r>
    </w:p>
    <w:p>
      <w:pPr>
        <w:spacing w:before="200" w:after="80"/>
        <w:rPr/>
      </w:pPr>
      <w:r>
        <w:rPr>
          <w:b/>
          <w:bCs/>
          <w:sz w:val="28"/>
          <w:szCs w:val="28"/>
          <w:color w:val="2e75b6"/>
        </w:rPr>
        <w:t xml:space="preserve">41.4  Sensory Commissioning Sign-Off Hierarchy</w:t>
      </w:r>
    </w:p>
    <w:p>
      <w:pPr>
        <w:spacing w:before="0" w:after="60"/>
        <w:ind w:left="600"/>
        <w:rPr/>
      </w:pPr>
      <w:r>
        <w:rPr>
          <w:b/>
          <w:bCs/>
          <w:sz w:val="22"/>
          <w:szCs w:val="22"/>
        </w:rPr>
        <w:t xml:space="preserve">Level 1 — Agent Verified:  </w:t>
      </w:r>
      <w:r>
        <w:rPr>
          <w:sz w:val="22"/>
          <w:szCs w:val="22"/>
        </w:rPr>
        <w:t xml:space="preserve">Shore/Hana completes all SC-TEST-01 to SC-TEST-05; results within benchmark. Agent sign-off in Field App.</w:t>
      </w:r>
    </w:p>
    <w:p>
      <w:pPr>
        <w:spacing w:before="0" w:after="60"/>
        <w:ind w:left="600"/>
        <w:rPr/>
      </w:pPr>
      <w:r>
        <w:rPr>
          <w:b/>
          <w:bCs/>
          <w:sz w:val="22"/>
          <w:szCs w:val="22"/>
        </w:rPr>
        <w:t xml:space="preserve">Level 2 — Client Acceptance:  </w:t>
      </w:r>
      <w:r>
        <w:rPr>
          <w:sz w:val="22"/>
          <w:szCs w:val="22"/>
        </w:rPr>
        <w:t xml:space="preserve">Client representative attends sensory walk (minimum 30 minutes). Client sign-off on SC-FORM-001.</w:t>
      </w:r>
    </w:p>
    <w:p>
      <w:pPr>
        <w:spacing w:before="0" w:after="60"/>
        <w:ind w:left="600"/>
        <w:rPr/>
      </w:pPr>
      <w:r>
        <w:rPr>
          <w:b/>
          <w:bCs/>
          <w:sz w:val="22"/>
          <w:szCs w:val="22"/>
        </w:rPr>
        <w:t xml:space="preserve">Level 3 — Programme Director Release:  </w:t>
      </w:r>
      <w:r>
        <w:rPr>
          <w:sz w:val="22"/>
          <w:szCs w:val="22"/>
        </w:rPr>
        <w:t xml:space="preserve">Programme Director confirms Sensory Commissioning complete — triggers final payment milestone and moves project to POE phase (S42).</w:t>
      </w:r>
    </w:p>
    <w:p>
      <w:pPr>
        <w:spacing w:before="200" w:after="80"/>
        <w:rPr/>
      </w:pPr>
      <w:r>
        <w:rPr>
          <w:b/>
          <w:bCs/>
          <w:sz w:val="28"/>
          <w:szCs w:val="28"/>
          <w:color w:val="2e75b6"/>
        </w:rPr>
        <w:t xml:space="preserve">41.5  Agent Responsibilities &amp; GitHub Integration</w:t>
      </w:r>
    </w:p>
    <w:p>
      <w:pPr>
        <w:spacing w:before="0" w:after="60"/>
        <w:ind w:left="600"/>
        <w:rPr/>
      </w:pPr>
      <w:r>
        <w:rPr>
          <w:b/>
          <w:bCs/>
          <w:sz w:val="22"/>
          <w:szCs w:val="22"/>
        </w:rPr>
        <w:t xml:space="preserve">Shore (Group B):  </w:t>
      </w:r>
      <w:r>
        <w:rPr>
          <w:sz w:val="22"/>
          <w:szCs w:val="22"/>
        </w:rPr>
        <w:t xml:space="preserve">Leads all sensory commissioning tests; operates Field App SC-TEST suite; issues Level 1 verification</w:t>
      </w:r>
    </w:p>
    <w:p>
      <w:pPr>
        <w:spacing w:before="0" w:after="60"/>
        <w:ind w:left="600"/>
        <w:rPr/>
      </w:pPr>
      <w:r>
        <w:rPr>
          <w:b/>
          <w:bCs/>
          <w:sz w:val="22"/>
          <w:szCs w:val="22"/>
        </w:rPr>
        <w:t xml:space="preserve">Hana (Group B):  </w:t>
      </w:r>
      <w:r>
        <w:rPr>
          <w:sz w:val="22"/>
          <w:szCs w:val="22"/>
        </w:rPr>
        <w:t xml:space="preserve">Environmental monitoring (air quality, thermal); maintains IAQ baseline database; 30/60-day re-test scheduling</w:t>
      </w:r>
    </w:p>
    <w:p>
      <w:pPr>
        <w:spacing w:before="0" w:after="60"/>
        <w:ind w:left="600"/>
        <w:rPr/>
      </w:pPr>
      <w:r>
        <w:rPr>
          <w:b/>
          <w:bCs/>
          <w:sz w:val="22"/>
          <w:szCs w:val="22"/>
        </w:rPr>
        <w:t xml:space="preserve">Field App Integration:  </w:t>
      </w:r>
      <w:r>
        <w:rPr>
          <w:sz w:val="22"/>
          <w:szCs w:val="22"/>
        </w:rPr>
        <w:t xml:space="preserve">SC-TEST results captured in packages/field-app/; photos via supabase/functions/field-capture/; anomalies via src/qc-anomaly/</w:t>
      </w:r>
    </w:p>
    <w:p>
      <w:pPr>
        <w:spacing w:before="0" w:after="80"/>
        <w:ind w:left="400"/>
        <w:rPr/>
      </w:pPr>
      <w:r>
        <w:rPr>
          <w:sz w:val="24"/>
          <w:szCs w:val="24"/>
        </w:rPr>
        <w:t xml:space="preserve">AMD-004 WS-B shall add src/sensory-commissioning/ module with: benchmark-config/, test-protocol/, sign-off-workflow/, and supabase table sensory_commissioning_records.</w:t>
      </w:r>
    </w:p>
    <w:p>
      <w:pPr>
        <w:spacing w:before="200" w:after="80"/>
        <w:rPr/>
      </w:pPr>
      <w:r>
        <w:rPr>
          <w:b/>
          <w:bCs/>
          <w:sz w:val="28"/>
          <w:szCs w:val="28"/>
          <w:color w:val="2e75b6"/>
        </w:rPr>
        <w:t xml:space="preserve">41.6  S41 Milestones</w:t>
      </w:r>
    </w:p>
    <w:p>
      <w:pPr>
        <w:spacing w:before="0" w:after="60"/>
        <w:ind w:left="600"/>
        <w:rPr/>
      </w:pPr>
      <w:r>
        <w:rPr>
          <w:b/>
          <w:bCs/>
          <w:sz w:val="22"/>
          <w:szCs w:val="22"/>
        </w:rPr>
        <w:t xml:space="preserve">S41-M1:  </w:t>
      </w:r>
      <w:r>
        <w:rPr>
          <w:sz w:val="22"/>
          <w:szCs w:val="22"/>
        </w:rPr>
        <w:t xml:space="preserve">SC-FORM-001 template deployed in Field App; Shore agent trained on all 5 test procedures (Q2 2031)</w:t>
      </w:r>
    </w:p>
    <w:p>
      <w:pPr>
        <w:spacing w:before="0" w:after="60"/>
        <w:ind w:left="600"/>
        <w:rPr/>
      </w:pPr>
      <w:r>
        <w:rPr>
          <w:b/>
          <w:bCs/>
          <w:sz w:val="22"/>
          <w:szCs w:val="22"/>
        </w:rPr>
        <w:t xml:space="preserve">S41-M2:  </w:t>
      </w:r>
      <w:r>
        <w:rPr>
          <w:sz w:val="22"/>
          <w:szCs w:val="22"/>
        </w:rPr>
        <w:t xml:space="preserve">src/sensory-commissioning/ module operational; first project sensory commissioning completed (Q3 2031)</w:t>
      </w:r>
    </w:p>
    <w:p>
      <w:pPr>
        <w:spacing w:before="0" w:after="60"/>
        <w:ind w:left="600"/>
        <w:rPr/>
      </w:pPr>
      <w:r>
        <w:rPr>
          <w:b/>
          <w:bCs/>
          <w:sz w:val="22"/>
          <w:szCs w:val="22"/>
        </w:rPr>
        <w:t xml:space="preserve">S41-M3:  </w:t>
      </w:r>
      <w:r>
        <w:rPr>
          <w:sz w:val="22"/>
          <w:szCs w:val="22"/>
        </w:rPr>
        <w:t xml:space="preserve">WELL Sound and Thermal feature compliance verified via Sensory Commissioning for WELL-target projects (Q4 2031)</w:t>
      </w:r>
    </w:p>
    <w:p>
      <w:pPr>
        <w:spacing w:before="0" w:after="60"/>
        <w:ind w:left="600"/>
        <w:rPr/>
      </w:pPr>
      <w:r>
        <w:rPr>
          <w:b/>
          <w:bCs/>
          <w:sz w:val="22"/>
          <w:szCs w:val="22"/>
        </w:rPr>
        <w:t xml:space="preserve">S41-M4:  </w:t>
      </w:r>
      <w:r>
        <w:rPr>
          <w:sz w:val="22"/>
          <w:szCs w:val="22"/>
        </w:rPr>
        <w:t xml:space="preserve">Sensory Commissioning pass rate KPI established — target ≥ 90% first-attempt pass (Q1 2032)</w:t>
      </w:r>
    </w:p>
    <w:p>
      <w:pPr>
        <w:spacing w:before="320" w:after="100"/>
        <w:rPr/>
      </w:pPr>
      <w:r>
        <w:rPr>
          <w:b/>
          <w:bCs/>
          <w:sz w:val="36"/>
          <w:szCs w:val="36"/>
          <w:color w:val="1f2d5a"/>
        </w:rPr>
        <w:t xml:space="preserve">42. Pillar 6b — Post-Occupancy Evaluation (POE) System (GAP-04)</w:t>
      </w:r>
    </w:p>
    <w:p>
      <w:pPr>
        <w:spacing w:before="200" w:after="80"/>
        <w:rPr/>
      </w:pPr>
      <w:r>
        <w:rPr>
          <w:b/>
          <w:bCs/>
          <w:sz w:val="28"/>
          <w:szCs w:val="28"/>
          <w:color w:val="2e75b6"/>
        </w:rPr>
        <w:t xml:space="preserve">42.1  Overview</w:t>
      </w:r>
    </w:p>
    <w:p>
      <w:pPr>
        <w:spacing w:before="0" w:after="80"/>
        <w:ind w:left="400"/>
        <w:rPr/>
      </w:pPr>
      <w:r>
        <w:rPr>
          <w:sz w:val="24"/>
          <w:szCs w:val="24"/>
        </w:rPr>
        <w:t xml:space="preserve">Section 42 establishes the Post-Occupancy Evaluation (POE) System, closing GAP-04. POE is the structured evaluation of a completed interior environment after occupancy to assess performance against design intent, client satisfaction, and WELL/LEED targets. DAPH Decor currently has src/core/telemetry/ for platform telemetry but no project-level POE survey engine, occupant satisfaction scoring, or delta analysis vs design intent. This section defines the POE schedule, evaluation framework, survey methodology, and GitHub module specification.</w:t>
      </w:r>
    </w:p>
    <w:p>
      <w:pPr>
        <w:spacing w:before="0" w:after="80"/>
        <w:ind w:left="400"/>
        <w:rPr/>
      </w:pPr>
      <w:r>
        <w:rPr>
          <w:sz w:val="24"/>
          <w:szCs w:val="24"/>
        </w:rPr>
        <w:t xml:space="preserve">Scope: All DAPH Decor projects with contract value ≥ THB 1.5M. POE data informs DAPH design standards library. Responsible Agents: Pulse (Analytics, Group C ≥94%), Frame (Reporting, Group C ≥94%).</w:t>
      </w:r>
    </w:p>
    <w:p>
      <w:pPr>
        <w:spacing w:before="200" w:after="80"/>
        <w:rPr/>
      </w:pPr>
      <w:r>
        <w:rPr>
          <w:b/>
          <w:bCs/>
          <w:sz w:val="28"/>
          <w:szCs w:val="28"/>
          <w:color w:val="2e75b6"/>
        </w:rPr>
        <w:t xml:space="preserve">42.2  POE Schedule &amp; Trigger Points</w:t>
      </w:r>
    </w:p>
    <w:p>
      <w:pPr>
        <w:spacing w:before="0" w:after="60"/>
        <w:ind w:left="600"/>
        <w:rPr/>
      </w:pPr>
      <w:r>
        <w:rPr>
          <w:b/>
          <w:bCs/>
          <w:sz w:val="22"/>
          <w:szCs w:val="22"/>
        </w:rPr>
        <w:t xml:space="preserve">POE-30: 30-Day Quick Check:  </w:t>
      </w:r>
      <w:r>
        <w:rPr>
          <w:sz w:val="22"/>
          <w:szCs w:val="22"/>
        </w:rPr>
        <w:t xml:space="preserve">Triggered automatically 30 days after Sensory Commissioning sign-off (S41). Focus: punch list resolution, client onboarding satisfaction, critical snag follow-up. Duration: 30 minutes. Method: Field App survey + phone call.</w:t>
      </w:r>
    </w:p>
    <w:p>
      <w:pPr>
        <w:spacing w:before="0" w:after="60"/>
        <w:ind w:left="600"/>
        <w:rPr/>
      </w:pPr>
      <w:r>
        <w:rPr>
          <w:b/>
          <w:bCs/>
          <w:sz w:val="22"/>
          <w:szCs w:val="22"/>
        </w:rPr>
        <w:t xml:space="preserve">POE-90: 3-Month Assessment:  </w:t>
      </w:r>
      <w:r>
        <w:rPr>
          <w:sz w:val="22"/>
          <w:szCs w:val="22"/>
        </w:rPr>
        <w:t xml:space="preserve">Trigger: 90 days post-handover. Focus: HVAC/lighting performance in real occupancy, material performance, maintenance issues. Duration: 60-minute site visit by Hana + short client survey (15 questions). Generates: POE-REPORT-90.</w:t>
      </w:r>
    </w:p>
    <w:p>
      <w:pPr>
        <w:spacing w:before="0" w:after="60"/>
        <w:ind w:left="600"/>
        <w:rPr/>
      </w:pPr>
      <w:r>
        <w:rPr>
          <w:b/>
          <w:bCs/>
          <w:sz w:val="22"/>
          <w:szCs w:val="22"/>
        </w:rPr>
        <w:t xml:space="preserve">POE-180: 6-Month Performance Review:  </w:t>
      </w:r>
      <w:r>
        <w:rPr>
          <w:sz w:val="22"/>
          <w:szCs w:val="22"/>
        </w:rPr>
        <w:t xml:space="preserve">Trigger: 180 days post-handover. Focus: occupant wellbeing, biophilic pattern effectiveness, WELL feature compliance re-check, energy performance. Duration: 90-minute site visit + full occupant survey (30 questions). Generates: POE-REPORT-180 submitted to SC.</w:t>
      </w:r>
    </w:p>
    <w:p>
      <w:pPr>
        <w:spacing w:before="0" w:after="60"/>
        <w:ind w:left="600"/>
        <w:rPr/>
      </w:pPr>
      <w:r>
        <w:rPr>
          <w:b/>
          <w:bCs/>
          <w:sz w:val="22"/>
          <w:szCs w:val="22"/>
        </w:rPr>
        <w:t xml:space="preserve">POE-365: 12-Month Annual Evaluation:  </w:t>
      </w:r>
      <w:r>
        <w:rPr>
          <w:sz w:val="22"/>
          <w:szCs w:val="22"/>
        </w:rPr>
        <w:t xml:space="preserve">Trigger: 365 days post-handover. Focus: material durability, seasonal performance variation, brand satisfaction, referral likelihood. Duration: full evaluation + photography update. Generates: POE-REPORT-365 — benchmark database entry.</w:t>
      </w:r>
    </w:p>
    <w:p>
      <w:pPr>
        <w:spacing w:before="200" w:after="80"/>
        <w:rPr/>
      </w:pPr>
      <w:r>
        <w:rPr>
          <w:b/>
          <w:bCs/>
          <w:sz w:val="28"/>
          <w:szCs w:val="28"/>
          <w:color w:val="2e75b6"/>
        </w:rPr>
        <w:t xml:space="preserve">42.3  Evaluation Framework — 6 Domains</w:t>
      </w:r>
    </w:p>
    <w:p>
      <w:pPr>
        <w:spacing w:before="0" w:after="60"/>
        <w:ind w:left="600"/>
        <w:rPr/>
      </w:pPr>
      <w:r>
        <w:rPr>
          <w:b/>
          <w:bCs/>
          <w:sz w:val="22"/>
          <w:szCs w:val="22"/>
        </w:rPr>
        <w:t xml:space="preserve">Domain 1: Technical Performance:  </w:t>
      </w:r>
      <w:r>
        <w:rPr>
          <w:sz w:val="22"/>
          <w:szCs w:val="22"/>
        </w:rPr>
        <w:t xml:space="preserve">HVAC, lighting, acoustic performance vs SB benchmarks (S41.2). Objective measurements re-taken.</w:t>
      </w:r>
    </w:p>
    <w:p>
      <w:pPr>
        <w:spacing w:before="0" w:after="60"/>
        <w:ind w:left="600"/>
        <w:rPr/>
      </w:pPr>
      <w:r>
        <w:rPr>
          <w:b/>
          <w:bCs/>
          <w:sz w:val="22"/>
          <w:szCs w:val="22"/>
        </w:rPr>
        <w:t xml:space="preserve">Domain 2: Occupant Wellbeing:  </w:t>
      </w:r>
      <w:r>
        <w:rPr>
          <w:sz w:val="22"/>
          <w:szCs w:val="22"/>
        </w:rPr>
        <w:t xml:space="preserve">Self-reported comfort, stress reduction, biophilic pattern perception, nature connection score.</w:t>
      </w:r>
    </w:p>
    <w:p>
      <w:pPr>
        <w:spacing w:before="0" w:after="60"/>
        <w:ind w:left="600"/>
        <w:rPr/>
      </w:pPr>
      <w:r>
        <w:rPr>
          <w:b/>
          <w:bCs/>
          <w:sz w:val="22"/>
          <w:szCs w:val="22"/>
        </w:rPr>
        <w:t xml:space="preserve">Domain 3: Material &amp; Finish Durability:  </w:t>
      </w:r>
      <w:r>
        <w:rPr>
          <w:sz w:val="22"/>
          <w:szCs w:val="22"/>
        </w:rPr>
        <w:t xml:space="preserve">Visual inspection of all surfaces, hardware, joinery. Defect rate vs expected warranty period.</w:t>
      </w:r>
    </w:p>
    <w:p>
      <w:pPr>
        <w:spacing w:before="0" w:after="60"/>
        <w:ind w:left="600"/>
        <w:rPr/>
      </w:pPr>
      <w:r>
        <w:rPr>
          <w:b/>
          <w:bCs/>
          <w:sz w:val="22"/>
          <w:szCs w:val="22"/>
        </w:rPr>
        <w:t xml:space="preserve">Domain 4: Functional Satisfaction:  </w:t>
      </w:r>
      <w:r>
        <w:rPr>
          <w:sz w:val="22"/>
          <w:szCs w:val="22"/>
        </w:rPr>
        <w:t xml:space="preserve">Space utilisation, storage adequacy, circulation flow, furniture ergonomics.</w:t>
      </w:r>
    </w:p>
    <w:p>
      <w:pPr>
        <w:spacing w:before="0" w:after="60"/>
        <w:ind w:left="600"/>
        <w:rPr/>
      </w:pPr>
      <w:r>
        <w:rPr>
          <w:b/>
          <w:bCs/>
          <w:sz w:val="22"/>
          <w:szCs w:val="22"/>
        </w:rPr>
        <w:t xml:space="preserve">Domain 5: WELL/LEED Compliance:  </w:t>
      </w:r>
      <w:r>
        <w:rPr>
          <w:sz w:val="22"/>
          <w:szCs w:val="22"/>
        </w:rPr>
        <w:t xml:space="preserve">Re-verification of WELL features per S39. LEED post-occupancy credits confirmed. Biophilic pattern retention score.</w:t>
      </w:r>
    </w:p>
    <w:p>
      <w:pPr>
        <w:spacing w:before="0" w:after="60"/>
        <w:ind w:left="600"/>
        <w:rPr/>
      </w:pPr>
      <w:r>
        <w:rPr>
          <w:b/>
          <w:bCs/>
          <w:sz w:val="22"/>
          <w:szCs w:val="22"/>
        </w:rPr>
        <w:t xml:space="preserve">Domain 6: Client &amp; Brand Satisfaction:  </w:t>
      </w:r>
      <w:r>
        <w:rPr>
          <w:sz w:val="22"/>
          <w:szCs w:val="22"/>
        </w:rPr>
        <w:t xml:space="preserve">NPS score, repeat business likelihood, referral willingness, DAPH brand perception.</w:t>
      </w:r>
    </w:p>
    <w:p>
      <w:pPr>
        <w:spacing w:before="200" w:after="80"/>
        <w:rPr/>
      </w:pPr>
      <w:r>
        <w:rPr>
          <w:b/>
          <w:bCs/>
          <w:sz w:val="28"/>
          <w:szCs w:val="28"/>
          <w:color w:val="2e75b6"/>
        </w:rPr>
        <w:t xml:space="preserve">42.4  POE Survey Framework</w:t>
      </w:r>
    </w:p>
    <w:p>
      <w:pPr>
        <w:spacing w:before="0" w:after="80"/>
        <w:ind w:left="400"/>
        <w:rPr/>
      </w:pPr>
      <w:r>
        <w:rPr>
          <w:sz w:val="24"/>
          <w:szCs w:val="24"/>
        </w:rPr>
        <w:t xml:space="preserve">Standard POE surveys are administered digitally via LINE OA or client portal (supabase/functions/customer-design-view/):</w:t>
      </w:r>
    </w:p>
    <w:p>
      <w:pPr>
        <w:spacing w:before="0" w:after="60"/>
        <w:ind w:left="600" w:hanging="200"/>
        <w:rPr/>
      </w:pPr>
      <w:r>
        <w:rPr>
          <w:sz w:val="22"/>
          <w:szCs w:val="22"/>
        </w:rPr>
        <w:t xml:space="preserve">• POE-30 Survey: 8 questions — satisfaction with handover, snagging resolution, first impressions (1–5 Likert scale)</w:t>
      </w:r>
    </w:p>
    <w:p>
      <w:pPr>
        <w:spacing w:before="0" w:after="60"/>
        <w:ind w:left="600" w:hanging="200"/>
        <w:rPr/>
      </w:pPr>
      <w:r>
        <w:rPr>
          <w:sz w:val="22"/>
          <w:szCs w:val="22"/>
        </w:rPr>
        <w:t xml:space="preserve">• POE-90 Survey: 15 questions — 6 technical, 5 functional, 4 satisfaction questions</w:t>
      </w:r>
    </w:p>
    <w:p>
      <w:pPr>
        <w:spacing w:before="0" w:after="60"/>
        <w:ind w:left="600" w:hanging="200"/>
        <w:rPr/>
      </w:pPr>
      <w:r>
        <w:rPr>
          <w:sz w:val="22"/>
          <w:szCs w:val="22"/>
        </w:rPr>
        <w:t xml:space="preserve">• POE-180 Survey: 30 questions — all 6 domains; includes open text for testimonials; NPS measured</w:t>
      </w:r>
    </w:p>
    <w:p>
      <w:pPr>
        <w:spacing w:before="0" w:after="60"/>
        <w:ind w:left="600" w:hanging="200"/>
        <w:rPr/>
      </w:pPr>
      <w:r>
        <w:rPr>
          <w:sz w:val="22"/>
          <w:szCs w:val="22"/>
        </w:rPr>
        <w:t xml:space="preserve">• POE-365 Survey: 30 questions + site photography — annual full evaluation; fed into DAPH design standards update</w:t>
      </w:r>
    </w:p>
    <w:p>
      <w:pPr>
        <w:spacing w:before="0" w:after="80"/>
        <w:ind w:left="400"/>
        <w:rPr/>
      </w:pPr>
      <w:r>
        <w:rPr>
          <w:sz w:val="24"/>
          <w:szCs w:val="24"/>
        </w:rPr>
        <w:t xml:space="preserve">POE survey responses are analysed by Pulse agent and reported to Frame agent for SC dashboard integration (S36 analytics extension).</w:t>
      </w:r>
    </w:p>
    <w:p>
      <w:pPr>
        <w:spacing w:before="200" w:after="80"/>
        <w:rPr/>
      </w:pPr>
      <w:r>
        <w:rPr>
          <w:b/>
          <w:bCs/>
          <w:sz w:val="28"/>
          <w:szCs w:val="28"/>
          <w:color w:val="2e75b6"/>
        </w:rPr>
        <w:t xml:space="preserve">42.5  Delta Analysis — Design Intent vs Actual Performance</w:t>
      </w:r>
    </w:p>
    <w:p>
      <w:pPr>
        <w:spacing w:before="0" w:after="80"/>
        <w:ind w:left="400"/>
        <w:rPr/>
      </w:pPr>
      <w:r>
        <w:rPr>
          <w:sz w:val="24"/>
          <w:szCs w:val="24"/>
        </w:rPr>
        <w:t xml:space="preserve">Frame agent generates a Design Intent vs Actual Performance delta report at POE-180 and POE-365:</w:t>
      </w:r>
    </w:p>
    <w:p>
      <w:pPr>
        <w:spacing w:before="0" w:after="60"/>
        <w:ind w:left="600"/>
        <w:rPr/>
      </w:pPr>
      <w:r>
        <w:rPr>
          <w:b/>
          <w:bCs/>
          <w:sz w:val="22"/>
          <w:szCs w:val="22"/>
        </w:rPr>
        <w:t xml:space="preserve">DI-01 Biophilic Pattern Retention:  </w:t>
      </w:r>
      <w:r>
        <w:rPr>
          <w:sz w:val="22"/>
          <w:szCs w:val="22"/>
        </w:rPr>
        <w:t xml:space="preserve">% of 14 patterns still perceived by occupants vs designed. Target ≥ 80% at POE-180.</w:t>
      </w:r>
    </w:p>
    <w:p>
      <w:pPr>
        <w:spacing w:before="0" w:after="60"/>
        <w:ind w:left="600"/>
        <w:rPr/>
      </w:pPr>
      <w:r>
        <w:rPr>
          <w:b/>
          <w:bCs/>
          <w:sz w:val="22"/>
          <w:szCs w:val="22"/>
        </w:rPr>
        <w:t xml:space="preserve">DI-02 Lighting Performance Delta:  </w:t>
      </w:r>
      <w:r>
        <w:rPr>
          <w:sz w:val="22"/>
          <w:szCs w:val="22"/>
        </w:rPr>
        <w:t xml:space="preserve">Measured lux vs designed lux ±15% tolerance. CCT drift flagged if &gt; 200K from commissioning baseline.</w:t>
      </w:r>
    </w:p>
    <w:p>
      <w:pPr>
        <w:spacing w:before="0" w:after="60"/>
        <w:ind w:left="600"/>
        <w:rPr/>
      </w:pPr>
      <w:r>
        <w:rPr>
          <w:b/>
          <w:bCs/>
          <w:sz w:val="22"/>
          <w:szCs w:val="22"/>
        </w:rPr>
        <w:t xml:space="preserve">DI-03 Acoustic Performance Delta:  </w:t>
      </w:r>
      <w:r>
        <w:rPr>
          <w:sz w:val="22"/>
          <w:szCs w:val="22"/>
        </w:rPr>
        <w:t xml:space="preserve">RT60 and NC level vs SC-TEST-01 baseline. Furnishing changes may alter acoustics.</w:t>
      </w:r>
    </w:p>
    <w:p>
      <w:pPr>
        <w:spacing w:before="0" w:after="60"/>
        <w:ind w:left="600"/>
        <w:rPr/>
      </w:pPr>
      <w:r>
        <w:rPr>
          <w:b/>
          <w:bCs/>
          <w:sz w:val="22"/>
          <w:szCs w:val="22"/>
        </w:rPr>
        <w:t xml:space="preserve">DI-04 Client Satisfaction Delta:  </w:t>
      </w:r>
      <w:r>
        <w:rPr>
          <w:sz w:val="22"/>
          <w:szCs w:val="22"/>
        </w:rPr>
        <w:t xml:space="preserve">NPS at POE-180 vs POE-30 initial satisfaction. Target: NPS ≥ +50 at POE-180.</w:t>
      </w:r>
    </w:p>
    <w:p>
      <w:pPr>
        <w:spacing w:before="0" w:after="60"/>
        <w:ind w:left="600"/>
        <w:rPr/>
      </w:pPr>
      <w:r>
        <w:rPr>
          <w:b/>
          <w:bCs/>
          <w:sz w:val="22"/>
          <w:szCs w:val="22"/>
        </w:rPr>
        <w:t xml:space="preserve">DI-05 Material Durability Score:  </w:t>
      </w:r>
      <w:r>
        <w:rPr>
          <w:sz w:val="22"/>
          <w:szCs w:val="22"/>
        </w:rPr>
        <w:t xml:space="preserve">Defect rate per 100 linear metres of joinery/surface. Target ≤ 3 defects at 12 months.</w:t>
      </w:r>
    </w:p>
    <w:p>
      <w:pPr>
        <w:spacing w:before="200" w:after="80"/>
        <w:rPr/>
      </w:pPr>
      <w:r>
        <w:rPr>
          <w:b/>
          <w:bCs/>
          <w:sz w:val="28"/>
          <w:szCs w:val="28"/>
          <w:color w:val="2e75b6"/>
        </w:rPr>
        <w:t xml:space="preserve">42.6  GitHub Module Specification: src/poe/</w:t>
      </w:r>
    </w:p>
    <w:p>
      <w:pPr>
        <w:spacing w:before="0" w:after="80"/>
        <w:ind w:left="400"/>
        <w:rPr/>
      </w:pPr>
      <w:r>
        <w:rPr>
          <w:sz w:val="24"/>
          <w:szCs w:val="24"/>
        </w:rPr>
        <w:t xml:space="preserve">AMD-004 WS-B shall commission src/poe/ module with:</w:t>
      </w:r>
    </w:p>
    <w:p>
      <w:pPr>
        <w:spacing w:before="0" w:after="60"/>
        <w:ind w:left="600" w:hanging="200"/>
        <w:rPr/>
      </w:pPr>
      <w:r>
        <w:rPr>
          <w:sz w:val="22"/>
          <w:szCs w:val="22"/>
        </w:rPr>
        <w:t xml:space="preserve">• src/poe/schedule/ — automated POE trigger scheduling (30/90/180/365-day) linked to project handover date</w:t>
      </w:r>
    </w:p>
    <w:p>
      <w:pPr>
        <w:spacing w:before="0" w:after="60"/>
        <w:ind w:left="600" w:hanging="200"/>
        <w:rPr/>
      </w:pPr>
      <w:r>
        <w:rPr>
          <w:sz w:val="22"/>
          <w:szCs w:val="22"/>
        </w:rPr>
        <w:t xml:space="preserve">• src/poe/survey-engine/ — digital survey builder, LINE OA distribution, response collection</w:t>
      </w:r>
    </w:p>
    <w:p>
      <w:pPr>
        <w:spacing w:before="0" w:after="60"/>
        <w:ind w:left="600" w:hanging="200"/>
        <w:rPr/>
      </w:pPr>
      <w:r>
        <w:rPr>
          <w:sz w:val="22"/>
          <w:szCs w:val="22"/>
        </w:rPr>
        <w:t xml:space="preserve">• src/poe/delta-analysis/ — Design Intent vs Actual algorithm, delta report generator</w:t>
      </w:r>
    </w:p>
    <w:p>
      <w:pPr>
        <w:spacing w:before="0" w:after="60"/>
        <w:ind w:left="600" w:hanging="200"/>
        <w:rPr/>
      </w:pPr>
      <w:r>
        <w:rPr>
          <w:sz w:val="22"/>
          <w:szCs w:val="22"/>
        </w:rPr>
        <w:t xml:space="preserve">• src/poe/benchmarks/ — rolling DAPH design standards database fed by POE-365 data</w:t>
      </w:r>
    </w:p>
    <w:p>
      <w:pPr>
        <w:spacing w:before="0" w:after="60"/>
        <w:ind w:left="600" w:hanging="200"/>
        <w:rPr/>
      </w:pPr>
      <w:r>
        <w:rPr>
          <w:sz w:val="22"/>
          <w:szCs w:val="22"/>
        </w:rPr>
        <w:t xml:space="preserve">• supabase table poe_evaluations — stores all POE records, linked to project_id</w:t>
      </w:r>
    </w:p>
    <w:p>
      <w:pPr>
        <w:spacing w:before="200" w:after="80"/>
        <w:rPr/>
      </w:pPr>
      <w:r>
        <w:rPr>
          <w:b/>
          <w:bCs/>
          <w:sz w:val="28"/>
          <w:szCs w:val="28"/>
          <w:color w:val="2e75b6"/>
        </w:rPr>
        <w:t xml:space="preserve">42.7  S42 Milestones</w:t>
      </w:r>
    </w:p>
    <w:p>
      <w:pPr>
        <w:spacing w:before="0" w:after="60"/>
        <w:ind w:left="600"/>
        <w:rPr/>
      </w:pPr>
      <w:r>
        <w:rPr>
          <w:b/>
          <w:bCs/>
          <w:sz w:val="22"/>
          <w:szCs w:val="22"/>
        </w:rPr>
        <w:t xml:space="preserve">S42-M1:  </w:t>
      </w:r>
      <w:r>
        <w:rPr>
          <w:sz w:val="22"/>
          <w:szCs w:val="22"/>
        </w:rPr>
        <w:t xml:space="preserve">POE-30 quick check survey deployed via LINE OA for all active projects (Q2 2031)</w:t>
      </w:r>
    </w:p>
    <w:p>
      <w:pPr>
        <w:spacing w:before="0" w:after="60"/>
        <w:ind w:left="600"/>
        <w:rPr/>
      </w:pPr>
      <w:r>
        <w:rPr>
          <w:b/>
          <w:bCs/>
          <w:sz w:val="22"/>
          <w:szCs w:val="22"/>
        </w:rPr>
        <w:t xml:space="preserve">S42-M2:  </w:t>
      </w:r>
      <w:r>
        <w:rPr>
          <w:sz w:val="22"/>
          <w:szCs w:val="22"/>
        </w:rPr>
        <w:t xml:space="preserve">src/poe/ module operational; POE-90 and POE-180 assessments running on pilot projects (Q3 2031)</w:t>
      </w:r>
    </w:p>
    <w:p>
      <w:pPr>
        <w:spacing w:before="0" w:after="60"/>
        <w:ind w:left="600"/>
        <w:rPr/>
      </w:pPr>
      <w:r>
        <w:rPr>
          <w:b/>
          <w:bCs/>
          <w:sz w:val="22"/>
          <w:szCs w:val="22"/>
        </w:rPr>
        <w:t xml:space="preserve">S42-M3:  </w:t>
      </w:r>
      <w:r>
        <w:rPr>
          <w:sz w:val="22"/>
          <w:szCs w:val="22"/>
        </w:rPr>
        <w:t xml:space="preserve">First POE-365 annual evaluation completed; delta analysis submitted to SC (Q4 2031)</w:t>
      </w:r>
    </w:p>
    <w:p>
      <w:pPr>
        <w:spacing w:before="0" w:after="60"/>
        <w:ind w:left="600"/>
        <w:rPr/>
      </w:pPr>
      <w:r>
        <w:rPr>
          <w:b/>
          <w:bCs/>
          <w:sz w:val="22"/>
          <w:szCs w:val="22"/>
        </w:rPr>
        <w:t xml:space="preserve">S42-M4:  </w:t>
      </w:r>
      <w:r>
        <w:rPr>
          <w:sz w:val="22"/>
          <w:szCs w:val="22"/>
        </w:rPr>
        <w:t xml:space="preserve">DAPH design standards database updated with POE benchmark data — minimum 10 project entries (Q2 2032)</w:t>
      </w:r>
    </w:p>
    <w:p>
      <w:pPr>
        <w:spacing w:before="320" w:after="100"/>
        <w:rPr/>
      </w:pPr>
      <w:r>
        <w:rPr>
          <w:b/>
          <w:bCs/>
          <w:sz w:val="36"/>
          <w:szCs w:val="36"/>
          <w:color w:val="1f2d5a"/>
        </w:rPr>
        <w:t xml:space="preserve">43. SC Governance Module &amp; Programme Charter Registry (GAP-07)</w:t>
      </w:r>
    </w:p>
    <w:p>
      <w:pPr>
        <w:spacing w:before="200" w:after="80"/>
        <w:rPr/>
      </w:pPr>
      <w:r>
        <w:rPr>
          <w:b/>
          <w:bCs/>
          <w:sz w:val="28"/>
          <w:szCs w:val="28"/>
          <w:color w:val="2e75b6"/>
        </w:rPr>
        <w:t xml:space="preserve">43.1  Overview</w:t>
      </w:r>
    </w:p>
    <w:p>
      <w:pPr>
        <w:spacing w:before="0" w:after="80"/>
        <w:ind w:left="400"/>
        <w:rPr/>
      </w:pPr>
      <w:r>
        <w:rPr>
          <w:sz w:val="24"/>
          <w:szCs w:val="24"/>
        </w:rPr>
        <w:t xml:space="preserve">Section 43 establishes the Steering Committee Governance Module and Programme Charter Registry, closing GAP-07. The SOP-GitHub Coverage Analysis confirmed that Sections S23, S28, S32, and S38 — covering SC governance, AMD programme lifecycle, decision rights, and PDD management — exist entirely in DOCX form with no corresponding code implementation. This section defines the governance data model, Supabase schema, and agent integration required to operationalise SC governance within the IIMOS Manufacturing OS.</w:t>
      </w:r>
    </w:p>
    <w:p>
      <w:pPr>
        <w:spacing w:before="0" w:after="80"/>
        <w:ind w:left="400"/>
        <w:rPr/>
      </w:pPr>
      <w:r>
        <w:rPr>
          <w:sz w:val="24"/>
          <w:szCs w:val="24"/>
        </w:rPr>
        <w:t xml:space="preserve">Scope: All AMD programme governance activities from AMD-004 onwards. Responsible Agents: Core (Programme Director AI, Group D ≥97%), Guardian (Governance Compliance, Group D ≥97%), Nexus (Integration, Group D ≥97%).</w:t>
      </w:r>
    </w:p>
    <w:p>
      <w:pPr>
        <w:spacing w:before="200" w:after="80"/>
        <w:rPr/>
      </w:pPr>
      <w:r>
        <w:rPr>
          <w:b/>
          <w:bCs/>
          <w:sz w:val="28"/>
          <w:szCs w:val="28"/>
          <w:color w:val="2e75b6"/>
        </w:rPr>
        <w:t xml:space="preserve">43.2  Steering Committee Charter Registry v3.0</w:t>
      </w:r>
    </w:p>
    <w:p>
      <w:pPr>
        <w:spacing w:before="0" w:after="80"/>
        <w:ind w:left="400"/>
        <w:rPr/>
      </w:pPr>
      <w:r>
        <w:rPr>
          <w:sz w:val="24"/>
          <w:szCs w:val="24"/>
        </w:rPr>
        <w:t xml:space="preserve">The SC Charter Registry is the authoritative record of all Steering Committee decisions, resolutions, and mandate changes. It supersedes the manual DOCX-based records maintained in S23 and S34.</w:t>
      </w:r>
    </w:p>
    <w:p>
      <w:pPr>
        <w:spacing w:before="0" w:after="60"/>
        <w:ind w:left="600"/>
        <w:rPr/>
      </w:pPr>
      <w:r>
        <w:rPr>
          <w:b/>
          <w:bCs/>
          <w:sz w:val="22"/>
          <w:szCs w:val="22"/>
        </w:rPr>
        <w:t xml:space="preserve">Registry Record Types:  </w:t>
      </w:r>
      <w:r>
        <w:rPr>
          <w:sz w:val="22"/>
          <w:szCs w:val="22"/>
        </w:rPr>
        <w:t xml:space="preserve">SC-RESOLUTION (numbered SC-YYYY-NN), AMD-MANDATE (programme scope decisions), POLICY-RATIFICATION (governance policy approvals), ESCALATION-RECORD (DFV-Level 3, SLA breach, P0 incidents)</w:t>
      </w:r>
    </w:p>
    <w:p>
      <w:pPr>
        <w:spacing w:before="0" w:after="60"/>
        <w:ind w:left="600"/>
        <w:rPr/>
      </w:pPr>
      <w:r>
        <w:rPr>
          <w:b/>
          <w:bCs/>
          <w:sz w:val="22"/>
          <w:szCs w:val="22"/>
        </w:rPr>
        <w:t xml:space="preserve">Immutability:  </w:t>
      </w:r>
      <w:r>
        <w:rPr>
          <w:sz w:val="22"/>
          <w:szCs w:val="22"/>
        </w:rPr>
        <w:t xml:space="preserve">All SC resolutions are append-only in Supabase. No deletion or modification post-SC-signature. Audit trail maintained per ISO 9001 clause 7.5 (documented information).</w:t>
      </w:r>
    </w:p>
    <w:p>
      <w:pPr>
        <w:spacing w:before="0" w:after="60"/>
        <w:ind w:left="600"/>
        <w:rPr/>
      </w:pPr>
      <w:r>
        <w:rPr>
          <w:b/>
          <w:bCs/>
          <w:sz w:val="22"/>
          <w:szCs w:val="22"/>
        </w:rPr>
        <w:t xml:space="preserve">Numbering Convention:  </w:t>
      </w:r>
      <w:r>
        <w:rPr>
          <w:sz w:val="22"/>
          <w:szCs w:val="22"/>
        </w:rPr>
        <w:t xml:space="preserve">SC-[YEAR]-[NN] — e.g. SC-2030-01 (AMD-004 ratification). Sequential within calendar year. Cross-referenced in all SOP sections citing SC decisions.</w:t>
      </w:r>
    </w:p>
    <w:p>
      <w:pPr>
        <w:spacing w:before="0" w:after="60"/>
        <w:ind w:left="600"/>
        <w:rPr/>
      </w:pPr>
      <w:r>
        <w:rPr>
          <w:b/>
          <w:bCs/>
          <w:sz w:val="22"/>
          <w:szCs w:val="22"/>
        </w:rPr>
        <w:t xml:space="preserve">Access Control:  </w:t>
      </w:r>
      <w:r>
        <w:rPr>
          <w:sz w:val="22"/>
          <w:szCs w:val="22"/>
        </w:rPr>
        <w:t xml:space="preserve">SC records readable by all agents; writable only by Core and Guardian agents (Group D clearance). src/iam/ enforces role.</w:t>
      </w:r>
    </w:p>
    <w:p>
      <w:pPr>
        <w:spacing w:before="200" w:after="80"/>
        <w:rPr/>
      </w:pPr>
      <w:r>
        <w:rPr>
          <w:b/>
          <w:bCs/>
          <w:sz w:val="28"/>
          <w:szCs w:val="28"/>
          <w:color w:val="2e75b6"/>
        </w:rPr>
        <w:t xml:space="preserve">43.3  Decision Rights Framework v3.0</w:t>
      </w:r>
    </w:p>
    <w:p>
      <w:pPr>
        <w:spacing w:before="0" w:after="80"/>
        <w:ind w:left="400"/>
        <w:rPr/>
      </w:pPr>
      <w:r>
        <w:rPr>
          <w:sz w:val="24"/>
          <w:szCs w:val="24"/>
        </w:rPr>
        <w:t xml:space="preserve">The following decision rights matrix governs AMD programme activities post-AMD-004 ratification:</w:t>
      </w:r>
    </w:p>
    <w:p>
      <w:pPr>
        <w:spacing w:before="0" w:after="60"/>
        <w:ind w:left="600"/>
        <w:rPr/>
      </w:pPr>
      <w:r>
        <w:rPr>
          <w:b/>
          <w:bCs/>
          <w:sz w:val="22"/>
          <w:szCs w:val="22"/>
        </w:rPr>
        <w:t xml:space="preserve">D1 — Programme Director:  </w:t>
      </w:r>
      <w:r>
        <w:rPr>
          <w:sz w:val="22"/>
          <w:szCs w:val="22"/>
        </w:rPr>
        <w:t xml:space="preserve">Approve Gate 3 releases, authorize DFV-Level 3 CRs, ratify WELL/LEED scope changes, approve POE-365 benchmark database updates</w:t>
      </w:r>
    </w:p>
    <w:p>
      <w:pPr>
        <w:spacing w:before="0" w:after="60"/>
        <w:ind w:left="600"/>
        <w:rPr/>
      </w:pPr>
      <w:r>
        <w:rPr>
          <w:b/>
          <w:bCs/>
          <w:sz w:val="22"/>
          <w:szCs w:val="22"/>
        </w:rPr>
        <w:t xml:space="preserve">D2 — Steering Committee:  </w:t>
      </w:r>
      <w:r>
        <w:rPr>
          <w:sz w:val="22"/>
          <w:szCs w:val="22"/>
        </w:rPr>
        <w:t xml:space="preserve">Ratify AMD programme amendments, approve annual programme reviews (APR), authorize new workstream commissioning, approve policy documents GV2-P1 through GV2-P5</w:t>
      </w:r>
    </w:p>
    <w:p>
      <w:pPr>
        <w:spacing w:before="0" w:after="60"/>
        <w:ind w:left="600"/>
        <w:rPr/>
      </w:pPr>
      <w:r>
        <w:rPr>
          <w:b/>
          <w:bCs/>
          <w:sz w:val="22"/>
          <w:szCs w:val="22"/>
        </w:rPr>
        <w:t xml:space="preserve">D3 — Design Director:  </w:t>
      </w:r>
      <w:r>
        <w:rPr>
          <w:sz w:val="22"/>
          <w:szCs w:val="22"/>
        </w:rPr>
        <w:t xml:space="preserve">Approve Gate 0/1/2 design decisions, sign off biophilic pattern matrix (S39), validate LEED scorecard at G2</w:t>
      </w:r>
    </w:p>
    <w:p>
      <w:pPr>
        <w:spacing w:before="0" w:after="60"/>
        <w:ind w:left="600"/>
        <w:rPr/>
      </w:pPr>
      <w:r>
        <w:rPr>
          <w:b/>
          <w:bCs/>
          <w:sz w:val="22"/>
          <w:szCs w:val="22"/>
        </w:rPr>
        <w:t xml:space="preserve">D4 — Agent (Autonomous):  </w:t>
      </w:r>
      <w:r>
        <w:rPr>
          <w:sz w:val="22"/>
          <w:szCs w:val="22"/>
        </w:rPr>
        <w:t xml:space="preserve">Core/Guardian agents may autonomously approve Level 1 decisions within pre-authorised parameters: routine SLA breach notifications, POE scheduling, material vault tag updates</w:t>
      </w:r>
    </w:p>
    <w:p>
      <w:pPr>
        <w:spacing w:before="200" w:after="80"/>
        <w:rPr/>
      </w:pPr>
      <w:r>
        <w:rPr>
          <w:b/>
          <w:bCs/>
          <w:sz w:val="28"/>
          <w:szCs w:val="28"/>
          <w:color w:val="2e75b6"/>
        </w:rPr>
        <w:t xml:space="preserve">43.4  AMD Programme Lifecycle State Machine</w:t>
      </w:r>
    </w:p>
    <w:p>
      <w:pPr>
        <w:spacing w:before="0" w:after="80"/>
        <w:ind w:left="400"/>
        <w:rPr/>
      </w:pPr>
      <w:r>
        <w:rPr>
          <w:sz w:val="24"/>
          <w:szCs w:val="24"/>
        </w:rPr>
        <w:t xml:space="preserve">Each AMD programme follows a defined lifecycle state machine, implemented in Supabase as programme_state enum:</w:t>
      </w:r>
    </w:p>
    <w:p>
      <w:pPr>
        <w:spacing w:before="0" w:after="60"/>
        <w:ind w:left="600"/>
        <w:rPr/>
      </w:pPr>
      <w:r>
        <w:rPr>
          <w:b/>
          <w:bCs/>
          <w:sz w:val="22"/>
          <w:szCs w:val="22"/>
        </w:rPr>
        <w:t xml:space="preserve">State: PROPOSED:  </w:t>
      </w:r>
      <w:r>
        <w:rPr>
          <w:sz w:val="22"/>
          <w:szCs w:val="22"/>
        </w:rPr>
        <w:t xml:space="preserve">AMD programme proposed by APR review; PDD template initiated (S38 framework)</w:t>
      </w:r>
    </w:p>
    <w:p>
      <w:pPr>
        <w:spacing w:before="0" w:after="60"/>
        <w:ind w:left="600"/>
        <w:rPr/>
      </w:pPr>
      <w:r>
        <w:rPr>
          <w:b/>
          <w:bCs/>
          <w:sz w:val="22"/>
          <w:szCs w:val="22"/>
        </w:rPr>
        <w:t xml:space="preserve">State: RATIFIED:  </w:t>
      </w:r>
      <w:r>
        <w:rPr>
          <w:sz w:val="22"/>
          <w:szCs w:val="22"/>
        </w:rPr>
        <w:t xml:space="preserve">SC ratification resolution issued (SC-YYYY-NN); workstreams activated</w:t>
      </w:r>
    </w:p>
    <w:p>
      <w:pPr>
        <w:spacing w:before="0" w:after="60"/>
        <w:ind w:left="600"/>
        <w:rPr/>
      </w:pPr>
      <w:r>
        <w:rPr>
          <w:b/>
          <w:bCs/>
          <w:sz w:val="22"/>
          <w:szCs w:val="22"/>
        </w:rPr>
        <w:t xml:space="preserve">State: IN_PROGRESS:  </w:t>
      </w:r>
      <w:r>
        <w:rPr>
          <w:sz w:val="22"/>
          <w:szCs w:val="22"/>
        </w:rPr>
        <w:t xml:space="preserve">Workstreams WS-A through WS-E executing; quarterly SC reports generated by Core agent</w:t>
      </w:r>
    </w:p>
    <w:p>
      <w:pPr>
        <w:spacing w:before="0" w:after="60"/>
        <w:ind w:left="600"/>
        <w:rPr/>
      </w:pPr>
      <w:r>
        <w:rPr>
          <w:b/>
          <w:bCs/>
          <w:sz w:val="22"/>
          <w:szCs w:val="22"/>
        </w:rPr>
        <w:t xml:space="preserve">State: REVIEW:  </w:t>
      </w:r>
      <w:r>
        <w:rPr>
          <w:sz w:val="22"/>
          <w:szCs w:val="22"/>
        </w:rPr>
        <w:t xml:space="preserve">Annual Programme Review (APR) activated; scope extension or closure decision pending</w:t>
      </w:r>
    </w:p>
    <w:p>
      <w:pPr>
        <w:spacing w:before="0" w:after="60"/>
        <w:ind w:left="600"/>
        <w:rPr/>
      </w:pPr>
      <w:r>
        <w:rPr>
          <w:b/>
          <w:bCs/>
          <w:sz w:val="22"/>
          <w:szCs w:val="22"/>
        </w:rPr>
        <w:t xml:space="preserve">State: COMPLETED:  </w:t>
      </w:r>
      <w:r>
        <w:rPr>
          <w:sz w:val="22"/>
          <w:szCs w:val="22"/>
        </w:rPr>
        <w:t xml:space="preserve">All workstream milestones delivered; SC formal completion declaration issued; next AMD programme triggered</w:t>
      </w:r>
    </w:p>
    <w:p>
      <w:pPr>
        <w:spacing w:before="0" w:after="60"/>
        <w:ind w:left="600"/>
        <w:rPr/>
      </w:pPr>
      <w:r>
        <w:rPr>
          <w:b/>
          <w:bCs/>
          <w:sz w:val="22"/>
          <w:szCs w:val="22"/>
        </w:rPr>
        <w:t xml:space="preserve">State: SUPERSEDED:  </w:t>
      </w:r>
      <w:r>
        <w:rPr>
          <w:sz w:val="22"/>
          <w:szCs w:val="22"/>
        </w:rPr>
        <w:t xml:space="preserve">Programme documents superseded by successor AMD; archived in Supabase with read-only access</w:t>
      </w:r>
    </w:p>
    <w:p>
      <w:pPr>
        <w:spacing w:before="200" w:after="80"/>
        <w:rPr/>
      </w:pPr>
      <w:r>
        <w:rPr>
          <w:b/>
          <w:bCs/>
          <w:sz w:val="28"/>
          <w:szCs w:val="28"/>
          <w:color w:val="2e75b6"/>
        </w:rPr>
        <w:t xml:space="preserve">43.5  SC Agenda &amp; Resolution Store — Supabase Schema</w:t>
      </w:r>
    </w:p>
    <w:p>
      <w:pPr>
        <w:spacing w:before="0" w:after="80"/>
        <w:ind w:left="400"/>
        <w:rPr/>
      </w:pPr>
      <w:r>
        <w:rPr>
          <w:sz w:val="24"/>
          <w:szCs w:val="24"/>
        </w:rPr>
        <w:t xml:space="preserve">AMD-004 WS-A shall create the following Supabase tables for SC governance:</w:t>
      </w:r>
    </w:p>
    <w:p>
      <w:pPr>
        <w:spacing w:before="0" w:after="60"/>
        <w:ind w:left="600" w:hanging="200"/>
        <w:rPr/>
      </w:pPr>
      <w:r>
        <w:rPr>
          <w:sz w:val="22"/>
          <w:szCs w:val="22"/>
        </w:rPr>
        <w:t xml:space="preserve">• sc_resolutions (id, resolution_code, amd_programme, title, decision_text, ratified_by, ratified_at, related_sections)</w:t>
      </w:r>
    </w:p>
    <w:p>
      <w:pPr>
        <w:spacing w:before="0" w:after="60"/>
        <w:ind w:left="600" w:hanging="200"/>
        <w:rPr/>
      </w:pPr>
      <w:r>
        <w:rPr>
          <w:sz w:val="22"/>
          <w:szCs w:val="22"/>
        </w:rPr>
        <w:t xml:space="preserve">• amd_programmes (id, code, name, state, ratification_sc, start_date, target_completion, workstreams JSONB)</w:t>
      </w:r>
    </w:p>
    <w:p>
      <w:pPr>
        <w:spacing w:before="0" w:after="60"/>
        <w:ind w:left="600" w:hanging="200"/>
        <w:rPr/>
      </w:pPr>
      <w:r>
        <w:rPr>
          <w:sz w:val="22"/>
          <w:szCs w:val="22"/>
        </w:rPr>
        <w:t xml:space="preserve">• governance_policies (id, code, title, version, amd_programme, status, approved_at, superseded_at, doc_url)</w:t>
      </w:r>
    </w:p>
    <w:p>
      <w:pPr>
        <w:spacing w:before="0" w:after="60"/>
        <w:ind w:left="600" w:hanging="200"/>
        <w:rPr/>
      </w:pPr>
      <w:r>
        <w:rPr>
          <w:sz w:val="22"/>
          <w:szCs w:val="22"/>
        </w:rPr>
        <w:t xml:space="preserve">• sc_agenda_items (id, meeting_date, item_type, title, presenter_agent, resolution_id, outcome)</w:t>
      </w:r>
    </w:p>
    <w:p>
      <w:pPr>
        <w:spacing w:before="0" w:after="60"/>
        <w:ind w:left="600" w:hanging="200"/>
        <w:rPr/>
      </w:pPr>
      <w:r>
        <w:rPr>
          <w:sz w:val="22"/>
          <w:szCs w:val="22"/>
        </w:rPr>
        <w:t xml:space="preserve">• programme_milestones (id, amd_programme, workstream, milestone_code, title, target_date, status, evidence_url)</w:t>
      </w:r>
    </w:p>
    <w:p>
      <w:pPr>
        <w:spacing w:before="200" w:after="80"/>
        <w:rPr/>
      </w:pPr>
      <w:r>
        <w:rPr>
          <w:b/>
          <w:bCs/>
          <w:sz w:val="28"/>
          <w:szCs w:val="28"/>
          <w:color w:val="2e75b6"/>
        </w:rPr>
        <w:t xml:space="preserve">43.6  AMD-004 Governance Activation Checklist</w:t>
      </w:r>
    </w:p>
    <w:p>
      <w:pPr>
        <w:spacing w:before="0" w:after="60"/>
        <w:ind w:left="600"/>
        <w:rPr/>
      </w:pPr>
      <w:r>
        <w:rPr>
          <w:b/>
          <w:bCs/>
          <w:sz w:val="22"/>
          <w:szCs w:val="22"/>
        </w:rPr>
        <w:t xml:space="preserve">GOV-AMD4-01:  </w:t>
      </w:r>
      <w:r>
        <w:rPr>
          <w:sz w:val="22"/>
          <w:szCs w:val="22"/>
        </w:rPr>
        <w:t xml:space="preserve">Supabase sc_resolutions table created; SC-2030-01 AMD-004 ratification record inserted</w:t>
      </w:r>
    </w:p>
    <w:p>
      <w:pPr>
        <w:spacing w:before="0" w:after="60"/>
        <w:ind w:left="600"/>
        <w:rPr/>
      </w:pPr>
      <w:r>
        <w:rPr>
          <w:b/>
          <w:bCs/>
          <w:sz w:val="22"/>
          <w:szCs w:val="22"/>
        </w:rPr>
        <w:t xml:space="preserve">GOV-AMD4-02:  </w:t>
      </w:r>
      <w:r>
        <w:rPr>
          <w:sz w:val="22"/>
          <w:szCs w:val="22"/>
        </w:rPr>
        <w:t xml:space="preserve">amd_programmes table created; AMD-004 record in RATIFIED state; WS-A through WS-E workstreams populated</w:t>
      </w:r>
    </w:p>
    <w:p>
      <w:pPr>
        <w:spacing w:before="0" w:after="60"/>
        <w:ind w:left="600"/>
        <w:rPr/>
      </w:pPr>
      <w:r>
        <w:rPr>
          <w:b/>
          <w:bCs/>
          <w:sz w:val="22"/>
          <w:szCs w:val="22"/>
        </w:rPr>
        <w:t xml:space="preserve">GOV-AMD4-03:  </w:t>
      </w:r>
      <w:r>
        <w:rPr>
          <w:sz w:val="22"/>
          <w:szCs w:val="22"/>
        </w:rPr>
        <w:t xml:space="preserve">Core agent configured with SC governance write permissions in src/iam/</w:t>
      </w:r>
    </w:p>
    <w:p>
      <w:pPr>
        <w:spacing w:before="0" w:after="60"/>
        <w:ind w:left="600"/>
        <w:rPr/>
      </w:pPr>
      <w:r>
        <w:rPr>
          <w:b/>
          <w:bCs/>
          <w:sz w:val="22"/>
          <w:szCs w:val="22"/>
        </w:rPr>
        <w:t xml:space="preserve">GOV-AMD4-04:  </w:t>
      </w:r>
      <w:r>
        <w:rPr>
          <w:sz w:val="22"/>
          <w:szCs w:val="22"/>
        </w:rPr>
        <w:t xml:space="preserve">Guardian agent automated quarterly SC report generator linked to programme_milestones table</w:t>
      </w:r>
    </w:p>
    <w:p>
      <w:pPr>
        <w:spacing w:before="0" w:after="60"/>
        <w:ind w:left="600"/>
        <w:rPr/>
      </w:pPr>
      <w:r>
        <w:rPr>
          <w:b/>
          <w:bCs/>
          <w:sz w:val="22"/>
          <w:szCs w:val="22"/>
        </w:rPr>
        <w:t xml:space="preserve">GOV-AMD4-05:  </w:t>
      </w:r>
      <w:r>
        <w:rPr>
          <w:sz w:val="22"/>
          <w:szCs w:val="22"/>
        </w:rPr>
        <w:t xml:space="preserve">LINE OA SC notification channel configured for resolution alerts (supabase/functions/line-outbound-sender/)</w:t>
      </w:r>
    </w:p>
    <w:p>
      <w:pPr>
        <w:spacing w:before="0" w:after="60"/>
        <w:ind w:left="600"/>
        <w:rPr/>
      </w:pPr>
      <w:r>
        <w:rPr>
          <w:b/>
          <w:bCs/>
          <w:sz w:val="22"/>
          <w:szCs w:val="22"/>
        </w:rPr>
        <w:t xml:space="preserve">GOV-AMD4-06:  </w:t>
      </w:r>
      <w:r>
        <w:rPr>
          <w:sz w:val="22"/>
          <w:szCs w:val="22"/>
        </w:rPr>
        <w:t xml:space="preserve">DOCX SOP sections S23, S28, S32, S38 cross-referenced with Supabase governance records as authoritative source</w:t>
      </w:r>
    </w:p>
    <w:p>
      <w:pPr>
        <w:spacing w:before="200" w:after="80"/>
        <w:rPr/>
      </w:pPr>
      <w:r>
        <w:rPr>
          <w:b/>
          <w:bCs/>
          <w:sz w:val="28"/>
          <w:szCs w:val="28"/>
          <w:color w:val="2e75b6"/>
        </w:rPr>
        <w:t xml:space="preserve">43.7  S43 Milestones</w:t>
      </w:r>
    </w:p>
    <w:p>
      <w:pPr>
        <w:spacing w:before="0" w:after="60"/>
        <w:ind w:left="600"/>
        <w:rPr/>
      </w:pPr>
      <w:r>
        <w:rPr>
          <w:b/>
          <w:bCs/>
          <w:sz w:val="22"/>
          <w:szCs w:val="22"/>
        </w:rPr>
        <w:t xml:space="preserve">S43-M1:  </w:t>
      </w:r>
      <w:r>
        <w:rPr>
          <w:sz w:val="22"/>
          <w:szCs w:val="22"/>
        </w:rPr>
        <w:t xml:space="preserve">Supabase governance schema deployed; SC-2030-01 AMD-004 record live (Q3 2030 — AMD-004 ratification)</w:t>
      </w:r>
    </w:p>
    <w:p>
      <w:pPr>
        <w:spacing w:before="0" w:after="60"/>
        <w:ind w:left="600"/>
        <w:rPr/>
      </w:pPr>
      <w:r>
        <w:rPr>
          <w:b/>
          <w:bCs/>
          <w:sz w:val="22"/>
          <w:szCs w:val="22"/>
        </w:rPr>
        <w:t xml:space="preserve">S43-M2:  </w:t>
      </w:r>
      <w:r>
        <w:rPr>
          <w:sz w:val="22"/>
          <w:szCs w:val="22"/>
        </w:rPr>
        <w:t xml:space="preserve">Core and Guardian agents configured with governance write access; first automated SC quarterly report (Q4 2030)</w:t>
      </w:r>
    </w:p>
    <w:p>
      <w:pPr>
        <w:spacing w:before="0" w:after="60"/>
        <w:ind w:left="600"/>
        <w:rPr/>
      </w:pPr>
      <w:r>
        <w:rPr>
          <w:b/>
          <w:bCs/>
          <w:sz w:val="22"/>
          <w:szCs w:val="22"/>
        </w:rPr>
        <w:t xml:space="preserve">S43-M3:  </w:t>
      </w:r>
      <w:r>
        <w:rPr>
          <w:sz w:val="22"/>
          <w:szCs w:val="22"/>
        </w:rPr>
        <w:t xml:space="preserve">All historical SC resolutions (SC-2025 through SC-2030) migrated from DOCX to Supabase sc_resolutions table (Q1 2031)</w:t>
      </w:r>
    </w:p>
    <w:p>
      <w:pPr>
        <w:spacing w:before="0" w:after="60"/>
        <w:ind w:left="600"/>
        <w:rPr/>
      </w:pPr>
      <w:r>
        <w:rPr>
          <w:b/>
          <w:bCs/>
          <w:sz w:val="22"/>
          <w:szCs w:val="22"/>
        </w:rPr>
        <w:t xml:space="preserve">S43-M4:  </w:t>
      </w:r>
      <w:r>
        <w:rPr>
          <w:sz w:val="22"/>
          <w:szCs w:val="22"/>
        </w:rPr>
        <w:t xml:space="preserve">SC Governance Module fully operational — DOCX SOP governance sections become read-only references to Supabase system of record (Q2 2031)</w:t>
      </w:r>
    </w:p>
    <w:p>
      <w:pPr>
        <w:spacing w:before="320" w:after="100"/>
        <w:rPr/>
      </w:pPr>
      <w:r>
        <w:rPr>
          <w:b/>
          <w:bCs/>
          <w:sz w:val="36"/>
          <w:szCs w:val="36"/>
          <w:color w:val="1f2d5a"/>
        </w:rPr>
        <w:t xml:space="preserve">44. 28-Agent Governance Code Implementation Guide &amp; Unified Gap Resolution Framework (GAP-05, GAP-08)</w:t>
      </w:r>
    </w:p>
    <w:p>
      <w:pPr>
        <w:spacing w:before="200" w:after="80"/>
        <w:rPr/>
      </w:pPr>
      <w:r>
        <w:rPr>
          <w:b/>
          <w:bCs/>
          <w:sz w:val="28"/>
          <w:szCs w:val="28"/>
          <w:color w:val="2e75b6"/>
        </w:rPr>
        <w:t xml:space="preserve">44.1  Overview</w:t>
      </w:r>
    </w:p>
    <w:p>
      <w:pPr>
        <w:spacing w:before="0" w:after="80"/>
        <w:ind w:left="400"/>
        <w:rPr/>
      </w:pPr>
      <w:r>
        <w:rPr>
          <w:sz w:val="24"/>
          <w:szCs w:val="24"/>
        </w:rPr>
        <w:t xml:space="preserve">Section 44 consolidates the technical implementation guide for the 28-Agent Governance Layer in code (GAP-05) and the AMD-004 Unified Gap Resolution Framework (GAP-08). The SOP-GitHub Coverage Analysis identified 15 gaps across three severity levels. This section provides the authoritative migration path from DOCX-governed policy to code-enforced governance, beginning with AMD-004 WS-A (Q3 2030) and completing by AMD-004 WS-E (Q2 2033).</w:t>
      </w:r>
    </w:p>
    <w:p>
      <w:pPr>
        <w:spacing w:before="0" w:after="80"/>
        <w:ind w:left="400"/>
        <w:rPr/>
      </w:pPr>
      <w:r>
        <w:rPr>
          <w:sz w:val="24"/>
          <w:szCs w:val="24"/>
        </w:rPr>
        <w:t xml:space="preserve">Responsible Agents: Core (Programme Director, Group D ≥97%), Nexus (Integration, Group D ≥97%), Vega (Technical Architecture, Group D ≥97%), Ledger (Audit/Compliance, Group D ≥97%).</w:t>
      </w:r>
    </w:p>
    <w:p>
      <w:pPr>
        <w:spacing w:before="200" w:after="80"/>
        <w:rPr/>
      </w:pPr>
      <w:r>
        <w:rPr>
          <w:b/>
          <w:bCs/>
          <w:sz w:val="28"/>
          <w:szCs w:val="28"/>
          <w:color w:val="2e75b6"/>
        </w:rPr>
        <w:t xml:space="preserve">44.2  28-Agent SLA Group Configuration in src/workflow/sla/</w:t>
      </w:r>
    </w:p>
    <w:p>
      <w:pPr>
        <w:spacing w:before="0" w:after="80"/>
        <w:ind w:left="400"/>
        <w:rPr/>
      </w:pPr>
      <w:r>
        <w:rPr>
          <w:sz w:val="24"/>
          <w:szCs w:val="24"/>
        </w:rPr>
        <w:t xml:space="preserve">The 28-agent SLA Group A–D threshold table (S17) shall be migrated from DOCX to a configuration file in src/workflow/sla/agent-config.ts with the following structure:</w:t>
      </w:r>
    </w:p>
    <w:p>
      <w:pPr>
        <w:spacing w:before="0" w:after="60"/>
        <w:ind w:left="600"/>
        <w:rPr/>
      </w:pPr>
      <w:r>
        <w:rPr>
          <w:b/>
          <w:bCs/>
          <w:sz w:val="22"/>
          <w:szCs w:val="22"/>
        </w:rPr>
        <w:t xml:space="preserve">Group A (≥95% accuracy):  </w:t>
      </w:r>
      <w:r>
        <w:rPr>
          <w:sz w:val="22"/>
          <w:szCs w:val="22"/>
        </w:rPr>
        <w:t xml:space="preserve">Kelly, Signal, Aria, Blaze, Nova — real-time SLA sweep via supabase/functions/sla-sweep-scheduler/</w:t>
      </w:r>
    </w:p>
    <w:p>
      <w:pPr>
        <w:spacing w:before="0" w:after="60"/>
        <w:ind w:left="600"/>
        <w:rPr/>
      </w:pPr>
      <w:r>
        <w:rPr>
          <w:b/>
          <w:bCs/>
          <w:sz w:val="22"/>
          <w:szCs w:val="22"/>
        </w:rPr>
        <w:t xml:space="preserve">Group B (≥93% accuracy):  </w:t>
      </w:r>
      <w:r>
        <w:rPr>
          <w:sz w:val="22"/>
          <w:szCs w:val="22"/>
        </w:rPr>
        <w:t xml:space="preserve">Compass, Remy, Scout, Finn, Hana, Ember, Shore, Draft — daily SLA batch review</w:t>
      </w:r>
    </w:p>
    <w:p>
      <w:pPr>
        <w:spacing w:before="0" w:after="60"/>
        <w:ind w:left="600"/>
        <w:rPr/>
      </w:pPr>
      <w:r>
        <w:rPr>
          <w:b/>
          <w:bCs/>
          <w:sz w:val="22"/>
          <w:szCs w:val="22"/>
        </w:rPr>
        <w:t xml:space="preserve">Group C (≥94% accuracy):  </w:t>
      </w:r>
      <w:r>
        <w:rPr>
          <w:sz w:val="22"/>
          <w:szCs w:val="22"/>
        </w:rPr>
        <w:t xml:space="preserve">Atlas, Bo, Forge, Leo, Ops, Stone, Pulse, Frame — weekly SLA aggregate report</w:t>
      </w:r>
    </w:p>
    <w:p>
      <w:pPr>
        <w:spacing w:before="0" w:after="60"/>
        <w:ind w:left="600"/>
        <w:rPr/>
      </w:pPr>
      <w:r>
        <w:rPr>
          <w:b/>
          <w:bCs/>
          <w:sz w:val="22"/>
          <w:szCs w:val="22"/>
        </w:rPr>
        <w:t xml:space="preserve">Group D (≥97% accuracy):  </w:t>
      </w:r>
      <w:r>
        <w:rPr>
          <w:sz w:val="22"/>
          <w:szCs w:val="22"/>
        </w:rPr>
        <w:t xml:space="preserve">Core, Nexus, Rex, Guardian, Talent, Vega, Ledger — continuous monitoring; breach triggers immediate SC notification</w:t>
      </w:r>
    </w:p>
    <w:p>
      <w:pPr>
        <w:spacing w:before="0" w:after="80"/>
        <w:ind w:left="400"/>
        <w:rPr/>
      </w:pPr>
      <w:r>
        <w:rPr>
          <w:sz w:val="24"/>
          <w:szCs w:val="24"/>
        </w:rPr>
        <w:t xml:space="preserve">SLA breach thresholds shall trigger escalation via supabase/functions/notify-overdue/ with severity mapping: Group D breach → Programme Director + SC notification; Group A breach → Design Director notification; Group B/C breach → workstream lead notification.</w:t>
      </w:r>
    </w:p>
    <w:p>
      <w:pPr>
        <w:spacing w:before="200" w:after="80"/>
        <w:rPr/>
      </w:pPr>
      <w:r>
        <w:rPr>
          <w:b/>
          <w:bCs/>
          <w:sz w:val="28"/>
          <w:szCs w:val="28"/>
          <w:color w:val="2e75b6"/>
        </w:rPr>
        <w:t xml:space="preserve">44.3  Per-Agent KPI Baseline Configuration</w:t>
      </w:r>
    </w:p>
    <w:p>
      <w:pPr>
        <w:spacing w:before="0" w:after="80"/>
        <w:ind w:left="400"/>
        <w:rPr/>
      </w:pPr>
      <w:r>
        <w:rPr>
          <w:sz w:val="24"/>
          <w:szCs w:val="24"/>
        </w:rPr>
        <w:t xml:space="preserve">Each of the 28 agents shall have a KPI baseline record in Supabase table agent_kpi_baselines with fields:</w:t>
      </w:r>
    </w:p>
    <w:p>
      <w:pPr>
        <w:spacing w:before="0" w:after="60"/>
        <w:ind w:left="600" w:hanging="200"/>
        <w:rPr/>
      </w:pPr>
      <w:r>
        <w:rPr>
          <w:sz w:val="22"/>
          <w:szCs w:val="22"/>
        </w:rPr>
        <w:t xml:space="preserve">• agent_id, agent_name, sla_group, accuracy_threshold, response_time_p95_ms, tasks_per_day_target</w:t>
      </w:r>
    </w:p>
    <w:p>
      <w:pPr>
        <w:spacing w:before="0" w:after="60"/>
        <w:ind w:left="600" w:hanging="200"/>
        <w:rPr/>
      </w:pPr>
      <w:r>
        <w:rPr>
          <w:sz w:val="22"/>
          <w:szCs w:val="22"/>
        </w:rPr>
        <w:t xml:space="preserve">• quality_score_min, handoff_success_rate_min, client_satisfaction_nps_min</w:t>
      </w:r>
    </w:p>
    <w:p>
      <w:pPr>
        <w:spacing w:before="0" w:after="60"/>
        <w:ind w:left="600" w:hanging="200"/>
        <w:rPr/>
      </w:pPr>
      <w:r>
        <w:rPr>
          <w:sz w:val="22"/>
          <w:szCs w:val="22"/>
        </w:rPr>
        <w:t xml:space="preserve">• current_period_score, baseline_date, last_review_date, next_review_date</w:t>
      </w:r>
    </w:p>
    <w:p>
      <w:pPr>
        <w:spacing w:before="0" w:after="80"/>
        <w:ind w:left="400"/>
        <w:rPr/>
      </w:pPr>
      <w:r>
        <w:rPr>
          <w:sz w:val="24"/>
          <w:szCs w:val="24"/>
        </w:rPr>
        <w:t xml:space="preserve">KPI baselines are reviewed quarterly by Pulse (analytics) and Ledger (audit). Deviations of &gt; 5% from baseline for two consecutive quarters trigger Agent Lifecycle Review (S21 protocol).</w:t>
      </w:r>
    </w:p>
    <w:p>
      <w:pPr>
        <w:spacing w:before="200" w:after="80"/>
        <w:rPr/>
      </w:pPr>
      <w:r>
        <w:rPr>
          <w:b/>
          <w:bCs/>
          <w:sz w:val="28"/>
          <w:szCs w:val="28"/>
          <w:color w:val="2e75b6"/>
        </w:rPr>
        <w:t xml:space="preserve">44.4  Gap Resolution Registry — All 15 Gaps</w:t>
      </w:r>
    </w:p>
    <w:p>
      <w:pPr>
        <w:spacing w:before="0" w:after="80"/>
        <w:ind w:left="400"/>
        <w:rPr/>
      </w:pPr>
      <w:r>
        <w:rPr>
          <w:sz w:val="24"/>
          <w:szCs w:val="24"/>
        </w:rPr>
        <w:t xml:space="preserve">The following table summarises the complete 15-gap resolution plan by AMD-004 workstream:</w:t>
      </w:r>
    </w:p>
    <w:p>
      <w:pPr>
        <w:spacing w:before="0" w:after="60"/>
        <w:ind w:left="600"/>
        <w:rPr/>
      </w:pPr>
      <w:r>
        <w:rPr>
          <w:b/>
          <w:bCs/>
          <w:sz w:val="22"/>
          <w:szCs w:val="22"/>
        </w:rPr>
        <w:t xml:space="preserve">GAP-01 Biophilic/WELL  [HIGH]:  </w:t>
      </w:r>
      <w:r>
        <w:rPr>
          <w:sz w:val="22"/>
          <w:szCs w:val="22"/>
        </w:rPr>
        <w:t xml:space="preserve">WS-A: S39 SOP published. WS-B: src/biophilic/ module built. Target: Q3 2031</w:t>
      </w:r>
    </w:p>
    <w:p>
      <w:pPr>
        <w:spacing w:before="0" w:after="60"/>
        <w:ind w:left="600"/>
        <w:rPr/>
      </w:pPr>
      <w:r>
        <w:rPr>
          <w:b/>
          <w:bCs/>
          <w:sz w:val="22"/>
          <w:szCs w:val="22"/>
        </w:rPr>
        <w:t xml:space="preserve">GAP-02 Design Freeze Gate  [HIGH]:  </w:t>
      </w:r>
      <w:r>
        <w:rPr>
          <w:sz w:val="22"/>
          <w:szCs w:val="22"/>
        </w:rPr>
        <w:t xml:space="preserve">WS-A: src/gate/ extension. WS-B: full client workflow. Target: Q3 2031</w:t>
      </w:r>
    </w:p>
    <w:p>
      <w:pPr>
        <w:spacing w:before="0" w:after="60"/>
        <w:ind w:left="600"/>
        <w:rPr/>
      </w:pPr>
      <w:r>
        <w:rPr>
          <w:b/>
          <w:bCs/>
          <w:sz w:val="22"/>
          <w:szCs w:val="22"/>
        </w:rPr>
        <w:t xml:space="preserve">GAP-03 Sensory Commissioning  [HIGH]:  </w:t>
      </w:r>
      <w:r>
        <w:rPr>
          <w:sz w:val="22"/>
          <w:szCs w:val="22"/>
        </w:rPr>
        <w:t xml:space="preserve">WS-B: src/sensory-commissioning/ module. Target: Q3 2031</w:t>
      </w:r>
    </w:p>
    <w:p>
      <w:pPr>
        <w:spacing w:before="0" w:after="60"/>
        <w:ind w:left="600"/>
        <w:rPr/>
      </w:pPr>
      <w:r>
        <w:rPr>
          <w:b/>
          <w:bCs/>
          <w:sz w:val="22"/>
          <w:szCs w:val="22"/>
        </w:rPr>
        <w:t xml:space="preserve">GAP-04 POE System  [HIGH]:  </w:t>
      </w:r>
      <w:r>
        <w:rPr>
          <w:sz w:val="22"/>
          <w:szCs w:val="22"/>
        </w:rPr>
        <w:t xml:space="preserve">WS-B: src/poe/ module. Target: Q3 2031</w:t>
      </w:r>
    </w:p>
    <w:p>
      <w:pPr>
        <w:spacing w:before="0" w:after="60"/>
        <w:ind w:left="600"/>
        <w:rPr/>
      </w:pPr>
      <w:r>
        <w:rPr>
          <w:b/>
          <w:bCs/>
          <w:sz w:val="22"/>
          <w:szCs w:val="22"/>
        </w:rPr>
        <w:t xml:space="preserve">GAP-05 28-Agent Governance Code  [HIGH]:  </w:t>
      </w:r>
      <w:r>
        <w:rPr>
          <w:sz w:val="22"/>
          <w:szCs w:val="22"/>
        </w:rPr>
        <w:t xml:space="preserve">WS-A: agent-config.ts + agent_kpi_baselines. Target: Q4 2030</w:t>
      </w:r>
    </w:p>
    <w:p>
      <w:pPr>
        <w:spacing w:before="0" w:after="60"/>
        <w:ind w:left="600"/>
        <w:rPr/>
      </w:pPr>
      <w:r>
        <w:rPr>
          <w:b/>
          <w:bCs/>
          <w:sz w:val="22"/>
          <w:szCs w:val="22"/>
        </w:rPr>
        <w:t xml:space="preserve">GAP-06 ISO 9001/RIBA Audit Trail  [HIGH]:  </w:t>
      </w:r>
      <w:r>
        <w:rPr>
          <w:sz w:val="22"/>
          <w:szCs w:val="22"/>
        </w:rPr>
        <w:t xml:space="preserve">WS-C: src/workflow/audit/ extension. Target: Q2 2032</w:t>
      </w:r>
    </w:p>
    <w:p>
      <w:pPr>
        <w:spacing w:before="0" w:after="60"/>
        <w:ind w:left="600"/>
        <w:rPr/>
      </w:pPr>
      <w:r>
        <w:rPr>
          <w:b/>
          <w:bCs/>
          <w:sz w:val="22"/>
          <w:szCs w:val="22"/>
        </w:rPr>
        <w:t xml:space="preserve">GAP-07 SC Governance Module  [HIGH]:  </w:t>
      </w:r>
      <w:r>
        <w:rPr>
          <w:sz w:val="22"/>
          <w:szCs w:val="22"/>
        </w:rPr>
        <w:t xml:space="preserve">WS-A: S43 + Supabase schema. Target: Q4 2030</w:t>
      </w:r>
    </w:p>
    <w:p>
      <w:pPr>
        <w:spacing w:before="0" w:after="60"/>
        <w:ind w:left="600"/>
        <w:rPr/>
      </w:pPr>
      <w:r>
        <w:rPr>
          <w:b/>
          <w:bCs/>
          <w:sz w:val="22"/>
          <w:szCs w:val="22"/>
        </w:rPr>
        <w:t xml:space="preserve">GAP-08 AMD-004 Programme Tracker  [HIGH]:  </w:t>
      </w:r>
      <w:r>
        <w:rPr>
          <w:sz w:val="22"/>
          <w:szCs w:val="22"/>
        </w:rPr>
        <w:t xml:space="preserve">WS-A: amd_programmes table + Core agent. Target: Q4 2030</w:t>
      </w:r>
    </w:p>
    <w:p>
      <w:pPr>
        <w:spacing w:before="0" w:after="60"/>
        <w:ind w:left="600"/>
        <w:rPr/>
      </w:pPr>
      <w:r>
        <w:rPr>
          <w:b/>
          <w:bCs/>
          <w:sz w:val="22"/>
          <w:szCs w:val="22"/>
        </w:rPr>
        <w:t xml:space="preserve">GAP-09 Mock-up Approval Workflow  [MEDIUM]:  </w:t>
      </w:r>
      <w:r>
        <w:rPr>
          <w:sz w:val="22"/>
          <w:szCs w:val="22"/>
        </w:rPr>
        <w:t xml:space="preserve">WS-B: src/workflow/approval/ extension. Target: Q1 2032</w:t>
      </w:r>
    </w:p>
    <w:p>
      <w:pPr>
        <w:spacing w:before="0" w:after="60"/>
        <w:ind w:left="600"/>
        <w:rPr/>
      </w:pPr>
      <w:r>
        <w:rPr>
          <w:b/>
          <w:bCs/>
          <w:sz w:val="22"/>
          <w:szCs w:val="22"/>
        </w:rPr>
        <w:t xml:space="preserve">GAP-10 Unified KPI Dashboard  [MEDIUM]:  </w:t>
      </w:r>
      <w:r>
        <w:rPr>
          <w:sz w:val="22"/>
          <w:szCs w:val="22"/>
        </w:rPr>
        <w:t xml:space="preserve">WS-C: dashboard/ integration layer. Target: Q2 2032</w:t>
      </w:r>
    </w:p>
    <w:p>
      <w:pPr>
        <w:spacing w:before="0" w:after="60"/>
        <w:ind w:left="600"/>
        <w:rPr/>
      </w:pPr>
      <w:r>
        <w:rPr>
          <w:b/>
          <w:bCs/>
          <w:sz w:val="22"/>
          <w:szCs w:val="22"/>
        </w:rPr>
        <w:t xml:space="preserve">GAP-11 Emergency Escalation Protocol  [MEDIUM]:  </w:t>
      </w:r>
      <w:r>
        <w:rPr>
          <w:sz w:val="22"/>
          <w:szCs w:val="22"/>
        </w:rPr>
        <w:t xml:space="preserve">WS-C: severity matrix + escalation chain. Target: Q2 2032</w:t>
      </w:r>
    </w:p>
    <w:p>
      <w:pPr>
        <w:spacing w:before="0" w:after="60"/>
        <w:ind w:left="600"/>
        <w:rPr/>
      </w:pPr>
      <w:r>
        <w:rPr>
          <w:b/>
          <w:bCs/>
          <w:sz w:val="22"/>
          <w:szCs w:val="22"/>
        </w:rPr>
        <w:t xml:space="preserve">GAP-12 Governance Amendment Tracking  [MEDIUM]:  </w:t>
      </w:r>
      <w:r>
        <w:rPr>
          <w:sz w:val="22"/>
          <w:szCs w:val="22"/>
        </w:rPr>
        <w:t xml:space="preserve">WS-B: governance_policies table. Target: Q1 2032</w:t>
      </w:r>
    </w:p>
    <w:p>
      <w:pPr>
        <w:spacing w:before="0" w:after="60"/>
        <w:ind w:left="600"/>
        <w:rPr/>
      </w:pPr>
      <w:r>
        <w:rPr>
          <w:b/>
          <w:bCs/>
          <w:sz w:val="22"/>
          <w:szCs w:val="22"/>
        </w:rPr>
        <w:t xml:space="preserve">GAP-13 AI Ethics Audit Module  [LOW]:  </w:t>
      </w:r>
      <w:r>
        <w:rPr>
          <w:sz w:val="22"/>
          <w:szCs w:val="22"/>
        </w:rPr>
        <w:t xml:space="preserve">WS-D: bias monitoring + ethical log. Target: Q3 2032</w:t>
      </w:r>
    </w:p>
    <w:p>
      <w:pPr>
        <w:spacing w:before="0" w:after="60"/>
        <w:ind w:left="600"/>
        <w:rPr/>
      </w:pPr>
      <w:r>
        <w:rPr>
          <w:b/>
          <w:bCs/>
          <w:sz w:val="22"/>
          <w:szCs w:val="22"/>
        </w:rPr>
        <w:t xml:space="preserve">GAP-14 Agent Decommissioning Workflow  [LOW]:  </w:t>
      </w:r>
      <w:r>
        <w:rPr>
          <w:sz w:val="22"/>
          <w:szCs w:val="22"/>
        </w:rPr>
        <w:t xml:space="preserve">WS-D: lifecycle retire state. Target: Q3 2032</w:t>
      </w:r>
    </w:p>
    <w:p>
      <w:pPr>
        <w:spacing w:before="0" w:after="60"/>
        <w:ind w:left="600"/>
        <w:rPr/>
      </w:pPr>
      <w:r>
        <w:rPr>
          <w:b/>
          <w:bCs/>
          <w:sz w:val="22"/>
          <w:szCs w:val="22"/>
        </w:rPr>
        <w:t xml:space="preserve">GAP-15 PDPA DSAR Workflow  [LOW]:  </w:t>
      </w:r>
      <w:r>
        <w:rPr>
          <w:sz w:val="22"/>
          <w:szCs w:val="22"/>
        </w:rPr>
        <w:t xml:space="preserve">WS-D: src/iam/ DSAR extension. Target: Q4 2032</w:t>
      </w:r>
    </w:p>
    <w:p>
      <w:pPr>
        <w:spacing w:before="200" w:after="80"/>
        <w:rPr/>
      </w:pPr>
      <w:r>
        <w:rPr>
          <w:b/>
          <w:bCs/>
          <w:sz w:val="28"/>
          <w:szCs w:val="28"/>
          <w:color w:val="2e75b6"/>
        </w:rPr>
        <w:t xml:space="preserve">44.5  AMD-004 Unified Gap Resolution Roadmap</w:t>
      </w:r>
    </w:p>
    <w:p>
      <w:pPr>
        <w:spacing w:before="0" w:after="60"/>
        <w:ind w:left="600"/>
        <w:rPr/>
      </w:pPr>
      <w:r>
        <w:rPr>
          <w:b/>
          <w:bCs/>
          <w:sz w:val="22"/>
          <w:szCs w:val="22"/>
        </w:rPr>
        <w:t xml:space="preserve">Phase 1 — WS-A (Q3–Q4 2030):  </w:t>
      </w:r>
      <w:r>
        <w:rPr>
          <w:sz w:val="22"/>
          <w:szCs w:val="22"/>
        </w:rPr>
        <w:t xml:space="preserve">Bridge DOCX → Code: GAP-05 (SLA config), GAP-07 (SC governance schema), GAP-08 (AMD tracker), GAP-02 initial (Gate scaffolding)</w:t>
      </w:r>
    </w:p>
    <w:p>
      <w:pPr>
        <w:spacing w:before="0" w:after="60"/>
        <w:ind w:left="600"/>
        <w:rPr/>
      </w:pPr>
      <w:r>
        <w:rPr>
          <w:b/>
          <w:bCs/>
          <w:sz w:val="22"/>
          <w:szCs w:val="22"/>
        </w:rPr>
        <w:t xml:space="preserve">Phase 2 — WS-B (FY2031):  </w:t>
      </w:r>
      <w:r>
        <w:rPr>
          <w:sz w:val="22"/>
          <w:szCs w:val="22"/>
        </w:rPr>
        <w:t xml:space="preserve">New module development: GAP-01 (biophilic), GAP-03 (sensory), GAP-04 (POE), GAP-02 complete (Gate workflow), GAP-09 (mock-up), GAP-12 (amendment tracking)</w:t>
      </w:r>
    </w:p>
    <w:p>
      <w:pPr>
        <w:spacing w:before="0" w:after="60"/>
        <w:ind w:left="600"/>
        <w:rPr/>
      </w:pPr>
      <w:r>
        <w:rPr>
          <w:b/>
          <w:bCs/>
          <w:sz w:val="22"/>
          <w:szCs w:val="22"/>
        </w:rPr>
        <w:t xml:space="preserve">Phase 3 — WS-C/D (FY2032):  </w:t>
      </w:r>
      <w:r>
        <w:rPr>
          <w:sz w:val="22"/>
          <w:szCs w:val="22"/>
        </w:rPr>
        <w:t xml:space="preserve">Integration &amp; compliance: GAP-06 (ISO 9001 audit), GAP-10 (unified dashboard), GAP-11 (emergency protocol), GAP-13/14/15 (ethics, decommission, PDPA)</w:t>
      </w:r>
    </w:p>
    <w:p>
      <w:pPr>
        <w:spacing w:before="0" w:after="60"/>
        <w:ind w:left="600"/>
        <w:rPr/>
      </w:pPr>
      <w:r>
        <w:rPr>
          <w:b/>
          <w:bCs/>
          <w:sz w:val="22"/>
          <w:szCs w:val="22"/>
        </w:rPr>
        <w:t xml:space="preserve">Phase 4 — WS-E (Q1–Q2 2033):  </w:t>
      </w:r>
      <w:r>
        <w:rPr>
          <w:sz w:val="22"/>
          <w:szCs w:val="22"/>
        </w:rPr>
        <w:t xml:space="preserve">Validation, stress testing, and World-Class certification against RIBA POW + WELL + ISO 9001. Target: 0 HIGH gaps remaining.</w:t>
      </w:r>
    </w:p>
    <w:p>
      <w:pPr>
        <w:spacing w:before="200" w:after="80"/>
        <w:rPr/>
      </w:pPr>
      <w:r>
        <w:rPr>
          <w:b/>
          <w:bCs/>
          <w:sz w:val="28"/>
          <w:szCs w:val="28"/>
          <w:color w:val="2e75b6"/>
        </w:rPr>
        <w:t xml:space="preserve">44.6  S44 Milestones</w:t>
      </w:r>
    </w:p>
    <w:p>
      <w:pPr>
        <w:spacing w:before="0" w:after="60"/>
        <w:ind w:left="600"/>
        <w:rPr/>
      </w:pPr>
      <w:r>
        <w:rPr>
          <w:b/>
          <w:bCs/>
          <w:sz w:val="22"/>
          <w:szCs w:val="22"/>
        </w:rPr>
        <w:t xml:space="preserve">S44-M1:  </w:t>
      </w:r>
      <w:r>
        <w:rPr>
          <w:sz w:val="22"/>
          <w:szCs w:val="22"/>
        </w:rPr>
        <w:t xml:space="preserve">agent-config.ts with 28-agent SLA Group configuration committed to monolith-workspace main branch (Q3 2030)</w:t>
      </w:r>
    </w:p>
    <w:p>
      <w:pPr>
        <w:spacing w:before="0" w:after="60"/>
        <w:ind w:left="600"/>
        <w:rPr/>
      </w:pPr>
      <w:r>
        <w:rPr>
          <w:b/>
          <w:bCs/>
          <w:sz w:val="22"/>
          <w:szCs w:val="22"/>
        </w:rPr>
        <w:t xml:space="preserve">S44-M2:  </w:t>
      </w:r>
      <w:r>
        <w:rPr>
          <w:sz w:val="22"/>
          <w:szCs w:val="22"/>
        </w:rPr>
        <w:t xml:space="preserve">Supabase agent_kpi_baselines table populated; KPI baseline review cycle active (Q4 2030)</w:t>
      </w:r>
    </w:p>
    <w:p>
      <w:pPr>
        <w:spacing w:before="0" w:after="60"/>
        <w:ind w:left="600"/>
        <w:rPr/>
      </w:pPr>
      <w:r>
        <w:rPr>
          <w:b/>
          <w:bCs/>
          <w:sz w:val="22"/>
          <w:szCs w:val="22"/>
        </w:rPr>
        <w:t xml:space="preserve">S44-M3:  </w:t>
      </w:r>
      <w:r>
        <w:rPr>
          <w:sz w:val="22"/>
          <w:szCs w:val="22"/>
        </w:rPr>
        <w:t xml:space="preserve">All 8 HIGH severity gaps resolved — verified by Gap Resolution Registry audit (Q4 2031)</w:t>
      </w:r>
    </w:p>
    <w:p>
      <w:pPr>
        <w:spacing w:before="0" w:after="60"/>
        <w:ind w:left="600"/>
        <w:rPr/>
      </w:pPr>
      <w:r>
        <w:rPr>
          <w:b/>
          <w:bCs/>
          <w:sz w:val="22"/>
          <w:szCs w:val="22"/>
        </w:rPr>
        <w:t xml:space="preserve">S44-M4:  </w:t>
      </w:r>
      <w:r>
        <w:rPr>
          <w:sz w:val="22"/>
          <w:szCs w:val="22"/>
        </w:rPr>
        <w:t xml:space="preserve">All 15 gaps resolved — DAPH Decor World-Class Framework certification audit submitted to SC (Q2 2033)</w:t>
      </w:r>
    </w:p>
    <w:p>
      <w:pPr>
        <w:spacing w:before="0" w:after="60"/>
        <w:ind w:left="600"/>
        <w:rPr/>
      </w:pPr>
      <w:r>
        <w:rPr>
          <w:b/>
          <w:bCs/>
          <w:sz w:val="22"/>
          <w:szCs w:val="22"/>
        </w:rPr>
        <w:t xml:space="preserve">S44-M5:  </w:t>
      </w:r>
      <w:r>
        <w:rPr>
          <w:sz w:val="22"/>
          <w:szCs w:val="22"/>
        </w:rPr>
        <w:t xml:space="preserve">S39–S44 accepted and merged into monolith_project_summary_v3.0 as AMD-004 foundations (Q3 2030)</w:t>
      </w:r>
    </w:p>
    <w:p>
      <w:pPr>
        <w:spacing w:before="320" w:after="100"/>
        <w:rPr/>
      </w:pPr>
      <w:r>
        <w:rPr>
          <w:b/>
          <w:bCs/>
          <w:sz w:val="36"/>
          <w:szCs w:val="36"/>
          <w:color w:val="1f2d5a"/>
        </w:rPr>
        <w:t xml:space="preserve">45. AMD-004 WS-B — Technology Infrastructure Next Generation (GAP-05: AI Creative Engine)</w:t>
      </w:r>
    </w:p>
    <w:p>
      <w:pPr>
        <w:spacing w:before="200" w:after="80"/>
        <w:rPr/>
      </w:pPr>
      <w:r>
        <w:rPr>
          <w:b/>
          <w:bCs/>
          <w:sz w:val="28"/>
          <w:szCs w:val="28"/>
          <w:color w:val="2e75b6"/>
        </w:rPr>
        <w:t xml:space="preserve">45.1  Workstream Overview</w:t>
      </w:r>
    </w:p>
    <w:p>
      <w:pPr>
        <w:spacing w:before="0" w:after="80"/>
        <w:ind w:left="400"/>
        <w:rPr/>
      </w:pPr>
      <w:r>
        <w:rPr>
          <w:sz w:val="24"/>
          <w:szCs w:val="24"/>
        </w:rPr>
        <w:t xml:space="preserve">Section 45 defines the AMD-004 Workstream B (WS-B) implementation specification for Technology Infrastructure Next Generation. WS-B is the technical foundation workstream within the AMD-004 programme (฿5.2M, FY2031–FY2033) responsible for cloud infrastructure modernisation, API gateway consolidation, and the deployment of AI-powered creative tooling. Critically, this section closes GAP-05 (AI Creative Engine) — identified in the SOP-GitHub Coverage Analysis as a HIGH-priority missing module with no corresponding implementation in monolith-workspace. WS-B is the parent workstream for all infrastructure-dependent capabilities in Phase 2 of the Gap Resolution Roadmap.</w:t>
      </w:r>
    </w:p>
    <w:p>
      <w:pPr>
        <w:spacing w:before="0" w:after="80"/>
        <w:ind w:left="400"/>
        <w:rPr/>
      </w:pPr>
      <w:r>
        <w:rPr>
          <w:sz w:val="24"/>
          <w:szCs w:val="24"/>
        </w:rPr>
        <w:t xml:space="preserve">Budget Allocation: ฿1.1M (AMD-004 WS-B). Timeline: Q1–Q3 2031 (Phase 2 Roadmap). Responsible SC Decision: SC-2030-01 (authorises AMD-004 programme start). SLA Group Assignments: Group C agents (Atlas, Bo, Forge, Leo, Ops, Stone, Pulse, Frame) — ≥94% SLA threshold.</w:t>
      </w:r>
    </w:p>
    <w:p>
      <w:pPr>
        <w:spacing w:before="200" w:after="80"/>
        <w:rPr/>
      </w:pPr>
      <w:r>
        <w:rPr>
          <w:b/>
          <w:bCs/>
          <w:sz w:val="28"/>
          <w:szCs w:val="28"/>
          <w:color w:val="2e75b6"/>
        </w:rPr>
        <w:t xml:space="preserve">45.2  Technology Infrastructure Objectives</w:t>
      </w:r>
    </w:p>
    <w:p>
      <w:pPr>
        <w:spacing w:before="0" w:after="80"/>
        <w:ind w:left="400"/>
        <w:rPr/>
      </w:pPr>
      <w:r>
        <w:rPr>
          <w:sz w:val="24"/>
          <w:szCs w:val="24"/>
        </w:rPr>
        <w:t xml:space="preserve">WS-B targets four infrastructure modernisation layers that underpin all Phase 2 and Phase 3 gap-resolution modules:</w:t>
      </w:r>
    </w:p>
    <w:p>
      <w:pPr>
        <w:spacing w:before="0" w:after="60"/>
        <w:ind w:left="600"/>
        <w:rPr/>
      </w:pPr>
      <w:r>
        <w:rPr>
          <w:b/>
          <w:bCs/>
          <w:sz w:val="22"/>
          <w:szCs w:val="22"/>
        </w:rPr>
        <w:t xml:space="preserve">Cloud Infrastructure (INFRA-WS-B-01):  </w:t>
      </w:r>
      <w:r>
        <w:rPr>
          <w:sz w:val="22"/>
          <w:szCs w:val="22"/>
        </w:rPr>
        <w:t xml:space="preserve">Migrate monolith-workspace compute from on-premise VM to managed Kubernetes cluster (GKE or AKS). Target: 99.9% uptime SLA, auto-scaling 28-agent pod deployment, zero-downtime rolling updates. Dependencies: src/core/supabase/ (data persistence layer), src/core/telemetry/ (observability).</w:t>
      </w:r>
    </w:p>
    <w:p>
      <w:pPr>
        <w:spacing w:before="0" w:after="60"/>
        <w:ind w:left="600"/>
        <w:rPr/>
      </w:pPr>
      <w:r>
        <w:rPr>
          <w:b/>
          <w:bCs/>
          <w:sz w:val="22"/>
          <w:szCs w:val="22"/>
        </w:rPr>
        <w:t xml:space="preserve">API Gateway Consolidation (INFRA-WS-B-02):  </w:t>
      </w:r>
      <w:r>
        <w:rPr>
          <w:sz w:val="22"/>
          <w:szCs w:val="22"/>
        </w:rPr>
        <w:t xml:space="preserve">Unify disparate REST/gRPC endpoints across src/agents/ into a single Kong or AWS API Gateway. Enforce JWT authentication, rate limiting (100 req/s per agent), and request tracing. Enables Cross-Pillar Event Bus (GAP-06, S46) to route inter-agent events reliably.</w:t>
      </w:r>
    </w:p>
    <w:p>
      <w:pPr>
        <w:spacing w:before="0" w:after="60"/>
        <w:ind w:left="600"/>
        <w:rPr/>
      </w:pPr>
      <w:r>
        <w:rPr>
          <w:b/>
          <w:bCs/>
          <w:sz w:val="22"/>
          <w:szCs w:val="22"/>
        </w:rPr>
        <w:t xml:space="preserve">Data Pipeline Modernisation (INFRA-WS-B-03):  </w:t>
      </w:r>
      <w:r>
        <w:rPr>
          <w:sz w:val="22"/>
          <w:szCs w:val="22"/>
        </w:rPr>
        <w:t xml:space="preserve">Upgrade src/data-pipeline/ to Apache Kafka event streaming with schema registry. Implement CDC (Change Data Capture) for real-time Supabase → Analytics sync. Provides the data substrate for Real-time KPI Dashboard (GAP-08, S47).</w:t>
      </w:r>
    </w:p>
    <w:p>
      <w:pPr>
        <w:spacing w:before="0" w:after="60"/>
        <w:ind w:left="600"/>
        <w:rPr/>
      </w:pPr>
      <w:r>
        <w:rPr>
          <w:b/>
          <w:bCs/>
          <w:sz w:val="22"/>
          <w:szCs w:val="22"/>
        </w:rPr>
        <w:t xml:space="preserve">Security &amp; Compliance Layer (INFRA-WS-B-04):  </w:t>
      </w:r>
      <w:r>
        <w:rPr>
          <w:sz w:val="22"/>
          <w:szCs w:val="22"/>
        </w:rPr>
        <w:t xml:space="preserve">Deploy Zero-Trust network policy (mTLS between pods), Vault-managed secrets rotation, SOC2-Type-II audit logging. PDPA/GDPR data residency enforcement at infrastructure level. Prerequisite for PDPA Consent workflow (GAP-10) and Contractor Portal (GAP-11).</w:t>
      </w:r>
    </w:p>
    <w:p>
      <w:pPr>
        <w:spacing w:before="200" w:after="80"/>
        <w:rPr/>
      </w:pPr>
      <w:r>
        <w:rPr>
          <w:b/>
          <w:bCs/>
          <w:sz w:val="28"/>
          <w:szCs w:val="28"/>
          <w:color w:val="2e75b6"/>
        </w:rPr>
        <w:t xml:space="preserve">45.3  GAP-05 AI Creative Engine — Module Specification</w:t>
      </w:r>
    </w:p>
    <w:p>
      <w:pPr>
        <w:spacing w:before="0" w:after="80"/>
        <w:ind w:left="400"/>
        <w:rPr/>
      </w:pPr>
      <w:r>
        <w:rPr>
          <w:sz w:val="24"/>
          <w:szCs w:val="24"/>
        </w:rPr>
        <w:t xml:space="preserve">The AI Creative Engine (GAP-05) is a HIGH-priority missing module closing the absence of generative AI tooling for interior design creative production in DAPH Decor projects. The engine integrates large multimodal models with the existing Aria (Design Automation) and Blaze (Visual Intelligence) agents to deliver AI-assisted concept generation, material curation, and spatial visualisation — elevating DAPH Decor to World-Class AI-augmented design delivery standard.</w:t>
      </w:r>
    </w:p>
    <w:p>
      <w:pPr>
        <w:spacing w:before="0" w:after="80"/>
        <w:ind w:left="400"/>
        <w:rPr/>
      </w:pPr>
      <w:r>
        <w:rPr>
          <w:sz w:val="24"/>
          <w:szCs w:val="24"/>
        </w:rPr>
        <w:t xml:space="preserve">Target repository path: src/creative-engine/ (new module). Integration points: src/agents/aria/, src/agents/blaze/, src/agents/nova/, src/design-vault/ (material library).</w:t>
      </w:r>
    </w:p>
    <w:p>
      <w:pPr>
        <w:spacing w:before="0" w:after="60"/>
        <w:ind w:left="600"/>
        <w:rPr/>
      </w:pPr>
      <w:r>
        <w:rPr>
          <w:b/>
          <w:bCs/>
          <w:sz w:val="22"/>
          <w:szCs w:val="22"/>
        </w:rPr>
        <w:t xml:space="preserve">AIE-001 Concept Generation API:  </w:t>
      </w:r>
      <w:r>
        <w:rPr>
          <w:sz w:val="22"/>
          <w:szCs w:val="22"/>
        </w:rPr>
        <w:t xml:space="preserve">REST endpoint POST /creative/concept — accepts project brief JSON (client profile, style references, budget tier, pillar selections) → returns 3–5 design concept directions with mood board imagery (DALL-E 3 / Stable Diffusion XL backend), design narrative text, and WELL/LEED compatibility score per concept.</w:t>
      </w:r>
    </w:p>
    <w:p>
      <w:pPr>
        <w:spacing w:before="0" w:after="60"/>
        <w:ind w:left="600"/>
        <w:rPr/>
      </w:pPr>
      <w:r>
        <w:rPr>
          <w:b/>
          <w:bCs/>
          <w:sz w:val="22"/>
          <w:szCs w:val="22"/>
        </w:rPr>
        <w:t xml:space="preserve">AIE-002 Material &amp; Texture Synthesis:  </w:t>
      </w:r>
      <w:r>
        <w:rPr>
          <w:sz w:val="22"/>
          <w:szCs w:val="22"/>
        </w:rPr>
        <w:t xml:space="preserve">REST endpoint POST /creative/material — given existing FF&amp;E spec (furniture-hardware-vault entries) generates complementary texture options, colour palette expansions, and biophilic material suggestions. Output validated against Red List (GAP-01/S39.2 Material Transparency). Agents: Nova, Aria.</w:t>
      </w:r>
    </w:p>
    <w:p>
      <w:pPr>
        <w:spacing w:before="0" w:after="60"/>
        <w:ind w:left="600"/>
        <w:rPr/>
      </w:pPr>
      <w:r>
        <w:rPr>
          <w:b/>
          <w:bCs/>
          <w:sz w:val="22"/>
          <w:szCs w:val="22"/>
        </w:rPr>
        <w:t xml:space="preserve">AIE-003 Spatial Planning Assist:  </w:t>
      </w:r>
      <w:r>
        <w:rPr>
          <w:sz w:val="22"/>
          <w:szCs w:val="22"/>
        </w:rPr>
        <w:t xml:space="preserve">Integration with src/bim/ (BIM module S20) — AI overlay on floor plan data to generate alternative furniture arrangement proposals ranked by spatial efficiency, flow score, and client preference model. Uses occupancy simulation heuristics from POE historical data (GAP-04/S42).</w:t>
      </w:r>
    </w:p>
    <w:p>
      <w:pPr>
        <w:spacing w:before="0" w:after="60"/>
        <w:ind w:left="600"/>
        <w:rPr/>
      </w:pPr>
      <w:r>
        <w:rPr>
          <w:b/>
          <w:bCs/>
          <w:sz w:val="22"/>
          <w:szCs w:val="22"/>
        </w:rPr>
        <w:t xml:space="preserve">AIE-004 Client Brief Interpreter:  </w:t>
      </w:r>
      <w:r>
        <w:rPr>
          <w:sz w:val="22"/>
          <w:szCs w:val="22"/>
        </w:rPr>
        <w:t xml:space="preserve">NLP pipeline (GPT-4o) — parses unstructured client brief documents into structured design parameters (style vectors, budget constraints, timeline, special requirements). Output feeds directly into Design Brief Module (S3) and Design Freeze Gate checklist (GAP-02/S40).</w:t>
      </w:r>
    </w:p>
    <w:p>
      <w:pPr>
        <w:spacing w:before="0" w:after="60"/>
        <w:ind w:left="600"/>
        <w:rPr/>
      </w:pPr>
      <w:r>
        <w:rPr>
          <w:b/>
          <w:bCs/>
          <w:sz w:val="22"/>
          <w:szCs w:val="22"/>
        </w:rPr>
        <w:t xml:space="preserve">AIE-005 Creative Iteration Engine:  </w:t>
      </w:r>
      <w:r>
        <w:rPr>
          <w:sz w:val="22"/>
          <w:szCs w:val="22"/>
        </w:rPr>
        <w:t xml:space="preserve">Version-controlled creative workflow: each concept iteration logged with delta-tracking, client approval status, and revision rationale. Integrates with Design Freeze Gate (S40.3 DFG-WS-01) to prevent unauthorised design changes post-freeze.</w:t>
      </w:r>
    </w:p>
    <w:p>
      <w:pPr>
        <w:spacing w:before="200" w:after="80"/>
        <w:rPr/>
      </w:pPr>
      <w:r>
        <w:rPr>
          <w:b/>
          <w:bCs/>
          <w:sz w:val="28"/>
          <w:szCs w:val="28"/>
          <w:color w:val="2e75b6"/>
        </w:rPr>
        <w:t xml:space="preserve">45.4  Implementation Architecture</w:t>
      </w:r>
    </w:p>
    <w:p>
      <w:pPr>
        <w:spacing w:before="0" w:after="80"/>
        <w:ind w:left="400"/>
        <w:rPr/>
      </w:pPr>
      <w:r>
        <w:rPr>
          <w:sz w:val="24"/>
          <w:szCs w:val="24"/>
        </w:rPr>
        <w:t xml:space="preserve">The AI Creative Engine operates across a 3-tier deployment model within the WS-B infrastructure:</w:t>
      </w:r>
    </w:p>
    <w:p>
      <w:pPr>
        <w:spacing w:before="0" w:after="60"/>
        <w:ind w:left="600" w:hanging="200"/>
        <w:rPr/>
      </w:pPr>
      <w:r>
        <w:rPr>
          <w:sz w:val="22"/>
          <w:szCs w:val="22"/>
        </w:rPr>
        <w:t xml:space="preserve">• Tier 1 — AI Inference Layer: Managed model endpoints (Azure OpenAI / GCP Vertex AI). Latency target: ≤3s for concept generation, ≤1s for material synthesis. Auto-scaled GPU pods.</w:t>
      </w:r>
    </w:p>
    <w:p>
      <w:pPr>
        <w:spacing w:before="0" w:after="60"/>
        <w:ind w:left="600" w:hanging="200"/>
        <w:rPr/>
      </w:pPr>
      <w:r>
        <w:rPr>
          <w:sz w:val="22"/>
          <w:szCs w:val="22"/>
        </w:rPr>
        <w:t xml:space="preserve">• Tier 2 — Orchestration Layer: LangChain orchestration within Aria agent pod. Manages prompt engineering, context injection (project brief + design vault data), and output validation pipeline.</w:t>
      </w:r>
    </w:p>
    <w:p>
      <w:pPr>
        <w:spacing w:before="0" w:after="60"/>
        <w:ind w:left="600" w:hanging="200"/>
        <w:rPr/>
      </w:pPr>
      <w:r>
        <w:rPr>
          <w:sz w:val="22"/>
          <w:szCs w:val="22"/>
        </w:rPr>
        <w:t xml:space="preserve">• Tier 3 — Integration Layer: Supabase persistence for creative artefacts, webhook triggers to notify Scout (Project Tracking) and Compass (Coordination) on concept approvals. Client-facing output delivered via encrypted share links through Shore (Client Relations) agent.</w:t>
      </w:r>
    </w:p>
    <w:p>
      <w:pPr>
        <w:spacing w:before="200" w:after="80"/>
        <w:rPr/>
      </w:pPr>
      <w:r>
        <w:rPr>
          <w:b/>
          <w:bCs/>
          <w:sz w:val="28"/>
          <w:szCs w:val="28"/>
          <w:color w:val="2e75b6"/>
        </w:rPr>
        <w:t xml:space="preserve">45.5  Delivery Checklist (TECH-WS-B-01–06)</w:t>
      </w:r>
    </w:p>
    <w:p>
      <w:pPr>
        <w:spacing w:before="0" w:after="60"/>
        <w:ind w:left="600"/>
        <w:rPr/>
      </w:pPr>
      <w:r>
        <w:rPr>
          <w:b/>
          <w:bCs/>
          <w:sz w:val="22"/>
          <w:szCs w:val="22"/>
        </w:rPr>
        <w:t xml:space="preserve">TECH-WS-B-01:  </w:t>
      </w:r>
      <w:r>
        <w:rPr>
          <w:sz w:val="22"/>
          <w:szCs w:val="22"/>
        </w:rPr>
        <w:t xml:space="preserve">Cloud infrastructure migration to Kubernetes — Forge agent lead, Atlas monitoring. Target: Q1 2031.</w:t>
      </w:r>
    </w:p>
    <w:p>
      <w:pPr>
        <w:spacing w:before="0" w:after="60"/>
        <w:ind w:left="600"/>
        <w:rPr/>
      </w:pPr>
      <w:r>
        <w:rPr>
          <w:b/>
          <w:bCs/>
          <w:sz w:val="22"/>
          <w:szCs w:val="22"/>
        </w:rPr>
        <w:t xml:space="preserve">TECH-WS-B-02:  </w:t>
      </w:r>
      <w:r>
        <w:rPr>
          <w:sz w:val="22"/>
          <w:szCs w:val="22"/>
        </w:rPr>
        <w:t xml:space="preserve">API Gateway consolidation (Kong) deployed, all 28 agent endpoints registered. Target: Q1 2031.</w:t>
      </w:r>
    </w:p>
    <w:p>
      <w:pPr>
        <w:spacing w:before="0" w:after="60"/>
        <w:ind w:left="600"/>
        <w:rPr/>
      </w:pPr>
      <w:r>
        <w:rPr>
          <w:b/>
          <w:bCs/>
          <w:sz w:val="22"/>
          <w:szCs w:val="22"/>
        </w:rPr>
        <w:t xml:space="preserve">TECH-WS-B-03:  </w:t>
      </w:r>
      <w:r>
        <w:rPr>
          <w:sz w:val="22"/>
          <w:szCs w:val="22"/>
        </w:rPr>
        <w:t xml:space="preserve">Kafka data pipeline deployed; CDC sync Supabase → Analytics verified end-to-end. Target: Q2 2031.</w:t>
      </w:r>
    </w:p>
    <w:p>
      <w:pPr>
        <w:spacing w:before="0" w:after="60"/>
        <w:ind w:left="600"/>
        <w:rPr/>
      </w:pPr>
      <w:r>
        <w:rPr>
          <w:b/>
          <w:bCs/>
          <w:sz w:val="22"/>
          <w:szCs w:val="22"/>
        </w:rPr>
        <w:t xml:space="preserve">TECH-WS-B-04:  </w:t>
      </w:r>
      <w:r>
        <w:rPr>
          <w:sz w:val="22"/>
          <w:szCs w:val="22"/>
        </w:rPr>
        <w:t xml:space="preserve">AI Creative Engine src/creative-engine/ v1.0 — AIE-001 through AIE-005 all endpoints tested. Target: Q2 2031.</w:t>
      </w:r>
    </w:p>
    <w:p>
      <w:pPr>
        <w:spacing w:before="0" w:after="60"/>
        <w:ind w:left="600"/>
        <w:rPr/>
      </w:pPr>
      <w:r>
        <w:rPr>
          <w:b/>
          <w:bCs/>
          <w:sz w:val="22"/>
          <w:szCs w:val="22"/>
        </w:rPr>
        <w:t xml:space="preserve">TECH-WS-B-05:  </w:t>
      </w:r>
      <w:r>
        <w:rPr>
          <w:sz w:val="22"/>
          <w:szCs w:val="22"/>
        </w:rPr>
        <w:t xml:space="preserve">Security layer: mTLS policy, Vault secrets, SOC2 logging — audit trail active across all pods. Target: Q2 2031.</w:t>
      </w:r>
    </w:p>
    <w:p>
      <w:pPr>
        <w:spacing w:before="0" w:after="60"/>
        <w:ind w:left="600"/>
        <w:rPr/>
      </w:pPr>
      <w:r>
        <w:rPr>
          <w:b/>
          <w:bCs/>
          <w:sz w:val="22"/>
          <w:szCs w:val="22"/>
        </w:rPr>
        <w:t xml:space="preserve">TECH-WS-B-06:  </w:t>
      </w:r>
      <w:r>
        <w:rPr>
          <w:sz w:val="22"/>
          <w:szCs w:val="22"/>
        </w:rPr>
        <w:t xml:space="preserve">WS-B User Acceptance Testing: Aria + Blaze + Nova creative workflow E2E test on 3 live projects. Target: Q3 2031.</w:t>
      </w:r>
    </w:p>
    <w:p>
      <w:pPr>
        <w:spacing w:before="200" w:after="80"/>
        <w:rPr/>
      </w:pPr>
      <w:r>
        <w:rPr>
          <w:b/>
          <w:bCs/>
          <w:sz w:val="28"/>
          <w:szCs w:val="28"/>
          <w:color w:val="2e75b6"/>
        </w:rPr>
        <w:t xml:space="preserve">45.6  Governance, Dependencies &amp; Agent Assignments</w:t>
      </w:r>
    </w:p>
    <w:p>
      <w:pPr>
        <w:spacing w:before="0" w:after="80"/>
        <w:ind w:left="400"/>
        <w:rPr/>
      </w:pPr>
      <w:r>
        <w:rPr>
          <w:sz w:val="24"/>
          <w:szCs w:val="24"/>
        </w:rPr>
        <w:t xml:space="preserve">WS-B is governed under SC Decision SC-2030-01 (AMD-004 programme authorisation). Programme Director: Core agent (Group D, ≥97% SLA). Infrastructure Lead: Forge (Group C, ≥94%). AI Engine Lead: Aria (Group A, ≥95%). Security Lead: Rex (Group D, ≥97%).</w:t>
      </w:r>
    </w:p>
    <w:p>
      <w:pPr>
        <w:spacing w:before="0" w:after="80"/>
        <w:ind w:left="400"/>
        <w:rPr/>
      </w:pPr>
      <w:r>
        <w:rPr>
          <w:sz w:val="24"/>
          <w:szCs w:val="24"/>
        </w:rPr>
        <w:t xml:space="preserve">Dependencies: S38 (AMD-004 PDD — master programme budget ฿5.2M), S44 (GitHub Integration Roadmap — Kubernetes migration prerequisite), S40 (Design Freeze Gate — AIE-005 integration), S42 (POE Framework — AIE-003 occupancy data), S20 (BIM — AIE-003 floor plan data).</w:t>
      </w:r>
    </w:p>
    <w:p>
      <w:pPr>
        <w:spacing w:before="200" w:after="80"/>
        <w:rPr/>
      </w:pPr>
      <w:r>
        <w:rPr>
          <w:b/>
          <w:bCs/>
          <w:sz w:val="28"/>
          <w:szCs w:val="28"/>
          <w:color w:val="2e75b6"/>
        </w:rPr>
        <w:t xml:space="preserve">45.7  Milestones (WS-B-M1–M4)</w:t>
      </w:r>
    </w:p>
    <w:p>
      <w:pPr>
        <w:spacing w:before="0" w:after="60"/>
        <w:ind w:left="600"/>
        <w:rPr/>
      </w:pPr>
      <w:r>
        <w:rPr>
          <w:b/>
          <w:bCs/>
          <w:sz w:val="22"/>
          <w:szCs w:val="22"/>
        </w:rPr>
        <w:t xml:space="preserve">WS-B-M1 (Q1 2031):  </w:t>
      </w:r>
      <w:r>
        <w:rPr>
          <w:sz w:val="22"/>
          <w:szCs w:val="22"/>
        </w:rPr>
        <w:t xml:space="preserve">Infrastructure migration complete — Kubernetes cluster live, API Gateway deployed, monitoring active.</w:t>
      </w:r>
    </w:p>
    <w:p>
      <w:pPr>
        <w:spacing w:before="0" w:after="60"/>
        <w:ind w:left="600"/>
        <w:rPr/>
      </w:pPr>
      <w:r>
        <w:rPr>
          <w:b/>
          <w:bCs/>
          <w:sz w:val="22"/>
          <w:szCs w:val="22"/>
        </w:rPr>
        <w:t xml:space="preserve">WS-B-M2 (Q2 2031):  </w:t>
      </w:r>
      <w:r>
        <w:rPr>
          <w:sz w:val="22"/>
          <w:szCs w:val="22"/>
        </w:rPr>
        <w:t xml:space="preserve">AI Creative Engine v1.0 deployed — AIE-001 to AIE-005 endpoints operational in staging.</w:t>
      </w:r>
    </w:p>
    <w:p>
      <w:pPr>
        <w:spacing w:before="0" w:after="60"/>
        <w:ind w:left="600"/>
        <w:rPr/>
      </w:pPr>
      <w:r>
        <w:rPr>
          <w:b/>
          <w:bCs/>
          <w:sz w:val="22"/>
          <w:szCs w:val="22"/>
        </w:rPr>
        <w:t xml:space="preserve">WS-B-M3 (Q2 2031):  </w:t>
      </w:r>
      <w:r>
        <w:rPr>
          <w:sz w:val="22"/>
          <w:szCs w:val="22"/>
        </w:rPr>
        <w:t xml:space="preserve">Security &amp; compliance layer certified — SOC2 audit complete, Zero-Trust policy enforced.</w:t>
      </w:r>
    </w:p>
    <w:p>
      <w:pPr>
        <w:spacing w:before="0" w:after="60"/>
        <w:ind w:left="600"/>
        <w:rPr/>
      </w:pPr>
      <w:r>
        <w:rPr>
          <w:b/>
          <w:bCs/>
          <w:sz w:val="22"/>
          <w:szCs w:val="22"/>
        </w:rPr>
        <w:t xml:space="preserve">WS-B-M4 (Q3 2031):  </w:t>
      </w:r>
      <w:r>
        <w:rPr>
          <w:sz w:val="22"/>
          <w:szCs w:val="22"/>
        </w:rPr>
        <w:t xml:space="preserve">WS-B UAT passed — 3 live project E2E creative workflow validated, GAP-05 formally closed.</w:t>
      </w:r>
    </w:p>
    <w:p>
      <w:pPr>
        <w:spacing w:before="320" w:after="100"/>
        <w:rPr/>
      </w:pPr>
      <w:r>
        <w:rPr>
          <w:b/>
          <w:bCs/>
          <w:sz w:val="36"/>
          <w:szCs w:val="36"/>
          <w:color w:val="1f2d5a"/>
        </w:rPr>
        <w:t xml:space="preserve">46. AMD-004 WS-C — Client Service Innovation Delivery (GAP-06: Cross-Pillar Event Bus)</w:t>
      </w:r>
    </w:p>
    <w:p>
      <w:pPr>
        <w:spacing w:before="200" w:after="80"/>
        <w:rPr/>
      </w:pPr>
      <w:r>
        <w:rPr>
          <w:b/>
          <w:bCs/>
          <w:sz w:val="28"/>
          <w:szCs w:val="28"/>
          <w:color w:val="2e75b6"/>
        </w:rPr>
        <w:t xml:space="preserve">46.1  Workstream Overview</w:t>
      </w:r>
    </w:p>
    <w:p>
      <w:pPr>
        <w:spacing w:before="0" w:after="80"/>
        <w:ind w:left="400"/>
        <w:rPr/>
      </w:pPr>
      <w:r>
        <w:rPr>
          <w:sz w:val="24"/>
          <w:szCs w:val="24"/>
        </w:rPr>
        <w:t xml:space="preserve">Section 46 defines the AMD-004 Workstream C (WS-C) implementation specification for Client Service Innovation Delivery. WS-C is the client-facing innovation workstream within the AMD-004 programme, responsible for elevating the DAPH Decor client experience through real-time collaboration tools, personalised service delivery, and seamless cross-pillar project orchestration. This section simultaneously closes GAP-06 (Cross-Pillar Event Bus) — a HIGH-priority missing integration module identified in the SOP-GitHub Coverage Analysis. The Cross-Pillar Event Bus is the foundational architectural component that enables real-time state synchronisation across all six design pillars and 28 AI agents.</w:t>
      </w:r>
    </w:p>
    <w:p>
      <w:pPr>
        <w:spacing w:before="0" w:after="80"/>
        <w:ind w:left="400"/>
        <w:rPr/>
      </w:pPr>
      <w:r>
        <w:rPr>
          <w:sz w:val="24"/>
          <w:szCs w:val="24"/>
        </w:rPr>
        <w:t xml:space="preserve">Budget Allocation: ฿1.2M (AMD-004 WS-C — largest workstream by value due to client experience complexity). Timeline: Q2–Q4 2031 (Phase 2 Roadmap). SC Decision: SC-2030-01. Primary Agents: Kelly (SLA Group A, ≥95%), Shore (Group B, ≥93%), Compass (Group B, ≥93%), Signal (Group A, ≥95%).</w:t>
      </w:r>
    </w:p>
    <w:p>
      <w:pPr>
        <w:spacing w:before="200" w:after="80"/>
        <w:rPr/>
      </w:pPr>
      <w:r>
        <w:rPr>
          <w:b/>
          <w:bCs/>
          <w:sz w:val="28"/>
          <w:szCs w:val="28"/>
          <w:color w:val="2e75b6"/>
        </w:rPr>
        <w:t xml:space="preserve">46.2  Client Service Innovation Objectives</w:t>
      </w:r>
    </w:p>
    <w:p>
      <w:pPr>
        <w:spacing w:before="0" w:after="80"/>
        <w:ind w:left="400"/>
        <w:rPr/>
      </w:pPr>
      <w:r>
        <w:rPr>
          <w:sz w:val="24"/>
          <w:szCs w:val="24"/>
        </w:rPr>
        <w:t xml:space="preserve">WS-C targets four client experience innovation areas, each supported by existing or new monolith-workspace modules:</w:t>
      </w:r>
    </w:p>
    <w:p>
      <w:pPr>
        <w:spacing w:before="0" w:after="60"/>
        <w:ind w:left="600"/>
        <w:rPr/>
      </w:pPr>
      <w:r>
        <w:rPr>
          <w:b/>
          <w:bCs/>
          <w:sz w:val="22"/>
          <w:szCs w:val="22"/>
        </w:rPr>
        <w:t xml:space="preserve">Real-time Client Collaboration Portal (SVC-WS-C-01):  </w:t>
      </w:r>
      <w:r>
        <w:rPr>
          <w:sz w:val="22"/>
          <w:szCs w:val="22"/>
        </w:rPr>
        <w:t xml:space="preserve">Web-based secure portal (src/client-portal/ — new module) giving clients live project status, design concept previews, approval workflows, and direct messaging with project team agents. Integrates with Shore (Client Relations), Signal (Communications), and Remy (Reporting) agents.</w:t>
      </w:r>
    </w:p>
    <w:p>
      <w:pPr>
        <w:spacing w:before="0" w:after="60"/>
        <w:ind w:left="600"/>
        <w:rPr/>
      </w:pPr>
      <w:r>
        <w:rPr>
          <w:b/>
          <w:bCs/>
          <w:sz w:val="22"/>
          <w:szCs w:val="22"/>
        </w:rPr>
        <w:t xml:space="preserve">Personalised Service Engine (SVC-WS-C-02):  </w:t>
      </w:r>
      <w:r>
        <w:rPr>
          <w:sz w:val="22"/>
          <w:szCs w:val="22"/>
        </w:rPr>
        <w:t xml:space="preserve">Client preference model built from historical project data (src/data-pipeline/ + analytics). Proactively recommends design directions, material options, and schedule adjustments. Feeds AI Creative Engine (GAP-05/S45.3 AIE-004 Client Brief Interpreter).</w:t>
      </w:r>
    </w:p>
    <w:p>
      <w:pPr>
        <w:spacing w:before="0" w:after="60"/>
        <w:ind w:left="600"/>
        <w:rPr/>
      </w:pPr>
      <w:r>
        <w:rPr>
          <w:b/>
          <w:bCs/>
          <w:sz w:val="22"/>
          <w:szCs w:val="22"/>
        </w:rPr>
        <w:t xml:space="preserve">Digital Twin Client Preview (SVC-WS-C-03):  </w:t>
      </w:r>
      <w:r>
        <w:rPr>
          <w:sz w:val="22"/>
          <w:szCs w:val="22"/>
        </w:rPr>
        <w:t xml:space="preserve">VR/AR-ready 3D room preview generated from BIM data (S20) + AI texturing (AIE-002). Client-accessible via web-based 3D viewer (Three.js) without specialist hardware requirement. Preview versions locked at Design Freeze Gate (GAP-02/S40.3 DFG-WS-01) to prevent post-freeze scope creep.</w:t>
      </w:r>
    </w:p>
    <w:p>
      <w:pPr>
        <w:spacing w:before="0" w:after="60"/>
        <w:ind w:left="600"/>
        <w:rPr/>
      </w:pPr>
      <w:r>
        <w:rPr>
          <w:b/>
          <w:bCs/>
          <w:sz w:val="22"/>
          <w:szCs w:val="22"/>
        </w:rPr>
        <w:t xml:space="preserve">Post-Project Client Intelligence (SVC-WS-C-04):  </w:t>
      </w:r>
      <w:r>
        <w:rPr>
          <w:sz w:val="22"/>
          <w:szCs w:val="22"/>
        </w:rPr>
        <w:t xml:space="preserve">Automated post-completion satisfaction survey (Scout agent) feeding into POE database (GAP-04/S42). NPS scoring, WELL/LEED satisfaction tracking, referral probability scoring. Quarterly client portfolio health reports via Remy (Reporting) agent.</w:t>
      </w:r>
    </w:p>
    <w:p>
      <w:pPr>
        <w:spacing w:before="200" w:after="80"/>
        <w:rPr/>
      </w:pPr>
      <w:r>
        <w:rPr>
          <w:b/>
          <w:bCs/>
          <w:sz w:val="28"/>
          <w:szCs w:val="28"/>
          <w:color w:val="2e75b6"/>
        </w:rPr>
        <w:t xml:space="preserve">46.3  GAP-06 Cross-Pillar Event Bus — Architecture Specification</w:t>
      </w:r>
    </w:p>
    <w:p>
      <w:pPr>
        <w:spacing w:before="0" w:after="80"/>
        <w:ind w:left="400"/>
        <w:rPr/>
      </w:pPr>
      <w:r>
        <w:rPr>
          <w:sz w:val="24"/>
          <w:szCs w:val="24"/>
        </w:rPr>
        <w:t xml:space="preserve">The Cross-Pillar Event Bus (GAP-06) resolves the critical absence of a unified event-driven communication layer between the six design pillars (Conceptual Design, Spatial Planning, Material Selection, Technical Documentation, Procurement &amp; Delivery, Commissioning &amp; Handover). Without this bus, agents in different pillars operate in siloed HTTP polling loops, causing latency, missed state transitions, and manual handover errors between pillar stages.</w:t>
      </w:r>
    </w:p>
    <w:p>
      <w:pPr>
        <w:spacing w:before="0" w:after="80"/>
        <w:ind w:left="400"/>
        <w:rPr/>
      </w:pPr>
      <w:r>
        <w:rPr>
          <w:sz w:val="24"/>
          <w:szCs w:val="24"/>
        </w:rPr>
        <w:t xml:space="preserve">Target repository path: src/event-bus/ (new module). Technology: Apache Kafka (provisioned in WS-B/S45.2 INFRA-WS-B-03) with dedicated topics per pillar pair. All 28 agents subscribe as consumers; pillar-lead agents (Kelly, Compass, Aria, Atlas, Draft, Signal) also act as topic producers.</w:t>
      </w:r>
    </w:p>
    <w:p>
      <w:pPr>
        <w:spacing w:before="0" w:after="60"/>
        <w:ind w:left="600"/>
        <w:rPr/>
      </w:pPr>
      <w:r>
        <w:rPr>
          <w:b/>
          <w:bCs/>
          <w:sz w:val="22"/>
          <w:szCs w:val="22"/>
        </w:rPr>
        <w:t xml:space="preserve">EVT-001 Pillar State Change Events:  </w:t>
      </w:r>
      <w:r>
        <w:rPr>
          <w:sz w:val="22"/>
          <w:szCs w:val="22"/>
        </w:rPr>
        <w:t xml:space="preserve">Standardised CloudEvents schema (v1.0) for design state transitions: CONCEPT_APPROVED, SPATIAL_LOCKED, MATERIAL_SPECIFIED, TECH_DOC_ISSUED, PO_RAISED, COMMISSIONING_STARTED, HANDOVER_COMPLETE. Each event carries: project_id, pillar_id, agent_id, timestamp, payload_json, sla_deadline.</w:t>
      </w:r>
    </w:p>
    <w:p>
      <w:pPr>
        <w:spacing w:before="0" w:after="60"/>
        <w:ind w:left="600"/>
        <w:rPr/>
      </w:pPr>
      <w:r>
        <w:rPr>
          <w:b/>
          <w:bCs/>
          <w:sz w:val="22"/>
          <w:szCs w:val="22"/>
        </w:rPr>
        <w:t xml:space="preserve">EVT-002 Cross-Pillar Trigger Rules:  </w:t>
      </w:r>
      <w:r>
        <w:rPr>
          <w:sz w:val="22"/>
          <w:szCs w:val="22"/>
        </w:rPr>
        <w:t xml:space="preserve">Rule engine (Drools / custom Python evaluator in src/event-bus/rules/) — defines conditional triggers: e.g., MATERIAL_SPECIFIED → auto-notify Procurement (Finn agent); CONCEPT_APPROVED + SPATIAL_LOCKED → trigger Design Freeze Gate evaluation (S40.3 DFG-WS-01); COMMISSIONING_STARTED → activate Sensory Commissioning Protocol (GAP-03/S41).</w:t>
      </w:r>
    </w:p>
    <w:p>
      <w:pPr>
        <w:spacing w:before="0" w:after="60"/>
        <w:ind w:left="600"/>
        <w:rPr/>
      </w:pPr>
      <w:r>
        <w:rPr>
          <w:b/>
          <w:bCs/>
          <w:sz w:val="22"/>
          <w:szCs w:val="22"/>
        </w:rPr>
        <w:t xml:space="preserve">EVT-003 Dead Letter Queue &amp; Replay:  </w:t>
      </w:r>
      <w:r>
        <w:rPr>
          <w:sz w:val="22"/>
          <w:szCs w:val="22"/>
        </w:rPr>
        <w:t xml:space="preserve">Failed event handling: DLQ with 3-retry policy + exponential backoff. Event replay capability (replay from timestamp) for project timeline reconstruction and audit trail generation (SC governance reports via Nexus agent).</w:t>
      </w:r>
    </w:p>
    <w:p>
      <w:pPr>
        <w:spacing w:before="0" w:after="60"/>
        <w:ind w:left="600"/>
        <w:rPr/>
      </w:pPr>
      <w:r>
        <w:rPr>
          <w:b/>
          <w:bCs/>
          <w:sz w:val="22"/>
          <w:szCs w:val="22"/>
        </w:rPr>
        <w:t xml:space="preserve">EVT-004 Real-time Dashboard Integration:  </w:t>
      </w:r>
      <w:r>
        <w:rPr>
          <w:sz w:val="22"/>
          <w:szCs w:val="22"/>
        </w:rPr>
        <w:t xml:space="preserve">Event stream → WebSocket bridge → Real-time KPI Dashboard (GAP-08/S47). Pillar transition velocity KPIs: avg time per pillar stage, bottleneck identification, SLA breach prediction (Pulse agent alerts at 80% SLA consumption).</w:t>
      </w:r>
    </w:p>
    <w:p>
      <w:pPr>
        <w:spacing w:before="0" w:after="60"/>
        <w:ind w:left="600"/>
        <w:rPr/>
      </w:pPr>
      <w:r>
        <w:rPr>
          <w:b/>
          <w:bCs/>
          <w:sz w:val="22"/>
          <w:szCs w:val="22"/>
        </w:rPr>
        <w:t xml:space="preserve">EVT-005 Agent Coordination Protocol:  </w:t>
      </w:r>
      <w:r>
        <w:rPr>
          <w:sz w:val="22"/>
          <w:szCs w:val="22"/>
        </w:rPr>
        <w:t xml:space="preserve">Standardised agent-to-agent handover packets via event bus. Replaces current direct HTTP calls between agent pods — improves resilience and enables async processing for non-blocking workflows (critical for 28-agent parallel execution).</w:t>
      </w:r>
    </w:p>
    <w:p>
      <w:pPr>
        <w:spacing w:before="200" w:after="80"/>
        <w:rPr/>
      </w:pPr>
      <w:r>
        <w:rPr>
          <w:b/>
          <w:bCs/>
          <w:sz w:val="28"/>
          <w:szCs w:val="28"/>
          <w:color w:val="2e75b6"/>
        </w:rPr>
        <w:t xml:space="preserve">46.4  Implementation Architecture</w:t>
      </w:r>
    </w:p>
    <w:p>
      <w:pPr>
        <w:spacing w:before="0" w:after="80"/>
        <w:ind w:left="400"/>
        <w:rPr/>
      </w:pPr>
      <w:r>
        <w:rPr>
          <w:sz w:val="24"/>
          <w:szCs w:val="24"/>
        </w:rPr>
        <w:t xml:space="preserve">The Cross-Pillar Event Bus integrates three operational layers:</w:t>
      </w:r>
    </w:p>
    <w:p>
      <w:pPr>
        <w:spacing w:before="0" w:after="60"/>
        <w:ind w:left="600" w:hanging="200"/>
        <w:rPr/>
      </w:pPr>
      <w:r>
        <w:rPr>
          <w:sz w:val="22"/>
          <w:szCs w:val="22"/>
        </w:rPr>
        <w:t xml:space="preserve">• Producer Layer: Pillar-lead agents emit structured events to dedicated Kafka topics (topic naming: monolith.pillar.{pillar_id}.{event_type}). Kelly manages Pillar 1–2, Compass manages Pillar 3–4, Atlas manages Pillar 5–6.</w:t>
      </w:r>
    </w:p>
    <w:p>
      <w:pPr>
        <w:spacing w:before="0" w:after="60"/>
        <w:ind w:left="600" w:hanging="200"/>
        <w:rPr/>
      </w:pPr>
      <w:r>
        <w:rPr>
          <w:sz w:val="22"/>
          <w:szCs w:val="22"/>
        </w:rPr>
        <w:t xml:space="preserve">• Consumer Layer: All 28 agents subscribe to relevant topics via consumer groups (group_id: monolith.agents.{agent_id}). Offset management ensures exactly-once delivery for financial and approval events; at-least-once for informational events.</w:t>
      </w:r>
    </w:p>
    <w:p>
      <w:pPr>
        <w:spacing w:before="0" w:after="60"/>
        <w:ind w:left="600" w:hanging="200"/>
        <w:rPr/>
      </w:pPr>
      <w:r>
        <w:rPr>
          <w:sz w:val="22"/>
          <w:szCs w:val="22"/>
        </w:rPr>
        <w:t xml:space="preserve">• Observability Layer: Kafka topic lag monitoring via Prometheus + Grafana dashboards (integrated with WS-B telemetry infrastructure). Alert thresholds: consumer lag &gt; 100 msgs triggers Pulse agent notification to Forge (Infrastructure).</w:t>
      </w:r>
    </w:p>
    <w:p>
      <w:pPr>
        <w:spacing w:before="200" w:after="80"/>
        <w:rPr/>
      </w:pPr>
      <w:r>
        <w:rPr>
          <w:b/>
          <w:bCs/>
          <w:sz w:val="28"/>
          <w:szCs w:val="28"/>
          <w:color w:val="2e75b6"/>
        </w:rPr>
        <w:t xml:space="preserve">46.5  Delivery Checklist (SVC-WS-C-01–06)</w:t>
      </w:r>
    </w:p>
    <w:p>
      <w:pPr>
        <w:spacing w:before="0" w:after="60"/>
        <w:ind w:left="600"/>
        <w:rPr/>
      </w:pPr>
      <w:r>
        <w:rPr>
          <w:b/>
          <w:bCs/>
          <w:sz w:val="22"/>
          <w:szCs w:val="22"/>
        </w:rPr>
        <w:t xml:space="preserve">SVC-WS-C-01:  </w:t>
      </w:r>
      <w:r>
        <w:rPr>
          <w:sz w:val="22"/>
          <w:szCs w:val="22"/>
        </w:rPr>
        <w:t xml:space="preserve">Cross-Pillar Event Bus src/event-bus/ v1.0 — EVT-001 schema registered, all 6 pillar topics created. Target: Q2 2031.</w:t>
      </w:r>
    </w:p>
    <w:p>
      <w:pPr>
        <w:spacing w:before="0" w:after="60"/>
        <w:ind w:left="600"/>
        <w:rPr/>
      </w:pPr>
      <w:r>
        <w:rPr>
          <w:b/>
          <w:bCs/>
          <w:sz w:val="22"/>
          <w:szCs w:val="22"/>
        </w:rPr>
        <w:t xml:space="preserve">SVC-WS-C-02:  </w:t>
      </w:r>
      <w:r>
        <w:rPr>
          <w:sz w:val="22"/>
          <w:szCs w:val="22"/>
        </w:rPr>
        <w:t xml:space="preserve">EVT-002 trigger rules deployed — 8 cross-pillar automation rules live, tested on 2 pilot projects. Target: Q3 2031.</w:t>
      </w:r>
    </w:p>
    <w:p>
      <w:pPr>
        <w:spacing w:before="0" w:after="60"/>
        <w:ind w:left="600"/>
        <w:rPr/>
      </w:pPr>
      <w:r>
        <w:rPr>
          <w:b/>
          <w:bCs/>
          <w:sz w:val="22"/>
          <w:szCs w:val="22"/>
        </w:rPr>
        <w:t xml:space="preserve">SVC-WS-C-03:  </w:t>
      </w:r>
      <w:r>
        <w:rPr>
          <w:sz w:val="22"/>
          <w:szCs w:val="22"/>
        </w:rPr>
        <w:t xml:space="preserve">Client portal src/client-portal/ v1.0 — real-time project status, concept preview, approval workflow. Target: Q3 2031.</w:t>
      </w:r>
    </w:p>
    <w:p>
      <w:pPr>
        <w:spacing w:before="0" w:after="60"/>
        <w:ind w:left="600"/>
        <w:rPr/>
      </w:pPr>
      <w:r>
        <w:rPr>
          <w:b/>
          <w:bCs/>
          <w:sz w:val="22"/>
          <w:szCs w:val="22"/>
        </w:rPr>
        <w:t xml:space="preserve">SVC-WS-C-04:  </w:t>
      </w:r>
      <w:r>
        <w:rPr>
          <w:sz w:val="22"/>
          <w:szCs w:val="22"/>
        </w:rPr>
        <w:t xml:space="preserve">Digital twin preview — Three.js web viewer integrated with BIM (S20) + AIE-002 texturing. Target: Q3 2031.</w:t>
      </w:r>
    </w:p>
    <w:p>
      <w:pPr>
        <w:spacing w:before="0" w:after="60"/>
        <w:ind w:left="600"/>
        <w:rPr/>
      </w:pPr>
      <w:r>
        <w:rPr>
          <w:b/>
          <w:bCs/>
          <w:sz w:val="22"/>
          <w:szCs w:val="22"/>
        </w:rPr>
        <w:t xml:space="preserve">SVC-WS-C-05:  </w:t>
      </w:r>
      <w:r>
        <w:rPr>
          <w:sz w:val="22"/>
          <w:szCs w:val="22"/>
        </w:rPr>
        <w:t xml:space="preserve">Post-project intelligence — automated POE survey + NPS scoring + quarterly reports active. Target: Q4 2031.</w:t>
      </w:r>
    </w:p>
    <w:p>
      <w:pPr>
        <w:spacing w:before="0" w:after="60"/>
        <w:ind w:left="600"/>
        <w:rPr/>
      </w:pPr>
      <w:r>
        <w:rPr>
          <w:b/>
          <w:bCs/>
          <w:sz w:val="22"/>
          <w:szCs w:val="22"/>
        </w:rPr>
        <w:t xml:space="preserve">SVC-WS-C-06:  </w:t>
      </w:r>
      <w:r>
        <w:rPr>
          <w:sz w:val="22"/>
          <w:szCs w:val="22"/>
        </w:rPr>
        <w:t xml:space="preserve">WS-C UAT: 3 live projects E2E tested — event bus, portal, preview, intelligence reporting validated. Target: Q4 2031.</w:t>
      </w:r>
    </w:p>
    <w:p>
      <w:pPr>
        <w:spacing w:before="200" w:after="80"/>
        <w:rPr/>
      </w:pPr>
      <w:r>
        <w:rPr>
          <w:b/>
          <w:bCs/>
          <w:sz w:val="28"/>
          <w:szCs w:val="28"/>
          <w:color w:val="2e75b6"/>
        </w:rPr>
        <w:t xml:space="preserve">46.6  Governance, Dependencies &amp; Agent Assignments</w:t>
      </w:r>
    </w:p>
    <w:p>
      <w:pPr>
        <w:spacing w:before="0" w:after="80"/>
        <w:ind w:left="400"/>
        <w:rPr/>
      </w:pPr>
      <w:r>
        <w:rPr>
          <w:sz w:val="24"/>
          <w:szCs w:val="24"/>
        </w:rPr>
        <w:t xml:space="preserve">WS-C Programme Director: Core (Group D, ≥97%). Client Experience Lead: Kelly (Group A, ≥95%). Event Bus Lead: Ops (Group C, ≥94%). Client Portal Lead: Shore (Group B, ≥93%). Data Intelligence Lead: Atlas (Group C, ≥94%).</w:t>
      </w:r>
    </w:p>
    <w:p>
      <w:pPr>
        <w:spacing w:before="0" w:after="80"/>
        <w:ind w:left="400"/>
        <w:rPr/>
      </w:pPr>
      <w:r>
        <w:rPr>
          <w:sz w:val="24"/>
          <w:szCs w:val="24"/>
        </w:rPr>
        <w:t xml:space="preserve">Dependencies: S45 WS-B (Kafka infrastructure prerequisite for EVT-001–005), S40 (Design Freeze Gate — EVT-002 trigger integration), S41 (Sensory Commissioning — EVT-002 trigger), S42 (POE — SVC-WS-C-04 post-project intelligence), S45 AIE-002 (digital twin texturing), S20 (BIM — digital twin floor plan data). Client portal requires PDPA compliance review (S15 + GAP-10).</w:t>
      </w:r>
    </w:p>
    <w:p>
      <w:pPr>
        <w:spacing w:before="200" w:after="80"/>
        <w:rPr/>
      </w:pPr>
      <w:r>
        <w:rPr>
          <w:b/>
          <w:bCs/>
          <w:sz w:val="28"/>
          <w:szCs w:val="28"/>
          <w:color w:val="2e75b6"/>
        </w:rPr>
        <w:t xml:space="preserve">46.7  Milestones (WS-C-M1–M4)</w:t>
      </w:r>
    </w:p>
    <w:p>
      <w:pPr>
        <w:spacing w:before="0" w:after="60"/>
        <w:ind w:left="600"/>
        <w:rPr/>
      </w:pPr>
      <w:r>
        <w:rPr>
          <w:b/>
          <w:bCs/>
          <w:sz w:val="22"/>
          <w:szCs w:val="22"/>
        </w:rPr>
        <w:t xml:space="preserve">WS-C-M1 (Q2 2031):  </w:t>
      </w:r>
      <w:r>
        <w:rPr>
          <w:sz w:val="22"/>
          <w:szCs w:val="22"/>
        </w:rPr>
        <w:t xml:space="preserve">Cross-Pillar Event Bus live — all pillar topics, EVT-001 schema, and consumer groups active.</w:t>
      </w:r>
    </w:p>
    <w:p>
      <w:pPr>
        <w:spacing w:before="0" w:after="60"/>
        <w:ind w:left="600"/>
        <w:rPr/>
      </w:pPr>
      <w:r>
        <w:rPr>
          <w:b/>
          <w:bCs/>
          <w:sz w:val="22"/>
          <w:szCs w:val="22"/>
        </w:rPr>
        <w:t xml:space="preserve">WS-C-M2 (Q3 2031):  </w:t>
      </w:r>
      <w:r>
        <w:rPr>
          <w:sz w:val="22"/>
          <w:szCs w:val="22"/>
        </w:rPr>
        <w:t xml:space="preserve">Client portal v1.0 launched — real-time status, preview, approval workflow, pilot client group onboarded.</w:t>
      </w:r>
    </w:p>
    <w:p>
      <w:pPr>
        <w:spacing w:before="0" w:after="60"/>
        <w:ind w:left="600"/>
        <w:rPr/>
      </w:pPr>
      <w:r>
        <w:rPr>
          <w:b/>
          <w:bCs/>
          <w:sz w:val="22"/>
          <w:szCs w:val="22"/>
        </w:rPr>
        <w:t xml:space="preserve">WS-C-M3 (Q3 2031):  </w:t>
      </w:r>
      <w:r>
        <w:rPr>
          <w:sz w:val="22"/>
          <w:szCs w:val="22"/>
        </w:rPr>
        <w:t xml:space="preserve">EVT-002 trigger rules live — 8 cross-pillar automations verified on 2 pilot projects, GAP-06 closed.</w:t>
      </w:r>
    </w:p>
    <w:p>
      <w:pPr>
        <w:spacing w:before="0" w:after="60"/>
        <w:ind w:left="600"/>
        <w:rPr/>
      </w:pPr>
      <w:r>
        <w:rPr>
          <w:b/>
          <w:bCs/>
          <w:sz w:val="22"/>
          <w:szCs w:val="22"/>
        </w:rPr>
        <w:t xml:space="preserve">WS-C-M4 (Q4 2031):  </w:t>
      </w:r>
      <w:r>
        <w:rPr>
          <w:sz w:val="22"/>
          <w:szCs w:val="22"/>
        </w:rPr>
        <w:t xml:space="preserve">WS-C UAT passed — all 6 checklist items complete, client NPS target ≥70 achieved on pilot projects.</w:t>
      </w:r>
    </w:p>
    <w:p>
      <w:pPr>
        <w:spacing w:before="320" w:after="100"/>
        <w:rPr/>
      </w:pPr>
      <w:r>
        <w:rPr>
          <w:b/>
          <w:bCs/>
          <w:sz w:val="36"/>
          <w:szCs w:val="36"/>
          <w:color w:val="1f2d5a"/>
        </w:rPr>
        <w:t xml:space="preserve">47. Real-time KPI Dashboard (GAP-08) — AMD-004 WS-D Phase 1 Roadmap Completion</w:t>
      </w:r>
    </w:p>
    <w:p>
      <w:pPr>
        <w:spacing w:before="200" w:after="80"/>
        <w:rPr/>
      </w:pPr>
      <w:r>
        <w:rPr>
          <w:b/>
          <w:bCs/>
          <w:sz w:val="28"/>
          <w:szCs w:val="28"/>
          <w:color w:val="2e75b6"/>
        </w:rPr>
        <w:t xml:space="preserve">47.1  Overview &amp; Phase 1 Significance</w:t>
      </w:r>
    </w:p>
    <w:p>
      <w:pPr>
        <w:spacing w:before="0" w:after="80"/>
        <w:ind w:left="400"/>
        <w:rPr/>
      </w:pPr>
      <w:r>
        <w:rPr>
          <w:sz w:val="24"/>
          <w:szCs w:val="24"/>
        </w:rPr>
        <w:t xml:space="preserve">Section 47 closes GAP-08 (Real-time KPI Dashboard) — the final HIGH-priority gap in Phase 1 of the Gap Resolution Roadmap, completing all six Phase 1 targets (GAP-01 through GAP-04, GAP-07, GAP-08). With this section, the MONOLITH DAPH Decor programme achieves the Phase 1 coverage target of 68% (up from the baseline 56% recorded in the September 2026 SOP-GitHub Coverage Analysis). The Real-time KPI Dashboard is the central operations visibility layer for the 28-agent programme, consolidating SLA performance, project health, financial tracking, and client satisfaction metrics into a single unified interface accessible to the Steering Committee and Programme Directors.</w:t>
      </w:r>
    </w:p>
    <w:p>
      <w:pPr>
        <w:spacing w:before="0" w:after="80"/>
        <w:ind w:left="400"/>
        <w:rPr/>
      </w:pPr>
      <w:r>
        <w:rPr>
          <w:sz w:val="24"/>
          <w:szCs w:val="24"/>
        </w:rPr>
        <w:t xml:space="preserve">This section falls under AMD-004 Workstream D (Data &amp; Analytics Maturity Enhancement, ฿0.9M, S38.8.4). Timeline: Q3–Q4 2030 (Phase 1 — earliest delivery, enabling SC oversight from programme start). Primary Agents: Atlas (Analytics Intelligence, Group C ≥94%), Ledger (Financial Tracking, Group D ≥97%), Pulse (Performance Monitoring, Group C ≥94%), Nexus (System Integration, Group D ≥97%).</w:t>
      </w:r>
    </w:p>
    <w:p>
      <w:pPr>
        <w:spacing w:before="200" w:after="80"/>
        <w:rPr/>
      </w:pPr>
      <w:r>
        <w:rPr>
          <w:b/>
          <w:bCs/>
          <w:sz w:val="28"/>
          <w:szCs w:val="28"/>
          <w:color w:val="2e75b6"/>
        </w:rPr>
        <w:t xml:space="preserve">47.2  Dashboard Architecture</w:t>
      </w:r>
    </w:p>
    <w:p>
      <w:pPr>
        <w:spacing w:before="0" w:after="80"/>
        <w:ind w:left="400"/>
        <w:rPr/>
      </w:pPr>
      <w:r>
        <w:rPr>
          <w:sz w:val="24"/>
          <w:szCs w:val="24"/>
        </w:rPr>
        <w:t xml:space="preserve">The Real-time KPI Dashboard is built on three integrated layers that leverage existing monolith-workspace infrastructure and the new WS-B data pipeline (S45.2 INFRA-WS-B-03):</w:t>
      </w:r>
    </w:p>
    <w:p>
      <w:pPr>
        <w:spacing w:before="0" w:after="60"/>
        <w:ind w:left="600"/>
        <w:rPr/>
      </w:pPr>
      <w:r>
        <w:rPr>
          <w:b/>
          <w:bCs/>
          <w:sz w:val="22"/>
          <w:szCs w:val="22"/>
        </w:rPr>
        <w:t xml:space="preserve">Layer 1 — Data Collection:  </w:t>
      </w:r>
      <w:r>
        <w:rPr>
          <w:sz w:val="22"/>
          <w:szCs w:val="22"/>
        </w:rPr>
        <w:t xml:space="preserve">Event streams from Kafka (WS-B/S45) + direct Supabase queries (src/core/supabase/). Data sources: agent SLA logs (all 28 agents), project milestone events (Pillar Event Bus S46.3), financial transactions (Ledger agent), client interaction logs (Shore/Kelly agents), POE survey results (Scout agent). Refresh cadence: real-time (Kafka) + 15-min batch (Supabase).</w:t>
      </w:r>
    </w:p>
    <w:p>
      <w:pPr>
        <w:spacing w:before="0" w:after="60"/>
        <w:ind w:left="600"/>
        <w:rPr/>
      </w:pPr>
      <w:r>
        <w:rPr>
          <w:b/>
          <w:bCs/>
          <w:sz w:val="22"/>
          <w:szCs w:val="22"/>
        </w:rPr>
        <w:t xml:space="preserve">Layer 2 — Analytics &amp; Aggregation:  </w:t>
      </w:r>
      <w:r>
        <w:rPr>
          <w:sz w:val="22"/>
          <w:szCs w:val="22"/>
        </w:rPr>
        <w:t xml:space="preserve">Dedicated analytics service in src/analytics/ (existing module, extended under WS-D). Pre-computed KPI aggregations: rolling 7/30/90-day SLA averages per agent, project health index (weighted: timeline 40% + budget 30% + client satisfaction 30%), pillar coverage delta tracking, AMD programme milestone burn-rate.</w:t>
      </w:r>
    </w:p>
    <w:p>
      <w:pPr>
        <w:spacing w:before="0" w:after="60"/>
        <w:ind w:left="600"/>
        <w:rPr/>
      </w:pPr>
      <w:r>
        <w:rPr>
          <w:b/>
          <w:bCs/>
          <w:sz w:val="22"/>
          <w:szCs w:val="22"/>
        </w:rPr>
        <w:t xml:space="preserve">Layer 3 — Visualisation &amp; Alerting:  </w:t>
      </w:r>
      <w:r>
        <w:rPr>
          <w:sz w:val="22"/>
          <w:szCs w:val="22"/>
        </w:rPr>
        <w:t xml:space="preserve">React-based dashboard (src/dashboard/ — new module) served via WS-B API Gateway. Role-based views: SC view (programme KPIs, phase completion, risk register), Programme Director view (agent SLA, project health, financial burn), Agent supervisor view (individual agent metrics, queue depth, SLA countdown). Alert engine: Pulse agent broadcasts SC-prioritised alerts at defined thresholds.</w:t>
      </w:r>
    </w:p>
    <w:p>
      <w:pPr>
        <w:spacing w:before="200" w:after="80"/>
        <w:rPr/>
      </w:pPr>
      <w:r>
        <w:rPr>
          <w:b/>
          <w:bCs/>
          <w:sz w:val="28"/>
          <w:szCs w:val="28"/>
          <w:color w:val="2e75b6"/>
        </w:rPr>
        <w:t xml:space="preserve">47.3  KPI Framework — Core Metrics</w:t>
      </w:r>
    </w:p>
    <w:p>
      <w:pPr>
        <w:spacing w:before="0" w:after="80"/>
        <w:ind w:left="400"/>
        <w:rPr/>
      </w:pPr>
      <w:r>
        <w:rPr>
          <w:sz w:val="24"/>
          <w:szCs w:val="24"/>
        </w:rPr>
        <w:t xml:space="preserve">The dashboard tracks four KPI categories mandatory for World-Class AI Agent programme governance:</w:t>
      </w:r>
    </w:p>
    <w:p>
      <w:pPr>
        <w:spacing w:before="0" w:after="60"/>
        <w:ind w:left="600"/>
        <w:rPr/>
      </w:pPr>
      <w:r>
        <w:rPr>
          <w:b/>
          <w:bCs/>
          <w:sz w:val="22"/>
          <w:szCs w:val="22"/>
        </w:rPr>
        <w:t xml:space="preserve">SLA Performance KPIs (KPI-001–007):  </w:t>
      </w:r>
      <w:r>
        <w:rPr>
          <w:sz w:val="22"/>
          <w:szCs w:val="22"/>
        </w:rPr>
        <w:t xml:space="preserve">Per-agent SLA compliance rate (Group A ≥95%, B ≥93%, C ≥94%, D ≥97%). Weekly SLA breach count, mean time to recovery (MTTR), agent availability uptime. Pillar coverage completeness: current % per pillar vs Phase 1/2/3 targets. Dashboard alert: RED if any agent group SLA drops below threshold for 3 consecutive days.</w:t>
      </w:r>
    </w:p>
    <w:p>
      <w:pPr>
        <w:spacing w:before="0" w:after="60"/>
        <w:ind w:left="600"/>
        <w:rPr/>
      </w:pPr>
      <w:r>
        <w:rPr>
          <w:b/>
          <w:bCs/>
          <w:sz w:val="22"/>
          <w:szCs w:val="22"/>
        </w:rPr>
        <w:t xml:space="preserve">Project Health KPIs (KPI-008–014):  </w:t>
      </w:r>
      <w:r>
        <w:rPr>
          <w:sz w:val="22"/>
          <w:szCs w:val="22"/>
        </w:rPr>
        <w:t xml:space="preserve">Active project count, on-time delivery rate (target ≥90%), budget variance (target ≤5%), design freeze compliance (% projects hitting DFG gate S40 without scope creep), client approval turnaround (target ≤48hrs for concept approval). Design iteration count per project (AI Creative Engine S45.3 AIE-005 tracking).</w:t>
      </w:r>
    </w:p>
    <w:p>
      <w:pPr>
        <w:spacing w:before="0" w:after="60"/>
        <w:ind w:left="600"/>
        <w:rPr/>
      </w:pPr>
      <w:r>
        <w:rPr>
          <w:b/>
          <w:bCs/>
          <w:sz w:val="22"/>
          <w:szCs w:val="22"/>
        </w:rPr>
        <w:t xml:space="preserve">Financial Performance KPIs (KPI-015–019):  </w:t>
      </w:r>
      <w:r>
        <w:rPr>
          <w:sz w:val="22"/>
          <w:szCs w:val="22"/>
        </w:rPr>
        <w:t xml:space="preserve">AMD programme spend vs plan: WS-A through WS-E monthly burn rate vs ฿5.2M budget. Project revenue recognition timeline, client invoice ageing (Ledger agent), cost-per-delivered-section (AMD workstream efficiency metric). SC-2030-01 to SC-2030-05 gate budget consumption tracking.</w:t>
      </w:r>
    </w:p>
    <w:p>
      <w:pPr>
        <w:spacing w:before="0" w:after="60"/>
        <w:ind w:left="600"/>
        <w:rPr/>
      </w:pPr>
      <w:r>
        <w:rPr>
          <w:b/>
          <w:bCs/>
          <w:sz w:val="22"/>
          <w:szCs w:val="22"/>
        </w:rPr>
        <w:t xml:space="preserve">Client Experience KPIs (KPI-020–024):  </w:t>
      </w:r>
      <w:r>
        <w:rPr>
          <w:sz w:val="22"/>
          <w:szCs w:val="22"/>
        </w:rPr>
        <w:t xml:space="preserve">NPS score (target ≥70), client satisfaction index per project (post-POE survey S42), WELL/LEED certification achievement rate, repeat client rate, referral rate. Real-time client portal engagement (active sessions, approval response time).</w:t>
      </w:r>
    </w:p>
    <w:p>
      <w:pPr>
        <w:spacing w:before="200" w:after="80"/>
        <w:rPr/>
      </w:pPr>
      <w:r>
        <w:rPr>
          <w:b/>
          <w:bCs/>
          <w:sz w:val="28"/>
          <w:szCs w:val="28"/>
          <w:color w:val="2e75b6"/>
        </w:rPr>
        <w:t xml:space="preserve">47.4  Phase 1 Gap Closure Summary</w:t>
      </w:r>
    </w:p>
    <w:p>
      <w:pPr>
        <w:spacing w:before="0" w:after="80"/>
        <w:ind w:left="400"/>
        <w:rPr/>
      </w:pPr>
      <w:r>
        <w:rPr>
          <w:sz w:val="24"/>
          <w:szCs w:val="24"/>
        </w:rPr>
        <w:t xml:space="preserve">With Section 47 accepted, Phase 1 of the Gap Resolution Roadmap is formally complete. The following HIGH-priority gaps are now covered by corresponding SOP sections and GitHub module specifications:</w:t>
      </w:r>
    </w:p>
    <w:p>
      <w:pPr>
        <w:spacing w:before="0" w:after="60"/>
        <w:ind w:left="600"/>
        <w:rPr/>
      </w:pPr>
      <w:r>
        <w:rPr>
          <w:b/>
          <w:bCs/>
          <w:sz w:val="22"/>
          <w:szCs w:val="22"/>
        </w:rPr>
        <w:t xml:space="preserve">GAP-01 (Biophilic Module):  </w:t>
      </w:r>
      <w:r>
        <w:rPr>
          <w:sz w:val="22"/>
          <w:szCs w:val="22"/>
        </w:rPr>
        <w:t xml:space="preserve">Closed by S39 — Biophilic Design Framework, WELL v2 features, src/biophilic/ spec, BIO-WS-01–05.</w:t>
      </w:r>
    </w:p>
    <w:p>
      <w:pPr>
        <w:spacing w:before="0" w:after="60"/>
        <w:ind w:left="600"/>
        <w:rPr/>
      </w:pPr>
      <w:r>
        <w:rPr>
          <w:b/>
          <w:bCs/>
          <w:sz w:val="22"/>
          <w:szCs w:val="22"/>
        </w:rPr>
        <w:t xml:space="preserve">GAP-02 (Design Freeze Gate):  </w:t>
      </w:r>
      <w:r>
        <w:rPr>
          <w:sz w:val="22"/>
          <w:szCs w:val="22"/>
        </w:rPr>
        <w:t xml:space="preserve">Closed by S40 — Design Freeze Gate Protocol, DFG-WS-01–06, src/design-freeze/ spec.</w:t>
      </w:r>
    </w:p>
    <w:p>
      <w:pPr>
        <w:spacing w:before="0" w:after="60"/>
        <w:ind w:left="600"/>
        <w:rPr/>
      </w:pPr>
      <w:r>
        <w:rPr>
          <w:b/>
          <w:bCs/>
          <w:sz w:val="22"/>
          <w:szCs w:val="22"/>
        </w:rPr>
        <w:t xml:space="preserve">GAP-03 (Sensory Commissioning):  </w:t>
      </w:r>
      <w:r>
        <w:rPr>
          <w:sz w:val="22"/>
          <w:szCs w:val="22"/>
        </w:rPr>
        <w:t xml:space="preserve">Closed by S41 — 5-sense commissioning protocol, SCP-WS-01–05, src/sensory-commissioning/ spec.</w:t>
      </w:r>
    </w:p>
    <w:p>
      <w:pPr>
        <w:spacing w:before="0" w:after="60"/>
        <w:ind w:left="600"/>
        <w:rPr/>
      </w:pPr>
      <w:r>
        <w:rPr>
          <w:b/>
          <w:bCs/>
          <w:sz w:val="22"/>
          <w:szCs w:val="22"/>
        </w:rPr>
        <w:t xml:space="preserve">GAP-04 (POE Framework):  </w:t>
      </w:r>
      <w:r>
        <w:rPr>
          <w:sz w:val="22"/>
          <w:szCs w:val="22"/>
        </w:rPr>
        <w:t xml:space="preserve">Closed by S42 — Post-Occupancy Evaluation Framework, POE-WS-01–05, src/poe/ spec.</w:t>
      </w:r>
    </w:p>
    <w:p>
      <w:pPr>
        <w:spacing w:before="0" w:after="60"/>
        <w:ind w:left="600"/>
        <w:rPr/>
      </w:pPr>
      <w:r>
        <w:rPr>
          <w:b/>
          <w:bCs/>
          <w:sz w:val="22"/>
          <w:szCs w:val="22"/>
        </w:rPr>
        <w:t xml:space="preserve">GAP-07 (SC Governance Dashboard):  </w:t>
      </w:r>
      <w:r>
        <w:rPr>
          <w:sz w:val="22"/>
          <w:szCs w:val="22"/>
        </w:rPr>
        <w:t xml:space="preserve">Closed by S43 — SC Governance Module, GOV-AMD4-01–06, src/sc-governance/ spec.</w:t>
      </w:r>
    </w:p>
    <w:p>
      <w:pPr>
        <w:spacing w:before="0" w:after="60"/>
        <w:ind w:left="600"/>
        <w:rPr/>
      </w:pPr>
      <w:r>
        <w:rPr>
          <w:b/>
          <w:bCs/>
          <w:sz w:val="22"/>
          <w:szCs w:val="22"/>
        </w:rPr>
        <w:t xml:space="preserve">GAP-08 (Real-time KPI Dashboard):  </w:t>
      </w:r>
      <w:r>
        <w:rPr>
          <w:sz w:val="22"/>
          <w:szCs w:val="22"/>
        </w:rPr>
        <w:t xml:space="preserve">Closed by S47 (this section) — KPI Framework KPI-001–024, src/dashboard/ spec, WS-D delivery.</w:t>
      </w:r>
    </w:p>
    <w:p>
      <w:pPr>
        <w:spacing w:before="200" w:after="80"/>
        <w:rPr/>
      </w:pPr>
      <w:r>
        <w:rPr>
          <w:b/>
          <w:bCs/>
          <w:sz w:val="28"/>
          <w:szCs w:val="28"/>
          <w:color w:val="2e75b6"/>
        </w:rPr>
        <w:t xml:space="preserve">47.5  Delivery Checklist (KPI-WS-D-01–05)</w:t>
      </w:r>
    </w:p>
    <w:p>
      <w:pPr>
        <w:spacing w:before="0" w:after="60"/>
        <w:ind w:left="600"/>
        <w:rPr/>
      </w:pPr>
      <w:r>
        <w:rPr>
          <w:b/>
          <w:bCs/>
          <w:sz w:val="22"/>
          <w:szCs w:val="22"/>
        </w:rPr>
        <w:t xml:space="preserve">KPI-WS-D-01:  </w:t>
      </w:r>
      <w:r>
        <w:rPr>
          <w:sz w:val="22"/>
          <w:szCs w:val="22"/>
        </w:rPr>
        <w:t xml:space="preserve">Kafka data pipeline connected to analytics layer — all 28 agent SLA streams live. Target: Q3 2030.</w:t>
      </w:r>
    </w:p>
    <w:p>
      <w:pPr>
        <w:spacing w:before="0" w:after="60"/>
        <w:ind w:left="600"/>
        <w:rPr/>
      </w:pPr>
      <w:r>
        <w:rPr>
          <w:b/>
          <w:bCs/>
          <w:sz w:val="22"/>
          <w:szCs w:val="22"/>
        </w:rPr>
        <w:t xml:space="preserve">KPI-WS-D-02:  </w:t>
      </w:r>
      <w:r>
        <w:rPr>
          <w:sz w:val="22"/>
          <w:szCs w:val="22"/>
        </w:rPr>
        <w:t xml:space="preserve">Analytics service extended — KPI-001 to KPI-024 pre-computed aggregations verified. Target: Q3 2030.</w:t>
      </w:r>
    </w:p>
    <w:p>
      <w:pPr>
        <w:spacing w:before="0" w:after="60"/>
        <w:ind w:left="600"/>
        <w:rPr/>
      </w:pPr>
      <w:r>
        <w:rPr>
          <w:b/>
          <w:bCs/>
          <w:sz w:val="22"/>
          <w:szCs w:val="22"/>
        </w:rPr>
        <w:t xml:space="preserve">KPI-WS-D-03:  </w:t>
      </w:r>
      <w:r>
        <w:rPr>
          <w:sz w:val="22"/>
          <w:szCs w:val="22"/>
        </w:rPr>
        <w:t xml:space="preserve">Dashboard src/dashboard/ v1.0 deployed — SC view, Programme Director view, Agent view active. Target: Q4 2030.</w:t>
      </w:r>
    </w:p>
    <w:p>
      <w:pPr>
        <w:spacing w:before="0" w:after="60"/>
        <w:ind w:left="600"/>
        <w:rPr/>
      </w:pPr>
      <w:r>
        <w:rPr>
          <w:b/>
          <w:bCs/>
          <w:sz w:val="22"/>
          <w:szCs w:val="22"/>
        </w:rPr>
        <w:t xml:space="preserve">KPI-WS-D-04:  </w:t>
      </w:r>
      <w:r>
        <w:rPr>
          <w:sz w:val="22"/>
          <w:szCs w:val="22"/>
        </w:rPr>
        <w:t xml:space="preserve">Alert engine via Pulse agent — 12 alert rules live, SC escalation tested (SC-2030-01 governance chain). Target: Q4 2030.</w:t>
      </w:r>
    </w:p>
    <w:p>
      <w:pPr>
        <w:spacing w:before="0" w:after="60"/>
        <w:ind w:left="600"/>
        <w:rPr/>
      </w:pPr>
      <w:r>
        <w:rPr>
          <w:b/>
          <w:bCs/>
          <w:sz w:val="22"/>
          <w:szCs w:val="22"/>
        </w:rPr>
        <w:t xml:space="preserve">KPI-WS-D-05:  </w:t>
      </w:r>
      <w:r>
        <w:rPr>
          <w:sz w:val="22"/>
          <w:szCs w:val="22"/>
        </w:rPr>
        <w:t xml:space="preserve">Phase 1 coverage verification report published — GAP-01 to GAP-08 formal closure confirmed by Atlas agent. Target: Q4 2030.</w:t>
      </w:r>
    </w:p>
    <w:p>
      <w:pPr>
        <w:spacing w:before="200" w:after="80"/>
        <w:rPr/>
      </w:pPr>
      <w:r>
        <w:rPr>
          <w:b/>
          <w:bCs/>
          <w:sz w:val="28"/>
          <w:szCs w:val="28"/>
          <w:color w:val="2e75b6"/>
        </w:rPr>
        <w:t xml:space="preserve">47.6  Governance, Dependencies &amp; Agent Assignments</w:t>
      </w:r>
    </w:p>
    <w:p>
      <w:pPr>
        <w:spacing w:before="0" w:after="80"/>
        <w:ind w:left="400"/>
        <w:rPr/>
      </w:pPr>
      <w:r>
        <w:rPr>
          <w:sz w:val="24"/>
          <w:szCs w:val="24"/>
        </w:rPr>
        <w:t xml:space="preserve">WS-D is governed under SC-2030-01 (AMD-004 programme authorisation). Analytics Lead: Atlas (Group C, ≥94%). Dashboard Lead: Frame (Group C, ≥94%). Financial KPI: Ledger (Group D, ≥97%). Alert Management: Pulse (Group C, ≥94%). System Integration: Nexus (Group D, ≥97%). SC Reporting: Vega (Group D, ≥97%).</w:t>
      </w:r>
    </w:p>
    <w:p>
      <w:pPr>
        <w:spacing w:before="0" w:after="80"/>
        <w:ind w:left="400"/>
        <w:rPr/>
      </w:pPr>
      <w:r>
        <w:rPr>
          <w:sz w:val="24"/>
          <w:szCs w:val="24"/>
        </w:rPr>
        <w:t xml:space="preserve">Phase 1 dependencies: S38 (AMD-004 PDD — programme budget and SC gate), S39–S43 (Phase 1 gap sections — data sources for coverage KPIs), S45 WS-B (Kafka infrastructure for real-time data ingestion), src/core/telemetry/ (existing telemetry → KPI feed), src/core/supabase/ (SLA and project data store).</w:t>
      </w:r>
    </w:p>
    <w:p>
      <w:pPr>
        <w:spacing w:before="200" w:after="80"/>
        <w:rPr/>
      </w:pPr>
      <w:r>
        <w:rPr>
          <w:b/>
          <w:bCs/>
          <w:sz w:val="28"/>
          <w:szCs w:val="28"/>
          <w:color w:val="2e75b6"/>
        </w:rPr>
        <w:t xml:space="preserve">47.7  Milestones (KPI-M1–M4)</w:t>
      </w:r>
    </w:p>
    <w:p>
      <w:pPr>
        <w:spacing w:before="0" w:after="60"/>
        <w:ind w:left="600"/>
        <w:rPr/>
      </w:pPr>
      <w:r>
        <w:rPr>
          <w:b/>
          <w:bCs/>
          <w:sz w:val="22"/>
          <w:szCs w:val="22"/>
        </w:rPr>
        <w:t xml:space="preserve">KPI-M1 (Q3 2030):  </w:t>
      </w:r>
      <w:r>
        <w:rPr>
          <w:sz w:val="22"/>
          <w:szCs w:val="22"/>
        </w:rPr>
        <w:t xml:space="preserve">KPI data pipeline and analytics layer live — all agent SLA streams ingesting, KPI-001–024 computed.</w:t>
      </w:r>
    </w:p>
    <w:p>
      <w:pPr>
        <w:spacing w:before="0" w:after="60"/>
        <w:ind w:left="600"/>
        <w:rPr/>
      </w:pPr>
      <w:r>
        <w:rPr>
          <w:b/>
          <w:bCs/>
          <w:sz w:val="22"/>
          <w:szCs w:val="22"/>
        </w:rPr>
        <w:t xml:space="preserve">KPI-M2 (Q4 2030):  </w:t>
      </w:r>
      <w:r>
        <w:rPr>
          <w:sz w:val="22"/>
          <w:szCs w:val="22"/>
        </w:rPr>
        <w:t xml:space="preserve">Dashboard v1.0 launched — SC and Programme Director views deployed, first SC review cycle completed.</w:t>
      </w:r>
    </w:p>
    <w:p>
      <w:pPr>
        <w:spacing w:before="0" w:after="60"/>
        <w:ind w:left="600"/>
        <w:rPr/>
      </w:pPr>
      <w:r>
        <w:rPr>
          <w:b/>
          <w:bCs/>
          <w:sz w:val="22"/>
          <w:szCs w:val="22"/>
        </w:rPr>
        <w:t xml:space="preserve">KPI-M3 (Q4 2030):  </w:t>
      </w:r>
      <w:r>
        <w:rPr>
          <w:sz w:val="22"/>
          <w:szCs w:val="22"/>
        </w:rPr>
        <w:t xml:space="preserve">Alert engine active — Pulse agent broadcasting SLA alerts, GAP-08 formally closed.</w:t>
      </w:r>
    </w:p>
    <w:p>
      <w:pPr>
        <w:spacing w:before="0" w:after="60"/>
        <w:ind w:left="600"/>
        <w:rPr/>
      </w:pPr>
      <w:r>
        <w:rPr>
          <w:b/>
          <w:bCs/>
          <w:sz w:val="22"/>
          <w:szCs w:val="22"/>
        </w:rPr>
        <w:t xml:space="preserve">KPI-M4 (Q4 2030):  </w:t>
      </w:r>
      <w:r>
        <w:rPr>
          <w:sz w:val="22"/>
          <w:szCs w:val="22"/>
        </w:rPr>
        <w:t xml:space="preserve">Phase 1 Roadmap completion certificate issued — coverage confirmed at ≥68%, SC-2030-01 Phase 1 gate passed.</w:t>
      </w:r>
    </w:p>
    <w:p>
      <w:pPr>
        <w:spacing w:before="320" w:after="100"/>
        <w:rPr/>
      </w:pPr>
      <w:r>
        <w:rPr>
          <w:b/>
          <w:bCs/>
          <w:sz w:val="36"/>
          <w:szCs w:val="36"/>
          <w:color w:val="1f2d5a"/>
        </w:rPr>
        <w:t xml:space="preserve">Section 48 — AMD-004 WS-E: Human Capital &amp; Change Management</w:t>
      </w:r>
    </w:p>
    <w:p>
      <w:pPr>
        <w:spacing w:before="0" w:after="80"/>
        <w:ind w:left="400"/>
        <w:rPr/>
      </w:pPr>
      <w:r>
        <w:rPr>
          <w:sz w:val="24"/>
          <w:szCs w:val="24"/>
        </w:rPr>
        <w:t xml:space="preserve">Section 48 documents Workstream E (WS-E) of the AMD-004 Decor AI Agent Programme — the human capital and change management workstream responsible for embedding the 28-agent AI architecture into day-to-day operations through structured training and organisational change. WS-E is the final workstream of AMD-004, budget THB 0.6M, delivery Q1–Q2 2032.</w:t>
      </w:r>
    </w:p>
    <w:p>
      <w:pPr>
        <w:spacing w:before="200" w:after="80"/>
        <w:rPr/>
      </w:pPr>
      <w:r>
        <w:rPr>
          <w:b/>
          <w:bCs/>
          <w:sz w:val="28"/>
          <w:szCs w:val="28"/>
          <w:color w:val="2e75b6"/>
        </w:rPr>
        <w:t xml:space="preserve">48.1  ภาพรวม WS-E (Workstream E Overview)</w:t>
      </w:r>
    </w:p>
    <w:p>
      <w:pPr>
        <w:spacing w:before="0" w:after="80"/>
        <w:ind w:left="400"/>
        <w:rPr/>
      </w:pPr>
      <w:r>
        <w:rPr>
          <w:sz w:val="24"/>
          <w:szCs w:val="24"/>
        </w:rPr>
        <w:t xml:space="preserve">WS-E ครอบคลุมมิติด้านทุนมนุษย์ของโครงการ AMD-004: การฝึกอบรมบุคลากร การรับรองการใช้เครื่องมือ AI และการบริหารการเปลี่ยนแปลงเพื่อให้สถาปัตยกรรม 28 AI Agent ฝังรากอยู่ในกระบวนการปฏิบัติงานจริง WS-E เป็น Workstream สุดท้ายของ AMD-004 ที่รับประกันว่าทีมงานมีความพร้อมในการดำเนินงานอย่างยั่งยืน หลังจากการติดตั้งระบบเทคนิคเสร็จสมบูรณ์ใน WS-A ถึง WS-D</w:t>
      </w:r>
    </w:p>
    <w:p>
      <w:pPr>
        <w:spacing w:before="0" w:after="60"/>
        <w:ind w:left="600"/>
        <w:rPr/>
      </w:pPr>
      <w:r>
        <w:rPr>
          <w:b/>
          <w:bCs/>
          <w:sz w:val="22"/>
          <w:szCs w:val="22"/>
        </w:rPr>
        <w:t xml:space="preserve">Programme:  </w:t>
      </w:r>
      <w:r>
        <w:rPr>
          <w:sz w:val="22"/>
          <w:szCs w:val="22"/>
        </w:rPr>
        <w:t xml:space="preserve">AMD-004 Decor AI Agent Architecture — Workstream E</w:t>
      </w:r>
    </w:p>
    <w:p>
      <w:pPr>
        <w:spacing w:before="0" w:after="60"/>
        <w:ind w:left="600"/>
        <w:rPr/>
      </w:pPr>
      <w:r>
        <w:rPr>
          <w:b/>
          <w:bCs/>
          <w:sz w:val="22"/>
          <w:szCs w:val="22"/>
        </w:rPr>
        <w:t xml:space="preserve">Authorising document:  </w:t>
      </w:r>
      <w:r>
        <w:rPr>
          <w:sz w:val="22"/>
          <w:szCs w:val="22"/>
        </w:rPr>
        <w:t xml:space="preserve">SC-2030-01 (AMD-004 Programme Definition Document, Section 38)</w:t>
      </w:r>
    </w:p>
    <w:p>
      <w:pPr>
        <w:spacing w:before="0" w:after="60"/>
        <w:ind w:left="600"/>
        <w:rPr/>
      </w:pPr>
      <w:r>
        <w:rPr>
          <w:b/>
          <w:bCs/>
          <w:sz w:val="22"/>
          <w:szCs w:val="22"/>
        </w:rPr>
        <w:t xml:space="preserve">Budget:  </w:t>
      </w:r>
      <w:r>
        <w:rPr>
          <w:sz w:val="22"/>
          <w:szCs w:val="22"/>
        </w:rPr>
        <w:t xml:space="preserve">THB 0.6M</w:t>
      </w:r>
    </w:p>
    <w:p>
      <w:pPr>
        <w:spacing w:before="0" w:after="60"/>
        <w:ind w:left="600"/>
        <w:rPr/>
      </w:pPr>
      <w:r>
        <w:rPr>
          <w:b/>
          <w:bCs/>
          <w:sz w:val="22"/>
          <w:szCs w:val="22"/>
        </w:rPr>
        <w:t xml:space="preserve">Timeline:  </w:t>
      </w:r>
      <w:r>
        <w:rPr>
          <w:sz w:val="22"/>
          <w:szCs w:val="22"/>
        </w:rPr>
        <w:t xml:space="preserve">Q1–Q2 2032</w:t>
      </w:r>
    </w:p>
    <w:p>
      <w:pPr>
        <w:spacing w:before="0" w:after="60"/>
        <w:ind w:left="600"/>
        <w:rPr/>
      </w:pPr>
      <w:r>
        <w:rPr>
          <w:b/>
          <w:bCs/>
          <w:sz w:val="22"/>
          <w:szCs w:val="22"/>
        </w:rPr>
        <w:t xml:space="preserve">Owner:  </w:t>
      </w:r>
      <w:r>
        <w:rPr>
          <w:sz w:val="22"/>
          <w:szCs w:val="22"/>
        </w:rPr>
        <w:t xml:space="preserve">Talent (Group D, SLA ≥97%)</w:t>
      </w:r>
    </w:p>
    <w:p>
      <w:pPr>
        <w:spacing w:before="0" w:after="60"/>
        <w:ind w:left="600"/>
        <w:rPr/>
      </w:pPr>
      <w:r>
        <w:rPr>
          <w:b/>
          <w:bCs/>
          <w:sz w:val="22"/>
          <w:szCs w:val="22"/>
        </w:rPr>
        <w:t xml:space="preserve">Support agents:  </w:t>
      </w:r>
      <w:r>
        <w:rPr>
          <w:sz w:val="22"/>
          <w:szCs w:val="22"/>
        </w:rPr>
        <w:t xml:space="preserve">Core (Group D, ≥97%), Hana (Group B, ≥93%), Nova (Group A, ≥95%)</w:t>
      </w:r>
    </w:p>
    <w:p>
      <w:pPr>
        <w:spacing w:before="200" w:after="80"/>
        <w:rPr/>
      </w:pPr>
      <w:r>
        <w:rPr>
          <w:b/>
          <w:bCs/>
          <w:sz w:val="28"/>
          <w:szCs w:val="28"/>
          <w:color w:val="2e75b6"/>
        </w:rPr>
        <w:t xml:space="preserve">48.2  ขอบเขตงาน (Scope of Work)</w:t>
      </w:r>
    </w:p>
    <w:p>
      <w:pPr>
        <w:spacing w:before="0" w:after="80"/>
        <w:ind w:left="400"/>
        <w:rPr/>
      </w:pPr>
      <w:r>
        <w:rPr>
          <w:sz w:val="24"/>
          <w:szCs w:val="24"/>
        </w:rPr>
        <w:t xml:space="preserve">WS-E ครอบคลุมงาน 4 สาขาหลัก ได้แก่ (1) การออกแบบและดำเนินโครงการฝึกอบรม (2) การรับรองการใช้เครื่องมือ AI สำหรับบุคลากรทุกระดับ (3) กรอบการบริหารการเปลี่ยนแปลงองค์กร และ (4) การวัดผลการนำระบบไปใช้จริง (Adoption Metrics)</w:t>
      </w:r>
    </w:p>
    <w:p>
      <w:pPr>
        <w:spacing w:before="0" w:after="60"/>
        <w:ind w:left="600" w:hanging="200"/>
        <w:rPr/>
      </w:pPr>
      <w:r>
        <w:rPr>
          <w:sz w:val="22"/>
          <w:szCs w:val="22"/>
        </w:rPr>
        <w:t xml:space="preserve">• ออกแบบหลักสูตรฝึกอบรม 4 ชุด (TRN-001–004) สำหรับบุคลากรทุกบทบาท — Agent Operators, Designers, Client Managers, SC Members</w:t>
      </w:r>
    </w:p>
    <w:p>
      <w:pPr>
        <w:spacing w:before="0" w:after="60"/>
        <w:ind w:left="600" w:hanging="200"/>
        <w:rPr/>
      </w:pPr>
      <w:r>
        <w:rPr>
          <w:sz w:val="22"/>
          <w:szCs w:val="22"/>
        </w:rPr>
        <w:t xml:space="preserve">• จัดทำระบบการรับรอง AI Tool Certification สำหรับการใช้งาน Agent ในงาน Interior Design Workflow</w:t>
      </w:r>
    </w:p>
    <w:p>
      <w:pPr>
        <w:spacing w:before="0" w:after="60"/>
        <w:ind w:left="600" w:hanging="200"/>
        <w:rPr/>
      </w:pPr>
      <w:r>
        <w:rPr>
          <w:sz w:val="22"/>
          <w:szCs w:val="22"/>
        </w:rPr>
        <w:t xml:space="preserve">• วิเคราะห์ผู้มีส่วนได้เสียและออกแบบแผนการสื่อสาร (CHG-001–002) ครอบคลุมทุก Stakeholder Group</w:t>
      </w:r>
    </w:p>
    <w:p>
      <w:pPr>
        <w:spacing w:before="0" w:after="60"/>
        <w:ind w:left="600" w:hanging="200"/>
        <w:rPr/>
      </w:pPr>
      <w:r>
        <w:rPr>
          <w:sz w:val="22"/>
          <w:szCs w:val="22"/>
        </w:rPr>
        <w:t xml:space="preserve">• สร้างกลไกจัดการความต้านทานต่อการเปลี่ยนแปลง (CHG-003) และวัดผล Adoption (CHG-004)</w:t>
      </w:r>
    </w:p>
    <w:p>
      <w:pPr>
        <w:spacing w:before="0" w:after="60"/>
        <w:ind w:left="600" w:hanging="200"/>
        <w:rPr/>
      </w:pPr>
      <w:r>
        <w:rPr>
          <w:sz w:val="22"/>
          <w:szCs w:val="22"/>
        </w:rPr>
        <w:t xml:space="preserve">• ออกแบบ Onboarding Program สำหรับ New Joiners เพื่อให้ครอบคลุม AMD-004 Architecture ตั้งแต่วันแรก</w:t>
      </w:r>
    </w:p>
    <w:p>
      <w:pPr>
        <w:spacing w:before="0" w:after="60"/>
        <w:ind w:left="600" w:hanging="200"/>
        <w:rPr/>
      </w:pPr>
      <w:r>
        <w:rPr>
          <w:sz w:val="22"/>
          <w:szCs w:val="22"/>
        </w:rPr>
        <w:t xml:space="preserve">• สร้าง Knowledge Base และ SOP Quick Reference สำหรับ 28 AI Agents — ภาษาไทยและภาษาอังกฤษ</w:t>
      </w:r>
    </w:p>
    <w:p>
      <w:pPr>
        <w:spacing w:before="200" w:after="80"/>
        <w:rPr/>
      </w:pPr>
      <w:r>
        <w:rPr>
          <w:b/>
          <w:bCs/>
          <w:sz w:val="28"/>
          <w:szCs w:val="28"/>
          <w:color w:val="2e75b6"/>
        </w:rPr>
        <w:t xml:space="preserve">48.3  งบประมาณและกรอบเวลา (Budget &amp; Timeline)</w:t>
      </w:r>
    </w:p>
    <w:p>
      <w:pPr>
        <w:spacing w:before="0" w:after="80"/>
        <w:ind w:left="400"/>
        <w:rPr/>
      </w:pPr>
      <w:r>
        <w:rPr>
          <w:sz w:val="24"/>
          <w:szCs w:val="24"/>
        </w:rPr>
        <w:t xml:space="preserve">WS-E มีงบประมาณ THB 0.6M ซึ่งเป็นส่วนหนึ่งของงบประมาณรวม AMD-004 ทั้งหมด THB 5.2M โดยอนุมัติภายใต้ SC-2030-01 ดำเนินการใน Q1–Q2 2032 ซึ่งเป็นระยะสุดท้ายของโครงการ</w:t>
      </w:r>
    </w:p>
    <w:p>
      <w:pPr>
        <w:spacing w:before="0" w:after="60"/>
        <w:ind w:left="600"/>
        <w:rPr/>
      </w:pPr>
      <w:r>
        <w:rPr>
          <w:b/>
          <w:bCs/>
          <w:sz w:val="22"/>
          <w:szCs w:val="22"/>
        </w:rPr>
        <w:t xml:space="preserve">WS-E Total Budget:  </w:t>
      </w:r>
      <w:r>
        <w:rPr>
          <w:sz w:val="22"/>
          <w:szCs w:val="22"/>
        </w:rPr>
        <w:t xml:space="preserve">THB 0.6M</w:t>
      </w:r>
    </w:p>
    <w:p>
      <w:pPr>
        <w:spacing w:before="0" w:after="60"/>
        <w:ind w:left="600"/>
        <w:rPr/>
      </w:pPr>
      <w:r>
        <w:rPr>
          <w:b/>
          <w:bCs/>
          <w:sz w:val="22"/>
          <w:szCs w:val="22"/>
        </w:rPr>
        <w:t xml:space="preserve">Training Design &amp; Development:  </w:t>
      </w:r>
      <w:r>
        <w:rPr>
          <w:sz w:val="22"/>
          <w:szCs w:val="22"/>
        </w:rPr>
        <w:t xml:space="preserve">THB 0.18M (30% of WS-E)</w:t>
      </w:r>
    </w:p>
    <w:p>
      <w:pPr>
        <w:spacing w:before="0" w:after="60"/>
        <w:ind w:left="600"/>
        <w:rPr/>
      </w:pPr>
      <w:r>
        <w:rPr>
          <w:b/>
          <w:bCs/>
          <w:sz w:val="22"/>
          <w:szCs w:val="22"/>
        </w:rPr>
        <w:t xml:space="preserve">Training Delivery &amp; Facilitation:  </w:t>
      </w:r>
      <w:r>
        <w:rPr>
          <w:sz w:val="22"/>
          <w:szCs w:val="22"/>
        </w:rPr>
        <w:t xml:space="preserve">THB 0.15M (25% of WS-E)</w:t>
      </w:r>
    </w:p>
    <w:p>
      <w:pPr>
        <w:spacing w:before="0" w:after="60"/>
        <w:ind w:left="600"/>
        <w:rPr/>
      </w:pPr>
      <w:r>
        <w:rPr>
          <w:b/>
          <w:bCs/>
          <w:sz w:val="22"/>
          <w:szCs w:val="22"/>
        </w:rPr>
        <w:t xml:space="preserve">Change Management Consulting:  </w:t>
      </w:r>
      <w:r>
        <w:rPr>
          <w:sz w:val="22"/>
          <w:szCs w:val="22"/>
        </w:rPr>
        <w:t xml:space="preserve">THB 0.12M (20% of WS-E)</w:t>
      </w:r>
    </w:p>
    <w:p>
      <w:pPr>
        <w:spacing w:before="0" w:after="60"/>
        <w:ind w:left="600"/>
        <w:rPr/>
      </w:pPr>
      <w:r>
        <w:rPr>
          <w:b/>
          <w:bCs/>
          <w:sz w:val="22"/>
          <w:szCs w:val="22"/>
        </w:rPr>
        <w:t xml:space="preserve">Materials, Platform &amp; Certification System:  </w:t>
      </w:r>
      <w:r>
        <w:rPr>
          <w:sz w:val="22"/>
          <w:szCs w:val="22"/>
        </w:rPr>
        <w:t xml:space="preserve">THB 0.09M (15% of WS-E)</w:t>
      </w:r>
    </w:p>
    <w:p>
      <w:pPr>
        <w:spacing w:before="0" w:after="60"/>
        <w:ind w:left="600"/>
        <w:rPr/>
      </w:pPr>
      <w:r>
        <w:rPr>
          <w:b/>
          <w:bCs/>
          <w:sz w:val="22"/>
          <w:szCs w:val="22"/>
        </w:rPr>
        <w:t xml:space="preserve">Adoption Monitoring &amp; Evaluation:  </w:t>
      </w:r>
      <w:r>
        <w:rPr>
          <w:sz w:val="22"/>
          <w:szCs w:val="22"/>
        </w:rPr>
        <w:t xml:space="preserve">THB 0.06M (10% of WS-E)</w:t>
      </w:r>
    </w:p>
    <w:p>
      <w:pPr>
        <w:spacing w:before="0" w:after="60"/>
        <w:ind w:left="600"/>
        <w:rPr/>
      </w:pPr>
      <w:r>
        <w:rPr>
          <w:b/>
          <w:bCs/>
          <w:sz w:val="22"/>
          <w:szCs w:val="22"/>
        </w:rPr>
        <w:t xml:space="preserve">Q1 2032 Activities:  </w:t>
      </w:r>
      <w:r>
        <w:rPr>
          <w:sz w:val="22"/>
          <w:szCs w:val="22"/>
        </w:rPr>
        <w:t xml:space="preserve">Stakeholder analysis, curriculum design, pilot delivery (TRN-001–002)</w:t>
      </w:r>
    </w:p>
    <w:p>
      <w:pPr>
        <w:spacing w:before="0" w:after="60"/>
        <w:ind w:left="600"/>
        <w:rPr/>
      </w:pPr>
      <w:r>
        <w:rPr>
          <w:b/>
          <w:bCs/>
          <w:sz w:val="22"/>
          <w:szCs w:val="22"/>
        </w:rPr>
        <w:t xml:space="preserve">Q2 2032 Activities:  </w:t>
      </w:r>
      <w:r>
        <w:rPr>
          <w:sz w:val="22"/>
          <w:szCs w:val="22"/>
        </w:rPr>
        <w:t xml:space="preserve">Full rollout (TRN-003–004), change management closure, adoption metrics baseline</w:t>
      </w:r>
    </w:p>
    <w:p>
      <w:pPr>
        <w:spacing w:before="200" w:after="80"/>
        <w:rPr/>
      </w:pPr>
      <w:r>
        <w:rPr>
          <w:b/>
          <w:bCs/>
          <w:sz w:val="28"/>
          <w:szCs w:val="28"/>
          <w:color w:val="2e75b6"/>
        </w:rPr>
        <w:t xml:space="preserve">48.4  Training Programme (TRN-001–004)</w:t>
      </w:r>
    </w:p>
    <w:p>
      <w:pPr>
        <w:spacing w:before="0" w:after="80"/>
        <w:ind w:left="400"/>
        <w:rPr/>
      </w:pPr>
      <w:r>
        <w:rPr>
          <w:sz w:val="24"/>
          <w:szCs w:val="24"/>
        </w:rPr>
        <w:t xml:space="preserve">โปรแกรมการฝึกอบรม WS-E ประกอบด้วย 4 ชุดการเรียนรู้ครอบคลุมบุคลากรทุกบทบาทในองค์กร ตั้งแต่ทีมปฏิบัติการ Agent Operations ไปจนถึงทีมบริการลูกค้าและคณะกรรมการ SC</w:t>
      </w:r>
    </w:p>
    <w:p>
      <w:pPr>
        <w:spacing w:before="0" w:after="60"/>
        <w:ind w:left="600"/>
        <w:rPr/>
      </w:pPr>
      <w:r>
        <w:rPr>
          <w:b/>
          <w:bCs/>
          <w:sz w:val="22"/>
          <w:szCs w:val="22"/>
        </w:rPr>
        <w:t xml:space="preserve">TRN-001 Agent Operations Training:  </w:t>
      </w:r>
      <w:r>
        <w:rPr>
          <w:sz w:val="22"/>
          <w:szCs w:val="22"/>
        </w:rPr>
        <w:t xml:space="preserve">หลักสูตร 16 ชั่วโมง — สถาปัตยกรรม 28 AI Agents, SLA Groups A–D, Orchestration Workflow, Escalation Procedures. กลุ่มเป้าหมาย: Project Managers, Design Leads. รูปแบบ: Workshop 2 วัน + E-learning Self-paced. ผู้รับผิดชอบ: Talent + Core.</w:t>
      </w:r>
    </w:p>
    <w:p>
      <w:pPr>
        <w:spacing w:before="0" w:after="60"/>
        <w:ind w:left="600"/>
        <w:rPr/>
      </w:pPr>
      <w:r>
        <w:rPr>
          <w:b/>
          <w:bCs/>
          <w:sz w:val="22"/>
          <w:szCs w:val="22"/>
        </w:rPr>
        <w:t xml:space="preserve">TRN-002 AI Tool Certification:  </w:t>
      </w:r>
      <w:r>
        <w:rPr>
          <w:sz w:val="22"/>
          <w:szCs w:val="22"/>
        </w:rPr>
        <w:t xml:space="preserve">การรับรองมาตรฐาน 3 ระดับ (Bronze/Silver/Gold) สำหรับการใช้งาน AI Tools ในกระบวนการออกแบบ Interior Design — Concept Generation, Material Selection, Spatial Planning. กลุ่มเป้าหมาย: Designers, Creative Leads. ผู้รับผิดชอบ: Nova + Hana.</w:t>
      </w:r>
    </w:p>
    <w:p>
      <w:pPr>
        <w:spacing w:before="0" w:after="60"/>
        <w:ind w:left="600"/>
        <w:rPr/>
      </w:pPr>
      <w:r>
        <w:rPr>
          <w:b/>
          <w:bCs/>
          <w:sz w:val="22"/>
          <w:szCs w:val="22"/>
        </w:rPr>
        <w:t xml:space="preserve">TRN-003 Design Process Re-engineering:  </w:t>
      </w:r>
      <w:r>
        <w:rPr>
          <w:sz w:val="22"/>
          <w:szCs w:val="22"/>
        </w:rPr>
        <w:t xml:space="preserve">Workshop 8 ชั่วโมง — การปรับกระบวนการออกแบบใหม่โดยใช้ AI-augmented workflow ครอบคลุม Biophilic Design Integration (GAP-01), Material Sustainability (covered in Pillar 2–5), POE Feedback Loop (GAP-03/04). กลุ่มเป้าหมาย: All Design Staff. ผู้รับผิดชอบ: Talent.</w:t>
      </w:r>
    </w:p>
    <w:p>
      <w:pPr>
        <w:spacing w:before="0" w:after="60"/>
        <w:ind w:left="600"/>
        <w:rPr/>
      </w:pPr>
      <w:r>
        <w:rPr>
          <w:b/>
          <w:bCs/>
          <w:sz w:val="22"/>
          <w:szCs w:val="22"/>
        </w:rPr>
        <w:t xml:space="preserve">TRN-004 Client-Facing AI Usage:  </w:t>
      </w:r>
      <w:r>
        <w:rPr>
          <w:sz w:val="22"/>
          <w:szCs w:val="22"/>
        </w:rPr>
        <w:t xml:space="preserve">หลักสูตร 4 ชั่วโมง — การสื่อสารกับลูกค้าเกี่ยวกับ AI-assisted Design, Client Portal Walkthrough, AI Transparency Guidelines. กลุ่มเป้าหมาย: Client Managers, Account Leads. ผู้รับผิดชอบ: Nova.</w:t>
      </w:r>
    </w:p>
    <w:p>
      <w:pPr>
        <w:spacing w:before="200" w:after="80"/>
        <w:rPr/>
      </w:pPr>
      <w:r>
        <w:rPr>
          <w:b/>
          <w:bCs/>
          <w:sz w:val="28"/>
          <w:szCs w:val="28"/>
          <w:color w:val="2e75b6"/>
        </w:rPr>
        <w:t xml:space="preserve">48.5  Change Management Framework (CHG-001–004)</w:t>
      </w:r>
    </w:p>
    <w:p>
      <w:pPr>
        <w:spacing w:before="0" w:after="80"/>
        <w:ind w:left="400"/>
        <w:rPr/>
      </w:pPr>
      <w:r>
        <w:rPr>
          <w:sz w:val="24"/>
          <w:szCs w:val="24"/>
        </w:rPr>
        <w:t xml:space="preserve">กรอบการบริหารการเปลี่ยนแปลงของ WS-E ใช้แนวทาง ADKAR (Awareness–Desire–Knowledge–Ability–Reinforcement) ปรับให้เหมาะสมกับบริบทการนำ AI มาใช้ในงานออกแบบตกแต่งภายใน</w:t>
      </w:r>
    </w:p>
    <w:p>
      <w:pPr>
        <w:spacing w:before="0" w:after="60"/>
        <w:ind w:left="600"/>
        <w:rPr/>
      </w:pPr>
      <w:r>
        <w:rPr>
          <w:b/>
          <w:bCs/>
          <w:sz w:val="22"/>
          <w:szCs w:val="22"/>
        </w:rPr>
        <w:t xml:space="preserve">CHG-001 Stakeholder Analysis:  </w:t>
      </w:r>
      <w:r>
        <w:rPr>
          <w:sz w:val="22"/>
          <w:szCs w:val="22"/>
        </w:rPr>
        <w:t xml:space="preserve">วิเคราะห์และจัดลำดับ Stakeholders ทั้งหมดตามระดับผลกระทบและความพร้อมรับการเปลี่ยนแปลง ครอบคลุม SC Members, Programme Director, Design Teams, Client-facing Staff, IT Operations. ผลลัพธ์: Stakeholder Map + Engagement Strategy. กำหนดส่ง: Q1 2032.</w:t>
      </w:r>
    </w:p>
    <w:p>
      <w:pPr>
        <w:spacing w:before="0" w:after="60"/>
        <w:ind w:left="600"/>
        <w:rPr/>
      </w:pPr>
      <w:r>
        <w:rPr>
          <w:b/>
          <w:bCs/>
          <w:sz w:val="22"/>
          <w:szCs w:val="22"/>
        </w:rPr>
        <w:t xml:space="preserve">CHG-002 Communication Plan:  </w:t>
      </w:r>
      <w:r>
        <w:rPr>
          <w:sz w:val="22"/>
          <w:szCs w:val="22"/>
        </w:rPr>
        <w:t xml:space="preserve">แผนการสื่อสารครอบคลุม: Timeline การประกาศเปิดตัว AMD-004, FAQs สำหรับบุคลากรทุกกลุ่ม, Progress Updates รายไตรมาส, Success Story Sharing. ช่องทาง: All-hands meetings, Intranet, Line Official, SC Reports. กำหนดส่ง: Q1 2032.</w:t>
      </w:r>
    </w:p>
    <w:p>
      <w:pPr>
        <w:spacing w:before="0" w:after="60"/>
        <w:ind w:left="600"/>
        <w:rPr/>
      </w:pPr>
      <w:r>
        <w:rPr>
          <w:b/>
          <w:bCs/>
          <w:sz w:val="22"/>
          <w:szCs w:val="22"/>
        </w:rPr>
        <w:t xml:space="preserve">CHG-003 Resistance Management:  </w:t>
      </w:r>
      <w:r>
        <w:rPr>
          <w:sz w:val="22"/>
          <w:szCs w:val="22"/>
        </w:rPr>
        <w:t xml:space="preserve">กลไกระบุและจัดการความต้านทาน: Anonymous Feedback Channels, Champion Network (1 ต่อทีม), Escalation Path สำหรับความกังวลที่ซับซ้อน, 30/60/90-day Check-ins. ผู้รับผิดชอบ: Hana (Group B, ≥93%). กำหนดดำเนินการ: ตลอด Q1–Q2 2032.</w:t>
      </w:r>
    </w:p>
    <w:p>
      <w:pPr>
        <w:spacing w:before="0" w:after="60"/>
        <w:ind w:left="600"/>
        <w:rPr/>
      </w:pPr>
      <w:r>
        <w:rPr>
          <w:b/>
          <w:bCs/>
          <w:sz w:val="22"/>
          <w:szCs w:val="22"/>
        </w:rPr>
        <w:t xml:space="preserve">CHG-004 Adoption Metrics:  </w:t>
      </w:r>
      <w:r>
        <w:rPr>
          <w:sz w:val="22"/>
          <w:szCs w:val="22"/>
        </w:rPr>
        <w:t xml:space="preserve">ตัวชี้วัดการนำระบบไปใช้จริง: Training Completion Rate ≥90%, Certification Pass Rate ≥80%, AI Tool Active Usage ≥70% of Design Staff within 90 days, Client Satisfaction Score ≥4.2/5.0 post-AI integration, Agent SLA Achievement ≥ target levels per Group A–D. ผู้รับผิดชอบ: Talent + Pulse.</w:t>
      </w:r>
    </w:p>
    <w:p>
      <w:pPr>
        <w:spacing w:before="200" w:after="80"/>
        <w:rPr/>
      </w:pPr>
      <w:r>
        <w:rPr>
          <w:b/>
          <w:bCs/>
          <w:sz w:val="28"/>
          <w:szCs w:val="28"/>
          <w:color w:val="2e75b6"/>
        </w:rPr>
        <w:t xml:space="preserve">48.6  รายการตรวจสอบ WS-E (TRN-WS-E-01–05)</w:t>
      </w:r>
    </w:p>
    <w:p>
      <w:pPr>
        <w:spacing w:before="0" w:after="60"/>
        <w:ind w:left="600"/>
        <w:rPr/>
      </w:pPr>
      <w:r>
        <w:rPr>
          <w:b/>
          <w:bCs/>
          <w:sz w:val="22"/>
          <w:szCs w:val="22"/>
        </w:rPr>
        <w:t xml:space="preserve">TRN-WS-E-01:  </w:t>
      </w:r>
      <w:r>
        <w:rPr>
          <w:sz w:val="22"/>
          <w:szCs w:val="22"/>
        </w:rPr>
        <w:t xml:space="preserve">Training Needs Analysis completed — all roles mapped to training modules TRN-001–004, gap analysis validated by Programme Director. Target: Q1 2032.</w:t>
      </w:r>
    </w:p>
    <w:p>
      <w:pPr>
        <w:spacing w:before="0" w:after="60"/>
        <w:ind w:left="600"/>
        <w:rPr/>
      </w:pPr>
      <w:r>
        <w:rPr>
          <w:b/>
          <w:bCs/>
          <w:sz w:val="22"/>
          <w:szCs w:val="22"/>
        </w:rPr>
        <w:t xml:space="preserve">TRN-WS-E-02:  </w:t>
      </w:r>
      <w:r>
        <w:rPr>
          <w:sz w:val="22"/>
          <w:szCs w:val="22"/>
        </w:rPr>
        <w:t xml:space="preserve">TRN-001 &amp; TRN-002 pilot delivery completed — minimum 20 participants, feedback score ≥4.0/5.0, curriculum adjustments incorporated. Target: Q1 2032.</w:t>
      </w:r>
    </w:p>
    <w:p>
      <w:pPr>
        <w:spacing w:before="0" w:after="60"/>
        <w:ind w:left="600"/>
        <w:rPr/>
      </w:pPr>
      <w:r>
        <w:rPr>
          <w:b/>
          <w:bCs/>
          <w:sz w:val="22"/>
          <w:szCs w:val="22"/>
        </w:rPr>
        <w:t xml:space="preserve">TRN-WS-E-03:  </w:t>
      </w:r>
      <w:r>
        <w:rPr>
          <w:sz w:val="22"/>
          <w:szCs w:val="22"/>
        </w:rPr>
        <w:t xml:space="preserve">TRN-003 &amp; TRN-004 full rollout completed — all eligible staff certified, AI Tool Certification Bronze achieved by 100% of Design Staff. Target: Q2 2032.</w:t>
      </w:r>
    </w:p>
    <w:p>
      <w:pPr>
        <w:spacing w:before="0" w:after="60"/>
        <w:ind w:left="600"/>
        <w:rPr/>
      </w:pPr>
      <w:r>
        <w:rPr>
          <w:b/>
          <w:bCs/>
          <w:sz w:val="22"/>
          <w:szCs w:val="22"/>
        </w:rPr>
        <w:t xml:space="preserve">TRN-WS-E-04:  </w:t>
      </w:r>
      <w:r>
        <w:rPr>
          <w:sz w:val="22"/>
          <w:szCs w:val="22"/>
        </w:rPr>
        <w:t xml:space="preserve">Change Management Framework CHG-001–004 executed — Stakeholder Map published, Communication Plan active, Resistance Management channels operational, Adoption Metrics baseline recorded. Target: Q2 2032.</w:t>
      </w:r>
    </w:p>
    <w:p>
      <w:pPr>
        <w:spacing w:before="0" w:after="60"/>
        <w:ind w:left="600"/>
        <w:rPr/>
      </w:pPr>
      <w:r>
        <w:rPr>
          <w:b/>
          <w:bCs/>
          <w:sz w:val="22"/>
          <w:szCs w:val="22"/>
        </w:rPr>
        <w:t xml:space="preserve">TRN-WS-E-05:  </w:t>
      </w:r>
      <w:r>
        <w:rPr>
          <w:sz w:val="22"/>
          <w:szCs w:val="22"/>
        </w:rPr>
        <w:t xml:space="preserve">WS-E Closure Report submitted to SC — Training Completion ≥90%, Adoption Metrics baseline confirmed, Knowledge Base published (TH/EN), WS-E formally closed under SC-2030-01. Target: Q2 2032.</w:t>
      </w:r>
    </w:p>
    <w:p>
      <w:pPr>
        <w:spacing w:before="200" w:after="80"/>
        <w:rPr/>
      </w:pPr>
      <w:r>
        <w:rPr>
          <w:b/>
          <w:bCs/>
          <w:sz w:val="28"/>
          <w:szCs w:val="28"/>
          <w:color w:val="2e75b6"/>
        </w:rPr>
        <w:t xml:space="preserve">48.7  Milestones WS-E-M1–WS-E-M4</w:t>
      </w:r>
    </w:p>
    <w:p>
      <w:pPr>
        <w:spacing w:before="0" w:after="60"/>
        <w:ind w:left="600"/>
        <w:rPr/>
      </w:pPr>
      <w:r>
        <w:rPr>
          <w:b/>
          <w:bCs/>
          <w:sz w:val="22"/>
          <w:szCs w:val="22"/>
        </w:rPr>
        <w:t xml:space="preserve">WS-E-M1 (Q1 2032):  </w:t>
      </w:r>
      <w:r>
        <w:rPr>
          <w:sz w:val="22"/>
          <w:szCs w:val="22"/>
        </w:rPr>
        <w:t xml:space="preserve">Training programme designed and piloted — TRN-001 &amp; TRN-002 pilot complete, CHG-001 Stakeholder Analysis published, Communication Plan activated.</w:t>
      </w:r>
    </w:p>
    <w:p>
      <w:pPr>
        <w:spacing w:before="0" w:after="60"/>
        <w:ind w:left="600"/>
        <w:rPr/>
      </w:pPr>
      <w:r>
        <w:rPr>
          <w:b/>
          <w:bCs/>
          <w:sz w:val="22"/>
          <w:szCs w:val="22"/>
        </w:rPr>
        <w:t xml:space="preserve">WS-E-M2 (Q1 2032):  </w:t>
      </w:r>
      <w:r>
        <w:rPr>
          <w:sz w:val="22"/>
          <w:szCs w:val="22"/>
        </w:rPr>
        <w:t xml:space="preserve">Full training rollout commenced — TRN-003 &amp; TRN-004 delivery started, CHG-003 Resistance Management channels operational, CHG-002 mid-programme communications live.</w:t>
      </w:r>
    </w:p>
    <w:p>
      <w:pPr>
        <w:spacing w:before="0" w:after="60"/>
        <w:ind w:left="600"/>
        <w:rPr/>
      </w:pPr>
      <w:r>
        <w:rPr>
          <w:b/>
          <w:bCs/>
          <w:sz w:val="22"/>
          <w:szCs w:val="22"/>
        </w:rPr>
        <w:t xml:space="preserve">WS-E-M3 (Q2 2032):  </w:t>
      </w:r>
      <w:r>
        <w:rPr>
          <w:sz w:val="22"/>
          <w:szCs w:val="22"/>
        </w:rPr>
        <w:t xml:space="preserve">All training streams completed — 100% staff coverage achieved, AI Tool Certification issued, CHG-004 Adoption Metrics 30-day baseline recorded.</w:t>
      </w:r>
    </w:p>
    <w:p>
      <w:pPr>
        <w:spacing w:before="0" w:after="60"/>
        <w:ind w:left="600"/>
        <w:rPr/>
      </w:pPr>
      <w:r>
        <w:rPr>
          <w:b/>
          <w:bCs/>
          <w:sz w:val="22"/>
          <w:szCs w:val="22"/>
        </w:rPr>
        <w:t xml:space="preserve">WS-E-M4 (Q2 2032):  </w:t>
      </w:r>
      <w:r>
        <w:rPr>
          <w:sz w:val="22"/>
          <w:szCs w:val="22"/>
        </w:rPr>
        <w:t xml:space="preserve">WS-E formally closed — TRN-WS-E-01–05 all ticked, WS-E Closure Report accepted by SC, AMD-004 Programme ready for Programme Closure gate (Section 49).</w:t>
      </w:r>
    </w:p>
    <w:p>
      <w:pPr>
        <w:spacing w:before="320" w:after="100"/>
        <w:rPr/>
      </w:pPr>
      <w:r>
        <w:rPr>
          <w:b/>
          <w:bCs/>
          <w:sz w:val="36"/>
          <w:szCs w:val="36"/>
          <w:color w:val="1f2d5a"/>
        </w:rPr>
        <w:t xml:space="preserve">Section 49 — AMD-004 Programme Closure &amp; Phase 2 Gateway</w:t>
      </w:r>
    </w:p>
    <w:p>
      <w:pPr>
        <w:spacing w:before="0" w:after="80"/>
        <w:ind w:left="400"/>
        <w:rPr/>
      </w:pPr>
      <w:r>
        <w:rPr>
          <w:sz w:val="24"/>
          <w:szCs w:val="24"/>
        </w:rPr>
        <w:t xml:space="preserve">Section 49 is the formal Programme Closure section for AMD-004 Decor AI Agent Architecture. It consolidates all five workstreams (WS-A through WS-E), confirms the Phase 1 completion certificate covering GAP-01/02/03/04/07/08, and establishes the Phase 2 Readiness Gate for GAP-05/06/09/10/11/12. Total programme investment: THB 5.2M.</w:t>
      </w:r>
    </w:p>
    <w:p>
      <w:pPr>
        <w:spacing w:before="200" w:after="80"/>
        <w:rPr/>
      </w:pPr>
      <w:r>
        <w:rPr>
          <w:b/>
          <w:bCs/>
          <w:sz w:val="28"/>
          <w:szCs w:val="28"/>
          <w:color w:val="2e75b6"/>
        </w:rPr>
        <w:t xml:space="preserve">49.1  ภาพรวม AMD-004 Programme Closure</w:t>
      </w:r>
    </w:p>
    <w:p>
      <w:pPr>
        <w:spacing w:before="0" w:after="80"/>
        <w:ind w:left="400"/>
        <w:rPr/>
      </w:pPr>
      <w:r>
        <w:rPr>
          <w:sz w:val="24"/>
          <w:szCs w:val="24"/>
        </w:rPr>
        <w:t xml:space="preserve">การปิดโครงการ AMD-004 (Programme Closure) ถือเป็นจุดสิ้นสุดของ Phase 1 ของการพัฒนา Decor AI Agent Architecture โดย MONOLITH DAPH ครอบคลุมระยะเวลาดำเนินงานตั้งแต่ Q3 2030 ถึง Q2 2032 รวม 8 ไตรมาส งบประมาณรวม THB 5.2M และผลลัพธ์คือการยกระดับ AI Coverage จาก 56% เป็น 68% ผ่านการปิด GAP 6 รายการจาก 15 รายการ (GAP-01/02/03/04/07/08)</w:t>
      </w:r>
    </w:p>
    <w:p>
      <w:pPr>
        <w:spacing w:before="0" w:after="60"/>
        <w:ind w:left="600"/>
        <w:rPr/>
      </w:pPr>
      <w:r>
        <w:rPr>
          <w:b/>
          <w:bCs/>
          <w:sz w:val="22"/>
          <w:szCs w:val="22"/>
        </w:rPr>
        <w:t xml:space="preserve">Programme:  </w:t>
      </w:r>
      <w:r>
        <w:rPr>
          <w:sz w:val="22"/>
          <w:szCs w:val="22"/>
        </w:rPr>
        <w:t xml:space="preserve">AMD-004 Decor AI Agent Architecture — MONOLITH DAPH</w:t>
      </w:r>
    </w:p>
    <w:p>
      <w:pPr>
        <w:spacing w:before="0" w:after="60"/>
        <w:ind w:left="600"/>
        <w:rPr/>
      </w:pPr>
      <w:r>
        <w:rPr>
          <w:b/>
          <w:bCs/>
          <w:sz w:val="22"/>
          <w:szCs w:val="22"/>
        </w:rPr>
        <w:t xml:space="preserve">Authorising SC Resolution:  </w:t>
      </w:r>
      <w:r>
        <w:rPr>
          <w:sz w:val="22"/>
          <w:szCs w:val="22"/>
        </w:rPr>
        <w:t xml:space="preserve">SC-2030-01</w:t>
      </w:r>
    </w:p>
    <w:p>
      <w:pPr>
        <w:spacing w:before="0" w:after="60"/>
        <w:ind w:left="600"/>
        <w:rPr/>
      </w:pPr>
      <w:r>
        <w:rPr>
          <w:b/>
          <w:bCs/>
          <w:sz w:val="22"/>
          <w:szCs w:val="22"/>
        </w:rPr>
        <w:t xml:space="preserve">Programme Start:  </w:t>
      </w:r>
      <w:r>
        <w:rPr>
          <w:sz w:val="22"/>
          <w:szCs w:val="22"/>
        </w:rPr>
        <w:t xml:space="preserve">Q3 2030 (WS-A &amp; WS-D commencement)</w:t>
      </w:r>
    </w:p>
    <w:p>
      <w:pPr>
        <w:spacing w:before="0" w:after="60"/>
        <w:ind w:left="600"/>
        <w:rPr/>
      </w:pPr>
      <w:r>
        <w:rPr>
          <w:b/>
          <w:bCs/>
          <w:sz w:val="22"/>
          <w:szCs w:val="22"/>
        </w:rPr>
        <w:t xml:space="preserve">Programme End (Phase 1):  </w:t>
      </w:r>
      <w:r>
        <w:rPr>
          <w:sz w:val="22"/>
          <w:szCs w:val="22"/>
        </w:rPr>
        <w:t xml:space="preserve">Q2 2032 (WS-E closure)</w:t>
      </w:r>
    </w:p>
    <w:p>
      <w:pPr>
        <w:spacing w:before="0" w:after="60"/>
        <w:ind w:left="600"/>
        <w:rPr/>
      </w:pPr>
      <w:r>
        <w:rPr>
          <w:b/>
          <w:bCs/>
          <w:sz w:val="22"/>
          <w:szCs w:val="22"/>
        </w:rPr>
        <w:t xml:space="preserve">Total Budget:  </w:t>
      </w:r>
      <w:r>
        <w:rPr>
          <w:sz w:val="22"/>
          <w:szCs w:val="22"/>
        </w:rPr>
        <w:t xml:space="preserve">THB 5.2M (all 5 workstreams)</w:t>
      </w:r>
    </w:p>
    <w:p>
      <w:pPr>
        <w:spacing w:before="0" w:after="60"/>
        <w:ind w:left="600"/>
        <w:rPr/>
      </w:pPr>
      <w:r>
        <w:rPr>
          <w:b/>
          <w:bCs/>
          <w:sz w:val="22"/>
          <w:szCs w:val="22"/>
        </w:rPr>
        <w:t xml:space="preserve">Phase 1 Coverage Achievement:  </w:t>
      </w:r>
      <w:r>
        <w:rPr>
          <w:sz w:val="22"/>
          <w:szCs w:val="22"/>
        </w:rPr>
        <w:t xml:space="preserve">56% → 68% (+12 percentage points)</w:t>
      </w:r>
    </w:p>
    <w:p>
      <w:pPr>
        <w:spacing w:before="0" w:after="60"/>
        <w:ind w:left="600"/>
        <w:rPr/>
      </w:pPr>
      <w:r>
        <w:rPr>
          <w:b/>
          <w:bCs/>
          <w:sz w:val="22"/>
          <w:szCs w:val="22"/>
        </w:rPr>
        <w:t xml:space="preserve">GAPs Closed in Phase 1:  </w:t>
      </w:r>
      <w:r>
        <w:rPr>
          <w:sz w:val="22"/>
          <w:szCs w:val="22"/>
        </w:rPr>
        <w:t xml:space="preserve">GAP-01, GAP-02, GAP-03, GAP-04, GAP-07, GAP-08 (6 of 15)</w:t>
      </w:r>
    </w:p>
    <w:p>
      <w:pPr>
        <w:spacing w:before="0" w:after="60"/>
        <w:ind w:left="600"/>
        <w:rPr/>
      </w:pPr>
      <w:r>
        <w:rPr>
          <w:b/>
          <w:bCs/>
          <w:sz w:val="22"/>
          <w:szCs w:val="22"/>
        </w:rPr>
        <w:t xml:space="preserve">Programme Director:  </w:t>
      </w:r>
      <w:r>
        <w:rPr>
          <w:sz w:val="22"/>
          <w:szCs w:val="22"/>
        </w:rPr>
        <w:t xml:space="preserve">Core (Group D, SLA ≥97%)</w:t>
      </w:r>
    </w:p>
    <w:p>
      <w:pPr>
        <w:spacing w:before="200" w:after="80"/>
        <w:rPr/>
      </w:pPr>
      <w:r>
        <w:rPr>
          <w:b/>
          <w:bCs/>
          <w:sz w:val="28"/>
          <w:szCs w:val="28"/>
          <w:color w:val="2e75b6"/>
        </w:rPr>
        <w:t xml:space="preserve">49.2  สรุปทุก Workstream (WS-A through WS-E)</w:t>
      </w:r>
    </w:p>
    <w:p>
      <w:pPr>
        <w:spacing w:before="0" w:after="80"/>
        <w:ind w:left="400"/>
        <w:rPr/>
      </w:pPr>
      <w:r>
        <w:rPr>
          <w:sz w:val="24"/>
          <w:szCs w:val="24"/>
        </w:rPr>
        <w:t xml:space="preserve">AMD-004 ประกอบด้วย 5 Workstream ที่ดำเนินการต่อเนื่องกัน ตั้งแต่การวางโครงสร้างพื้นฐานทางกฎหมาย ไปจนถึงการพัฒนาทักษะบุคลากร ทุก Workstream เชื่อมโยงและส่งต่อผลลัพธ์ระหว่างกัน</w:t>
      </w:r>
    </w:p>
    <w:p>
      <w:pPr>
        <w:spacing w:before="0" w:after="60"/>
        <w:ind w:left="600"/>
        <w:rPr/>
      </w:pPr>
      <w:r>
        <w:rPr>
          <w:b/>
          <w:bCs/>
          <w:sz w:val="22"/>
          <w:szCs w:val="22"/>
        </w:rPr>
        <w:t xml:space="preserve">WS-A Corporate Governance &amp; Regulatory Alignment:  </w:t>
      </w:r>
      <w:r>
        <w:rPr>
          <w:sz w:val="22"/>
          <w:szCs w:val="22"/>
        </w:rPr>
        <w:t xml:space="preserve">THB 0.8M | Q3–Q4 2030 | Status: Completed. Output: SC-2030-01 Programme Resolution, Regulatory Compliance Framework, 28-agent Governance Charter. Owner: Guardian (Group D, ≥97%).</w:t>
      </w:r>
    </w:p>
    <w:p>
      <w:pPr>
        <w:spacing w:before="0" w:after="60"/>
        <w:ind w:left="600"/>
        <w:rPr/>
      </w:pPr>
      <w:r>
        <w:rPr>
          <w:b/>
          <w:bCs/>
          <w:sz w:val="22"/>
          <w:szCs w:val="22"/>
        </w:rPr>
        <w:t xml:space="preserve">WS-B Technology Infrastructure Next Generation:  </w:t>
      </w:r>
      <w:r>
        <w:rPr>
          <w:sz w:val="22"/>
          <w:szCs w:val="22"/>
        </w:rPr>
        <w:t xml:space="preserve">THB 1.1M | Q1–Q3 2031 | Status: Completed. Output: Kafka event bus, Supabase multi-tenant schema, Microservices mesh, API Gateway, Cloud infrastructure. Owner: Nexus (Group D, ≥97%). GAP-05 partial.</w:t>
      </w:r>
    </w:p>
    <w:p>
      <w:pPr>
        <w:spacing w:before="0" w:after="60"/>
        <w:ind w:left="600"/>
        <w:rPr/>
      </w:pPr>
      <w:r>
        <w:rPr>
          <w:b/>
          <w:bCs/>
          <w:sz w:val="22"/>
          <w:szCs w:val="22"/>
        </w:rPr>
        <w:t xml:space="preserve">WS-C Client Service Innovation Delivery:  </w:t>
      </w:r>
      <w:r>
        <w:rPr>
          <w:sz w:val="22"/>
          <w:szCs w:val="22"/>
        </w:rPr>
        <w:t xml:space="preserve">THB 1.2M | Q2–Q4 2031 | Status: Completed. Output: Client Portal v2.0, AI-assisted Design Consultation Module, CRM-Agent integration, NPS tracking. Owner: Scout (Group B, ≥93%). GAP-06 partial.</w:t>
      </w:r>
    </w:p>
    <w:p>
      <w:pPr>
        <w:spacing w:before="0" w:after="60"/>
        <w:ind w:left="600"/>
        <w:rPr/>
      </w:pPr>
      <w:r>
        <w:rPr>
          <w:b/>
          <w:bCs/>
          <w:sz w:val="22"/>
          <w:szCs w:val="22"/>
        </w:rPr>
        <w:t xml:space="preserve">WS-D Real-time Analytics &amp; KPI Dashboard:  </w:t>
      </w:r>
      <w:r>
        <w:rPr>
          <w:sz w:val="22"/>
          <w:szCs w:val="22"/>
        </w:rPr>
        <w:t xml:space="preserve">THB 0.9M | Q3–Q4 2030 | Status: Completed. Output: KPI Framework (KPI-001–024), Real-time Dashboard, Alert Engine, Phase 1 Completion Certificate. Owner: Atlas (Group C, ≥94%). GAP-08 closed.</w:t>
      </w:r>
    </w:p>
    <w:p>
      <w:pPr>
        <w:spacing w:before="0" w:after="60"/>
        <w:ind w:left="600"/>
        <w:rPr/>
      </w:pPr>
      <w:r>
        <w:rPr>
          <w:b/>
          <w:bCs/>
          <w:sz w:val="22"/>
          <w:szCs w:val="22"/>
        </w:rPr>
        <w:t xml:space="preserve">WS-E Human Capital &amp; Change Management:  </w:t>
      </w:r>
      <w:r>
        <w:rPr>
          <w:sz w:val="22"/>
          <w:szCs w:val="22"/>
        </w:rPr>
        <w:t xml:space="preserve">THB 0.6M | Q1–Q2 2032 | Status: Completed (Section 48). Output: Training Programme TRN-001–004, AI Tool Certification, Change Management Framework CHG-001–004, Adoption Metrics baseline. Owner: Talent (Group D, ≥97%).</w:t>
      </w:r>
    </w:p>
    <w:p>
      <w:pPr>
        <w:spacing w:before="200" w:after="80"/>
        <w:rPr/>
      </w:pPr>
      <w:r>
        <w:rPr>
          <w:b/>
          <w:bCs/>
          <w:sz w:val="28"/>
          <w:szCs w:val="28"/>
          <w:color w:val="2e75b6"/>
        </w:rPr>
        <w:t xml:space="preserve">49.3  งบประมาณรวม THB 5.2M (Programme Budget Summary)</w:t>
      </w:r>
    </w:p>
    <w:p>
      <w:pPr>
        <w:spacing w:before="0" w:after="80"/>
        <w:ind w:left="400"/>
        <w:rPr/>
      </w:pPr>
      <w:r>
        <w:rPr>
          <w:sz w:val="24"/>
          <w:szCs w:val="24"/>
        </w:rPr>
        <w:t xml:space="preserve">งบประมาณรวม AMD-004 อนุมัติโดย SC ภายใต้ SC-2030-01 แบ่งตาม Workstream ดังนี้ รวม THB 5.2M ครอบคลุมระยะดำเนินการ 8 ไตรมาส (Q3 2030 – Q2 2032)</w:t>
      </w:r>
    </w:p>
    <w:p>
      <w:pPr>
        <w:spacing w:before="0" w:after="60"/>
        <w:ind w:left="600"/>
        <w:rPr/>
      </w:pPr>
      <w:r>
        <w:rPr>
          <w:b/>
          <w:bCs/>
          <w:sz w:val="22"/>
          <w:szCs w:val="22"/>
        </w:rPr>
        <w:t xml:space="preserve">WS-A Corporate Governance:  </w:t>
      </w:r>
      <w:r>
        <w:rPr>
          <w:sz w:val="22"/>
          <w:szCs w:val="22"/>
        </w:rPr>
        <w:t xml:space="preserve">THB 0.8M (15.4% of total)</w:t>
      </w:r>
    </w:p>
    <w:p>
      <w:pPr>
        <w:spacing w:before="0" w:after="60"/>
        <w:ind w:left="600"/>
        <w:rPr/>
      </w:pPr>
      <w:r>
        <w:rPr>
          <w:b/>
          <w:bCs/>
          <w:sz w:val="22"/>
          <w:szCs w:val="22"/>
        </w:rPr>
        <w:t xml:space="preserve">WS-B Technology Infrastructure:  </w:t>
      </w:r>
      <w:r>
        <w:rPr>
          <w:sz w:val="22"/>
          <w:szCs w:val="22"/>
        </w:rPr>
        <w:t xml:space="preserve">THB 1.1M (21.2% of total)</w:t>
      </w:r>
    </w:p>
    <w:p>
      <w:pPr>
        <w:spacing w:before="0" w:after="60"/>
        <w:ind w:left="600"/>
        <w:rPr/>
      </w:pPr>
      <w:r>
        <w:rPr>
          <w:b/>
          <w:bCs/>
          <w:sz w:val="22"/>
          <w:szCs w:val="22"/>
        </w:rPr>
        <w:t xml:space="preserve">WS-C Client Service Innovation:  </w:t>
      </w:r>
      <w:r>
        <w:rPr>
          <w:sz w:val="22"/>
          <w:szCs w:val="22"/>
        </w:rPr>
        <w:t xml:space="preserve">THB 1.2M (23.1% of total)</w:t>
      </w:r>
    </w:p>
    <w:p>
      <w:pPr>
        <w:spacing w:before="0" w:after="60"/>
        <w:ind w:left="600"/>
        <w:rPr/>
      </w:pPr>
      <w:r>
        <w:rPr>
          <w:b/>
          <w:bCs/>
          <w:sz w:val="22"/>
          <w:szCs w:val="22"/>
        </w:rPr>
        <w:t xml:space="preserve">WS-D Analytics &amp; KPI Dashboard:  </w:t>
      </w:r>
      <w:r>
        <w:rPr>
          <w:sz w:val="22"/>
          <w:szCs w:val="22"/>
        </w:rPr>
        <w:t xml:space="preserve">THB 0.9M (17.3% of total)</w:t>
      </w:r>
    </w:p>
    <w:p>
      <w:pPr>
        <w:spacing w:before="0" w:after="60"/>
        <w:ind w:left="600"/>
        <w:rPr/>
      </w:pPr>
      <w:r>
        <w:rPr>
          <w:b/>
          <w:bCs/>
          <w:sz w:val="22"/>
          <w:szCs w:val="22"/>
        </w:rPr>
        <w:t xml:space="preserve">WS-E Human Capital &amp; Change Mgmt:  </w:t>
      </w:r>
      <w:r>
        <w:rPr>
          <w:sz w:val="22"/>
          <w:szCs w:val="22"/>
        </w:rPr>
        <w:t xml:space="preserve">THB 0.6M (11.5% of total)</w:t>
      </w:r>
    </w:p>
    <w:p>
      <w:pPr>
        <w:spacing w:before="0" w:after="60"/>
        <w:ind w:left="600"/>
        <w:rPr/>
      </w:pPr>
      <w:r>
        <w:rPr>
          <w:b/>
          <w:bCs/>
          <w:sz w:val="22"/>
          <w:szCs w:val="22"/>
        </w:rPr>
        <w:t xml:space="preserve">Programme Contingency (6.5%):  </w:t>
      </w:r>
      <w:r>
        <w:rPr>
          <w:sz w:val="22"/>
          <w:szCs w:val="22"/>
        </w:rPr>
        <w:t xml:space="preserve">THB 0.6M (reserved under SC-2030-01)</w:t>
      </w:r>
    </w:p>
    <w:p>
      <w:pPr>
        <w:spacing w:before="0" w:after="60"/>
        <w:ind w:left="600"/>
        <w:rPr/>
      </w:pPr>
      <w:r>
        <w:rPr>
          <w:b/>
          <w:bCs/>
          <w:sz w:val="22"/>
          <w:szCs w:val="22"/>
        </w:rPr>
        <w:t xml:space="preserve">TOTAL AMD-004 PROGRAMME:  </w:t>
      </w:r>
      <w:r>
        <w:rPr>
          <w:sz w:val="22"/>
          <w:szCs w:val="22"/>
        </w:rPr>
        <w:t xml:space="preserve">THB 5.2M</w:t>
      </w:r>
    </w:p>
    <w:p>
      <w:pPr>
        <w:spacing w:before="0" w:after="80"/>
        <w:ind w:left="400"/>
        <w:rPr/>
      </w:pPr>
      <w:r>
        <w:rPr>
          <w:sz w:val="24"/>
          <w:szCs w:val="24"/>
        </w:rPr>
        <w:t xml:space="preserve">Programme contingency THB 0.6M ถูกบริหารโดย Core (Group D) ภายใต้การกำกับของ SC การใช้จ่าย Contingency ทุกรายการต้องผ่านการอนุมัติ SC และบันทึกใน Programme Change Log</w:t>
      </w:r>
    </w:p>
    <w:p>
      <w:pPr>
        <w:spacing w:before="200" w:after="80"/>
        <w:rPr/>
      </w:pPr>
      <w:r>
        <w:rPr>
          <w:b/>
          <w:bCs/>
          <w:sz w:val="28"/>
          <w:szCs w:val="28"/>
          <w:color w:val="2e75b6"/>
        </w:rPr>
        <w:t xml:space="preserve">49.4  Phase 1 Completion Certificate (GAP-01/02/03/04/07/08)</w:t>
      </w:r>
    </w:p>
    <w:p>
      <w:pPr>
        <w:spacing w:before="0" w:after="80"/>
        <w:ind w:left="400"/>
        <w:rPr/>
      </w:pPr>
      <w:r>
        <w:rPr>
          <w:sz w:val="24"/>
          <w:szCs w:val="24"/>
        </w:rPr>
        <w:t xml:space="preserve">ใบรับรองการสำเร็จ Phase 1 ยืนยันการปิด GAP ทั้ง 6 รายการที่กำหนดไว้ใน Phase 1 Roadmap ซึ่งยกระดับ AI Coverage ของ MONOLITH DAPH จาก 56% เป็น 68%</w:t>
      </w:r>
    </w:p>
    <w:p>
      <w:pPr>
        <w:spacing w:before="0" w:after="60"/>
        <w:ind w:left="600"/>
        <w:rPr/>
      </w:pPr>
      <w:r>
        <w:rPr>
          <w:b/>
          <w:bCs/>
          <w:sz w:val="22"/>
          <w:szCs w:val="22"/>
        </w:rPr>
        <w:t xml:space="preserve">GAP-01 Biophilic Design Intelligence:  </w:t>
      </w:r>
      <w:r>
        <w:rPr>
          <w:sz w:val="22"/>
          <w:szCs w:val="22"/>
        </w:rPr>
        <w:t xml:space="preserve">CLOSED — Section 39, Pillar 1 Biophilic Integration SOP. Agent: Blaze (Group A, ≥95%). Coverage contribution: +2%. src/biophilic/</w:t>
      </w:r>
    </w:p>
    <w:p>
      <w:pPr>
        <w:spacing w:before="0" w:after="60"/>
        <w:ind w:left="600"/>
        <w:rPr/>
      </w:pPr>
      <w:r>
        <w:rPr>
          <w:b/>
          <w:bCs/>
          <w:sz w:val="22"/>
          <w:szCs w:val="22"/>
        </w:rPr>
        <w:t xml:space="preserve">GAP-02 Design Freeze Gate Enforcement:  </w:t>
      </w:r>
      <w:r>
        <w:rPr>
          <w:sz w:val="22"/>
          <w:szCs w:val="22"/>
        </w:rPr>
        <w:t xml:space="preserve">CLOSED — Section 40, Pillar 2 Design Freeze Gate SOP. Agent: Signal (Group A, ≥95%). Coverage contribution: +2%. src/design-freeze/</w:t>
      </w:r>
    </w:p>
    <w:p>
      <w:pPr>
        <w:spacing w:before="0" w:after="60"/>
        <w:ind w:left="600"/>
        <w:rPr/>
      </w:pPr>
      <w:r>
        <w:rPr>
          <w:b/>
          <w:bCs/>
          <w:sz w:val="22"/>
          <w:szCs w:val="22"/>
        </w:rPr>
        <w:t xml:space="preserve">GAP-03 Sensory Commissioning Protocol:  </w:t>
      </w:r>
      <w:r>
        <w:rPr>
          <w:sz w:val="22"/>
          <w:szCs w:val="22"/>
        </w:rPr>
        <w:t xml:space="preserve">CLOSED — Section 41, Pillar 6 Sensory Commissioning SOP. Agent: Ember (Group B, ≥93%). Coverage contribution: +1%. src/sensory/</w:t>
      </w:r>
    </w:p>
    <w:p>
      <w:pPr>
        <w:spacing w:before="0" w:after="60"/>
        <w:ind w:left="600"/>
        <w:rPr/>
      </w:pPr>
      <w:r>
        <w:rPr>
          <w:b/>
          <w:bCs/>
          <w:sz w:val="22"/>
          <w:szCs w:val="22"/>
        </w:rPr>
        <w:t xml:space="preserve">GAP-04 Post-Occupancy Evaluation (POE):  </w:t>
      </w:r>
      <w:r>
        <w:rPr>
          <w:sz w:val="22"/>
          <w:szCs w:val="22"/>
        </w:rPr>
        <w:t xml:space="preserve">CLOSED — Section 42, POE Framework &amp; Feedback Loop SOP. Agent: Shore (Group B, ≥93%). Coverage contribution: +2%. src/poe/</w:t>
      </w:r>
    </w:p>
    <w:p>
      <w:pPr>
        <w:spacing w:before="0" w:after="60"/>
        <w:ind w:left="600"/>
        <w:rPr/>
      </w:pPr>
      <w:r>
        <w:rPr>
          <w:b/>
          <w:bCs/>
          <w:sz w:val="22"/>
          <w:szCs w:val="22"/>
        </w:rPr>
        <w:t xml:space="preserve">GAP-07 SC Governance Dashboard:  </w:t>
      </w:r>
      <w:r>
        <w:rPr>
          <w:sz w:val="22"/>
          <w:szCs w:val="22"/>
        </w:rPr>
        <w:t xml:space="preserve">CLOSED — Section 43, SC Governance Module SOP. Agent: Vega (Group D, ≥97%). Coverage contribution: +2%. src/sc-governance/</w:t>
      </w:r>
    </w:p>
    <w:p>
      <w:pPr>
        <w:spacing w:before="0" w:after="60"/>
        <w:ind w:left="600"/>
        <w:rPr/>
      </w:pPr>
      <w:r>
        <w:rPr>
          <w:b/>
          <w:bCs/>
          <w:sz w:val="22"/>
          <w:szCs w:val="22"/>
        </w:rPr>
        <w:t xml:space="preserve">GAP-08 Real-time KPI Dashboard:  </w:t>
      </w:r>
      <w:r>
        <w:rPr>
          <w:sz w:val="22"/>
          <w:szCs w:val="22"/>
        </w:rPr>
        <w:t xml:space="preserve">CLOSED — Section 47, WS-D KPI Framework SOP. Agent: Frame (Group C, ≥94%). Coverage contribution: +3%. src/dashboard/</w:t>
      </w:r>
    </w:p>
    <w:p>
      <w:pPr>
        <w:spacing w:before="0" w:after="80"/>
        <w:ind w:left="400"/>
        <w:rPr/>
      </w:pPr>
      <w:r>
        <w:rPr>
          <w:sz w:val="24"/>
          <w:szCs w:val="24"/>
        </w:rPr>
        <w:t xml:space="preserve">Phase 1 Coverage Verification: Atlas (Group C, ≥94%) ดำเนินการตรวจสอบ Coverage ผ่าน KPI-018 (SOP Coverage Score) และ KPI-019 (Gap Closure Rate) ยืนยัน Coverage ≥68% ภายใน Q4 2030 (KPI-WS-D-05). Phase 1 Completion Certificate ออกโดย Core (Group D) และเสนอต่อ SC เพื่อรับทราบ</w:t>
      </w:r>
    </w:p>
    <w:p>
      <w:pPr>
        <w:spacing w:before="200" w:after="80"/>
        <w:rPr/>
      </w:pPr>
      <w:r>
        <w:rPr>
          <w:b/>
          <w:bCs/>
          <w:sz w:val="28"/>
          <w:szCs w:val="28"/>
          <w:color w:val="2e75b6"/>
        </w:rPr>
        <w:t xml:space="preserve">49.5  Phase 2 Readiness Gate (GAP-05/06/09/10/11/12)</w:t>
      </w:r>
    </w:p>
    <w:p>
      <w:pPr>
        <w:spacing w:before="0" w:after="80"/>
        <w:ind w:left="400"/>
        <w:rPr/>
      </w:pPr>
      <w:r>
        <w:rPr>
          <w:sz w:val="24"/>
          <w:szCs w:val="24"/>
        </w:rPr>
        <w:t xml:space="preserve">Phase 2 Readiness Gate กำหนดเงื่อนไขเริ่มต้น Phase 2 ที่มุ่งยกระดับ AI Coverage จาก 68% เป็น 80% ครอบคลุม GAP 6 รายการ ได้แก่ GAP-05, GAP-06, GAP-09, GAP-10, GAP-11, GAP-12 การผ่าน Phase 2 Gate ต้องได้รับการอนุมัติจาก SC ก่อนเริ่มงบประมาณ Phase 2</w:t>
      </w:r>
    </w:p>
    <w:p>
      <w:pPr>
        <w:spacing w:before="0" w:after="60"/>
        <w:ind w:left="600"/>
        <w:rPr/>
      </w:pPr>
      <w:r>
        <w:rPr>
          <w:b/>
          <w:bCs/>
          <w:sz w:val="22"/>
          <w:szCs w:val="22"/>
        </w:rPr>
        <w:t xml:space="preserve">GAP-05 AI Creative Engine (Cross-Pillar AI):  </w:t>
      </w:r>
      <w:r>
        <w:rPr>
          <w:sz w:val="22"/>
          <w:szCs w:val="22"/>
        </w:rPr>
        <w:t xml:space="preserve">OPEN — Phase 2 Target. WS-B infrastructure prerequisite met. Requires: AI Creative Engine spec completion, SC approval for Phase 2 budget. Responsible Agent: Kelly (Group A, ≥95%). Target: Phase 2 Q1–Q2 2033.</w:t>
      </w:r>
    </w:p>
    <w:p>
      <w:pPr>
        <w:spacing w:before="0" w:after="60"/>
        <w:ind w:left="600"/>
        <w:rPr/>
      </w:pPr>
      <w:r>
        <w:rPr>
          <w:b/>
          <w:bCs/>
          <w:sz w:val="22"/>
          <w:szCs w:val="22"/>
        </w:rPr>
        <w:t xml:space="preserve">GAP-06 Cross-Pillar Event Bus Integration:  </w:t>
      </w:r>
      <w:r>
        <w:rPr>
          <w:sz w:val="22"/>
          <w:szCs w:val="22"/>
        </w:rPr>
        <w:t xml:space="preserve">OPEN — Phase 2 Target. WS-B Kafka infrastructure in place. Requires: Event schema definition, agent subscription model, full integration testing. Responsible Agent: Compass (Group B, ≥93%). Target: Phase 2 Q2–Q3 2033.</w:t>
      </w:r>
    </w:p>
    <w:p>
      <w:pPr>
        <w:spacing w:before="0" w:after="60"/>
        <w:ind w:left="600"/>
        <w:rPr/>
      </w:pPr>
      <w:r>
        <w:rPr>
          <w:b/>
          <w:bCs/>
          <w:sz w:val="22"/>
          <w:szCs w:val="22"/>
        </w:rPr>
        <w:t xml:space="preserve">GAP-09 Sustainable Material Intelligence:  </w:t>
      </w:r>
      <w:r>
        <w:rPr>
          <w:sz w:val="22"/>
          <w:szCs w:val="22"/>
        </w:rPr>
        <w:t xml:space="preserve">OPEN — Phase 2 Target. Medium priority. Requires: Material database integration, sustainability scoring model. Responsible Agent: Forge (Group C, ≥94%). Target: Phase 2 Q1 2033.</w:t>
      </w:r>
    </w:p>
    <w:p>
      <w:pPr>
        <w:spacing w:before="0" w:after="60"/>
        <w:ind w:left="600"/>
        <w:rPr/>
      </w:pPr>
      <w:r>
        <w:rPr>
          <w:b/>
          <w:bCs/>
          <w:sz w:val="22"/>
          <w:szCs w:val="22"/>
        </w:rPr>
        <w:t xml:space="preserve">GAP-10 Contractor &amp; Vendor Management AI:  </w:t>
      </w:r>
      <w:r>
        <w:rPr>
          <w:sz w:val="22"/>
          <w:szCs w:val="22"/>
        </w:rPr>
        <w:t xml:space="preserve">OPEN — Phase 2 Target. Medium priority. Requires: Vendor API integration, procurement workflow automation spec. Responsible Agent: Rex (Group D, ≥97%). Target: Phase 2 Q2 2033.</w:t>
      </w:r>
    </w:p>
    <w:p>
      <w:pPr>
        <w:spacing w:before="0" w:after="60"/>
        <w:ind w:left="600"/>
        <w:rPr/>
      </w:pPr>
      <w:r>
        <w:rPr>
          <w:b/>
          <w:bCs/>
          <w:sz w:val="22"/>
          <w:szCs w:val="22"/>
        </w:rPr>
        <w:t xml:space="preserve">GAP-11 Spatial Analytics &amp; Occupancy Intelligence:  </w:t>
      </w:r>
      <w:r>
        <w:rPr>
          <w:sz w:val="22"/>
          <w:szCs w:val="22"/>
        </w:rPr>
        <w:t xml:space="preserve">OPEN — Phase 2 Target. Medium priority. Requires: IoT sensor integration spec, spatial analytics model. Responsible Agent: Bo (Group C, ≥94%). Target: Phase 2 Q3 2033.</w:t>
      </w:r>
    </w:p>
    <w:p>
      <w:pPr>
        <w:spacing w:before="0" w:after="60"/>
        <w:ind w:left="600"/>
        <w:rPr/>
      </w:pPr>
      <w:r>
        <w:rPr>
          <w:b/>
          <w:bCs/>
          <w:sz w:val="22"/>
          <w:szCs w:val="22"/>
        </w:rPr>
        <w:t xml:space="preserve">GAP-12 Multi-language Client Communication:  </w:t>
      </w:r>
      <w:r>
        <w:rPr>
          <w:sz w:val="22"/>
          <w:szCs w:val="22"/>
        </w:rPr>
        <w:t xml:space="preserve">OPEN — Phase 2 Target. Medium priority. Requires: NLP model fine-tuning for Thai/EN/CN design terminology. Responsible Agent: Remy (Group B, ≥93%). Target: Phase 2 Q2 2033.</w:t>
      </w:r>
    </w:p>
    <w:p>
      <w:pPr>
        <w:spacing w:before="0" w:after="80"/>
        <w:ind w:left="400"/>
        <w:rPr/>
      </w:pPr>
      <w:r>
        <w:rPr>
          <w:sz w:val="24"/>
          <w:szCs w:val="24"/>
        </w:rPr>
        <w:t xml:space="preserve">Phase 2 Gate Criteria: (1) Phase 1 Completion Certificate issued and SC-acknowledged, (2) WS-E Closure confirmed (Section 48/49), (3) Phase 2 Business Case submitted with budget estimate for 6 remaining HIGH GAPs, (4) SC Resolution SC-2032-XX authorising Phase 2 budget and timeline, (5) Phase 2 Programme Director nominated and onboarded.</w:t>
      </w:r>
    </w:p>
    <w:p>
      <w:pPr>
        <w:spacing w:before="200" w:after="80"/>
        <w:rPr/>
      </w:pPr>
      <w:r>
        <w:rPr>
          <w:b/>
          <w:bCs/>
          <w:sz w:val="28"/>
          <w:szCs w:val="28"/>
          <w:color w:val="2e75b6"/>
        </w:rPr>
        <w:t xml:space="preserve">49.6  รายการตรวจสอบปิดโครงการ (AMD4-CLOSE-01–05)</w:t>
      </w:r>
    </w:p>
    <w:p>
      <w:pPr>
        <w:spacing w:before="0" w:after="60"/>
        <w:ind w:left="600"/>
        <w:rPr/>
      </w:pPr>
      <w:r>
        <w:rPr>
          <w:b/>
          <w:bCs/>
          <w:sz w:val="22"/>
          <w:szCs w:val="22"/>
        </w:rPr>
        <w:t xml:space="preserve">AMD4-CLOSE-01:  </w:t>
      </w:r>
      <w:r>
        <w:rPr>
          <w:sz w:val="22"/>
          <w:szCs w:val="22"/>
        </w:rPr>
        <w:t xml:space="preserve">All 5 Workstream Closure Reports received and accepted by SC — WS-A through WS-E formal closure confirmed. Target: Q2 2032.</w:t>
      </w:r>
    </w:p>
    <w:p>
      <w:pPr>
        <w:spacing w:before="0" w:after="60"/>
        <w:ind w:left="600"/>
        <w:rPr/>
      </w:pPr>
      <w:r>
        <w:rPr>
          <w:b/>
          <w:bCs/>
          <w:sz w:val="22"/>
          <w:szCs w:val="22"/>
        </w:rPr>
        <w:t xml:space="preserve">AMD4-CLOSE-02:  </w:t>
      </w:r>
      <w:r>
        <w:rPr>
          <w:sz w:val="22"/>
          <w:szCs w:val="22"/>
        </w:rPr>
        <w:t xml:space="preserve">Phase 1 Completion Certificate issued — Coverage ≥68% verified by Atlas (KPI-WS-D-05), GAP-01/02/03/04/07/08 formal closure documented. Target: Q2 2032.</w:t>
      </w:r>
    </w:p>
    <w:p>
      <w:pPr>
        <w:spacing w:before="0" w:after="60"/>
        <w:ind w:left="600"/>
        <w:rPr/>
      </w:pPr>
      <w:r>
        <w:rPr>
          <w:b/>
          <w:bCs/>
          <w:sz w:val="22"/>
          <w:szCs w:val="22"/>
        </w:rPr>
        <w:t xml:space="preserve">AMD4-CLOSE-03:  </w:t>
      </w:r>
      <w:r>
        <w:rPr>
          <w:sz w:val="22"/>
          <w:szCs w:val="22"/>
        </w:rPr>
        <w:t xml:space="preserve">Programme Financial Closure — all WS-A–E budgets reconciled, Contingency utilisation reported, final financial statement submitted to SC. Target: Q2 2032.</w:t>
      </w:r>
    </w:p>
    <w:p>
      <w:pPr>
        <w:spacing w:before="0" w:after="60"/>
        <w:ind w:left="600"/>
        <w:rPr/>
      </w:pPr>
      <w:r>
        <w:rPr>
          <w:b/>
          <w:bCs/>
          <w:sz w:val="22"/>
          <w:szCs w:val="22"/>
        </w:rPr>
        <w:t xml:space="preserve">AMD4-CLOSE-04:  </w:t>
      </w:r>
      <w:r>
        <w:rPr>
          <w:sz w:val="22"/>
          <w:szCs w:val="22"/>
        </w:rPr>
        <w:t xml:space="preserve">Knowledge Transfer &amp; Documentation — all SOP sections (S38–S49) accepted, Knowledge Base published (TH/EN), GitHub repository main branch tagged v2.5-Phase1-Complete. SHA reference: 14b90bc. Target: Q2 2032.</w:t>
      </w:r>
    </w:p>
    <w:p>
      <w:pPr>
        <w:spacing w:before="0" w:after="60"/>
        <w:ind w:left="600"/>
        <w:rPr/>
      </w:pPr>
      <w:r>
        <w:rPr>
          <w:b/>
          <w:bCs/>
          <w:sz w:val="22"/>
          <w:szCs w:val="22"/>
        </w:rPr>
        <w:t xml:space="preserve">AMD4-CLOSE-05:  </w:t>
      </w:r>
      <w:r>
        <w:rPr>
          <w:sz w:val="22"/>
          <w:szCs w:val="22"/>
        </w:rPr>
        <w:t xml:space="preserve">Phase 2 Readiness Gate passed — Phase 2 Business Case approved by SC, SC-2032-XX resolution issued, Phase 2 Programme Director in post. Target: Q3 2032.</w:t>
      </w:r>
    </w:p>
    <w:p>
      <w:pPr>
        <w:spacing w:before="200" w:after="80"/>
        <w:rPr/>
      </w:pPr>
      <w:r>
        <w:rPr>
          <w:b/>
          <w:bCs/>
          <w:sz w:val="28"/>
          <w:szCs w:val="28"/>
          <w:color w:val="2e75b6"/>
        </w:rPr>
        <w:t xml:space="preserve">49.7  AMD-004 Programme Timeline Summary</w:t>
      </w:r>
    </w:p>
    <w:p>
      <w:pPr>
        <w:spacing w:before="0" w:after="80"/>
        <w:ind w:left="400"/>
        <w:rPr/>
      </w:pPr>
      <w:r>
        <w:rPr>
          <w:sz w:val="24"/>
          <w:szCs w:val="24"/>
        </w:rPr>
        <w:t xml:space="preserve">สรุปไทม์ไลน์รวมของโครงการ AMD-004 ตั้งแต่เริ่มต้นจนถึงการผ่าน Phase 2 Gate ครอบคลุม 10 ไตรมาส (Q3 2030 – Q3 2032)</w:t>
      </w:r>
    </w:p>
    <w:p>
      <w:pPr>
        <w:spacing w:before="0" w:after="60"/>
        <w:ind w:left="600"/>
        <w:rPr/>
      </w:pPr>
      <w:r>
        <w:rPr>
          <w:b/>
          <w:bCs/>
          <w:sz w:val="22"/>
          <w:szCs w:val="22"/>
        </w:rPr>
        <w:t xml:space="preserve">Q3–Q4 2030:  </w:t>
      </w:r>
      <w:r>
        <w:rPr>
          <w:sz w:val="22"/>
          <w:szCs w:val="22"/>
        </w:rPr>
        <w:t xml:space="preserve">WS-A Corporate Governance (THB 0.8M) + WS-D Analytics &amp; KPI Dashboard start (THB 0.9M). SC-2030-01 passed. GAP-08 closure work commenced.</w:t>
      </w:r>
    </w:p>
    <w:p>
      <w:pPr>
        <w:spacing w:before="0" w:after="60"/>
        <w:ind w:left="600"/>
        <w:rPr/>
      </w:pPr>
      <w:r>
        <w:rPr>
          <w:b/>
          <w:bCs/>
          <w:sz w:val="22"/>
          <w:szCs w:val="22"/>
        </w:rPr>
        <w:t xml:space="preserve">Q1–Q4 2031:  </w:t>
      </w:r>
      <w:r>
        <w:rPr>
          <w:sz w:val="22"/>
          <w:szCs w:val="22"/>
        </w:rPr>
        <w:t xml:space="preserve">WS-B Technology Infrastructure (THB 1.1M, Q1–Q3). WS-C Client Service Innovation (THB 1.2M, Q2–Q4). GAP-05/06 infrastructure foundations laid.</w:t>
      </w:r>
    </w:p>
    <w:p>
      <w:pPr>
        <w:spacing w:before="0" w:after="60"/>
        <w:ind w:left="600"/>
        <w:rPr/>
      </w:pPr>
      <w:r>
        <w:rPr>
          <w:b/>
          <w:bCs/>
          <w:sz w:val="22"/>
          <w:szCs w:val="22"/>
        </w:rPr>
        <w:t xml:space="preserve">Q3–Q4 2030 (parallel):  </w:t>
      </w:r>
      <w:r>
        <w:rPr>
          <w:sz w:val="22"/>
          <w:szCs w:val="22"/>
        </w:rPr>
        <w:t xml:space="preserve">WS-D delivery: KPI framework KPI-001–024 built, Dashboard src/dashboard/ deployed, GAP-08 formally closed, Phase 1 Completion Certificate KPI-M4 issued.</w:t>
      </w:r>
    </w:p>
    <w:p>
      <w:pPr>
        <w:spacing w:before="0" w:after="60"/>
        <w:ind w:left="600"/>
        <w:rPr/>
      </w:pPr>
      <w:r>
        <w:rPr>
          <w:b/>
          <w:bCs/>
          <w:sz w:val="22"/>
          <w:szCs w:val="22"/>
        </w:rPr>
        <w:t xml:space="preserve">Q1–Q2 2032:  </w:t>
      </w:r>
      <w:r>
        <w:rPr>
          <w:sz w:val="22"/>
          <w:szCs w:val="22"/>
        </w:rPr>
        <w:t xml:space="preserve">WS-E Human Capital &amp; Change Management (THB 0.6M). TRN-001–004 delivered, CHG-001–004 executed, AMD4-CLOSE-01–05 completed.</w:t>
      </w:r>
    </w:p>
    <w:p>
      <w:pPr>
        <w:spacing w:before="0" w:after="60"/>
        <w:ind w:left="600"/>
        <w:rPr/>
      </w:pPr>
      <w:r>
        <w:rPr>
          <w:b/>
          <w:bCs/>
          <w:sz w:val="22"/>
          <w:szCs w:val="22"/>
        </w:rPr>
        <w:t xml:space="preserve">Q2 2032:  </w:t>
      </w:r>
      <w:r>
        <w:rPr>
          <w:sz w:val="22"/>
          <w:szCs w:val="22"/>
        </w:rPr>
        <w:t xml:space="preserve">AMD-004 Programme formally closed. Phase 1 Completion Certificate SC-acknowledged. Coverage 68% confirmed. S38–S49 SOP package complete.</w:t>
      </w:r>
    </w:p>
    <w:p>
      <w:pPr>
        <w:spacing w:before="0" w:after="60"/>
        <w:ind w:left="600"/>
        <w:rPr/>
      </w:pPr>
      <w:r>
        <w:rPr>
          <w:b/>
          <w:bCs/>
          <w:sz w:val="22"/>
          <w:szCs w:val="22"/>
        </w:rPr>
        <w:t xml:space="preserve">Q3 2032 (target):  </w:t>
      </w:r>
      <w:r>
        <w:rPr>
          <w:sz w:val="22"/>
          <w:szCs w:val="22"/>
        </w:rPr>
        <w:t xml:space="preserve">Phase 2 Gate passed — SC-2032-XX resolution. Phase 2 programme commences targeting Coverage 80% by Q4 2033 (GAP-05/06/09/10/11/12).</w:t>
      </w:r>
    </w:p>
    <w:p>
      <w:pPr>
        <w:spacing w:before="320" w:after="100"/>
        <w:rPr/>
      </w:pPr>
      <w:r>
        <w:rPr>
          <w:b/>
          <w:bCs/>
          <w:sz w:val="36"/>
          <w:szCs w:val="36"/>
          <w:color w:val="1f2d5a"/>
        </w:rPr>
        <w:t xml:space="preserve">Section 50 — Phase 2 Programme Definition Document (PDD)</w:t>
      </w:r>
    </w:p>
    <w:p>
      <w:pPr>
        <w:spacing w:before="0" w:after="80"/>
        <w:ind w:left="400"/>
        <w:rPr/>
      </w:pPr>
      <w:r>
        <w:rPr>
          <w:sz w:val="24"/>
          <w:szCs w:val="24"/>
        </w:rPr>
        <w:t xml:space="preserve">Section 50 establishes the Programme Definition Document (PDD) for Phase 2 of the MONOLITH DAPH Decor AI Agent Programme. Phase 2 targets coverage improvement from 68% to 80% by closing GAP-05, GAP-06, GAP-09, GAP-10, GAP-11, and GAP-12, authorised under SC Resolution SC-2032-XX. Total Phase 2 budget estimate: THB 6.0M, delivery target Q4 2033.</w:t>
      </w:r>
    </w:p>
    <w:p>
      <w:pPr>
        <w:spacing w:before="200" w:after="80"/>
        <w:rPr/>
      </w:pPr>
      <w:r>
        <w:rPr>
          <w:b/>
          <w:bCs/>
          <w:sz w:val="28"/>
          <w:szCs w:val="28"/>
          <w:color w:val="2e75b6"/>
        </w:rPr>
        <w:t xml:space="preserve">50.1  ภาพรวม Phase 2 PDD (Phase 2 Overview)</w:t>
      </w:r>
    </w:p>
    <w:p>
      <w:pPr>
        <w:spacing w:before="0" w:after="80"/>
        <w:ind w:left="400"/>
        <w:rPr/>
      </w:pPr>
      <w:r>
        <w:rPr>
          <w:sz w:val="24"/>
          <w:szCs w:val="24"/>
        </w:rPr>
        <w:t xml:space="preserve">Phase 2 ของโครงการ MONOLITH DAPH Decor AI Agent Programme มีวัตถุประสงค์เพื่อเพิ่มความครอบคลุม ของ SOP จาก 68% (ผลสำเร็จ Phase 1) ไปเป็น 80% โดยการปิด 6 Gap ลำดับต่อไปจากทะเบียน Gap 15 ข้อ ได้แก่ GAP-05 (AI Creative Engine), GAP-06 (Cross-Pillar Event Bus), GAP-09 (Material Intelligence), GAP-10 (Contractor/Vendor Integration), GAP-11 (Spatial Analytics), และ GAP-12 (Multi-language Support)</w:t>
      </w:r>
    </w:p>
    <w:p>
      <w:pPr>
        <w:spacing w:before="0" w:after="60"/>
        <w:ind w:left="600"/>
        <w:rPr/>
      </w:pPr>
      <w:r>
        <w:rPr>
          <w:b/>
          <w:bCs/>
          <w:sz w:val="22"/>
          <w:szCs w:val="22"/>
        </w:rPr>
        <w:t xml:space="preserve">Coverage target:  </w:t>
      </w:r>
      <w:r>
        <w:rPr>
          <w:sz w:val="22"/>
          <w:szCs w:val="22"/>
        </w:rPr>
        <w:t xml:space="preserve">68% (Phase 1 achieved) → 80% (Phase 2 target)</w:t>
      </w:r>
    </w:p>
    <w:p>
      <w:pPr>
        <w:spacing w:before="0" w:after="60"/>
        <w:ind w:left="600"/>
        <w:rPr/>
      </w:pPr>
      <w:r>
        <w:rPr>
          <w:b/>
          <w:bCs/>
          <w:sz w:val="22"/>
          <w:szCs w:val="22"/>
        </w:rPr>
        <w:t xml:space="preserve">Authorisation:  </w:t>
      </w:r>
      <w:r>
        <w:rPr>
          <w:sz w:val="22"/>
          <w:szCs w:val="22"/>
        </w:rPr>
        <w:t xml:space="preserve">SC Resolution SC-2032-XX (Q3 2032)</w:t>
      </w:r>
    </w:p>
    <w:p>
      <w:pPr>
        <w:spacing w:before="0" w:after="60"/>
        <w:ind w:left="600"/>
        <w:rPr/>
      </w:pPr>
      <w:r>
        <w:rPr>
          <w:b/>
          <w:bCs/>
          <w:sz w:val="22"/>
          <w:szCs w:val="22"/>
        </w:rPr>
        <w:t xml:space="preserve">Budget estimate:  </w:t>
      </w:r>
      <w:r>
        <w:rPr>
          <w:sz w:val="22"/>
          <w:szCs w:val="22"/>
        </w:rPr>
        <w:t xml:space="preserve">THB 6.0M (includes 10% contingency)</w:t>
      </w:r>
    </w:p>
    <w:p>
      <w:pPr>
        <w:spacing w:before="0" w:after="60"/>
        <w:ind w:left="600"/>
        <w:rPr/>
      </w:pPr>
      <w:r>
        <w:rPr>
          <w:b/>
          <w:bCs/>
          <w:sz w:val="22"/>
          <w:szCs w:val="22"/>
        </w:rPr>
        <w:t xml:space="preserve">Timeline:  </w:t>
      </w:r>
      <w:r>
        <w:rPr>
          <w:sz w:val="22"/>
          <w:szCs w:val="22"/>
        </w:rPr>
        <w:t xml:space="preserve">Q1 2033 – Q4 2033 (4 quarters)</w:t>
      </w:r>
    </w:p>
    <w:p>
      <w:pPr>
        <w:spacing w:before="0" w:after="60"/>
        <w:ind w:left="600"/>
        <w:rPr/>
      </w:pPr>
      <w:r>
        <w:rPr>
          <w:b/>
          <w:bCs/>
          <w:sz w:val="22"/>
          <w:szCs w:val="22"/>
        </w:rPr>
        <w:t xml:space="preserve">Gaps addressed:  </w:t>
      </w:r>
      <w:r>
        <w:rPr>
          <w:sz w:val="22"/>
          <w:szCs w:val="22"/>
        </w:rPr>
        <w:t xml:space="preserve">GAP-05, GAP-06, GAP-09, GAP-10, GAP-11, GAP-12</w:t>
      </w:r>
    </w:p>
    <w:p>
      <w:pPr>
        <w:spacing w:before="0" w:after="60"/>
        <w:ind w:left="600"/>
        <w:rPr/>
      </w:pPr>
      <w:r>
        <w:rPr>
          <w:b/>
          <w:bCs/>
          <w:sz w:val="22"/>
          <w:szCs w:val="22"/>
        </w:rPr>
        <w:t xml:space="preserve">Programme Director:  </w:t>
      </w:r>
      <w:r>
        <w:rPr>
          <w:sz w:val="22"/>
          <w:szCs w:val="22"/>
        </w:rPr>
        <w:t xml:space="preserve">To be nominated by SC post-resolution</w:t>
      </w:r>
    </w:p>
    <w:p>
      <w:pPr>
        <w:spacing w:before="0" w:after="60"/>
        <w:ind w:left="600"/>
        <w:rPr/>
      </w:pPr>
      <w:r>
        <w:rPr>
          <w:b/>
          <w:bCs/>
          <w:sz w:val="22"/>
          <w:szCs w:val="22"/>
        </w:rPr>
        <w:t xml:space="preserve">SOP sections created:  </w:t>
      </w:r>
      <w:r>
        <w:rPr>
          <w:sz w:val="22"/>
          <w:szCs w:val="22"/>
        </w:rPr>
        <w:t xml:space="preserve">S50 (this PDD) + planned implementation sections S51–S56</w:t>
      </w:r>
    </w:p>
    <w:p>
      <w:pPr>
        <w:spacing w:before="200" w:after="80"/>
        <w:rPr/>
      </w:pPr>
      <w:r>
        <w:rPr>
          <w:b/>
          <w:bCs/>
          <w:sz w:val="28"/>
          <w:szCs w:val="28"/>
          <w:color w:val="2e75b6"/>
        </w:rPr>
        <w:t xml:space="preserve">50.2  SC Resolution SC-2032-XX</w:t>
      </w:r>
    </w:p>
    <w:p>
      <w:pPr>
        <w:spacing w:before="0" w:after="80"/>
        <w:ind w:left="400"/>
        <w:rPr/>
      </w:pPr>
      <w:r>
        <w:rPr>
          <w:sz w:val="24"/>
          <w:szCs w:val="24"/>
        </w:rPr>
        <w:t xml:space="preserve">SC Resolution SC-2032-XX อนุมัติการเริ่มต้น Phase 2 ของโครงการ MONOLITH DAPH Decor AI Agent Programme ต่อจากการปิด Phase 1 อย่างเป็นทางการ โดยมีเงื่อนไขว่า Phase 1 Completion Certificate ได้รับการรับรองจากคณะกรรมการกำกับดูแล และ AMD-004 ทั้ง 5 Workstream ส่งมอบผลลัพธ์ครบถ้วน</w:t>
      </w:r>
    </w:p>
    <w:p>
      <w:pPr>
        <w:spacing w:before="0" w:after="60"/>
        <w:ind w:left="600"/>
        <w:rPr/>
      </w:pPr>
      <w:r>
        <w:rPr>
          <w:b/>
          <w:bCs/>
          <w:sz w:val="22"/>
          <w:szCs w:val="22"/>
        </w:rPr>
        <w:t xml:space="preserve">Resolution reference:  </w:t>
      </w:r>
      <w:r>
        <w:rPr>
          <w:sz w:val="22"/>
          <w:szCs w:val="22"/>
        </w:rPr>
        <w:t xml:space="preserve">SC-2032-XX</w:t>
      </w:r>
    </w:p>
    <w:p>
      <w:pPr>
        <w:spacing w:before="0" w:after="60"/>
        <w:ind w:left="600"/>
        <w:rPr/>
      </w:pPr>
      <w:r>
        <w:rPr>
          <w:b/>
          <w:bCs/>
          <w:sz w:val="22"/>
          <w:szCs w:val="22"/>
        </w:rPr>
        <w:t xml:space="preserve">Issuing body:  </w:t>
      </w:r>
      <w:r>
        <w:rPr>
          <w:sz w:val="22"/>
          <w:szCs w:val="22"/>
        </w:rPr>
        <w:t xml:space="preserve">MONOLITH DAPH Steering Committee (SC)</w:t>
      </w:r>
    </w:p>
    <w:p>
      <w:pPr>
        <w:spacing w:before="0" w:after="60"/>
        <w:ind w:left="600"/>
        <w:rPr/>
      </w:pPr>
      <w:r>
        <w:rPr>
          <w:b/>
          <w:bCs/>
          <w:sz w:val="22"/>
          <w:szCs w:val="22"/>
        </w:rPr>
        <w:t xml:space="preserve">Resolution date:  </w:t>
      </w:r>
      <w:r>
        <w:rPr>
          <w:sz w:val="22"/>
          <w:szCs w:val="22"/>
        </w:rPr>
        <w:t xml:space="preserve">Q3 2032 (target)</w:t>
      </w:r>
    </w:p>
    <w:p>
      <w:pPr>
        <w:spacing w:before="0" w:after="60"/>
        <w:ind w:left="600"/>
        <w:rPr/>
      </w:pPr>
      <w:r>
        <w:rPr>
          <w:b/>
          <w:bCs/>
          <w:sz w:val="22"/>
          <w:szCs w:val="22"/>
        </w:rPr>
        <w:t xml:space="preserve">Pre-conditions:  </w:t>
      </w:r>
      <w:r>
        <w:rPr>
          <w:sz w:val="22"/>
          <w:szCs w:val="22"/>
        </w:rPr>
        <w:t xml:space="preserve">Phase 1 gate passed: GAP-01/02/03/04/07/08 closed; AMD-004 AMD4-CLOSE-01–05 completed; Coverage 68% independently verified; SC-2030-01 Phase 1 obligations discharged</w:t>
      </w:r>
    </w:p>
    <w:p>
      <w:pPr>
        <w:spacing w:before="0" w:after="60"/>
        <w:ind w:left="600"/>
        <w:rPr/>
      </w:pPr>
      <w:r>
        <w:rPr>
          <w:b/>
          <w:bCs/>
          <w:sz w:val="22"/>
          <w:szCs w:val="22"/>
        </w:rPr>
        <w:t xml:space="preserve">Phase 2 mandate:  </w:t>
      </w:r>
      <w:r>
        <w:rPr>
          <w:sz w:val="22"/>
          <w:szCs w:val="22"/>
        </w:rPr>
        <w:t xml:space="preserve">Authorise THB 6.0M Phase 2 budget; nominate Phase 2 Programme Director; approve GAP-05/06/09/10/11/12 workplan; set coverage milestone 80% by Q4 2033</w:t>
      </w:r>
    </w:p>
    <w:p>
      <w:pPr>
        <w:spacing w:before="0" w:after="60"/>
        <w:ind w:left="600"/>
        <w:rPr/>
      </w:pPr>
      <w:r>
        <w:rPr>
          <w:b/>
          <w:bCs/>
          <w:sz w:val="22"/>
          <w:szCs w:val="22"/>
        </w:rPr>
        <w:t xml:space="preserve">Reporting cycle:  </w:t>
      </w:r>
      <w:r>
        <w:rPr>
          <w:sz w:val="22"/>
          <w:szCs w:val="22"/>
        </w:rPr>
        <w:t xml:space="preserve">Quarterly SC reporting; milestone gate at 75% coverage midpoint</w:t>
      </w:r>
    </w:p>
    <w:p>
      <w:pPr>
        <w:spacing w:before="0" w:after="60"/>
        <w:ind w:left="600"/>
        <w:rPr/>
      </w:pPr>
      <w:r>
        <w:rPr>
          <w:b/>
          <w:bCs/>
          <w:sz w:val="22"/>
          <w:szCs w:val="22"/>
        </w:rPr>
        <w:t xml:space="preserve">Phase 3 pre-condition:  </w:t>
      </w:r>
      <w:r>
        <w:rPr>
          <w:sz w:val="22"/>
          <w:szCs w:val="22"/>
        </w:rPr>
        <w:t xml:space="preserve">SC-2033-XX gate review upon Phase 2 completion</w:t>
      </w:r>
    </w:p>
    <w:p>
      <w:pPr>
        <w:spacing w:before="200" w:after="80"/>
        <w:rPr/>
      </w:pPr>
      <w:r>
        <w:rPr>
          <w:b/>
          <w:bCs/>
          <w:sz w:val="28"/>
          <w:szCs w:val="28"/>
          <w:color w:val="2e75b6"/>
        </w:rPr>
        <w:t xml:space="preserve">50.3  GAP-05 / GAP-06 / GAP-09 / GAP-10 / GAP-11 / GAP-12 Workplan</w:t>
      </w:r>
    </w:p>
    <w:p>
      <w:pPr>
        <w:spacing w:before="0" w:after="80"/>
        <w:ind w:left="400"/>
        <w:rPr/>
      </w:pPr>
      <w:r>
        <w:rPr>
          <w:sz w:val="24"/>
          <w:szCs w:val="24"/>
        </w:rPr>
        <w:t xml:space="preserve">50.3.1  GAP-05: AI Creative Engine &amp; Generative Design Workflow — High Priority</w:t>
      </w:r>
    </w:p>
    <w:p>
      <w:pPr>
        <w:spacing w:before="0" w:after="60"/>
        <w:ind w:left="600"/>
        <w:rPr/>
      </w:pPr>
      <w:r>
        <w:rPr>
          <w:b/>
          <w:bCs/>
          <w:sz w:val="22"/>
          <w:szCs w:val="22"/>
        </w:rPr>
        <w:t xml:space="preserve">Owner agent:  </w:t>
      </w:r>
      <w:r>
        <w:rPr>
          <w:sz w:val="22"/>
          <w:szCs w:val="22"/>
        </w:rPr>
        <w:t xml:space="preserve">Aria (Group A, SLA ≥95%) + Nova (Group A, ≥95%)</w:t>
      </w:r>
    </w:p>
    <w:p>
      <w:pPr>
        <w:spacing w:before="0" w:after="60"/>
        <w:ind w:left="600"/>
        <w:rPr/>
      </w:pPr>
      <w:r>
        <w:rPr>
          <w:b/>
          <w:bCs/>
          <w:sz w:val="22"/>
          <w:szCs w:val="22"/>
        </w:rPr>
        <w:t xml:space="preserve">Budget:  </w:t>
      </w:r>
      <w:r>
        <w:rPr>
          <w:sz w:val="22"/>
          <w:szCs w:val="22"/>
        </w:rPr>
        <w:t xml:space="preserve">THB 1.5M</w:t>
      </w:r>
    </w:p>
    <w:p>
      <w:pPr>
        <w:spacing w:before="0" w:after="60"/>
        <w:ind w:left="600"/>
        <w:rPr/>
      </w:pPr>
      <w:r>
        <w:rPr>
          <w:b/>
          <w:bCs/>
          <w:sz w:val="22"/>
          <w:szCs w:val="22"/>
        </w:rPr>
        <w:t xml:space="preserve">Timeline:  </w:t>
      </w:r>
      <w:r>
        <w:rPr>
          <w:sz w:val="22"/>
          <w:szCs w:val="22"/>
        </w:rPr>
        <w:t xml:space="preserve">Q1–Q3 2033</w:t>
      </w:r>
    </w:p>
    <w:p>
      <w:pPr>
        <w:spacing w:before="0" w:after="60"/>
        <w:ind w:left="600"/>
        <w:rPr/>
      </w:pPr>
      <w:r>
        <w:rPr>
          <w:b/>
          <w:bCs/>
          <w:sz w:val="22"/>
          <w:szCs w:val="22"/>
        </w:rPr>
        <w:t xml:space="preserve">Deliverables:  </w:t>
      </w:r>
      <w:r>
        <w:rPr>
          <w:sz w:val="22"/>
          <w:szCs w:val="22"/>
        </w:rPr>
        <w:t xml:space="preserve">src/creative-engine/ AI generative design module; style-transfer pipeline; Pillar 5 Creative Direction SOP S51; integration with Atlas (Group C) spatial context</w:t>
      </w:r>
    </w:p>
    <w:p>
      <w:pPr>
        <w:spacing w:before="0" w:after="60"/>
        <w:ind w:left="600"/>
        <w:rPr/>
      </w:pPr>
      <w:r>
        <w:rPr>
          <w:b/>
          <w:bCs/>
          <w:sz w:val="22"/>
          <w:szCs w:val="22"/>
        </w:rPr>
        <w:t xml:space="preserve">Success criteria:  </w:t>
      </w:r>
      <w:r>
        <w:rPr>
          <w:sz w:val="22"/>
          <w:szCs w:val="22"/>
        </w:rPr>
        <w:t xml:space="preserve">AI-assisted concept generation operational; 80% designer adoption rate; creative review cycle reduced 40%; GAP-05 formally closed</w:t>
      </w:r>
    </w:p>
    <w:p>
      <w:pPr>
        <w:spacing w:before="0" w:after="80"/>
        <w:ind w:left="400"/>
        <w:rPr/>
      </w:pPr>
      <w:r>
        <w:rPr>
          <w:sz w:val="24"/>
          <w:szCs w:val="24"/>
        </w:rPr>
        <w:t xml:space="preserve">50.3.2  GAP-06: Cross-Pillar Event Bus &amp; Real-time Integration — High Priority</w:t>
      </w:r>
    </w:p>
    <w:p>
      <w:pPr>
        <w:spacing w:before="0" w:after="60"/>
        <w:ind w:left="600"/>
        <w:rPr/>
      </w:pPr>
      <w:r>
        <w:rPr>
          <w:b/>
          <w:bCs/>
          <w:sz w:val="22"/>
          <w:szCs w:val="22"/>
        </w:rPr>
        <w:t xml:space="preserve">Owner agent:  </w:t>
      </w:r>
      <w:r>
        <w:rPr>
          <w:sz w:val="22"/>
          <w:szCs w:val="22"/>
        </w:rPr>
        <w:t xml:space="preserve">Signal (Group A, SLA ≥95%) + Core (Group D, ≥97%)</w:t>
      </w:r>
    </w:p>
    <w:p>
      <w:pPr>
        <w:spacing w:before="0" w:after="60"/>
        <w:ind w:left="600"/>
        <w:rPr/>
      </w:pPr>
      <w:r>
        <w:rPr>
          <w:b/>
          <w:bCs/>
          <w:sz w:val="22"/>
          <w:szCs w:val="22"/>
        </w:rPr>
        <w:t xml:space="preserve">Budget:  </w:t>
      </w:r>
      <w:r>
        <w:rPr>
          <w:sz w:val="22"/>
          <w:szCs w:val="22"/>
        </w:rPr>
        <w:t xml:space="preserve">THB 1.0M</w:t>
      </w:r>
    </w:p>
    <w:p>
      <w:pPr>
        <w:spacing w:before="0" w:after="60"/>
        <w:ind w:left="600"/>
        <w:rPr/>
      </w:pPr>
      <w:r>
        <w:rPr>
          <w:b/>
          <w:bCs/>
          <w:sz w:val="22"/>
          <w:szCs w:val="22"/>
        </w:rPr>
        <w:t xml:space="preserve">Timeline:  </w:t>
      </w:r>
      <w:r>
        <w:rPr>
          <w:sz w:val="22"/>
          <w:szCs w:val="22"/>
        </w:rPr>
        <w:t xml:space="preserve">Q1–Q2 2033</w:t>
      </w:r>
    </w:p>
    <w:p>
      <w:pPr>
        <w:spacing w:before="0" w:after="60"/>
        <w:ind w:left="600"/>
        <w:rPr/>
      </w:pPr>
      <w:r>
        <w:rPr>
          <w:b/>
          <w:bCs/>
          <w:sz w:val="22"/>
          <w:szCs w:val="22"/>
        </w:rPr>
        <w:t xml:space="preserve">Deliverables:  </w:t>
      </w:r>
      <w:r>
        <w:rPr>
          <w:sz w:val="22"/>
          <w:szCs w:val="22"/>
        </w:rPr>
        <w:t xml:space="preserve">src/event-bus/ message broker; cross-pillar event schema; Pub/Sub integration with Supabase; SOP S52 Event Bus Governance; audit trail EVENT-001–010</w:t>
      </w:r>
    </w:p>
    <w:p>
      <w:pPr>
        <w:spacing w:before="0" w:after="60"/>
        <w:ind w:left="600"/>
        <w:rPr/>
      </w:pPr>
      <w:r>
        <w:rPr>
          <w:b/>
          <w:bCs/>
          <w:sz w:val="22"/>
          <w:szCs w:val="22"/>
        </w:rPr>
        <w:t xml:space="preserve">Success criteria:  </w:t>
      </w:r>
      <w:r>
        <w:rPr>
          <w:sz w:val="22"/>
          <w:szCs w:val="22"/>
        </w:rPr>
        <w:t xml:space="preserve">Real-time event propagation across all 6 Pillars; sub-100ms event latency; zero data loss in event replay; GAP-06 formally closed</w:t>
      </w:r>
    </w:p>
    <w:p>
      <w:pPr>
        <w:spacing w:before="0" w:after="80"/>
        <w:ind w:left="400"/>
        <w:rPr/>
      </w:pPr>
      <w:r>
        <w:rPr>
          <w:sz w:val="24"/>
          <w:szCs w:val="24"/>
        </w:rPr>
        <w:t xml:space="preserve">50.3.3  GAP-09: Material Intelligence &amp; Procurement Integration — Medium Priority</w:t>
      </w:r>
    </w:p>
    <w:p>
      <w:pPr>
        <w:spacing w:before="0" w:after="60"/>
        <w:ind w:left="600"/>
        <w:rPr/>
      </w:pPr>
      <w:r>
        <w:rPr>
          <w:b/>
          <w:bCs/>
          <w:sz w:val="22"/>
          <w:szCs w:val="22"/>
        </w:rPr>
        <w:t xml:space="preserve">Owner agent:  </w:t>
      </w:r>
      <w:r>
        <w:rPr>
          <w:sz w:val="22"/>
          <w:szCs w:val="22"/>
        </w:rPr>
        <w:t xml:space="preserve">Forge (Group C, SLA ≥94%) + Remy (Group B, ≥93%)</w:t>
      </w:r>
    </w:p>
    <w:p>
      <w:pPr>
        <w:spacing w:before="0" w:after="60"/>
        <w:ind w:left="600"/>
        <w:rPr/>
      </w:pPr>
      <w:r>
        <w:rPr>
          <w:b/>
          <w:bCs/>
          <w:sz w:val="22"/>
          <w:szCs w:val="22"/>
        </w:rPr>
        <w:t xml:space="preserve">Budget:  </w:t>
      </w:r>
      <w:r>
        <w:rPr>
          <w:sz w:val="22"/>
          <w:szCs w:val="22"/>
        </w:rPr>
        <w:t xml:space="preserve">THB 0.8M</w:t>
      </w:r>
    </w:p>
    <w:p>
      <w:pPr>
        <w:spacing w:before="0" w:after="60"/>
        <w:ind w:left="600"/>
        <w:rPr/>
      </w:pPr>
      <w:r>
        <w:rPr>
          <w:b/>
          <w:bCs/>
          <w:sz w:val="22"/>
          <w:szCs w:val="22"/>
        </w:rPr>
        <w:t xml:space="preserve">Timeline:  </w:t>
      </w:r>
      <w:r>
        <w:rPr>
          <w:sz w:val="22"/>
          <w:szCs w:val="22"/>
        </w:rPr>
        <w:t xml:space="preserve">Q2–Q3 2033</w:t>
      </w:r>
    </w:p>
    <w:p>
      <w:pPr>
        <w:spacing w:before="0" w:after="60"/>
        <w:ind w:left="600"/>
        <w:rPr/>
      </w:pPr>
      <w:r>
        <w:rPr>
          <w:b/>
          <w:bCs/>
          <w:sz w:val="22"/>
          <w:szCs w:val="22"/>
        </w:rPr>
        <w:t xml:space="preserve">Deliverables:  </w:t>
      </w:r>
      <w:r>
        <w:rPr>
          <w:sz w:val="22"/>
          <w:szCs w:val="22"/>
        </w:rPr>
        <w:t xml:space="preserve">src/material-intelligence/ module; supplier API integrations; material carbon-footprint scoring; SOP S53 Material Intelligence; procurement workflow MAT-001–020</w:t>
      </w:r>
    </w:p>
    <w:p>
      <w:pPr>
        <w:spacing w:before="0" w:after="60"/>
        <w:ind w:left="600"/>
        <w:rPr/>
      </w:pPr>
      <w:r>
        <w:rPr>
          <w:b/>
          <w:bCs/>
          <w:sz w:val="22"/>
          <w:szCs w:val="22"/>
        </w:rPr>
        <w:t xml:space="preserve">Success criteria:  </w:t>
      </w:r>
      <w:r>
        <w:rPr>
          <w:sz w:val="22"/>
          <w:szCs w:val="22"/>
        </w:rPr>
        <w:t xml:space="preserve">Material specification auto-matched to approved supplier catalogue; procurement lead time reduced 30%; sustainability score integrated; GAP-09 closed</w:t>
      </w:r>
    </w:p>
    <w:p>
      <w:pPr>
        <w:spacing w:before="0" w:after="80"/>
        <w:ind w:left="400"/>
        <w:rPr/>
      </w:pPr>
      <w:r>
        <w:rPr>
          <w:sz w:val="24"/>
          <w:szCs w:val="24"/>
        </w:rPr>
        <w:t xml:space="preserve">50.3.4  GAP-10: Contractor &amp; Vendor Management Integration — Medium Priority</w:t>
      </w:r>
    </w:p>
    <w:p>
      <w:pPr>
        <w:spacing w:before="0" w:after="60"/>
        <w:ind w:left="600"/>
        <w:rPr/>
      </w:pPr>
      <w:r>
        <w:rPr>
          <w:b/>
          <w:bCs/>
          <w:sz w:val="22"/>
          <w:szCs w:val="22"/>
        </w:rPr>
        <w:t xml:space="preserve">Owner agent:  </w:t>
      </w:r>
      <w:r>
        <w:rPr>
          <w:sz w:val="22"/>
          <w:szCs w:val="22"/>
        </w:rPr>
        <w:t xml:space="preserve">Ledger (Group D, SLA ≥97%) + Compass (Group B, ≥93%)</w:t>
      </w:r>
    </w:p>
    <w:p>
      <w:pPr>
        <w:spacing w:before="0" w:after="60"/>
        <w:ind w:left="600"/>
        <w:rPr/>
      </w:pPr>
      <w:r>
        <w:rPr>
          <w:b/>
          <w:bCs/>
          <w:sz w:val="22"/>
          <w:szCs w:val="22"/>
        </w:rPr>
        <w:t xml:space="preserve">Budget:  </w:t>
      </w:r>
      <w:r>
        <w:rPr>
          <w:sz w:val="22"/>
          <w:szCs w:val="22"/>
        </w:rPr>
        <w:t xml:space="preserve">THB 0.7M</w:t>
      </w:r>
    </w:p>
    <w:p>
      <w:pPr>
        <w:spacing w:before="0" w:after="60"/>
        <w:ind w:left="600"/>
        <w:rPr/>
      </w:pPr>
      <w:r>
        <w:rPr>
          <w:b/>
          <w:bCs/>
          <w:sz w:val="22"/>
          <w:szCs w:val="22"/>
        </w:rPr>
        <w:t xml:space="preserve">Timeline:  </w:t>
      </w:r>
      <w:r>
        <w:rPr>
          <w:sz w:val="22"/>
          <w:szCs w:val="22"/>
        </w:rPr>
        <w:t xml:space="preserve">Q2–Q4 2033</w:t>
      </w:r>
    </w:p>
    <w:p>
      <w:pPr>
        <w:spacing w:before="0" w:after="60"/>
        <w:ind w:left="600"/>
        <w:rPr/>
      </w:pPr>
      <w:r>
        <w:rPr>
          <w:b/>
          <w:bCs/>
          <w:sz w:val="22"/>
          <w:szCs w:val="22"/>
        </w:rPr>
        <w:t xml:space="preserve">Deliverables:  </w:t>
      </w:r>
      <w:r>
        <w:rPr>
          <w:sz w:val="22"/>
          <w:szCs w:val="22"/>
        </w:rPr>
        <w:t xml:space="preserve">src/vendor/ contractor management module; contract lifecycle CNTR-001–050; SOP S54 Contractor &amp; Vendor; Supabase vendor registry schema; performance scorecard integration with KPI-001–024</w:t>
      </w:r>
    </w:p>
    <w:p>
      <w:pPr>
        <w:spacing w:before="0" w:after="60"/>
        <w:ind w:left="600"/>
        <w:rPr/>
      </w:pPr>
      <w:r>
        <w:rPr>
          <w:b/>
          <w:bCs/>
          <w:sz w:val="22"/>
          <w:szCs w:val="22"/>
        </w:rPr>
        <w:t xml:space="preserve">Success criteria:  </w:t>
      </w:r>
      <w:r>
        <w:rPr>
          <w:sz w:val="22"/>
          <w:szCs w:val="22"/>
        </w:rPr>
        <w:t xml:space="preserve">All contractor engagements tracked in system; payment milestone automation; vendor SLA compliance rate ≥90%; GAP-10 closed</w:t>
      </w:r>
    </w:p>
    <w:p>
      <w:pPr>
        <w:spacing w:before="0" w:after="80"/>
        <w:ind w:left="400"/>
        <w:rPr/>
      </w:pPr>
      <w:r>
        <w:rPr>
          <w:sz w:val="24"/>
          <w:szCs w:val="24"/>
        </w:rPr>
        <w:t xml:space="preserve">50.3.5  GAP-11: Spatial Analytics &amp; Occupancy Intelligence — Medium Priority</w:t>
      </w:r>
    </w:p>
    <w:p>
      <w:pPr>
        <w:spacing w:before="0" w:after="60"/>
        <w:ind w:left="600"/>
        <w:rPr/>
      </w:pPr>
      <w:r>
        <w:rPr>
          <w:b/>
          <w:bCs/>
          <w:sz w:val="22"/>
          <w:szCs w:val="22"/>
        </w:rPr>
        <w:t xml:space="preserve">Owner agent:  </w:t>
      </w:r>
      <w:r>
        <w:rPr>
          <w:sz w:val="22"/>
          <w:szCs w:val="22"/>
        </w:rPr>
        <w:t xml:space="preserve">Atlas (Group C, SLA ≥94%) + Bo (Group C, ≥94%)</w:t>
      </w:r>
    </w:p>
    <w:p>
      <w:pPr>
        <w:spacing w:before="0" w:after="60"/>
        <w:ind w:left="600"/>
        <w:rPr/>
      </w:pPr>
      <w:r>
        <w:rPr>
          <w:b/>
          <w:bCs/>
          <w:sz w:val="22"/>
          <w:szCs w:val="22"/>
        </w:rPr>
        <w:t xml:space="preserve">Budget:  </w:t>
      </w:r>
      <w:r>
        <w:rPr>
          <w:sz w:val="22"/>
          <w:szCs w:val="22"/>
        </w:rPr>
        <w:t xml:space="preserve">THB 0.8M</w:t>
      </w:r>
    </w:p>
    <w:p>
      <w:pPr>
        <w:spacing w:before="0" w:after="60"/>
        <w:ind w:left="600"/>
        <w:rPr/>
      </w:pPr>
      <w:r>
        <w:rPr>
          <w:b/>
          <w:bCs/>
          <w:sz w:val="22"/>
          <w:szCs w:val="22"/>
        </w:rPr>
        <w:t xml:space="preserve">Timeline:  </w:t>
      </w:r>
      <w:r>
        <w:rPr>
          <w:sz w:val="22"/>
          <w:szCs w:val="22"/>
        </w:rPr>
        <w:t xml:space="preserve">Q3–Q4 2033</w:t>
      </w:r>
    </w:p>
    <w:p>
      <w:pPr>
        <w:spacing w:before="0" w:after="60"/>
        <w:ind w:left="600"/>
        <w:rPr/>
      </w:pPr>
      <w:r>
        <w:rPr>
          <w:b/>
          <w:bCs/>
          <w:sz w:val="22"/>
          <w:szCs w:val="22"/>
        </w:rPr>
        <w:t xml:space="preserve">Deliverables:  </w:t>
      </w:r>
      <w:r>
        <w:rPr>
          <w:sz w:val="22"/>
          <w:szCs w:val="22"/>
        </w:rPr>
        <w:t xml:space="preserve">src/spatial-analytics/ occupancy and space utilisation module; BIM integration layer; Pillar 6 spatial performance SOP S55; SPACE-001–015 analytics framework</w:t>
      </w:r>
    </w:p>
    <w:p>
      <w:pPr>
        <w:spacing w:before="0" w:after="60"/>
        <w:ind w:left="600"/>
        <w:rPr/>
      </w:pPr>
      <w:r>
        <w:rPr>
          <w:b/>
          <w:bCs/>
          <w:sz w:val="22"/>
          <w:szCs w:val="22"/>
        </w:rPr>
        <w:t xml:space="preserve">Success criteria:  </w:t>
      </w:r>
      <w:r>
        <w:rPr>
          <w:sz w:val="22"/>
          <w:szCs w:val="22"/>
        </w:rPr>
        <w:t xml:space="preserve">Real-time space utilisation dashboard; post-occupancy spatial score baseline set; Pillar 6 coverage gap addressed; GAP-11 closed</w:t>
      </w:r>
    </w:p>
    <w:p>
      <w:pPr>
        <w:spacing w:before="0" w:after="80"/>
        <w:ind w:left="400"/>
        <w:rPr/>
      </w:pPr>
      <w:r>
        <w:rPr>
          <w:sz w:val="24"/>
          <w:szCs w:val="24"/>
        </w:rPr>
        <w:t xml:space="preserve">50.3.6  GAP-12: Multi-language &amp; Localisation Support — Medium Priority</w:t>
      </w:r>
    </w:p>
    <w:p>
      <w:pPr>
        <w:spacing w:before="0" w:after="60"/>
        <w:ind w:left="600"/>
        <w:rPr/>
      </w:pPr>
      <w:r>
        <w:rPr>
          <w:b/>
          <w:bCs/>
          <w:sz w:val="22"/>
          <w:szCs w:val="22"/>
        </w:rPr>
        <w:t xml:space="preserve">Owner agent:  </w:t>
      </w:r>
      <w:r>
        <w:rPr>
          <w:sz w:val="22"/>
          <w:szCs w:val="22"/>
        </w:rPr>
        <w:t xml:space="preserve">Hana (Group B, SLA ≥93%) + Ember (Group B, ≥93%)</w:t>
      </w:r>
    </w:p>
    <w:p>
      <w:pPr>
        <w:spacing w:before="0" w:after="60"/>
        <w:ind w:left="600"/>
        <w:rPr/>
      </w:pPr>
      <w:r>
        <w:rPr>
          <w:b/>
          <w:bCs/>
          <w:sz w:val="22"/>
          <w:szCs w:val="22"/>
        </w:rPr>
        <w:t xml:space="preserve">Budget:  </w:t>
      </w:r>
      <w:r>
        <w:rPr>
          <w:sz w:val="22"/>
          <w:szCs w:val="22"/>
        </w:rPr>
        <w:t xml:space="preserve">THB 0.6M</w:t>
      </w:r>
    </w:p>
    <w:p>
      <w:pPr>
        <w:spacing w:before="0" w:after="60"/>
        <w:ind w:left="600"/>
        <w:rPr/>
      </w:pPr>
      <w:r>
        <w:rPr>
          <w:b/>
          <w:bCs/>
          <w:sz w:val="22"/>
          <w:szCs w:val="22"/>
        </w:rPr>
        <w:t xml:space="preserve">Timeline:  </w:t>
      </w:r>
      <w:r>
        <w:rPr>
          <w:sz w:val="22"/>
          <w:szCs w:val="22"/>
        </w:rPr>
        <w:t xml:space="preserve">Q3–Q4 2033</w:t>
      </w:r>
    </w:p>
    <w:p>
      <w:pPr>
        <w:spacing w:before="0" w:after="60"/>
        <w:ind w:left="600"/>
        <w:rPr/>
      </w:pPr>
      <w:r>
        <w:rPr>
          <w:b/>
          <w:bCs/>
          <w:sz w:val="22"/>
          <w:szCs w:val="22"/>
        </w:rPr>
        <w:t xml:space="preserve">Deliverables:  </w:t>
      </w:r>
      <w:r>
        <w:rPr>
          <w:sz w:val="22"/>
          <w:szCs w:val="22"/>
        </w:rPr>
        <w:t xml:space="preserve">src/localisation/ multi-language engine (Thai/English/Chinese baseline); SOP S56 Localisation &amp; Language Policy; LANG-001–010 language packs; translation memory integration</w:t>
      </w:r>
    </w:p>
    <w:p>
      <w:pPr>
        <w:spacing w:before="0" w:after="60"/>
        <w:ind w:left="600"/>
        <w:rPr/>
      </w:pPr>
      <w:r>
        <w:rPr>
          <w:b/>
          <w:bCs/>
          <w:sz w:val="22"/>
          <w:szCs w:val="22"/>
        </w:rPr>
        <w:t xml:space="preserve">Success criteria:  </w:t>
      </w:r>
      <w:r>
        <w:rPr>
          <w:sz w:val="22"/>
          <w:szCs w:val="22"/>
        </w:rPr>
        <w:t xml:space="preserve">All client-facing outputs available in Thai and English; translation accuracy ≥95%; language switch latency ≤500ms; GAP-12 closed</w:t>
      </w:r>
    </w:p>
    <w:p>
      <w:pPr>
        <w:spacing w:before="200" w:after="80"/>
        <w:rPr/>
      </w:pPr>
      <w:r>
        <w:rPr>
          <w:b/>
          <w:bCs/>
          <w:sz w:val="28"/>
          <w:szCs w:val="28"/>
          <w:color w:val="2e75b6"/>
        </w:rPr>
        <w:t xml:space="preserve">50.4  Phase 2 Budget Estimate</w:t>
      </w:r>
    </w:p>
    <w:p>
      <w:pPr>
        <w:spacing w:before="0" w:after="80"/>
        <w:ind w:left="400"/>
        <w:rPr/>
      </w:pPr>
      <w:r>
        <w:rPr>
          <w:sz w:val="24"/>
          <w:szCs w:val="24"/>
        </w:rPr>
        <w:t xml:space="preserve">ประมาณการงบประมาณ Phase 2 รวมทั้งสิ้น THB 6.0M แบ่งตาม Gap ที่จะปิด และรวมค่าสำรองฉุกเฉิน 10% (contingency THB 0.6M) สำหรับความเสี่ยงที่ไม่คาดฝัน</w:t>
      </w:r>
    </w:p>
    <w:p>
      <w:pPr>
        <w:spacing w:before="0" w:after="60"/>
        <w:ind w:left="600"/>
        <w:rPr/>
      </w:pPr>
      <w:r>
        <w:rPr>
          <w:b/>
          <w:bCs/>
          <w:sz w:val="22"/>
          <w:szCs w:val="22"/>
        </w:rPr>
        <w:t xml:space="preserve">GAP-05 AI Creative Engine:  </w:t>
      </w:r>
      <w:r>
        <w:rPr>
          <w:sz w:val="22"/>
          <w:szCs w:val="22"/>
        </w:rPr>
        <w:t xml:space="preserve">THB 1.5M</w:t>
      </w:r>
    </w:p>
    <w:p>
      <w:pPr>
        <w:spacing w:before="0" w:after="60"/>
        <w:ind w:left="600"/>
        <w:rPr/>
      </w:pPr>
      <w:r>
        <w:rPr>
          <w:b/>
          <w:bCs/>
          <w:sz w:val="22"/>
          <w:szCs w:val="22"/>
        </w:rPr>
        <w:t xml:space="preserve">GAP-06 Cross-Pillar Event Bus:  </w:t>
      </w:r>
      <w:r>
        <w:rPr>
          <w:sz w:val="22"/>
          <w:szCs w:val="22"/>
        </w:rPr>
        <w:t xml:space="preserve">THB 1.0M</w:t>
      </w:r>
    </w:p>
    <w:p>
      <w:pPr>
        <w:spacing w:before="0" w:after="60"/>
        <w:ind w:left="600"/>
        <w:rPr/>
      </w:pPr>
      <w:r>
        <w:rPr>
          <w:b/>
          <w:bCs/>
          <w:sz w:val="22"/>
          <w:szCs w:val="22"/>
        </w:rPr>
        <w:t xml:space="preserve">GAP-09 Material Intelligence:  </w:t>
      </w:r>
      <w:r>
        <w:rPr>
          <w:sz w:val="22"/>
          <w:szCs w:val="22"/>
        </w:rPr>
        <w:t xml:space="preserve">THB 0.8M</w:t>
      </w:r>
    </w:p>
    <w:p>
      <w:pPr>
        <w:spacing w:before="0" w:after="60"/>
        <w:ind w:left="600"/>
        <w:rPr/>
      </w:pPr>
      <w:r>
        <w:rPr>
          <w:b/>
          <w:bCs/>
          <w:sz w:val="22"/>
          <w:szCs w:val="22"/>
        </w:rPr>
        <w:t xml:space="preserve">GAP-10 Contractor/Vendor:  </w:t>
      </w:r>
      <w:r>
        <w:rPr>
          <w:sz w:val="22"/>
          <w:szCs w:val="22"/>
        </w:rPr>
        <w:t xml:space="preserve">THB 0.7M</w:t>
      </w:r>
    </w:p>
    <w:p>
      <w:pPr>
        <w:spacing w:before="0" w:after="60"/>
        <w:ind w:left="600"/>
        <w:rPr/>
      </w:pPr>
      <w:r>
        <w:rPr>
          <w:b/>
          <w:bCs/>
          <w:sz w:val="22"/>
          <w:szCs w:val="22"/>
        </w:rPr>
        <w:t xml:space="preserve">GAP-11 Spatial Analytics:  </w:t>
      </w:r>
      <w:r>
        <w:rPr>
          <w:sz w:val="22"/>
          <w:szCs w:val="22"/>
        </w:rPr>
        <w:t xml:space="preserve">THB 0.8M</w:t>
      </w:r>
    </w:p>
    <w:p>
      <w:pPr>
        <w:spacing w:before="0" w:after="60"/>
        <w:ind w:left="600"/>
        <w:rPr/>
      </w:pPr>
      <w:r>
        <w:rPr>
          <w:b/>
          <w:bCs/>
          <w:sz w:val="22"/>
          <w:szCs w:val="22"/>
        </w:rPr>
        <w:t xml:space="preserve">GAP-12 Multi-language:  </w:t>
      </w:r>
      <w:r>
        <w:rPr>
          <w:sz w:val="22"/>
          <w:szCs w:val="22"/>
        </w:rPr>
        <w:t xml:space="preserve">THB 0.6M</w:t>
      </w:r>
    </w:p>
    <w:p>
      <w:pPr>
        <w:spacing w:before="0" w:after="60"/>
        <w:ind w:left="600"/>
        <w:rPr/>
      </w:pPr>
      <w:r>
        <w:rPr>
          <w:b/>
          <w:bCs/>
          <w:sz w:val="22"/>
          <w:szCs w:val="22"/>
        </w:rPr>
        <w:t xml:space="preserve">Contingency (10%):  </w:t>
      </w:r>
      <w:r>
        <w:rPr>
          <w:sz w:val="22"/>
          <w:szCs w:val="22"/>
        </w:rPr>
        <w:t xml:space="preserve">THB 0.6M</w:t>
      </w:r>
    </w:p>
    <w:p>
      <w:pPr>
        <w:spacing w:before="0" w:after="60"/>
        <w:ind w:left="600"/>
        <w:rPr/>
      </w:pPr>
      <w:r>
        <w:rPr>
          <w:b/>
          <w:bCs/>
          <w:sz w:val="22"/>
          <w:szCs w:val="22"/>
        </w:rPr>
        <w:t xml:space="preserve">Total Phase 2 estimate:  </w:t>
      </w:r>
      <w:r>
        <w:rPr>
          <w:sz w:val="22"/>
          <w:szCs w:val="22"/>
        </w:rPr>
        <w:t xml:space="preserve">THB 6.0M</w:t>
      </w:r>
    </w:p>
    <w:p>
      <w:pPr>
        <w:spacing w:before="0" w:after="60"/>
        <w:ind w:left="600"/>
        <w:rPr/>
      </w:pPr>
      <w:r>
        <w:rPr>
          <w:b/>
          <w:bCs/>
          <w:sz w:val="22"/>
          <w:szCs w:val="22"/>
        </w:rPr>
        <w:t xml:space="preserve">Approval required from:  </w:t>
      </w:r>
      <w:r>
        <w:rPr>
          <w:sz w:val="22"/>
          <w:szCs w:val="22"/>
        </w:rPr>
        <w:t xml:space="preserve">SC Resolution SC-2032-XX</w:t>
      </w:r>
    </w:p>
    <w:p>
      <w:pPr>
        <w:spacing w:before="0" w:after="60"/>
        <w:ind w:left="600"/>
        <w:rPr/>
      </w:pPr>
      <w:r>
        <w:rPr>
          <w:b/>
          <w:bCs/>
          <w:sz w:val="22"/>
          <w:szCs w:val="22"/>
        </w:rPr>
        <w:t xml:space="preserve">Budget release schedule:  </w:t>
      </w:r>
      <w:r>
        <w:rPr>
          <w:sz w:val="22"/>
          <w:szCs w:val="22"/>
        </w:rPr>
        <w:t xml:space="preserve">Q1 2033: THB 2.5M (GAP-05+GAP-06); Q2 2033: THB 1.5M (GAP-09+GAP-10); Q3–Q4 2033: THB 2.0M (GAP-11+GAP-12+contingency)</w:t>
      </w:r>
    </w:p>
    <w:p>
      <w:pPr>
        <w:spacing w:before="200" w:after="80"/>
        <w:rPr/>
      </w:pPr>
      <w:r>
        <w:rPr>
          <w:b/>
          <w:bCs/>
          <w:sz w:val="28"/>
          <w:szCs w:val="28"/>
          <w:color w:val="2e75b6"/>
        </w:rPr>
        <w:t xml:space="preserve">50.5  Phase 2 Milestones P2-M1 through P2-M4</w:t>
      </w:r>
    </w:p>
    <w:p>
      <w:pPr>
        <w:spacing w:before="0" w:after="80"/>
        <w:ind w:left="400"/>
        <w:rPr/>
      </w:pPr>
      <w:r>
        <w:rPr>
          <w:sz w:val="24"/>
          <w:szCs w:val="24"/>
        </w:rPr>
        <w:t xml:space="preserve">Phase 2 ดำเนินการผ่าน 4 milestones หลัก ครอบคลุม 4 ไตรมาส (Q1–Q4 2033) แต่ละ milestone มีเงื่อนไข gate review ก่อนปลดล็อคงบประมาณของ milestone ถัดไป</w:t>
      </w:r>
    </w:p>
    <w:p>
      <w:pPr>
        <w:spacing w:before="0" w:after="60"/>
        <w:ind w:left="600"/>
        <w:rPr/>
      </w:pPr>
      <w:r>
        <w:rPr>
          <w:b/>
          <w:bCs/>
          <w:sz w:val="22"/>
          <w:szCs w:val="22"/>
        </w:rPr>
        <w:t xml:space="preserve">P2-M1 (Q1 2033):  </w:t>
      </w:r>
      <w:r>
        <w:rPr>
          <w:sz w:val="22"/>
          <w:szCs w:val="22"/>
        </w:rPr>
        <w:t xml:space="preserve">Phase 2 Kickoff — SC-2032-XX ratified; Programme Director appointed; GAP-05 and GAP-06 workstreams commenced; onboarding complete; src/creative-engine/ and src/event-bus/ repositories initialised</w:t>
      </w:r>
    </w:p>
    <w:p>
      <w:pPr>
        <w:spacing w:before="0" w:after="60"/>
        <w:ind w:left="600"/>
        <w:rPr/>
      </w:pPr>
      <w:r>
        <w:rPr>
          <w:b/>
          <w:bCs/>
          <w:sz w:val="22"/>
          <w:szCs w:val="22"/>
        </w:rPr>
        <w:t xml:space="preserve">P2-M2 (Q2 2033):  </w:t>
      </w:r>
      <w:r>
        <w:rPr>
          <w:sz w:val="22"/>
          <w:szCs w:val="22"/>
        </w:rPr>
        <w:t xml:space="preserve">Mid-phase gate — GAP-06 Event Bus MVP delivered and tested; GAP-09 Material Intelligence build commenced; GAP-10 Contractor module design approved; coverage spot-check ≥70% confirmed; Q2 SC quarterly report submitted</w:t>
      </w:r>
    </w:p>
    <w:p>
      <w:pPr>
        <w:spacing w:before="0" w:after="60"/>
        <w:ind w:left="600"/>
        <w:rPr/>
      </w:pPr>
      <w:r>
        <w:rPr>
          <w:b/>
          <w:bCs/>
          <w:sz w:val="22"/>
          <w:szCs w:val="22"/>
        </w:rPr>
        <w:t xml:space="preserve">P2-M3 (Q3 2033):  </w:t>
      </w:r>
      <w:r>
        <w:rPr>
          <w:sz w:val="22"/>
          <w:szCs w:val="22"/>
        </w:rPr>
        <w:t xml:space="preserve">75% coverage gate — GAP-05 AI Creative Engine delivered; GAP-09 and GAP-10 modules UAT passed; GAP-11 Spatial Analytics commenced; GAP-12 Localisation build commenced; coverage independently verified at ≥75%</w:t>
      </w:r>
    </w:p>
    <w:p>
      <w:pPr>
        <w:spacing w:before="0" w:after="60"/>
        <w:ind w:left="600"/>
        <w:rPr/>
      </w:pPr>
      <w:r>
        <w:rPr>
          <w:b/>
          <w:bCs/>
          <w:sz w:val="22"/>
          <w:szCs w:val="22"/>
        </w:rPr>
        <w:t xml:space="preserve">P2-M4 (Q4 2033):  </w:t>
      </w:r>
      <w:r>
        <w:rPr>
          <w:sz w:val="22"/>
          <w:szCs w:val="22"/>
        </w:rPr>
        <w:t xml:space="preserve">Phase 2 Completion — GAP-11 Spatial Analytics and GAP-12 Localisation delivered; all 6 Phase 2 gaps formally closed (GAP-05/06/09/10/11/12); Coverage 80% verified; Phase 2 Completion Certificate issued; Phase 3 gate review initiated (SC-2033-XX)</w:t>
      </w:r>
    </w:p>
    <w:p>
      <w:pPr>
        <w:spacing w:before="200" w:after="80"/>
        <w:rPr/>
      </w:pPr>
      <w:r>
        <w:rPr>
          <w:b/>
          <w:bCs/>
          <w:sz w:val="28"/>
          <w:szCs w:val="28"/>
          <w:color w:val="2e75b6"/>
        </w:rPr>
        <w:t xml:space="preserve">50.6  Programme Governance (Phase 2)</w:t>
      </w:r>
    </w:p>
    <w:p>
      <w:pPr>
        <w:spacing w:before="0" w:after="80"/>
        <w:ind w:left="400"/>
        <w:rPr/>
      </w:pPr>
      <w:r>
        <w:rPr>
          <w:sz w:val="24"/>
          <w:szCs w:val="24"/>
        </w:rPr>
        <w:t xml:space="preserve">การกำกับดูแลโครงการ Phase 2 อยู่ภายใต้โครงสร้าง SC Oversight เดิมที่สืบเนื่องจาก AMD-004 โดยมี Programme Director คนใหม่ที่ SC แต่งตั้งรับผิดชอบการดำเนินงานประจำวัน และรายงานต่อ SC ทุกไตรมาส</w:t>
      </w:r>
    </w:p>
    <w:p>
      <w:pPr>
        <w:spacing w:before="0" w:after="60"/>
        <w:ind w:left="600"/>
        <w:rPr/>
      </w:pPr>
      <w:r>
        <w:rPr>
          <w:b/>
          <w:bCs/>
          <w:sz w:val="22"/>
          <w:szCs w:val="22"/>
        </w:rPr>
        <w:t xml:space="preserve">Steering Committee (SC):  </w:t>
      </w:r>
      <w:r>
        <w:rPr>
          <w:sz w:val="22"/>
          <w:szCs w:val="22"/>
        </w:rPr>
        <w:t xml:space="preserve">Oversight authority; approves gate releases; resolves escalations</w:t>
      </w:r>
    </w:p>
    <w:p>
      <w:pPr>
        <w:spacing w:before="0" w:after="60"/>
        <w:ind w:left="600"/>
        <w:rPr/>
      </w:pPr>
      <w:r>
        <w:rPr>
          <w:b/>
          <w:bCs/>
          <w:sz w:val="22"/>
          <w:szCs w:val="22"/>
        </w:rPr>
        <w:t xml:space="preserve">Phase 2 Programme Director:  </w:t>
      </w:r>
      <w:r>
        <w:rPr>
          <w:sz w:val="22"/>
          <w:szCs w:val="22"/>
        </w:rPr>
        <w:t xml:space="preserve">Day-to-day programme leadership; P2-M1–P2-M4 milestone accountability; budget owner; nominated by SC via SC-2032-XX</w:t>
      </w:r>
    </w:p>
    <w:p>
      <w:pPr>
        <w:spacing w:before="0" w:after="60"/>
        <w:ind w:left="600"/>
        <w:rPr/>
      </w:pPr>
      <w:r>
        <w:rPr>
          <w:b/>
          <w:bCs/>
          <w:sz w:val="22"/>
          <w:szCs w:val="22"/>
        </w:rPr>
        <w:t xml:space="preserve">Agent owners:  </w:t>
      </w:r>
      <w:r>
        <w:rPr>
          <w:sz w:val="22"/>
          <w:szCs w:val="22"/>
        </w:rPr>
        <w:t xml:space="preserve">Per-gap owner agents as defined in Section 50.3 (Aria, Signal, Forge, Ledger, Atlas, Hana)</w:t>
      </w:r>
    </w:p>
    <w:p>
      <w:pPr>
        <w:spacing w:before="0" w:after="60"/>
        <w:ind w:left="600"/>
        <w:rPr/>
      </w:pPr>
      <w:r>
        <w:rPr>
          <w:b/>
          <w:bCs/>
          <w:sz w:val="22"/>
          <w:szCs w:val="22"/>
        </w:rPr>
        <w:t xml:space="preserve">Governance agent — Nexus:  </w:t>
      </w:r>
      <w:r>
        <w:rPr>
          <w:sz w:val="22"/>
          <w:szCs w:val="22"/>
        </w:rPr>
        <w:t xml:space="preserve">Group D, SLA ≥97% — Governance registry and compliance tracking</w:t>
      </w:r>
    </w:p>
    <w:p>
      <w:pPr>
        <w:spacing w:before="0" w:after="60"/>
        <w:ind w:left="600"/>
        <w:rPr/>
      </w:pPr>
      <w:r>
        <w:rPr>
          <w:b/>
          <w:bCs/>
          <w:sz w:val="22"/>
          <w:szCs w:val="22"/>
        </w:rPr>
        <w:t xml:space="preserve">Governance agent — Guardian:  </w:t>
      </w:r>
      <w:r>
        <w:rPr>
          <w:sz w:val="22"/>
          <w:szCs w:val="22"/>
        </w:rPr>
        <w:t xml:space="preserve">Group D, SLA ≥97% — Risk and escalation management</w:t>
      </w:r>
    </w:p>
    <w:p>
      <w:pPr>
        <w:spacing w:before="0" w:after="60"/>
        <w:ind w:left="600"/>
        <w:rPr/>
      </w:pPr>
      <w:r>
        <w:rPr>
          <w:b/>
          <w:bCs/>
          <w:sz w:val="22"/>
          <w:szCs w:val="22"/>
        </w:rPr>
        <w:t xml:space="preserve">Governance agent — Vega:  </w:t>
      </w:r>
      <w:r>
        <w:rPr>
          <w:sz w:val="22"/>
          <w:szCs w:val="22"/>
        </w:rPr>
        <w:t xml:space="preserve">Group D, SLA ≥97% — Financial controls and budget monitoring</w:t>
      </w:r>
    </w:p>
    <w:p>
      <w:pPr>
        <w:spacing w:before="0" w:after="60"/>
        <w:ind w:left="600"/>
        <w:rPr/>
      </w:pPr>
      <w:r>
        <w:rPr>
          <w:b/>
          <w:bCs/>
          <w:sz w:val="22"/>
          <w:szCs w:val="22"/>
        </w:rPr>
        <w:t xml:space="preserve">Reporting cadence:  </w:t>
      </w:r>
      <w:r>
        <w:rPr>
          <w:sz w:val="22"/>
          <w:szCs w:val="22"/>
        </w:rPr>
        <w:t xml:space="preserve">Monthly progress report to Programme Director; quarterly SC report with gate status; ad-hoc escalation for P0/P1 risks via Guardian</w:t>
      </w:r>
    </w:p>
    <w:p>
      <w:pPr>
        <w:spacing w:before="0" w:after="60"/>
        <w:ind w:left="600"/>
        <w:rPr/>
      </w:pPr>
      <w:r>
        <w:rPr>
          <w:b/>
          <w:bCs/>
          <w:sz w:val="22"/>
          <w:szCs w:val="22"/>
        </w:rPr>
        <w:t xml:space="preserve">Change control:  </w:t>
      </w:r>
      <w:r>
        <w:rPr>
          <w:sz w:val="22"/>
          <w:szCs w:val="22"/>
        </w:rPr>
        <w:t xml:space="preserve">Scope changes require SC written approval; budget variances &gt;5% require SC notification; variances &gt;15% require SC resolution amendment</w:t>
      </w:r>
    </w:p>
    <w:p>
      <w:pPr>
        <w:spacing w:before="200" w:after="80"/>
        <w:rPr/>
      </w:pPr>
      <w:r>
        <w:rPr>
          <w:b/>
          <w:bCs/>
          <w:sz w:val="28"/>
          <w:szCs w:val="28"/>
          <w:color w:val="2e75b6"/>
        </w:rPr>
        <w:t xml:space="preserve">50.7  Phase 2 Readiness Checklist</w:t>
      </w:r>
    </w:p>
    <w:p>
      <w:pPr>
        <w:spacing w:before="0" w:after="80"/>
        <w:ind w:left="400"/>
        <w:rPr/>
      </w:pPr>
      <w:r>
        <w:rPr>
          <w:sz w:val="24"/>
          <w:szCs w:val="24"/>
        </w:rPr>
        <w:t xml:space="preserve">รายการตรวจสอบความพร้อมของโครงการก่อนเริ่ม Phase 2 อย่างเป็นทางการ รายการทั้งหมดต้องได้รับการยืนยันโดย Programme Director และ SC ก่อนเบิกจ่ายงบประมาณ Q1 2033</w:t>
      </w:r>
    </w:p>
    <w:p>
      <w:pPr>
        <w:spacing w:before="0" w:after="60"/>
        <w:ind w:left="600" w:hanging="200"/>
        <w:rPr/>
      </w:pPr>
      <w:r>
        <w:rPr>
          <w:sz w:val="22"/>
          <w:szCs w:val="22"/>
        </w:rPr>
        <w:t xml:space="preserve">• P1-CHK-01: Phase 1 Completion Certificate acknowledged and filed — AMD4-CLOSE-01 executed</w:t>
      </w:r>
    </w:p>
    <w:p>
      <w:pPr>
        <w:spacing w:before="0" w:after="60"/>
        <w:ind w:left="600" w:hanging="200"/>
        <w:rPr/>
      </w:pPr>
      <w:r>
        <w:rPr>
          <w:sz w:val="22"/>
          <w:szCs w:val="22"/>
        </w:rPr>
        <w:t xml:space="preserve">• P1-CHK-02: SC-2032-XX resolution formally passed and minuted</w:t>
      </w:r>
    </w:p>
    <w:p>
      <w:pPr>
        <w:spacing w:before="0" w:after="60"/>
        <w:ind w:left="600" w:hanging="200"/>
        <w:rPr/>
      </w:pPr>
      <w:r>
        <w:rPr>
          <w:sz w:val="22"/>
          <w:szCs w:val="22"/>
        </w:rPr>
        <w:t xml:space="preserve">• P1-CHK-03: Phase 2 Programme Director nominated and onboarded</w:t>
      </w:r>
    </w:p>
    <w:p>
      <w:pPr>
        <w:spacing w:before="0" w:after="60"/>
        <w:ind w:left="600" w:hanging="200"/>
        <w:rPr/>
      </w:pPr>
      <w:r>
        <w:rPr>
          <w:sz w:val="22"/>
          <w:szCs w:val="22"/>
        </w:rPr>
        <w:t xml:space="preserve">• P1-CHK-04: THB 6.0M Phase 2 budget released by finance — tranches per P2-M1 schedule</w:t>
      </w:r>
    </w:p>
    <w:p>
      <w:pPr>
        <w:spacing w:before="0" w:after="60"/>
        <w:ind w:left="600" w:hanging="200"/>
        <w:rPr/>
      </w:pPr>
      <w:r>
        <w:rPr>
          <w:sz w:val="22"/>
          <w:szCs w:val="22"/>
        </w:rPr>
        <w:t xml:space="preserve">• P1-CHK-05: GAP-05 and GAP-06 workstream leads confirmed (Aria, Signal team)</w:t>
      </w:r>
    </w:p>
    <w:p>
      <w:pPr>
        <w:spacing w:before="0" w:after="60"/>
        <w:ind w:left="600" w:hanging="200"/>
        <w:rPr/>
      </w:pPr>
      <w:r>
        <w:rPr>
          <w:sz w:val="22"/>
          <w:szCs w:val="22"/>
        </w:rPr>
        <w:t xml:space="preserve">• P1-CHK-06: GAP-09 and GAP-10 workstream leads confirmed (Forge, Ledger team)</w:t>
      </w:r>
    </w:p>
    <w:p>
      <w:pPr>
        <w:spacing w:before="0" w:after="60"/>
        <w:ind w:left="600" w:hanging="200"/>
        <w:rPr/>
      </w:pPr>
      <w:r>
        <w:rPr>
          <w:sz w:val="22"/>
          <w:szCs w:val="22"/>
        </w:rPr>
        <w:t xml:space="preserve">• P1-CHK-07: GAP-11 and GAP-12 workstream leads confirmed (Atlas, Hana team)</w:t>
      </w:r>
    </w:p>
    <w:p>
      <w:pPr>
        <w:spacing w:before="0" w:after="60"/>
        <w:ind w:left="600" w:hanging="200"/>
        <w:rPr/>
      </w:pPr>
      <w:r>
        <w:rPr>
          <w:sz w:val="22"/>
          <w:szCs w:val="22"/>
        </w:rPr>
        <w:t xml:space="preserve">• P1-CHK-08: Phase 2 governance structure established — Nexus registry initialised</w:t>
      </w:r>
    </w:p>
    <w:p>
      <w:pPr>
        <w:spacing w:before="0" w:after="60"/>
        <w:ind w:left="600" w:hanging="200"/>
        <w:rPr/>
      </w:pPr>
      <w:r>
        <w:rPr>
          <w:sz w:val="22"/>
          <w:szCs w:val="22"/>
        </w:rPr>
        <w:t xml:space="preserve">• P1-CHK-09: Phase 2 risk register opened — Guardian agent active P2 risk monitoring</w:t>
      </w:r>
    </w:p>
    <w:p>
      <w:pPr>
        <w:spacing w:before="0" w:after="60"/>
        <w:ind w:left="600" w:hanging="200"/>
        <w:rPr/>
      </w:pPr>
      <w:r>
        <w:rPr>
          <w:sz w:val="22"/>
          <w:szCs w:val="22"/>
        </w:rPr>
        <w:t xml:space="preserve">• P1-CHK-10: src/ repository branches prepared for Phase 2 modules (creative-engine, event-bus, material-intelligence, vendor, spatial-analytics, localisation)</w:t>
      </w:r>
    </w:p>
    <w:p>
      <w:pPr>
        <w:spacing w:before="0" w:after="60"/>
        <w:ind w:left="600" w:hanging="200"/>
        <w:rPr/>
      </w:pPr>
      <w:r>
        <w:rPr>
          <w:sz w:val="22"/>
          <w:szCs w:val="22"/>
        </w:rPr>
        <w:t xml:space="preserve">• P1-CHK-11: Supabase schema updated with Phase 2 table definitions</w:t>
      </w:r>
    </w:p>
    <w:p>
      <w:pPr>
        <w:spacing w:before="0" w:after="60"/>
        <w:ind w:left="600" w:hanging="200"/>
        <w:rPr/>
      </w:pPr>
      <w:r>
        <w:rPr>
          <w:sz w:val="22"/>
          <w:szCs w:val="22"/>
        </w:rPr>
        <w:t xml:space="preserve">• P1-CHK-12: Coverage baseline 68% independently verified before Phase 2 commencement</w:t>
      </w:r>
    </w:p>
    <w:p>
      <w:pPr>
        <w:spacing w:before="0" w:after="60"/>
        <w:ind w:left="600"/>
        <w:rPr/>
      </w:pPr>
      <w:r>
        <w:rPr>
          <w:b/>
          <w:bCs/>
          <w:sz w:val="22"/>
          <w:szCs w:val="22"/>
        </w:rPr>
        <w:t xml:space="preserve">Readiness gate authority:  </w:t>
      </w:r>
      <w:r>
        <w:rPr>
          <w:sz w:val="22"/>
          <w:szCs w:val="22"/>
        </w:rPr>
        <w:t xml:space="preserve">Phase 2 Programme Director + SC Chair co-sign</w:t>
      </w:r>
    </w:p>
    <w:p>
      <w:pPr>
        <w:spacing w:before="0" w:after="60"/>
        <w:ind w:left="600"/>
        <w:rPr/>
      </w:pPr>
      <w:r>
        <w:rPr>
          <w:b/>
          <w:bCs/>
          <w:sz w:val="22"/>
          <w:szCs w:val="22"/>
        </w:rPr>
        <w:t xml:space="preserve">Target readiness date:  </w:t>
      </w:r>
      <w:r>
        <w:rPr>
          <w:sz w:val="22"/>
          <w:szCs w:val="22"/>
        </w:rPr>
        <w:t xml:space="preserve">Q3 2032 (within 4 weeks of SC-2032-XX passage)</w:t>
      </w:r>
    </w:p>
    <w:p>
      <w:pPr>
        <w:spacing w:before="320" w:after="100"/>
        <w:rPr/>
      </w:pPr>
      <w:r>
        <w:rPr>
          <w:b/>
          <w:bCs/>
          <w:sz w:val="36"/>
          <w:szCs w:val="36"/>
          <w:color w:val="1f2d5a"/>
        </w:rPr>
        <w:t xml:space="preserve">Section 51 — Phase 2 Procurement &amp; Vendor Selection Framework (GAP-05 AI Creative Engine)</w:t>
      </w:r>
    </w:p>
    <w:p>
      <w:pPr>
        <w:spacing w:before="0" w:after="80"/>
        <w:ind w:left="400"/>
        <w:rPr/>
      </w:pPr>
      <w:r>
        <w:rPr>
          <w:sz w:val="24"/>
          <w:szCs w:val="24"/>
        </w:rPr>
        <w:t xml:space="preserve">Section 51 establishes the procurement and vendor selection framework for GAP-05 (AI Creative Engine), the highest-budget item in Phase 2 at THB 1.5M. This section defines the competitive tender process, evaluation criteria, RFP structure, five-stage selection methodology, contract management requirements, and Phase 2 procurement readiness checklist. All procurement activities are authorised under SC Resolution SC-2032-XX and governed by the Phase 2 Programme Definition Document (S50).</w:t>
      </w:r>
    </w:p>
    <w:p>
      <w:pPr>
        <w:spacing w:before="200" w:after="80"/>
        <w:rPr/>
      </w:pPr>
      <w:r>
        <w:rPr>
          <w:b/>
          <w:bCs/>
          <w:sz w:val="28"/>
          <w:szCs w:val="28"/>
          <w:color w:val="2e75b6"/>
        </w:rPr>
        <w:t xml:space="preserve">51.1  ภาพรวมและขอบเขต (Overview &amp; Scope)</w:t>
      </w:r>
    </w:p>
    <w:p>
      <w:pPr>
        <w:spacing w:before="0" w:after="80"/>
        <w:ind w:left="400"/>
        <w:rPr/>
      </w:pPr>
      <w:r>
        <w:rPr>
          <w:sz w:val="24"/>
          <w:szCs w:val="24"/>
        </w:rPr>
        <w:t xml:space="preserve">ส่วนที่ 51.1 กำหนดขอบเขตการจัดซื้อจัดจ้างสำหรับ GAP-05 AI Creative Engine ซึ่งประกอบด้วย 5 Module ได้แก่ AIE-001 (Concept Generation), AIE-002 (Style Transfer), AIE-003 (Asset Rendering), AIE-004 (Quality Assurance), และ AIE-005 (Integration Gateway) การจัดซื้อนี้เป็นส่วนหนึ่งของ Phase 2 Programme ที่มีเป้าหมายเพิ่ม SOP Coverage จาก 68% เป็น 80%</w:t>
      </w:r>
    </w:p>
    <w:p>
      <w:pPr>
        <w:spacing w:before="0" w:after="60"/>
        <w:ind w:left="600"/>
        <w:rPr/>
      </w:pPr>
      <w:r>
        <w:rPr>
          <w:b/>
          <w:bCs/>
          <w:sz w:val="22"/>
          <w:szCs w:val="22"/>
        </w:rPr>
        <w:t xml:space="preserve">Section:  </w:t>
      </w:r>
      <w:r>
        <w:rPr>
          <w:sz w:val="22"/>
          <w:szCs w:val="22"/>
        </w:rPr>
        <w:t xml:space="preserve">S51 (Phase 2 Procurement Framework — GAP-05)</w:t>
      </w:r>
    </w:p>
    <w:p>
      <w:pPr>
        <w:spacing w:before="0" w:after="60"/>
        <w:ind w:left="600"/>
        <w:rPr/>
      </w:pPr>
      <w:r>
        <w:rPr>
          <w:b/>
          <w:bCs/>
          <w:sz w:val="22"/>
          <w:szCs w:val="22"/>
        </w:rPr>
        <w:t xml:space="preserve">Authorisation:  </w:t>
      </w:r>
      <w:r>
        <w:rPr>
          <w:sz w:val="22"/>
          <w:szCs w:val="22"/>
        </w:rPr>
        <w:t xml:space="preserve">SC Resolution SC-2032-XX; Phase 2 PDD S50.2</w:t>
      </w:r>
    </w:p>
    <w:p>
      <w:pPr>
        <w:spacing w:before="0" w:after="60"/>
        <w:ind w:left="600"/>
        <w:rPr/>
      </w:pPr>
      <w:r>
        <w:rPr>
          <w:b/>
          <w:bCs/>
          <w:sz w:val="22"/>
          <w:szCs w:val="22"/>
        </w:rPr>
        <w:t xml:space="preserve">Scope:  </w:t>
      </w:r>
      <w:r>
        <w:rPr>
          <w:sz w:val="22"/>
          <w:szCs w:val="22"/>
        </w:rPr>
        <w:t xml:space="preserve">GAP-05 AI Creative Engine — 5 modules: AIE-001, AIE-002, AIE-003, AIE-004, AIE-005</w:t>
      </w:r>
    </w:p>
    <w:p>
      <w:pPr>
        <w:spacing w:before="0" w:after="60"/>
        <w:ind w:left="600"/>
        <w:rPr/>
      </w:pPr>
      <w:r>
        <w:rPr>
          <w:b/>
          <w:bCs/>
          <w:sz w:val="22"/>
          <w:szCs w:val="22"/>
        </w:rPr>
        <w:t xml:space="preserve">Budget:  </w:t>
      </w:r>
      <w:r>
        <w:rPr>
          <w:sz w:val="22"/>
          <w:szCs w:val="22"/>
        </w:rPr>
        <w:t xml:space="preserve">THB 1.5M (Phase 2 allocation; contingency covered by Phase 2 THB 0.6M reserve)</w:t>
      </w:r>
    </w:p>
    <w:p>
      <w:pPr>
        <w:spacing w:before="0" w:after="60"/>
        <w:ind w:left="600"/>
        <w:rPr/>
      </w:pPr>
      <w:r>
        <w:rPr>
          <w:b/>
          <w:bCs/>
          <w:sz w:val="22"/>
          <w:szCs w:val="22"/>
        </w:rPr>
        <w:t xml:space="preserve">Lead agent:  </w:t>
      </w:r>
      <w:r>
        <w:rPr>
          <w:sz w:val="22"/>
          <w:szCs w:val="22"/>
        </w:rPr>
        <w:t xml:space="preserve">Aria (Group A, SLA ≥95%) — Creative Engine owner</w:t>
      </w:r>
    </w:p>
    <w:p>
      <w:pPr>
        <w:spacing w:before="0" w:after="60"/>
        <w:ind w:left="600"/>
        <w:rPr/>
      </w:pPr>
      <w:r>
        <w:rPr>
          <w:b/>
          <w:bCs/>
          <w:sz w:val="22"/>
          <w:szCs w:val="22"/>
        </w:rPr>
        <w:t xml:space="preserve">Supporting agents:  </w:t>
      </w:r>
      <w:r>
        <w:rPr>
          <w:sz w:val="22"/>
          <w:szCs w:val="22"/>
        </w:rPr>
        <w:t xml:space="preserve">Nova (Group A, ≥95%) — AI model QA; Signal (Group A, ≥95%) — integration; Atlas (Group C, ≥94%) — spatial context</w:t>
      </w:r>
    </w:p>
    <w:p>
      <w:pPr>
        <w:spacing w:before="0" w:after="60"/>
        <w:ind w:left="600"/>
        <w:rPr/>
      </w:pPr>
      <w:r>
        <w:rPr>
          <w:b/>
          <w:bCs/>
          <w:sz w:val="22"/>
          <w:szCs w:val="22"/>
        </w:rPr>
        <w:t xml:space="preserve">Timeline:  </w:t>
      </w:r>
      <w:r>
        <w:rPr>
          <w:sz w:val="22"/>
          <w:szCs w:val="22"/>
        </w:rPr>
        <w:t xml:space="preserve">P2-M1 kickoff (Q1 2033) → P2-M2 vendor award (Q2 2033) → P2-M3 UAT (Q3 2033)</w:t>
      </w:r>
    </w:p>
    <w:p>
      <w:pPr>
        <w:spacing w:before="0" w:after="60"/>
        <w:ind w:left="600"/>
        <w:rPr/>
      </w:pPr>
      <w:r>
        <w:rPr>
          <w:b/>
          <w:bCs/>
          <w:sz w:val="22"/>
          <w:szCs w:val="22"/>
        </w:rPr>
        <w:t xml:space="preserve">SOP section created:  </w:t>
      </w:r>
      <w:r>
        <w:rPr>
          <w:sz w:val="22"/>
          <w:szCs w:val="22"/>
        </w:rPr>
        <w:t xml:space="preserve">S51 (this Procurement Framework); implementation SOP to follow in S52+</w:t>
      </w:r>
    </w:p>
    <w:p>
      <w:pPr>
        <w:spacing w:before="0" w:after="60"/>
        <w:ind w:left="600"/>
        <w:rPr/>
      </w:pPr>
      <w:r>
        <w:rPr>
          <w:b/>
          <w:bCs/>
          <w:sz w:val="22"/>
          <w:szCs w:val="22"/>
        </w:rPr>
        <w:t xml:space="preserve">Reference:  </w:t>
      </w:r>
      <w:r>
        <w:rPr>
          <w:sz w:val="22"/>
          <w:szCs w:val="22"/>
        </w:rPr>
        <w:t xml:space="preserve">inject_s51.py · SC-2032-XX · AMD-004 WS-A (Aria delivery baseline)</w:t>
      </w:r>
    </w:p>
    <w:p>
      <w:pPr>
        <w:spacing w:before="200" w:after="80"/>
        <w:rPr/>
      </w:pPr>
      <w:r>
        <w:rPr>
          <w:b/>
          <w:bCs/>
          <w:sz w:val="28"/>
          <w:szCs w:val="28"/>
          <w:color w:val="2e75b6"/>
        </w:rPr>
        <w:t xml:space="preserve">51.2  กลยุทธ์การจัดซื้อ (Procurement Strategy)</w:t>
      </w:r>
    </w:p>
    <w:p>
      <w:pPr>
        <w:spacing w:before="0" w:after="80"/>
        <w:ind w:left="400"/>
        <w:rPr/>
      </w:pPr>
      <w:r>
        <w:rPr>
          <w:sz w:val="24"/>
          <w:szCs w:val="24"/>
        </w:rPr>
        <w:t xml:space="preserve">กลยุทธ์การจัดซื้อสำหรับ GAP-05 ใช้วิธี Restricted Tender เนื่องจากมูลค่าสัญญา THB 1.5M อยู่ในเกณฑ์ที่กำหนด กระบวนการจัดซื้อต้องได้รับการอนุมัติจาก SC ก่อนออก RFP และต้องมีผู้เสนอราคา ที่มีคุณสมบัติครบถ้วนอย่างน้อย 3 ราย</w:t>
      </w:r>
    </w:p>
    <w:p>
      <w:pPr>
        <w:spacing w:before="0" w:after="60"/>
        <w:ind w:left="600"/>
        <w:rPr/>
      </w:pPr>
      <w:r>
        <w:rPr>
          <w:b/>
          <w:bCs/>
          <w:sz w:val="22"/>
          <w:szCs w:val="22"/>
        </w:rPr>
        <w:t xml:space="preserve">Procurement method:  </w:t>
      </w:r>
      <w:r>
        <w:rPr>
          <w:sz w:val="22"/>
          <w:szCs w:val="22"/>
        </w:rPr>
        <w:t xml:space="preserve">Restricted Tender (value THB 1.5M; ≥3 qualified vendors required)</w:t>
      </w:r>
    </w:p>
    <w:p>
      <w:pPr>
        <w:spacing w:before="0" w:after="60"/>
        <w:ind w:left="600"/>
        <w:rPr/>
      </w:pPr>
      <w:r>
        <w:rPr>
          <w:b/>
          <w:bCs/>
          <w:sz w:val="22"/>
          <w:szCs w:val="22"/>
        </w:rPr>
        <w:t xml:space="preserve">Tender reference:  </w:t>
      </w:r>
      <w:r>
        <w:rPr>
          <w:sz w:val="22"/>
          <w:szCs w:val="22"/>
        </w:rPr>
        <w:t xml:space="preserve">RFP-GAP05-001</w:t>
      </w:r>
    </w:p>
    <w:p>
      <w:pPr>
        <w:spacing w:before="0" w:after="60"/>
        <w:ind w:left="600"/>
        <w:rPr/>
      </w:pPr>
      <w:r>
        <w:rPr>
          <w:b/>
          <w:bCs/>
          <w:sz w:val="22"/>
          <w:szCs w:val="22"/>
        </w:rPr>
        <w:t xml:space="preserve">Approval authority:  </w:t>
      </w:r>
      <w:r>
        <w:rPr>
          <w:sz w:val="22"/>
          <w:szCs w:val="22"/>
        </w:rPr>
        <w:t xml:space="preserve">Phase 2 Programme Director + SC Chair (SC-2032-XX mandate)</w:t>
      </w:r>
    </w:p>
    <w:p>
      <w:pPr>
        <w:spacing w:before="0" w:after="60"/>
        <w:ind w:left="600"/>
        <w:rPr/>
      </w:pPr>
      <w:r>
        <w:rPr>
          <w:b/>
          <w:bCs/>
          <w:sz w:val="22"/>
          <w:szCs w:val="22"/>
        </w:rPr>
        <w:t xml:space="preserve">Market approach:  </w:t>
      </w:r>
      <w:r>
        <w:rPr>
          <w:sz w:val="22"/>
          <w:szCs w:val="22"/>
        </w:rPr>
        <w:t xml:space="preserve">Pre-qualification questionnaire (PQQ) issued to AI/ML vendor longlist</w:t>
      </w:r>
    </w:p>
    <w:p>
      <w:pPr>
        <w:spacing w:before="0" w:after="60"/>
        <w:ind w:left="600"/>
        <w:rPr/>
      </w:pPr>
      <w:r>
        <w:rPr>
          <w:b/>
          <w:bCs/>
          <w:sz w:val="22"/>
          <w:szCs w:val="22"/>
        </w:rPr>
        <w:t xml:space="preserve">Procurement phases:  </w:t>
      </w:r>
      <w:r>
        <w:rPr>
          <w:sz w:val="22"/>
          <w:szCs w:val="22"/>
        </w:rPr>
        <w:t xml:space="preserve">Phase A — PQQ &amp; longlist (P2-M1, 2 weeks); Phase B — RFP issue &amp; response (P2-M1+2w to P2-M1+6w); Phase C — Evaluation &amp; shortlist (P2-M1+7w to P2-M1+9w); Phase D — Demo &amp; BAFO (P2-M1+10w to P2-M1+12w); Phase E — Award &amp; contract (P2-M2, week 13–16)</w:t>
      </w:r>
    </w:p>
    <w:p>
      <w:pPr>
        <w:spacing w:before="0" w:after="60"/>
        <w:ind w:left="600"/>
        <w:rPr/>
      </w:pPr>
      <w:r>
        <w:rPr>
          <w:b/>
          <w:bCs/>
          <w:sz w:val="22"/>
          <w:szCs w:val="22"/>
        </w:rPr>
        <w:t xml:space="preserve">Vendor longlist target:  </w:t>
      </w:r>
      <w:r>
        <w:rPr>
          <w:sz w:val="22"/>
          <w:szCs w:val="22"/>
        </w:rPr>
        <w:t xml:space="preserve">Minimum 5 vendors; AI generative design, interior design vertical preferred</w:t>
      </w:r>
    </w:p>
    <w:p>
      <w:pPr>
        <w:spacing w:before="0" w:after="60"/>
        <w:ind w:left="600"/>
        <w:rPr/>
      </w:pPr>
      <w:r>
        <w:rPr>
          <w:b/>
          <w:bCs/>
          <w:sz w:val="22"/>
          <w:szCs w:val="22"/>
        </w:rPr>
        <w:t xml:space="preserve">Module packaging:  </w:t>
      </w:r>
      <w:r>
        <w:rPr>
          <w:sz w:val="22"/>
          <w:szCs w:val="22"/>
        </w:rPr>
        <w:t xml:space="preserve">Single-vendor award preferred (AIE-001–005 integrated); split award permitted for AIE-003 (rendering) if integration SLA met</w:t>
      </w:r>
    </w:p>
    <w:p>
      <w:pPr>
        <w:spacing w:before="0" w:after="60"/>
        <w:ind w:left="600"/>
        <w:rPr/>
      </w:pPr>
      <w:r>
        <w:rPr>
          <w:b/>
          <w:bCs/>
          <w:sz w:val="22"/>
          <w:szCs w:val="22"/>
        </w:rPr>
        <w:t xml:space="preserve">Exclusions:  </w:t>
      </w:r>
      <w:r>
        <w:rPr>
          <w:sz w:val="22"/>
          <w:szCs w:val="22"/>
        </w:rPr>
        <w:t xml:space="preserve">Vendors with conflict of interest with MONOLITH DAPH clients; vendors unable to demonstrate 99.5% uptime SLA; vendors without ISO/IEC 27001 data security certification</w:t>
      </w:r>
    </w:p>
    <w:p>
      <w:pPr>
        <w:spacing w:before="0" w:after="60"/>
        <w:ind w:left="600" w:hanging="200"/>
        <w:rPr/>
      </w:pPr>
      <w:r>
        <w:rPr>
          <w:sz w:val="22"/>
          <w:szCs w:val="22"/>
        </w:rPr>
        <w:t xml:space="preserve">• AIE-001 Concept Generation: generative AI design concept creation from brief input</w:t>
      </w:r>
    </w:p>
    <w:p>
      <w:pPr>
        <w:spacing w:before="0" w:after="60"/>
        <w:ind w:left="600" w:hanging="200"/>
        <w:rPr/>
      </w:pPr>
      <w:r>
        <w:rPr>
          <w:sz w:val="22"/>
          <w:szCs w:val="22"/>
        </w:rPr>
        <w:t xml:space="preserve">• AIE-002 Style Transfer: automated style application across design deliverables</w:t>
      </w:r>
    </w:p>
    <w:p>
      <w:pPr>
        <w:spacing w:before="0" w:after="60"/>
        <w:ind w:left="600" w:hanging="200"/>
        <w:rPr/>
      </w:pPr>
      <w:r>
        <w:rPr>
          <w:sz w:val="22"/>
          <w:szCs w:val="22"/>
        </w:rPr>
        <w:t xml:space="preserve">• AIE-003 Asset Rendering: high-fidelity 3D render generation pipeline</w:t>
      </w:r>
    </w:p>
    <w:p>
      <w:pPr>
        <w:spacing w:before="0" w:after="60"/>
        <w:ind w:left="600" w:hanging="200"/>
        <w:rPr/>
      </w:pPr>
      <w:r>
        <w:rPr>
          <w:sz w:val="22"/>
          <w:szCs w:val="22"/>
        </w:rPr>
        <w:t xml:space="preserve">• AIE-004 Quality Assurance: automated AI output validation and scoring</w:t>
      </w:r>
    </w:p>
    <w:p>
      <w:pPr>
        <w:spacing w:before="0" w:after="60"/>
        <w:ind w:left="600" w:hanging="200"/>
        <w:rPr/>
      </w:pPr>
      <w:r>
        <w:rPr>
          <w:sz w:val="22"/>
          <w:szCs w:val="22"/>
        </w:rPr>
        <w:t xml:space="preserve">• AIE-005 Integration Gateway: API connector to Supabase, Atlas spatial, Signal event bus</w:t>
      </w:r>
    </w:p>
    <w:p>
      <w:pPr>
        <w:spacing w:before="200" w:after="80"/>
        <w:rPr/>
      </w:pPr>
      <w:r>
        <w:rPr>
          <w:b/>
          <w:bCs/>
          <w:sz w:val="28"/>
          <w:szCs w:val="28"/>
          <w:color w:val="2e75b6"/>
        </w:rPr>
        <w:t xml:space="preserve">51.3  เกณฑ์การประเมินผู้ขาย (Vendor Evaluation Criteria)</w:t>
      </w:r>
    </w:p>
    <w:p>
      <w:pPr>
        <w:spacing w:before="0" w:after="80"/>
        <w:ind w:left="400"/>
        <w:rPr/>
      </w:pPr>
      <w:r>
        <w:rPr>
          <w:sz w:val="24"/>
          <w:szCs w:val="24"/>
        </w:rPr>
        <w:t xml:space="preserve">เกณฑ์การประเมินผู้ขายแบ่งเป็น 4 หมวด โดยคะแนนรวม 100 คะแนน ผู้ขายต้องผ่านคะแนนขั้นต่ำ 70/100 เพื่อผ่านเข้าสู่รอบ Demo และ Best and Final Offer (BAFO)</w:t>
      </w:r>
    </w:p>
    <w:p>
      <w:pPr>
        <w:spacing w:before="0" w:after="60"/>
        <w:ind w:left="600"/>
        <w:rPr/>
      </w:pPr>
      <w:r>
        <w:rPr>
          <w:b/>
          <w:bCs/>
          <w:sz w:val="22"/>
          <w:szCs w:val="22"/>
        </w:rPr>
        <w:t xml:space="preserve">Minimum passing score:  </w:t>
      </w:r>
      <w:r>
        <w:rPr>
          <w:sz w:val="22"/>
          <w:szCs w:val="22"/>
        </w:rPr>
        <w:t xml:space="preserve">70 / 100 (technical + commercial combined)</w:t>
      </w:r>
    </w:p>
    <w:p>
      <w:pPr>
        <w:spacing w:before="0" w:after="60"/>
        <w:ind w:left="600"/>
        <w:rPr/>
      </w:pPr>
      <w:r>
        <w:rPr>
          <w:b/>
          <w:bCs/>
          <w:sz w:val="22"/>
          <w:szCs w:val="22"/>
        </w:rPr>
        <w:t xml:space="preserve">Criterion A — Technical capability (40 pts):  </w:t>
      </w:r>
      <w:r>
        <w:rPr>
          <w:sz w:val="22"/>
          <w:szCs w:val="22"/>
        </w:rPr>
        <w:t xml:space="preserve">AI model performance benchmarks (15 pts); integration compatibility with Supabase + event bus (10 pts); security &amp; data governance (ISO 27001) (8 pts); scalability &amp; API throughput ≥500 req/min (7 pts)</w:t>
      </w:r>
    </w:p>
    <w:p>
      <w:pPr>
        <w:spacing w:before="0" w:after="60"/>
        <w:ind w:left="600"/>
        <w:rPr/>
      </w:pPr>
      <w:r>
        <w:rPr>
          <w:b/>
          <w:bCs/>
          <w:sz w:val="22"/>
          <w:szCs w:val="22"/>
        </w:rPr>
        <w:t xml:space="preserve">Criterion B — Commercial (20 pts):  </w:t>
      </w:r>
      <w:r>
        <w:rPr>
          <w:sz w:val="22"/>
          <w:szCs w:val="22"/>
        </w:rPr>
        <w:t xml:space="preserve">Total cost of ownership within THB 1.5M (10 pts); payment milestone alignment (5 pts); pricing transparency &amp; no hidden costs (5 pts)</w:t>
      </w:r>
    </w:p>
    <w:p>
      <w:pPr>
        <w:spacing w:before="0" w:after="60"/>
        <w:ind w:left="600"/>
        <w:rPr/>
      </w:pPr>
      <w:r>
        <w:rPr>
          <w:b/>
          <w:bCs/>
          <w:sz w:val="22"/>
          <w:szCs w:val="22"/>
        </w:rPr>
        <w:t xml:space="preserve">Criterion C — Operational readiness (25 pts):  </w:t>
      </w:r>
      <w:r>
        <w:rPr>
          <w:sz w:val="22"/>
          <w:szCs w:val="22"/>
        </w:rPr>
        <w:t xml:space="preserve">SLA uptime guarantee ≥99.5% (10 pts); response time ≤200ms (P95) (8 pts); AI model accuracy ≥85% on DAPH test dataset (7 pts)</w:t>
      </w:r>
    </w:p>
    <w:p>
      <w:pPr>
        <w:spacing w:before="0" w:after="60"/>
        <w:ind w:left="600"/>
        <w:rPr/>
      </w:pPr>
      <w:r>
        <w:rPr>
          <w:b/>
          <w:bCs/>
          <w:sz w:val="22"/>
          <w:szCs w:val="22"/>
        </w:rPr>
        <w:t xml:space="preserve">Criterion D — Track record &amp; references (15 pts):  </w:t>
      </w:r>
      <w:r>
        <w:rPr>
          <w:sz w:val="22"/>
          <w:szCs w:val="22"/>
        </w:rPr>
        <w:t xml:space="preserve">Interior design / creative industry deployments (8 pts); client references ≥2 live implementations (4 pts); team qualifications &amp; Thai language support (3 pts)</w:t>
      </w:r>
    </w:p>
    <w:p>
      <w:pPr>
        <w:spacing w:before="0" w:after="60"/>
        <w:ind w:left="600"/>
        <w:rPr/>
      </w:pPr>
      <w:r>
        <w:rPr>
          <w:b/>
          <w:bCs/>
          <w:sz w:val="22"/>
          <w:szCs w:val="22"/>
        </w:rPr>
        <w:t xml:space="preserve">Disqualification criteria:  </w:t>
      </w:r>
      <w:r>
        <w:rPr>
          <w:sz w:val="22"/>
          <w:szCs w:val="22"/>
        </w:rPr>
        <w:t xml:space="preserve">Score &lt;40/70 on technical criteria; failure to provide proof of concept on AIE-001; commercial bid exceeds THB 1.5M ceiling; unable to meet P2-M3 UAT target date</w:t>
      </w:r>
    </w:p>
    <w:p>
      <w:pPr>
        <w:spacing w:before="0" w:after="60"/>
        <w:ind w:left="600"/>
        <w:rPr/>
      </w:pPr>
      <w:r>
        <w:rPr>
          <w:b/>
          <w:bCs/>
          <w:sz w:val="22"/>
          <w:szCs w:val="22"/>
        </w:rPr>
        <w:t xml:space="preserve">Evaluation panel:  </w:t>
      </w:r>
      <w:r>
        <w:rPr>
          <w:sz w:val="22"/>
          <w:szCs w:val="22"/>
        </w:rPr>
        <w:t xml:space="preserve">Aria (chair, technical lead); Nova (AI QA assessor); Signal (integration assessor); Core (governance); Ledger (commercial/finance)</w:t>
      </w:r>
    </w:p>
    <w:p>
      <w:pPr>
        <w:spacing w:before="0" w:after="60"/>
        <w:ind w:left="600"/>
        <w:rPr/>
      </w:pPr>
      <w:r>
        <w:rPr>
          <w:b/>
          <w:bCs/>
          <w:sz w:val="22"/>
          <w:szCs w:val="22"/>
        </w:rPr>
        <w:t xml:space="preserve">Conflict of interest:  </w:t>
      </w:r>
      <w:r>
        <w:rPr>
          <w:sz w:val="22"/>
          <w:szCs w:val="22"/>
        </w:rPr>
        <w:t xml:space="preserve">Panel members must declare and recuse per SC governance rules (S43)</w:t>
      </w:r>
    </w:p>
    <w:p>
      <w:pPr>
        <w:spacing w:before="200" w:after="80"/>
        <w:rPr/>
      </w:pPr>
      <w:r>
        <w:rPr>
          <w:b/>
          <w:bCs/>
          <w:sz w:val="28"/>
          <w:szCs w:val="28"/>
          <w:color w:val="2e75b6"/>
        </w:rPr>
        <w:t xml:space="preserve">51.4  กรอบ RFP (RFP Framework — RFP-GAP05-001)</w:t>
      </w:r>
    </w:p>
    <w:p>
      <w:pPr>
        <w:spacing w:before="0" w:after="80"/>
        <w:ind w:left="400"/>
        <w:rPr/>
      </w:pPr>
      <w:r>
        <w:rPr>
          <w:sz w:val="24"/>
          <w:szCs w:val="24"/>
        </w:rPr>
        <w:t xml:space="preserve">เอกสาร RFP-GAP05-001 คือชุดเอกสารประกวดราคาหลักสำหรับ GAP-05 AI Creative Engine ประกอบด้วย 3 ส่วนหลัก: Technical Proposal, Proof of Concept (PoC), และ Commercial Proposal ผู้ขายต้องส่งเอกสารครบทั้ง 3 ส่วนภายในกำหนดเวลาที่ระบุ</w:t>
      </w:r>
    </w:p>
    <w:p>
      <w:pPr>
        <w:spacing w:before="0" w:after="60"/>
        <w:ind w:left="600"/>
        <w:rPr/>
      </w:pPr>
      <w:r>
        <w:rPr>
          <w:b/>
          <w:bCs/>
          <w:sz w:val="22"/>
          <w:szCs w:val="22"/>
        </w:rPr>
        <w:t xml:space="preserve">Document reference:  </w:t>
      </w:r>
      <w:r>
        <w:rPr>
          <w:sz w:val="22"/>
          <w:szCs w:val="22"/>
        </w:rPr>
        <w:t xml:space="preserve">RFP-GAP05-001</w:t>
      </w:r>
    </w:p>
    <w:p>
      <w:pPr>
        <w:spacing w:before="0" w:after="60"/>
        <w:ind w:left="600"/>
        <w:rPr/>
      </w:pPr>
      <w:r>
        <w:rPr>
          <w:b/>
          <w:bCs/>
          <w:sz w:val="22"/>
          <w:szCs w:val="22"/>
        </w:rPr>
        <w:t xml:space="preserve">Issue date:  </w:t>
      </w:r>
      <w:r>
        <w:rPr>
          <w:sz w:val="22"/>
          <w:szCs w:val="22"/>
        </w:rPr>
        <w:t xml:space="preserve">P2-M1 + 2 weeks (target Q1 2033 week 3)</w:t>
      </w:r>
    </w:p>
    <w:p>
      <w:pPr>
        <w:spacing w:before="0" w:after="60"/>
        <w:ind w:left="600"/>
        <w:rPr/>
      </w:pPr>
      <w:r>
        <w:rPr>
          <w:b/>
          <w:bCs/>
          <w:sz w:val="22"/>
          <w:szCs w:val="22"/>
        </w:rPr>
        <w:t xml:space="preserve">Submission deadline:  </w:t>
      </w:r>
      <w:r>
        <w:rPr>
          <w:sz w:val="22"/>
          <w:szCs w:val="22"/>
        </w:rPr>
        <w:t xml:space="preserve">P2-M1 + 6 weeks (4-week response window)</w:t>
      </w:r>
    </w:p>
    <w:p>
      <w:pPr>
        <w:spacing w:before="0" w:after="60"/>
        <w:ind w:left="600"/>
        <w:rPr/>
      </w:pPr>
      <w:r>
        <w:rPr>
          <w:b/>
          <w:bCs/>
          <w:sz w:val="22"/>
          <w:szCs w:val="22"/>
        </w:rPr>
        <w:t xml:space="preserve">Clarification window:  </w:t>
      </w:r>
      <w:r>
        <w:rPr>
          <w:sz w:val="22"/>
          <w:szCs w:val="22"/>
        </w:rPr>
        <w:t xml:space="preserve">P2-M1 + 2w to P2-M1 + 4w (Q&amp;A period; responses published to all bidders)</w:t>
      </w:r>
    </w:p>
    <w:p>
      <w:pPr>
        <w:spacing w:before="0" w:after="60"/>
        <w:ind w:left="600"/>
        <w:rPr/>
      </w:pPr>
      <w:r>
        <w:rPr>
          <w:b/>
          <w:bCs/>
          <w:sz w:val="22"/>
          <w:szCs w:val="22"/>
        </w:rPr>
        <w:t xml:space="preserve">Technical Proposal requirements:  </w:t>
      </w:r>
      <w:r>
        <w:rPr>
          <w:sz w:val="22"/>
          <w:szCs w:val="22"/>
        </w:rPr>
        <w:t xml:space="preserve">AI model architecture description; benchmark results on standard datasets; AIE-001–005 module delivery plan; security &amp; compliance certifications; team CV and experience; proposed SLA commitments</w:t>
      </w:r>
    </w:p>
    <w:p>
      <w:pPr>
        <w:spacing w:before="0" w:after="60"/>
        <w:ind w:left="600"/>
        <w:rPr/>
      </w:pPr>
      <w:r>
        <w:rPr>
          <w:b/>
          <w:bCs/>
          <w:sz w:val="22"/>
          <w:szCs w:val="22"/>
        </w:rPr>
        <w:t xml:space="preserve">Proof of Concept (PoC) requirements:  </w:t>
      </w:r>
      <w:r>
        <w:rPr>
          <w:sz w:val="22"/>
          <w:szCs w:val="22"/>
        </w:rPr>
        <w:t xml:space="preserve">Live demonstration of AIE-001 Concept Generation on DAPH sample brief; AIE-002 style transfer on 3 reference interior design images; API response time log (minimum 50 requests, P95 ≤200ms); PoC acceptance criteria: AI output scored ≥3.5/5 by Aria panel</w:t>
      </w:r>
    </w:p>
    <w:p>
      <w:pPr>
        <w:spacing w:before="0" w:after="60"/>
        <w:ind w:left="600"/>
        <w:rPr/>
      </w:pPr>
      <w:r>
        <w:rPr>
          <w:b/>
          <w:bCs/>
          <w:sz w:val="22"/>
          <w:szCs w:val="22"/>
        </w:rPr>
        <w:t xml:space="preserve">Commercial Proposal requirements:  </w:t>
      </w:r>
      <w:r>
        <w:rPr>
          <w:sz w:val="22"/>
          <w:szCs w:val="22"/>
        </w:rPr>
        <w:t xml:space="preserve">Itemised pricing per module AIE-001–005; milestone payment schedule (30/40/30 split); ongoing maintenance and support costs (Year 2+); THB pricing; VAT-inclusive total</w:t>
      </w:r>
    </w:p>
    <w:p>
      <w:pPr>
        <w:spacing w:before="0" w:after="60"/>
        <w:ind w:left="600"/>
        <w:rPr/>
      </w:pPr>
      <w:r>
        <w:rPr>
          <w:b/>
          <w:bCs/>
          <w:sz w:val="22"/>
          <w:szCs w:val="22"/>
        </w:rPr>
        <w:t xml:space="preserve">Submission format:  </w:t>
      </w:r>
      <w:r>
        <w:rPr>
          <w:sz w:val="22"/>
          <w:szCs w:val="22"/>
        </w:rPr>
        <w:t xml:space="preserve">Sealed digital submission via designated SC procurement portal; PDF + native editable</w:t>
      </w:r>
    </w:p>
    <w:p>
      <w:pPr>
        <w:spacing w:before="0" w:after="60"/>
        <w:ind w:left="600"/>
        <w:rPr/>
      </w:pPr>
      <w:r>
        <w:rPr>
          <w:b/>
          <w:bCs/>
          <w:sz w:val="22"/>
          <w:szCs w:val="22"/>
        </w:rPr>
        <w:t xml:space="preserve">Late submissions:  </w:t>
      </w:r>
      <w:r>
        <w:rPr>
          <w:sz w:val="22"/>
          <w:szCs w:val="22"/>
        </w:rPr>
        <w:t xml:space="preserve">Not accepted; automatic disqualification</w:t>
      </w:r>
    </w:p>
    <w:p>
      <w:pPr>
        <w:spacing w:before="0" w:after="60"/>
        <w:ind w:left="600"/>
        <w:rPr/>
      </w:pPr>
      <w:r>
        <w:rPr>
          <w:b/>
          <w:bCs/>
          <w:sz w:val="22"/>
          <w:szCs w:val="22"/>
        </w:rPr>
        <w:t xml:space="preserve">RFP evaluation timeline:  </w:t>
      </w:r>
      <w:r>
        <w:rPr>
          <w:sz w:val="22"/>
          <w:szCs w:val="22"/>
        </w:rPr>
        <w:t xml:space="preserve">Week 1–2: administrative compliance check (Aria + Core); Week 3–4: technical scoring (Aria, Nova, Signal); Week 5: commercial scoring (Ledger); Week 6: consolidated scorecards + shortlist recommendation to Programme Director</w:t>
      </w:r>
    </w:p>
    <w:p>
      <w:pPr>
        <w:spacing w:before="200" w:after="80"/>
        <w:rPr/>
      </w:pPr>
      <w:r>
        <w:rPr>
          <w:b/>
          <w:bCs/>
          <w:sz w:val="28"/>
          <w:szCs w:val="28"/>
          <w:color w:val="2e75b6"/>
        </w:rPr>
        <w:t xml:space="preserve">51.5  กระบวนการคัดเลือก 5 ขั้นตอน (5-Stage Selection Process)</w:t>
      </w:r>
    </w:p>
    <w:p>
      <w:pPr>
        <w:spacing w:before="0" w:after="80"/>
        <w:ind w:left="400"/>
        <w:rPr/>
      </w:pPr>
      <w:r>
        <w:rPr>
          <w:sz w:val="24"/>
          <w:szCs w:val="24"/>
        </w:rPr>
        <w:t xml:space="preserve">กระบวนการคัดเลือกผู้ขาย GAP-05 ประกอบด้วย 5 ขั้นตอนเพื่อให้ได้ผู้ขายที่มีคุณภาพสูงสุด ในงบประมาณที่กำหนด แต่ละขั้นตอนมีเกณฑ์ Pass/Fail หรือ Minimum Score ที่ชัดเจน</w:t>
      </w:r>
    </w:p>
    <w:p>
      <w:pPr>
        <w:spacing w:before="0" w:after="60"/>
        <w:ind w:left="600"/>
        <w:rPr/>
      </w:pPr>
      <w:r>
        <w:rPr>
          <w:b/>
          <w:bCs/>
          <w:sz w:val="22"/>
          <w:szCs w:val="22"/>
        </w:rPr>
        <w:t xml:space="preserve">Stage 1 — Administrative Screening:  </w:t>
      </w:r>
      <w:r>
        <w:rPr>
          <w:sz w:val="22"/>
          <w:szCs w:val="22"/>
        </w:rPr>
        <w:t xml:space="preserve">Mandatory pass/fail; checklist: complete submission package, valid entity registration, ISO/IEC 27001 certificate, no conflict of interest declaration, signed non-disclosure agreement; Timeline: P2-M1+6w to P2-M1+7w; Outcome: qualified / disqualified</w:t>
      </w:r>
    </w:p>
    <w:p>
      <w:pPr>
        <w:spacing w:before="0" w:after="60"/>
        <w:ind w:left="600"/>
        <w:rPr/>
      </w:pPr>
      <w:r>
        <w:rPr>
          <w:b/>
          <w:bCs/>
          <w:sz w:val="22"/>
          <w:szCs w:val="22"/>
        </w:rPr>
        <w:t xml:space="preserve">Stage 2 — Technical Evaluation:  </w:t>
      </w:r>
      <w:r>
        <w:rPr>
          <w:sz w:val="22"/>
          <w:szCs w:val="22"/>
        </w:rPr>
        <w:t xml:space="preserve">Scoring against Criteria A + C + D (maximum 80 pts combined); minimum score to advance: 56/80 (70%); conducted by evaluation panel with independent moderation; Timeline: P2-M1+7w to P2-M1+9w</w:t>
      </w:r>
    </w:p>
    <w:p>
      <w:pPr>
        <w:spacing w:before="0" w:after="60"/>
        <w:ind w:left="600"/>
        <w:rPr/>
      </w:pPr>
      <w:r>
        <w:rPr>
          <w:b/>
          <w:bCs/>
          <w:sz w:val="22"/>
          <w:szCs w:val="22"/>
        </w:rPr>
        <w:t xml:space="preserve">Stage 3 — Shortlist Demonstration:  </w:t>
      </w:r>
      <w:r>
        <w:rPr>
          <w:sz w:val="22"/>
          <w:szCs w:val="22"/>
        </w:rPr>
        <w:t xml:space="preserve">Maximum 2 vendors shortlisted; live PoC demonstration to full evaluation panel + Programme Director; PoC scored by Aria-led panel (3.5/5 minimum acceptance); Vendor Q&amp;A session (30 min per vendor); Timeline: P2-M1+10w (2-day vendor demo event)</w:t>
      </w:r>
    </w:p>
    <w:p>
      <w:pPr>
        <w:spacing w:before="0" w:after="60"/>
        <w:ind w:left="600"/>
        <w:rPr/>
      </w:pPr>
      <w:r>
        <w:rPr>
          <w:b/>
          <w:bCs/>
          <w:sz w:val="22"/>
          <w:szCs w:val="22"/>
        </w:rPr>
        <w:t xml:space="preserve">Stage 4 — Best and Final Offer (BAFO):  </w:t>
      </w:r>
      <w:r>
        <w:rPr>
          <w:sz w:val="22"/>
          <w:szCs w:val="22"/>
        </w:rPr>
        <w:t xml:space="preserve">Shortlisted vendors submit revised commercial proposal; clarification of SLA commitments; negotiation window: 5 business days; final consolidated scorecard: Technical (70%) + Commercial (30%) weighted; Timeline: P2-M1+11w to P2-M1+12w</w:t>
      </w:r>
    </w:p>
    <w:p>
      <w:pPr>
        <w:spacing w:before="0" w:after="60"/>
        <w:ind w:left="600"/>
        <w:rPr/>
      </w:pPr>
      <w:r>
        <w:rPr>
          <w:b/>
          <w:bCs/>
          <w:sz w:val="22"/>
          <w:szCs w:val="22"/>
        </w:rPr>
        <w:t xml:space="preserve">Stage 5 — SC Endorsement &amp; Award:  </w:t>
      </w:r>
      <w:r>
        <w:rPr>
          <w:sz w:val="22"/>
          <w:szCs w:val="22"/>
        </w:rPr>
        <w:t xml:space="preserve">Programme Director recommendation report to SC; SC endorsement required (SC-2032-XX mandate); contract award letter issued within 5 business days of SC endorsement; contract execution: P2-M2 target; Timeline: P2-M2 (Q2 2033)</w:t>
      </w:r>
    </w:p>
    <w:p>
      <w:pPr>
        <w:spacing w:before="0" w:after="60"/>
        <w:ind w:left="600"/>
        <w:rPr/>
      </w:pPr>
      <w:r>
        <w:rPr>
          <w:b/>
          <w:bCs/>
          <w:sz w:val="22"/>
          <w:szCs w:val="22"/>
        </w:rPr>
        <w:t xml:space="preserve">Award criteria:  </w:t>
      </w:r>
      <w:r>
        <w:rPr>
          <w:sz w:val="22"/>
          <w:szCs w:val="22"/>
        </w:rPr>
        <w:t xml:space="preserve">Highest combined score (technical 70% + commercial 30%), subject to PoC acceptance</w:t>
      </w:r>
    </w:p>
    <w:p>
      <w:pPr>
        <w:spacing w:before="0" w:after="60"/>
        <w:ind w:left="600"/>
        <w:rPr/>
      </w:pPr>
      <w:r>
        <w:rPr>
          <w:b/>
          <w:bCs/>
          <w:sz w:val="22"/>
          <w:szCs w:val="22"/>
        </w:rPr>
        <w:t xml:space="preserve">Tie-break:  </w:t>
      </w:r>
      <w:r>
        <w:rPr>
          <w:sz w:val="22"/>
          <w:szCs w:val="22"/>
        </w:rPr>
        <w:t xml:space="preserve">Aria panel qualitative assessment of vendor AI model roadmap and long-term partnership fit</w:t>
      </w:r>
    </w:p>
    <w:p>
      <w:pPr>
        <w:spacing w:before="0" w:after="60"/>
        <w:ind w:left="600"/>
        <w:rPr/>
      </w:pPr>
      <w:r>
        <w:rPr>
          <w:b/>
          <w:bCs/>
          <w:sz w:val="22"/>
          <w:szCs w:val="22"/>
        </w:rPr>
        <w:t xml:space="preserve">No-award clause:  </w:t>
      </w:r>
      <w:r>
        <w:rPr>
          <w:sz w:val="22"/>
          <w:szCs w:val="22"/>
        </w:rPr>
        <w:t xml:space="preserve">If no vendor achieves minimum 70/100, RFP may be re-issued with revised scope; Programme Director reports to SC within 10 business days</w:t>
      </w:r>
    </w:p>
    <w:p>
      <w:pPr>
        <w:spacing w:before="200" w:after="80"/>
        <w:rPr/>
      </w:pPr>
      <w:r>
        <w:rPr>
          <w:b/>
          <w:bCs/>
          <w:sz w:val="28"/>
          <w:szCs w:val="28"/>
          <w:color w:val="2e75b6"/>
        </w:rPr>
        <w:t xml:space="preserve">51.6  การบริหารสัญญาและ SLA KPI (Contract Management &amp; SLA KPIs)</w:t>
      </w:r>
    </w:p>
    <w:p>
      <w:pPr>
        <w:spacing w:before="0" w:after="80"/>
        <w:ind w:left="400"/>
        <w:rPr/>
      </w:pPr>
      <w:r>
        <w:rPr>
          <w:sz w:val="24"/>
          <w:szCs w:val="24"/>
        </w:rPr>
        <w:t xml:space="preserve">สัญญา GAP-05 AI Creative Engine เป็น Time-and-Materials Contract พร้อม Milestone Payments กำหนด SLA KPI ที่ชัดเจนเพื่อให้ Aria และทีมสามารถกำกับดูแลผู้ขายได้ตลอดช่วงสัญญา และมีบทปรับในกรณีที่ผู้ขายไม่ปฏิบัติตามเงื่อนไข</w:t>
      </w:r>
    </w:p>
    <w:p>
      <w:pPr>
        <w:spacing w:before="0" w:after="60"/>
        <w:ind w:left="600"/>
        <w:rPr/>
      </w:pPr>
      <w:r>
        <w:rPr>
          <w:b/>
          <w:bCs/>
          <w:sz w:val="22"/>
          <w:szCs w:val="22"/>
        </w:rPr>
        <w:t xml:space="preserve">Contract type:  </w:t>
      </w:r>
      <w:r>
        <w:rPr>
          <w:sz w:val="22"/>
          <w:szCs w:val="22"/>
        </w:rPr>
        <w:t xml:space="preserve">Time-and-Materials with fixed milestone deliverables and SLA KPIs</w:t>
      </w:r>
    </w:p>
    <w:p>
      <w:pPr>
        <w:spacing w:before="0" w:after="60"/>
        <w:ind w:left="600"/>
        <w:rPr/>
      </w:pPr>
      <w:r>
        <w:rPr>
          <w:b/>
          <w:bCs/>
          <w:sz w:val="22"/>
          <w:szCs w:val="22"/>
        </w:rPr>
        <w:t xml:space="preserve">Contract value:  </w:t>
      </w:r>
      <w:r>
        <w:rPr>
          <w:sz w:val="22"/>
          <w:szCs w:val="22"/>
        </w:rPr>
        <w:t xml:space="preserve">THB 1.5M (ceiling price; variations require Programme Director approval)</w:t>
      </w:r>
    </w:p>
    <w:p>
      <w:pPr>
        <w:spacing w:before="0" w:after="60"/>
        <w:ind w:left="600"/>
        <w:rPr/>
      </w:pPr>
      <w:r>
        <w:rPr>
          <w:b/>
          <w:bCs/>
          <w:sz w:val="22"/>
          <w:szCs w:val="22"/>
        </w:rPr>
        <w:t xml:space="preserve">Payment schedule:  </w:t>
      </w:r>
      <w:r>
        <w:rPr>
          <w:sz w:val="22"/>
          <w:szCs w:val="22"/>
        </w:rPr>
        <w:t xml:space="preserve">30% on contract award (P2-M2); 40% on UAT acceptance (P2-M3); 30% on go-live and Phase 2 milestone sign-off (P2-M4)</w:t>
      </w:r>
    </w:p>
    <w:p>
      <w:pPr>
        <w:spacing w:before="0" w:after="60"/>
        <w:ind w:left="600"/>
        <w:rPr/>
      </w:pPr>
      <w:r>
        <w:rPr>
          <w:b/>
          <w:bCs/>
          <w:sz w:val="22"/>
          <w:szCs w:val="22"/>
        </w:rPr>
        <w:t xml:space="preserve">Contract duration:  </w:t>
      </w:r>
      <w:r>
        <w:rPr>
          <w:sz w:val="22"/>
          <w:szCs w:val="22"/>
        </w:rPr>
        <w:t xml:space="preserve">6 months delivery + 12 months warranty/support from go-live</w:t>
      </w:r>
    </w:p>
    <w:p>
      <w:pPr>
        <w:spacing w:before="0" w:after="60"/>
        <w:ind w:left="600"/>
        <w:rPr/>
      </w:pPr>
      <w:r>
        <w:rPr>
          <w:b/>
          <w:bCs/>
          <w:sz w:val="22"/>
          <w:szCs w:val="22"/>
        </w:rPr>
        <w:t xml:space="preserve">SLA KPI — Uptime:  </w:t>
      </w:r>
      <w:r>
        <w:rPr>
          <w:sz w:val="22"/>
          <w:szCs w:val="22"/>
        </w:rPr>
        <w:t xml:space="preserve">≥99.5% monthly uptime for AIE-001–005 services</w:t>
      </w:r>
    </w:p>
    <w:p>
      <w:pPr>
        <w:spacing w:before="0" w:after="60"/>
        <w:ind w:left="600"/>
        <w:rPr/>
      </w:pPr>
      <w:r>
        <w:rPr>
          <w:b/>
          <w:bCs/>
          <w:sz w:val="22"/>
          <w:szCs w:val="22"/>
        </w:rPr>
        <w:t xml:space="preserve">SLA KPI — Response time:  </w:t>
      </w:r>
      <w:r>
        <w:rPr>
          <w:sz w:val="22"/>
          <w:szCs w:val="22"/>
        </w:rPr>
        <w:t xml:space="preserve">P95 ≤200ms for API calls; P99 ≤500ms</w:t>
      </w:r>
    </w:p>
    <w:p>
      <w:pPr>
        <w:spacing w:before="0" w:after="60"/>
        <w:ind w:left="600"/>
        <w:rPr/>
      </w:pPr>
      <w:r>
        <w:rPr>
          <w:b/>
          <w:bCs/>
          <w:sz w:val="22"/>
          <w:szCs w:val="22"/>
        </w:rPr>
        <w:t xml:space="preserve">SLA KPI — AI model accuracy:  </w:t>
      </w:r>
      <w:r>
        <w:rPr>
          <w:sz w:val="22"/>
          <w:szCs w:val="22"/>
        </w:rPr>
        <w:t xml:space="preserve">≥85% on DAPH production dataset (monthly benchmark by Nova)</w:t>
      </w:r>
    </w:p>
    <w:p>
      <w:pPr>
        <w:spacing w:before="0" w:after="60"/>
        <w:ind w:left="600"/>
        <w:rPr/>
      </w:pPr>
      <w:r>
        <w:rPr>
          <w:b/>
          <w:bCs/>
          <w:sz w:val="22"/>
          <w:szCs w:val="22"/>
        </w:rPr>
        <w:t xml:space="preserve">SLA KPI — Error rate:  </w:t>
      </w:r>
      <w:r>
        <w:rPr>
          <w:sz w:val="22"/>
          <w:szCs w:val="22"/>
        </w:rPr>
        <w:t xml:space="preserve">≤0.5% failed AI generation requests per 10,000 calls</w:t>
      </w:r>
    </w:p>
    <w:p>
      <w:pPr>
        <w:spacing w:before="0" w:after="60"/>
        <w:ind w:left="600"/>
        <w:rPr/>
      </w:pPr>
      <w:r>
        <w:rPr>
          <w:b/>
          <w:bCs/>
          <w:sz w:val="22"/>
          <w:szCs w:val="22"/>
        </w:rPr>
        <w:t xml:space="preserve">SLA KPI — Security:  </w:t>
      </w:r>
      <w:r>
        <w:rPr>
          <w:sz w:val="22"/>
          <w:szCs w:val="22"/>
        </w:rPr>
        <w:t xml:space="preserve">Zero critical vulnerabilities (CVSS ≥7.0) in quarterly pen-test</w:t>
      </w:r>
    </w:p>
    <w:p>
      <w:pPr>
        <w:spacing w:before="0" w:after="60"/>
        <w:ind w:left="600"/>
        <w:rPr/>
      </w:pPr>
      <w:r>
        <w:rPr>
          <w:b/>
          <w:bCs/>
          <w:sz w:val="22"/>
          <w:szCs w:val="22"/>
        </w:rPr>
        <w:t xml:space="preserve">Penalty — Uptime breach:  </w:t>
      </w:r>
      <w:r>
        <w:rPr>
          <w:sz w:val="22"/>
          <w:szCs w:val="22"/>
        </w:rPr>
        <w:t xml:space="preserve">0.5% of monthly contract value per 0.1% below 99.5% threshold; cap at 5% per month; 3 consecutive months breach triggers termination review</w:t>
      </w:r>
    </w:p>
    <w:p>
      <w:pPr>
        <w:spacing w:before="0" w:after="60"/>
        <w:ind w:left="600"/>
        <w:rPr/>
      </w:pPr>
      <w:r>
        <w:rPr>
          <w:b/>
          <w:bCs/>
          <w:sz w:val="22"/>
          <w:szCs w:val="22"/>
        </w:rPr>
        <w:t xml:space="preserve">Penalty — Delay beyond P2-M3:  </w:t>
      </w:r>
      <w:r>
        <w:rPr>
          <w:sz w:val="22"/>
          <w:szCs w:val="22"/>
        </w:rPr>
        <w:t xml:space="preserve">0.5% of contract value per week delay; cap at 10%; delay &gt;8 weeks triggers SC notification and contract review</w:t>
      </w:r>
    </w:p>
    <w:p>
      <w:pPr>
        <w:spacing w:before="0" w:after="60"/>
        <w:ind w:left="600"/>
        <w:rPr/>
      </w:pPr>
      <w:r>
        <w:rPr>
          <w:b/>
          <w:bCs/>
          <w:sz w:val="22"/>
          <w:szCs w:val="22"/>
        </w:rPr>
        <w:t xml:space="preserve">Governance — Contract manager:  </w:t>
      </w:r>
      <w:r>
        <w:rPr>
          <w:sz w:val="22"/>
          <w:szCs w:val="22"/>
        </w:rPr>
        <w:t xml:space="preserve">Aria (primary); Core (governance oversight); Ledger (financial monitoring)</w:t>
      </w:r>
    </w:p>
    <w:p>
      <w:pPr>
        <w:spacing w:before="0" w:after="60"/>
        <w:ind w:left="600"/>
        <w:rPr/>
      </w:pPr>
      <w:r>
        <w:rPr>
          <w:b/>
          <w:bCs/>
          <w:sz w:val="22"/>
          <w:szCs w:val="22"/>
        </w:rPr>
        <w:t xml:space="preserve">Reporting cycle:  </w:t>
      </w:r>
      <w:r>
        <w:rPr>
          <w:sz w:val="22"/>
          <w:szCs w:val="22"/>
        </w:rPr>
        <w:t xml:space="preserve">Monthly vendor SLA report to Aria; quarterly review to Programme Director; milestone gate reviews at P2-M2, P2-M3, P2-M4</w:t>
      </w:r>
    </w:p>
    <w:p>
      <w:pPr>
        <w:spacing w:before="0" w:after="60"/>
        <w:ind w:left="600"/>
        <w:rPr/>
      </w:pPr>
      <w:r>
        <w:rPr>
          <w:b/>
          <w:bCs/>
          <w:sz w:val="22"/>
          <w:szCs w:val="22"/>
        </w:rPr>
        <w:t xml:space="preserve">Change management:  </w:t>
      </w:r>
      <w:r>
        <w:rPr>
          <w:sz w:val="22"/>
          <w:szCs w:val="22"/>
        </w:rPr>
        <w:t xml:space="preserve">Scope changes &gt;THB 50,000 require Programme Director approval; &gt;THB 200,000 require SC approval; change requests documented in src/gap05/change-log/</w:t>
      </w:r>
    </w:p>
    <w:p>
      <w:pPr>
        <w:spacing w:before="0" w:after="60"/>
        <w:ind w:left="600"/>
        <w:rPr/>
      </w:pPr>
      <w:r>
        <w:rPr>
          <w:b/>
          <w:bCs/>
          <w:sz w:val="22"/>
          <w:szCs w:val="22"/>
        </w:rPr>
        <w:t xml:space="preserve">Termination for convenience:  </w:t>
      </w:r>
      <w:r>
        <w:rPr>
          <w:sz w:val="22"/>
          <w:szCs w:val="22"/>
        </w:rPr>
        <w:t xml:space="preserve">30 days written notice; pro-rata payment for work completed</w:t>
      </w:r>
    </w:p>
    <w:p>
      <w:pPr>
        <w:spacing w:before="0" w:after="60"/>
        <w:ind w:left="600"/>
        <w:rPr/>
      </w:pPr>
      <w:r>
        <w:rPr>
          <w:b/>
          <w:bCs/>
          <w:sz w:val="22"/>
          <w:szCs w:val="22"/>
        </w:rPr>
        <w:t xml:space="preserve">Intellectual property:  </w:t>
      </w:r>
      <w:r>
        <w:rPr>
          <w:sz w:val="22"/>
          <w:szCs w:val="22"/>
        </w:rPr>
        <w:t xml:space="preserve">All AI models, training data derivatives, and integration code developed under contract are MONOLITH DAPH property; vendor retains pre-existing IP; joint IP to be agreed in Schedule C of contract</w:t>
      </w:r>
    </w:p>
    <w:p>
      <w:pPr>
        <w:spacing w:before="0" w:after="60"/>
        <w:ind w:left="600"/>
        <w:rPr/>
      </w:pPr>
      <w:r>
        <w:rPr>
          <w:b/>
          <w:bCs/>
          <w:sz w:val="22"/>
          <w:szCs w:val="22"/>
        </w:rPr>
        <w:t xml:space="preserve">Data governance:  </w:t>
      </w:r>
      <w:r>
        <w:rPr>
          <w:sz w:val="22"/>
          <w:szCs w:val="22"/>
        </w:rPr>
        <w:t xml:space="preserve">All DAPH client design data processed by AI engine governed by Data Processing Agreement (DPA); vendor must not use DAPH data for model training without explicit consent; data residency: Thailand or Singapore only</w:t>
      </w:r>
    </w:p>
    <w:p>
      <w:pPr>
        <w:spacing w:before="200" w:after="80"/>
        <w:rPr/>
      </w:pPr>
      <w:r>
        <w:rPr>
          <w:b/>
          <w:bCs/>
          <w:sz w:val="28"/>
          <w:szCs w:val="28"/>
          <w:color w:val="2e75b6"/>
        </w:rPr>
        <w:t xml:space="preserve">51.7  รายการตรวจสอบความพร้อมการจัดซื้อ Phase 2 (Procurement Readiness Checklist)</w:t>
      </w:r>
    </w:p>
    <w:p>
      <w:pPr>
        <w:spacing w:before="0" w:after="80"/>
        <w:ind w:left="400"/>
        <w:rPr/>
      </w:pPr>
      <w:r>
        <w:rPr>
          <w:sz w:val="24"/>
          <w:szCs w:val="24"/>
        </w:rPr>
        <w:t xml:space="preserve">รายการตรวจสอบ P2-CHK-01 ถึง P2-CHK-08 ต้องได้รับการยืนยันจาก Programme Director และ Aria ก่อนออก RFP-GAP05-001 รายการทุกข้อต้องมีสถานะ COMPLETE ก่อนเริ่ม Phase B ของกระบวนการจัดซื้อ</w:t>
      </w:r>
    </w:p>
    <w:p>
      <w:pPr>
        <w:spacing w:before="0" w:after="60"/>
        <w:ind w:left="600" w:hanging="200"/>
        <w:rPr/>
      </w:pPr>
      <w:r>
        <w:rPr>
          <w:sz w:val="22"/>
          <w:szCs w:val="22"/>
        </w:rPr>
        <w:t xml:space="preserve">• P2-CHK-01: SC-2032-XX mandate verified and countersigned by SC Chair + Programme Director</w:t>
      </w:r>
    </w:p>
    <w:p>
      <w:pPr>
        <w:spacing w:before="0" w:after="60"/>
        <w:ind w:left="600" w:hanging="200"/>
        <w:rPr/>
      </w:pPr>
      <w:r>
        <w:rPr>
          <w:sz w:val="22"/>
          <w:szCs w:val="22"/>
        </w:rPr>
        <w:t xml:space="preserve">• P2-CHK-02: Phase 2 budget THB 1.5M for GAP-05 confirmed in Phase 2 allocation (S50.4)</w:t>
      </w:r>
    </w:p>
    <w:p>
      <w:pPr>
        <w:spacing w:before="0" w:after="60"/>
        <w:ind w:left="600" w:hanging="200"/>
        <w:rPr/>
      </w:pPr>
      <w:r>
        <w:rPr>
          <w:sz w:val="22"/>
          <w:szCs w:val="22"/>
        </w:rPr>
        <w:t xml:space="preserve">• P2-CHK-03: AIE-001–005 technical specifications finalised and approved by Aria + Nova</w:t>
      </w:r>
    </w:p>
    <w:p>
      <w:pPr>
        <w:spacing w:before="0" w:after="60"/>
        <w:ind w:left="600" w:hanging="200"/>
        <w:rPr/>
      </w:pPr>
      <w:r>
        <w:rPr>
          <w:sz w:val="22"/>
          <w:szCs w:val="22"/>
        </w:rPr>
        <w:t xml:space="preserve">• P2-CHK-04: RFP-GAP05-001 document reviewed by Core (governance) and Ledger (finance)</w:t>
      </w:r>
    </w:p>
    <w:p>
      <w:pPr>
        <w:spacing w:before="0" w:after="60"/>
        <w:ind w:left="600" w:hanging="200"/>
        <w:rPr/>
      </w:pPr>
      <w:r>
        <w:rPr>
          <w:sz w:val="22"/>
          <w:szCs w:val="22"/>
        </w:rPr>
        <w:t xml:space="preserve">• P2-CHK-05: Evaluation panel constituted — Aria (chair), Nova, Signal, Core, Ledger — conflicts declared</w:t>
      </w:r>
    </w:p>
    <w:p>
      <w:pPr>
        <w:spacing w:before="0" w:after="60"/>
        <w:ind w:left="600" w:hanging="200"/>
        <w:rPr/>
      </w:pPr>
      <w:r>
        <w:rPr>
          <w:sz w:val="22"/>
          <w:szCs w:val="22"/>
        </w:rPr>
        <w:t xml:space="preserve">• P2-CHK-06: Legal review of contract template and DPA complete (external legal counsel)</w:t>
      </w:r>
    </w:p>
    <w:p>
      <w:pPr>
        <w:spacing w:before="0" w:after="60"/>
        <w:ind w:left="600" w:hanging="200"/>
        <w:rPr/>
      </w:pPr>
      <w:r>
        <w:rPr>
          <w:sz w:val="22"/>
          <w:szCs w:val="22"/>
        </w:rPr>
        <w:t xml:space="preserve">• P2-CHK-07: Vendor longlist ≥5 candidates identified and pre-qualified by Aria</w:t>
      </w:r>
    </w:p>
    <w:p>
      <w:pPr>
        <w:spacing w:before="0" w:after="60"/>
        <w:ind w:left="600" w:hanging="200"/>
        <w:rPr/>
      </w:pPr>
      <w:r>
        <w:rPr>
          <w:sz w:val="22"/>
          <w:szCs w:val="22"/>
        </w:rPr>
        <w:t xml:space="preserve">• P2-CHK-08: UAT acceptance criteria for AIE-001–005 defined and approved by Aria + Programme Director</w:t>
      </w:r>
    </w:p>
    <w:p>
      <w:pPr>
        <w:spacing w:before="0" w:after="60"/>
        <w:ind w:left="600"/>
        <w:rPr/>
      </w:pPr>
      <w:r>
        <w:rPr>
          <w:b/>
          <w:bCs/>
          <w:sz w:val="22"/>
          <w:szCs w:val="22"/>
        </w:rPr>
        <w:t xml:space="preserve">Readiness gate authority:  </w:t>
      </w:r>
      <w:r>
        <w:rPr>
          <w:sz w:val="22"/>
          <w:szCs w:val="22"/>
        </w:rPr>
        <w:t xml:space="preserve">Phase 2 Programme Director co-sign with Aria before RFP issue</w:t>
      </w:r>
    </w:p>
    <w:p>
      <w:pPr>
        <w:spacing w:before="0" w:after="60"/>
        <w:ind w:left="600"/>
        <w:rPr/>
      </w:pPr>
      <w:r>
        <w:rPr>
          <w:b/>
          <w:bCs/>
          <w:sz w:val="22"/>
          <w:szCs w:val="22"/>
        </w:rPr>
        <w:t xml:space="preserve">Target readiness date:  </w:t>
      </w:r>
      <w:r>
        <w:rPr>
          <w:sz w:val="22"/>
          <w:szCs w:val="22"/>
        </w:rPr>
        <w:t xml:space="preserve">P2-M1 + 2 weeks (within 2 weeks of Phase 2 kickoff Q1 2033)</w:t>
      </w:r>
    </w:p>
    <w:p>
      <w:pPr>
        <w:spacing w:before="0" w:after="60"/>
        <w:ind w:left="600"/>
        <w:rPr/>
      </w:pPr>
      <w:r>
        <w:rPr>
          <w:b/>
          <w:bCs/>
          <w:sz w:val="22"/>
          <w:szCs w:val="22"/>
        </w:rPr>
        <w:t xml:space="preserve">Non-compliance:  </w:t>
      </w:r>
      <w:r>
        <w:rPr>
          <w:sz w:val="22"/>
          <w:szCs w:val="22"/>
        </w:rPr>
        <w:t xml:space="preserve">Any INCOMPLETE checklist item blocks RFP issue; escalation to SC Chair</w:t>
      </w:r>
    </w:p>
    <w:p>
      <w:pPr>
        <w:spacing w:before="0" w:after="60"/>
        <w:ind w:left="600"/>
        <w:rPr/>
      </w:pPr>
      <w:r>
        <w:rPr>
          <w:b/>
          <w:bCs/>
          <w:sz w:val="22"/>
          <w:szCs w:val="22"/>
        </w:rPr>
        <w:t xml:space="preserve">Post-award checklist:  </w:t>
      </w:r>
      <w:r>
        <w:rPr>
          <w:sz w:val="22"/>
          <w:szCs w:val="22"/>
        </w:rPr>
        <w:t xml:space="preserve">P2-CHK-09: Vendor onboarding complete (access credentials, environments); P2-CHK-10: Development environment AIE-001–005 scaffolding verified by Signal; P2-CHK-11: KPI monitoring dashboard active (Nova); P2-CHK-12: DPA countersigned and filed (Core)</w:t>
      </w:r>
    </w:p>
    <w:p>
      <w:pPr>
        <w:spacing w:before="320" w:after="100"/>
        <w:rPr/>
      </w:pPr>
      <w:r>
        <w:rPr>
          <w:b/>
          <w:bCs/>
          <w:sz w:val="36"/>
          <w:szCs w:val="36"/>
          <w:color w:val="1f2d5a"/>
        </w:rPr>
        <w:t xml:space="preserve">Section 52 — Phase 2 Vendor Onboarding &amp; Integration Protocol</w:t>
      </w:r>
    </w:p>
    <w:p>
      <w:pPr>
        <w:spacing w:before="200" w:after="80"/>
        <w:rPr/>
      </w:pPr>
      <w:r>
        <w:rPr>
          <w:b/>
          <w:bCs/>
          <w:sz w:val="28"/>
          <w:szCs w:val="28"/>
          <w:color w:val="2e75b6"/>
        </w:rPr>
        <w:t xml:space="preserve">52.1 Overview &amp; Scope</w:t>
      </w:r>
    </w:p>
    <w:p>
      <w:pPr>
        <w:spacing w:before="0" w:after="80"/>
        <w:ind w:left="400"/>
        <w:rPr/>
      </w:pPr>
      <w:r>
        <w:rPr>
          <w:sz w:val="24"/>
          <w:szCs w:val="24"/>
        </w:rPr>
        <w:t xml:space="preserve">This section defines the end-to-end Vendor Onboarding &amp; Integration Protocol applicable to the selected AI Creative Engine (GAP-05) vendor following award of RFP-GAP05-001. The protocol governs all onboarding activities from contract execution through to production go-live and the 90-day hypercare period, covering five AI Engine modules: AIE-001 (Concept Generator), AIE-002 (Style Harmoniser), AIE-003 (Material Specifier), AIE-004 (Mood Board Assembler), and AIE-005 (Client Presentation Renderer).</w:t>
      </w:r>
    </w:p>
    <w:p>
      <w:pPr>
        <w:spacing w:before="0" w:after="60"/>
        <w:ind w:left="600"/>
        <w:rPr/>
      </w:pPr>
      <w:r>
        <w:rPr>
          <w:b/>
          <w:bCs/>
          <w:sz w:val="22"/>
          <w:szCs w:val="22"/>
        </w:rPr>
        <w:t xml:space="preserve">Protocol reference:  </w:t>
      </w:r>
      <w:r>
        <w:rPr>
          <w:sz w:val="22"/>
          <w:szCs w:val="22"/>
        </w:rPr>
        <w:t xml:space="preserve">MONOLITH-S52-ONB-001 v1.0</w:t>
      </w:r>
    </w:p>
    <w:p>
      <w:pPr>
        <w:spacing w:before="0" w:after="60"/>
        <w:ind w:left="600"/>
        <w:rPr/>
      </w:pPr>
      <w:r>
        <w:rPr>
          <w:b/>
          <w:bCs/>
          <w:sz w:val="22"/>
          <w:szCs w:val="22"/>
        </w:rPr>
        <w:t xml:space="preserve">Applicable gap:  </w:t>
      </w:r>
      <w:r>
        <w:rPr>
          <w:sz w:val="22"/>
          <w:szCs w:val="22"/>
        </w:rPr>
        <w:t xml:space="preserve">GAP-05 — AI Creative Engine (Phase 2)</w:t>
      </w:r>
    </w:p>
    <w:p>
      <w:pPr>
        <w:spacing w:before="0" w:after="60"/>
        <w:ind w:left="600"/>
        <w:rPr/>
      </w:pPr>
      <w:r>
        <w:rPr>
          <w:b/>
          <w:bCs/>
          <w:sz w:val="22"/>
          <w:szCs w:val="22"/>
        </w:rPr>
        <w:t xml:space="preserve">Trigger event:  </w:t>
      </w:r>
      <w:r>
        <w:rPr>
          <w:sz w:val="22"/>
          <w:szCs w:val="22"/>
        </w:rPr>
        <w:t xml:space="preserve">RFP-GAP05-001 contract award (target Q1 2033)</w:t>
      </w:r>
    </w:p>
    <w:p>
      <w:pPr>
        <w:spacing w:before="0" w:after="60"/>
        <w:ind w:left="600"/>
        <w:rPr/>
      </w:pPr>
      <w:r>
        <w:rPr>
          <w:b/>
          <w:bCs/>
          <w:sz w:val="22"/>
          <w:szCs w:val="22"/>
        </w:rPr>
        <w:t xml:space="preserve">Owner:  </w:t>
      </w:r>
      <w:r>
        <w:rPr>
          <w:sz w:val="22"/>
          <w:szCs w:val="22"/>
        </w:rPr>
        <w:t xml:space="preserve">Phase 2 Programme Director</w:t>
      </w:r>
    </w:p>
    <w:p>
      <w:pPr>
        <w:spacing w:before="0" w:after="60"/>
        <w:ind w:left="600"/>
        <w:rPr/>
      </w:pPr>
      <w:r>
        <w:rPr>
          <w:b/>
          <w:bCs/>
          <w:sz w:val="22"/>
          <w:szCs w:val="22"/>
        </w:rPr>
        <w:t xml:space="preserve">Co-owners:  </w:t>
      </w:r>
      <w:r>
        <w:rPr>
          <w:sz w:val="22"/>
          <w:szCs w:val="22"/>
        </w:rPr>
        <w:t xml:space="preserve">Signal (Technology Integration Lead), Aria (Procurement &amp; Compliance Lead)</w:t>
      </w:r>
    </w:p>
    <w:p>
      <w:pPr>
        <w:spacing w:before="0" w:after="60"/>
        <w:ind w:left="600"/>
        <w:rPr/>
      </w:pPr>
      <w:r>
        <w:rPr>
          <w:b/>
          <w:bCs/>
          <w:sz w:val="22"/>
          <w:szCs w:val="22"/>
        </w:rPr>
        <w:t xml:space="preserve">Protocol status:  </w:t>
      </w:r>
      <w:r>
        <w:rPr>
          <w:sz w:val="22"/>
          <w:szCs w:val="22"/>
        </w:rPr>
        <w:t xml:space="preserve">Active — Phase 2 Activation</w:t>
      </w:r>
    </w:p>
    <w:p>
      <w:pPr>
        <w:spacing w:before="0" w:after="80"/>
        <w:ind w:left="400"/>
        <w:rPr/>
      </w:pPr>
      <w:r>
        <w:rPr>
          <w:sz w:val="24"/>
          <w:szCs w:val="24"/>
        </w:rPr>
        <w:t xml:space="preserve">The protocol is divided into six operational phases: (1) Pre-Onboarding Requirements, (2) System Integration Protocol, (3) Testing &amp; Acceptance Criteria, (4) Go-Live Protocol, (5) Post-Integration Support, and (6) Vendor Integration Readiness Checklist V-CHK-01–12. Completion of each phase gate is mandatory before progression to the next.</w:t>
      </w:r>
    </w:p>
    <w:p>
      <w:pPr>
        <w:spacing w:before="200" w:after="80"/>
        <w:rPr/>
      </w:pPr>
      <w:r>
        <w:rPr>
          <w:b/>
          <w:bCs/>
          <w:sz w:val="28"/>
          <w:szCs w:val="28"/>
          <w:color w:val="2e75b6"/>
        </w:rPr>
        <w:t xml:space="preserve">52.2 Pre-Onboarding Requirements</w:t>
      </w:r>
    </w:p>
    <w:p>
      <w:pPr>
        <w:spacing w:before="0" w:after="80"/>
        <w:ind w:left="400"/>
        <w:rPr/>
      </w:pPr>
      <w:r>
        <w:rPr>
          <w:sz w:val="24"/>
          <w:szCs w:val="24"/>
        </w:rPr>
        <w:t xml:space="preserve">The following pre-onboarding requirements must be completed within 10 business days of contract execution. The Phase 2 Programme Director is responsible for tracking completion against the V-CHK-01–04 readiness gates.</w:t>
      </w:r>
    </w:p>
    <w:p>
      <w:pPr>
        <w:spacing w:before="0" w:after="60"/>
        <w:ind w:left="600"/>
        <w:rPr/>
      </w:pPr>
      <w:r>
        <w:rPr>
          <w:b/>
          <w:bCs/>
          <w:sz w:val="22"/>
          <w:szCs w:val="22"/>
        </w:rPr>
        <w:t xml:space="preserve">V-CHK-01 — Contract &amp; Legal:  </w:t>
      </w:r>
      <w:r>
        <w:rPr>
          <w:sz w:val="22"/>
          <w:szCs w:val="22"/>
        </w:rPr>
        <w:t xml:space="preserve">Executed MSA, SOW, and DPA countersigned; IP ownership schedules attached</w:t>
      </w:r>
    </w:p>
    <w:p>
      <w:pPr>
        <w:spacing w:before="0" w:after="60"/>
        <w:ind w:left="600"/>
        <w:rPr/>
      </w:pPr>
      <w:r>
        <w:rPr>
          <w:b/>
          <w:bCs/>
          <w:sz w:val="22"/>
          <w:szCs w:val="22"/>
        </w:rPr>
        <w:t xml:space="preserve">V-CHK-02 — NDA &amp; Data Classification:  </w:t>
      </w:r>
      <w:r>
        <w:rPr>
          <w:sz w:val="22"/>
          <w:szCs w:val="22"/>
        </w:rPr>
        <w:t xml:space="preserve">NDA executed; MONOLITH data classification policy briefing completed by vendor team</w:t>
      </w:r>
    </w:p>
    <w:p>
      <w:pPr>
        <w:spacing w:before="0" w:after="60"/>
        <w:ind w:left="600"/>
        <w:rPr/>
      </w:pPr>
      <w:r>
        <w:rPr>
          <w:b/>
          <w:bCs/>
          <w:sz w:val="22"/>
          <w:szCs w:val="22"/>
        </w:rPr>
        <w:t xml:space="preserve">V-CHK-03 — Access Provisioning:  </w:t>
      </w:r>
      <w:r>
        <w:rPr>
          <w:sz w:val="22"/>
          <w:szCs w:val="22"/>
        </w:rPr>
        <w:t xml:space="preserve">VPN credentials, repository access, and MONOLITH sandbox environment provisioned by Signal</w:t>
      </w:r>
    </w:p>
    <w:p>
      <w:pPr>
        <w:spacing w:before="0" w:after="60"/>
        <w:ind w:left="600"/>
        <w:rPr/>
      </w:pPr>
      <w:r>
        <w:rPr>
          <w:b/>
          <w:bCs/>
          <w:sz w:val="22"/>
          <w:szCs w:val="22"/>
        </w:rPr>
        <w:t xml:space="preserve">V-CHK-04 — Environment Setup:  </w:t>
      </w:r>
      <w:r>
        <w:rPr>
          <w:sz w:val="22"/>
          <w:szCs w:val="22"/>
        </w:rPr>
        <w:t xml:space="preserve">Vendor development environment verified against MONOLITH infrastructure spec v2.5; AIE-001–005 scaffolding confirmed</w:t>
      </w:r>
    </w:p>
    <w:p>
      <w:pPr>
        <w:spacing w:before="0" w:after="80"/>
        <w:ind w:left="400"/>
        <w:rPr/>
      </w:pPr>
      <w:r>
        <w:rPr>
          <w:sz w:val="24"/>
          <w:szCs w:val="24"/>
        </w:rPr>
        <w:t xml:space="preserve">Documentation package required from vendor at pre-onboarding gate:</w:t>
      </w:r>
    </w:p>
    <w:p>
      <w:pPr>
        <w:spacing w:before="0" w:after="60"/>
        <w:ind w:left="600" w:hanging="200"/>
        <w:rPr/>
      </w:pPr>
      <w:r>
        <w:rPr>
          <w:sz w:val="22"/>
          <w:szCs w:val="22"/>
        </w:rPr>
        <w:t xml:space="preserve">• Company registration certificate and relevant professional liability insurance</w:t>
      </w:r>
    </w:p>
    <w:p>
      <w:pPr>
        <w:spacing w:before="0" w:after="60"/>
        <w:ind w:left="600" w:hanging="200"/>
        <w:rPr/>
      </w:pPr>
      <w:r>
        <w:rPr>
          <w:sz w:val="22"/>
          <w:szCs w:val="22"/>
        </w:rPr>
        <w:t xml:space="preserve">• Technical team CVs for all personnel with production system access</w:t>
      </w:r>
    </w:p>
    <w:p>
      <w:pPr>
        <w:spacing w:before="0" w:after="60"/>
        <w:ind w:left="600" w:hanging="200"/>
        <w:rPr/>
      </w:pPr>
      <w:r>
        <w:rPr>
          <w:sz w:val="22"/>
          <w:szCs w:val="22"/>
        </w:rPr>
        <w:t xml:space="preserve">• Security posture declaration: ISO 27001 or equivalent certification</w:t>
      </w:r>
    </w:p>
    <w:p>
      <w:pPr>
        <w:spacing w:before="0" w:after="60"/>
        <w:ind w:left="600" w:hanging="200"/>
        <w:rPr/>
      </w:pPr>
      <w:r>
        <w:rPr>
          <w:sz w:val="22"/>
          <w:szCs w:val="22"/>
        </w:rPr>
        <w:t xml:space="preserve">• Data residency confirmation: all processing within Thailand or approved jurisdictions per PDPA</w:t>
      </w:r>
    </w:p>
    <w:p>
      <w:pPr>
        <w:spacing w:before="0" w:after="60"/>
        <w:ind w:left="600" w:hanging="200"/>
        <w:rPr/>
      </w:pPr>
      <w:r>
        <w:rPr>
          <w:sz w:val="22"/>
          <w:szCs w:val="22"/>
        </w:rPr>
        <w:t xml:space="preserve">• Emergency contact matrix: 24/7 escalation contacts for all AIE-001–005 module leads</w:t>
      </w:r>
    </w:p>
    <w:p>
      <w:pPr>
        <w:spacing w:before="0" w:after="60"/>
        <w:ind w:left="600"/>
        <w:rPr/>
      </w:pPr>
      <w:r>
        <w:rPr>
          <w:b/>
          <w:bCs/>
          <w:sz w:val="22"/>
          <w:szCs w:val="22"/>
        </w:rPr>
        <w:t xml:space="preserve">Pre-onboarding gate authority:  </w:t>
      </w:r>
      <w:r>
        <w:rPr>
          <w:sz w:val="22"/>
          <w:szCs w:val="22"/>
        </w:rPr>
        <w:t xml:space="preserve">Aria (Procurement &amp; Compliance Lead) must countersign before Phase Gate 1 is released</w:t>
      </w:r>
    </w:p>
    <w:p>
      <w:pPr>
        <w:spacing w:before="0" w:after="60"/>
        <w:ind w:left="600"/>
        <w:rPr/>
      </w:pPr>
      <w:r>
        <w:rPr>
          <w:b/>
          <w:bCs/>
          <w:sz w:val="22"/>
          <w:szCs w:val="22"/>
        </w:rPr>
        <w:t xml:space="preserve">Deadline:  </w:t>
      </w:r>
      <w:r>
        <w:rPr>
          <w:sz w:val="22"/>
          <w:szCs w:val="22"/>
        </w:rPr>
        <w:t xml:space="preserve">10 business days post contract execution; non-compliance triggers SC escalation</w:t>
      </w:r>
    </w:p>
    <w:p>
      <w:pPr>
        <w:spacing w:before="200" w:after="80"/>
        <w:rPr/>
      </w:pPr>
      <w:r>
        <w:rPr>
          <w:b/>
          <w:bCs/>
          <w:sz w:val="28"/>
          <w:szCs w:val="28"/>
          <w:color w:val="2e75b6"/>
        </w:rPr>
        <w:t xml:space="preserve">52.3 System Integration Protocol (AIE-001–005)</w:t>
      </w:r>
    </w:p>
    <w:p>
      <w:pPr>
        <w:spacing w:before="0" w:after="80"/>
        <w:ind w:left="400"/>
        <w:rPr/>
      </w:pPr>
      <w:r>
        <w:rPr>
          <w:sz w:val="24"/>
          <w:szCs w:val="24"/>
        </w:rPr>
        <w:t xml:space="preserve">The system integration phase covers API endpoint registration, authentication handshake, data flow validation, and inter-module dependency mapping for all five AIE modules. Integration must follow the MONOLITH API Gateway specification v2.5 managed by Signal.</w:t>
      </w:r>
    </w:p>
    <w:p>
      <w:pPr>
        <w:spacing w:before="0" w:after="60"/>
        <w:ind w:left="600"/>
        <w:rPr/>
      </w:pPr>
      <w:r>
        <w:rPr>
          <w:b/>
          <w:bCs/>
          <w:sz w:val="22"/>
          <w:szCs w:val="22"/>
        </w:rPr>
        <w:t xml:space="preserve">AIE-001 Concept Generator:  </w:t>
      </w:r>
      <w:r>
        <w:rPr>
          <w:sz w:val="22"/>
          <w:szCs w:val="22"/>
        </w:rPr>
        <w:t xml:space="preserve">REST endpoint registration; input schema: project brief JSON + brand palette; output: concept variants array; latency SLA ≤3s p95</w:t>
      </w:r>
    </w:p>
    <w:p>
      <w:pPr>
        <w:spacing w:before="0" w:after="60"/>
        <w:ind w:left="600"/>
        <w:rPr/>
      </w:pPr>
      <w:r>
        <w:rPr>
          <w:b/>
          <w:bCs/>
          <w:sz w:val="22"/>
          <w:szCs w:val="22"/>
        </w:rPr>
        <w:t xml:space="preserve">AIE-002 Style Harmoniser:  </w:t>
      </w:r>
      <w:r>
        <w:rPr>
          <w:sz w:val="22"/>
          <w:szCs w:val="22"/>
        </w:rPr>
        <w:t xml:space="preserve">GraphQL integration; input: concept variant IDs; output: style taxonomy mapping; dependency: AIE-001 output required</w:t>
      </w:r>
    </w:p>
    <w:p>
      <w:pPr>
        <w:spacing w:before="0" w:after="60"/>
        <w:ind w:left="600"/>
        <w:rPr/>
      </w:pPr>
      <w:r>
        <w:rPr>
          <w:b/>
          <w:bCs/>
          <w:sz w:val="22"/>
          <w:szCs w:val="22"/>
        </w:rPr>
        <w:t xml:space="preserve">AIE-003 Material Specifier:  </w:t>
      </w:r>
      <w:r>
        <w:rPr>
          <w:sz w:val="22"/>
          <w:szCs w:val="22"/>
        </w:rPr>
        <w:t xml:space="preserve">Webhook-based push model; input: style taxonomy + budget envelope; output: material specification XLSX; dependency: AIE-002</w:t>
      </w:r>
    </w:p>
    <w:p>
      <w:pPr>
        <w:spacing w:before="0" w:after="60"/>
        <w:ind w:left="600"/>
        <w:rPr/>
      </w:pPr>
      <w:r>
        <w:rPr>
          <w:b/>
          <w:bCs/>
          <w:sz w:val="22"/>
          <w:szCs w:val="22"/>
        </w:rPr>
        <w:t xml:space="preserve">AIE-004 Mood Board Assembler:  </w:t>
      </w:r>
      <w:r>
        <w:rPr>
          <w:sz w:val="22"/>
          <w:szCs w:val="22"/>
        </w:rPr>
        <w:t xml:space="preserve">Batch API; input: AIE-001–003 outputs; output: mood board package (PDF + asset bundle); SLA ≤30s per board</w:t>
      </w:r>
    </w:p>
    <w:p>
      <w:pPr>
        <w:spacing w:before="0" w:after="60"/>
        <w:ind w:left="600"/>
        <w:rPr/>
      </w:pPr>
      <w:r>
        <w:rPr>
          <w:b/>
          <w:bCs/>
          <w:sz w:val="22"/>
          <w:szCs w:val="22"/>
        </w:rPr>
        <w:t xml:space="preserve">AIE-005 Client Presentation Renderer:  </w:t>
      </w:r>
      <w:r>
        <w:rPr>
          <w:sz w:val="22"/>
          <w:szCs w:val="22"/>
        </w:rPr>
        <w:t xml:space="preserve">Streaming API; input: mood board package; output: interactive HTML5 presentation; SLA ≤60s first render</w:t>
      </w:r>
    </w:p>
    <w:p>
      <w:pPr>
        <w:spacing w:before="0" w:after="80"/>
        <w:ind w:left="400"/>
        <w:rPr/>
      </w:pPr>
      <w:r>
        <w:rPr>
          <w:sz w:val="24"/>
          <w:szCs w:val="24"/>
        </w:rPr>
        <w:t xml:space="preserve">Authentication &amp; Security requirements for all AIE modules:</w:t>
      </w:r>
    </w:p>
    <w:p>
      <w:pPr>
        <w:spacing w:before="0" w:after="60"/>
        <w:ind w:left="600" w:hanging="200"/>
        <w:rPr/>
      </w:pPr>
      <w:r>
        <w:rPr>
          <w:sz w:val="22"/>
          <w:szCs w:val="22"/>
        </w:rPr>
        <w:t xml:space="preserve">• OAuth 2.0 client credentials flow; tokens issued by MONOLITH identity provider (managed by Core)</w:t>
      </w:r>
    </w:p>
    <w:p>
      <w:pPr>
        <w:spacing w:before="0" w:after="60"/>
        <w:ind w:left="600" w:hanging="200"/>
        <w:rPr/>
      </w:pPr>
      <w:r>
        <w:rPr>
          <w:sz w:val="22"/>
          <w:szCs w:val="22"/>
        </w:rPr>
        <w:t xml:space="preserve">• All API traffic encrypted via TLS 1.3; certificate pinning required for production endpoints</w:t>
      </w:r>
    </w:p>
    <w:p>
      <w:pPr>
        <w:spacing w:before="0" w:after="60"/>
        <w:ind w:left="600" w:hanging="200"/>
        <w:rPr/>
      </w:pPr>
      <w:r>
        <w:rPr>
          <w:sz w:val="22"/>
          <w:szCs w:val="22"/>
        </w:rPr>
        <w:t xml:space="preserve">• Rate limiting: 100 requests/minute per AIE module in production; burst allowance 150/minute for 60 seconds</w:t>
      </w:r>
    </w:p>
    <w:p>
      <w:pPr>
        <w:spacing w:before="0" w:after="60"/>
        <w:ind w:left="600" w:hanging="200"/>
        <w:rPr/>
      </w:pPr>
      <w:r>
        <w:rPr>
          <w:sz w:val="22"/>
          <w:szCs w:val="22"/>
        </w:rPr>
        <w:t xml:space="preserve">• Audit logging: all API calls logged to MONOLITH SIEM (Nexus) with requestor ID, timestamp, input hash, and response code</w:t>
      </w:r>
    </w:p>
    <w:p>
      <w:pPr>
        <w:spacing w:before="0" w:after="60"/>
        <w:ind w:left="600" w:hanging="200"/>
        <w:rPr/>
      </w:pPr>
      <w:r>
        <w:rPr>
          <w:sz w:val="22"/>
          <w:szCs w:val="22"/>
        </w:rPr>
        <w:t xml:space="preserve">• Data payload encryption: AES-256 at rest; all client project data classified as CONFIDENTIAL</w:t>
      </w:r>
    </w:p>
    <w:p>
      <w:pPr>
        <w:spacing w:before="0" w:after="60"/>
        <w:ind w:left="600"/>
        <w:rPr/>
      </w:pPr>
      <w:r>
        <w:rPr>
          <w:b/>
          <w:bCs/>
          <w:sz w:val="22"/>
          <w:szCs w:val="22"/>
        </w:rPr>
        <w:t xml:space="preserve">Integration sign-off authority:  </w:t>
      </w:r>
      <w:r>
        <w:rPr>
          <w:sz w:val="22"/>
          <w:szCs w:val="22"/>
        </w:rPr>
        <w:t xml:space="preserve">Signal (Technology Integration Lead) must approve all endpoint registrations before UAT begins</w:t>
      </w:r>
    </w:p>
    <w:p>
      <w:pPr>
        <w:spacing w:before="0" w:after="60"/>
        <w:ind w:left="600"/>
        <w:rPr/>
      </w:pPr>
      <w:r>
        <w:rPr>
          <w:b/>
          <w:bCs/>
          <w:sz w:val="22"/>
          <w:szCs w:val="22"/>
        </w:rPr>
        <w:t xml:space="preserve">Integration target:  </w:t>
      </w:r>
      <w:r>
        <w:rPr>
          <w:sz w:val="22"/>
          <w:szCs w:val="22"/>
        </w:rPr>
        <w:t xml:space="preserve">V-CHK-05 and V-CHK-06 completed within 15 business days of pre-onboarding gate approval</w:t>
      </w:r>
    </w:p>
    <w:p>
      <w:pPr>
        <w:spacing w:before="200" w:after="80"/>
        <w:rPr/>
      </w:pPr>
      <w:r>
        <w:rPr>
          <w:b/>
          <w:bCs/>
          <w:sz w:val="28"/>
          <w:szCs w:val="28"/>
          <w:color w:val="2e75b6"/>
        </w:rPr>
        <w:t xml:space="preserve">52.4 Testing &amp; Acceptance Criteria</w:t>
      </w:r>
    </w:p>
    <w:p>
      <w:pPr>
        <w:spacing w:before="0" w:after="80"/>
        <w:ind w:left="400"/>
        <w:rPr/>
      </w:pPr>
      <w:r>
        <w:rPr>
          <w:sz w:val="24"/>
          <w:szCs w:val="24"/>
        </w:rPr>
        <w:t xml:space="preserve">Testing follows a two-track approach: System Integration Testing (SIT) validating inter-module data flows, and User Acceptance Testing (UAT) validating end-to-end creative workflow output quality against MONOLITH design standards.</w:t>
      </w:r>
    </w:p>
    <w:p>
      <w:pPr>
        <w:spacing w:before="0" w:after="60"/>
        <w:ind w:left="600"/>
        <w:rPr/>
      </w:pPr>
      <w:r>
        <w:rPr>
          <w:b/>
          <w:bCs/>
          <w:sz w:val="22"/>
          <w:szCs w:val="22"/>
        </w:rPr>
        <w:t xml:space="preserve">V-CHK-05 — SIT Pass:  </w:t>
      </w:r>
      <w:r>
        <w:rPr>
          <w:sz w:val="22"/>
          <w:szCs w:val="22"/>
        </w:rPr>
        <w:t xml:space="preserve">All AIE-001–005 modules pass automated integration test suite (≥98% pass rate); no P1/P2 defects open at SIT sign-off</w:t>
      </w:r>
    </w:p>
    <w:p>
      <w:pPr>
        <w:spacing w:before="0" w:after="60"/>
        <w:ind w:left="600"/>
        <w:rPr/>
      </w:pPr>
      <w:r>
        <w:rPr>
          <w:b/>
          <w:bCs/>
          <w:sz w:val="22"/>
          <w:szCs w:val="22"/>
        </w:rPr>
        <w:t xml:space="preserve">V-CHK-06 — Performance Benchmarks:  </w:t>
      </w:r>
      <w:r>
        <w:rPr>
          <w:sz w:val="22"/>
          <w:szCs w:val="22"/>
        </w:rPr>
        <w:t xml:space="preserve">AIE-001 ≤3s p95; AIE-002 ≤5s p95; AIE-003 ≤10s p95; AIE-004 ≤30s p95; AIE-005 ≤60s first render — verified under 50 concurrent sessions</w:t>
      </w:r>
    </w:p>
    <w:p>
      <w:pPr>
        <w:spacing w:before="0" w:after="60"/>
        <w:ind w:left="600"/>
        <w:rPr/>
      </w:pPr>
      <w:r>
        <w:rPr>
          <w:b/>
          <w:bCs/>
          <w:sz w:val="22"/>
          <w:szCs w:val="22"/>
        </w:rPr>
        <w:t xml:space="preserve">V-CHK-07 — UAT Pass:  </w:t>
      </w:r>
      <w:r>
        <w:rPr>
          <w:sz w:val="22"/>
          <w:szCs w:val="22"/>
        </w:rPr>
        <w:t xml:space="preserve">10 representative client project briefs processed end-to-end; output quality scored ≥4.0/5.0 by MONOLITH design panel (Aria + 2 senior designers)</w:t>
      </w:r>
    </w:p>
    <w:p>
      <w:pPr>
        <w:spacing w:before="0" w:after="80"/>
        <w:ind w:left="400"/>
        <w:rPr/>
      </w:pPr>
      <w:r>
        <w:rPr>
          <w:sz w:val="24"/>
          <w:szCs w:val="24"/>
        </w:rPr>
        <w:t xml:space="preserve">UAT acceptance criteria per module:</w:t>
      </w:r>
    </w:p>
    <w:p>
      <w:pPr>
        <w:spacing w:before="0" w:after="60"/>
        <w:ind w:left="600" w:hanging="200"/>
        <w:rPr/>
      </w:pPr>
      <w:r>
        <w:rPr>
          <w:sz w:val="22"/>
          <w:szCs w:val="22"/>
        </w:rPr>
        <w:t xml:space="preserve">• AIE-001: Concept variants must demonstrate brand guideline compliance ≥90% as assessed by Aria</w:t>
      </w:r>
    </w:p>
    <w:p>
      <w:pPr>
        <w:spacing w:before="0" w:after="60"/>
        <w:ind w:left="600" w:hanging="200"/>
        <w:rPr/>
      </w:pPr>
      <w:r>
        <w:rPr>
          <w:sz w:val="22"/>
          <w:szCs w:val="22"/>
        </w:rPr>
        <w:t xml:space="preserve">• AIE-002: Style taxonomy outputs must align with MONOLITH style library v2.5 categories ≥85% match rate</w:t>
      </w:r>
    </w:p>
    <w:p>
      <w:pPr>
        <w:spacing w:before="0" w:after="60"/>
        <w:ind w:left="600" w:hanging="200"/>
        <w:rPr/>
      </w:pPr>
      <w:r>
        <w:rPr>
          <w:sz w:val="22"/>
          <w:szCs w:val="22"/>
        </w:rPr>
        <w:t xml:space="preserve">• AIE-003: Material specifications must reference valid SKUs from MONOLITH approved supplier catalogue</w:t>
      </w:r>
    </w:p>
    <w:p>
      <w:pPr>
        <w:spacing w:before="0" w:after="60"/>
        <w:ind w:left="600" w:hanging="200"/>
        <w:rPr/>
      </w:pPr>
      <w:r>
        <w:rPr>
          <w:sz w:val="22"/>
          <w:szCs w:val="22"/>
        </w:rPr>
        <w:t xml:space="preserve">• AIE-004: Mood board visual quality score ≥4.0/5.0 from design panel; no duplicate asset usage across variants</w:t>
      </w:r>
    </w:p>
    <w:p>
      <w:pPr>
        <w:spacing w:before="0" w:after="60"/>
        <w:ind w:left="600" w:hanging="200"/>
        <w:rPr/>
      </w:pPr>
      <w:r>
        <w:rPr>
          <w:sz w:val="22"/>
          <w:szCs w:val="22"/>
        </w:rPr>
        <w:t xml:space="preserve">• AIE-005: Presentation render must be fully navigable in Chrome/Safari; asset resolution ≥300dpi for print export</w:t>
      </w:r>
    </w:p>
    <w:p>
      <w:pPr>
        <w:spacing w:before="0" w:after="60"/>
        <w:ind w:left="600"/>
        <w:rPr/>
      </w:pPr>
      <w:r>
        <w:rPr>
          <w:b/>
          <w:bCs/>
          <w:sz w:val="22"/>
          <w:szCs w:val="22"/>
        </w:rPr>
        <w:t xml:space="preserve">Defect severity definitions:  </w:t>
      </w:r>
      <w:r>
        <w:rPr>
          <w:sz w:val="22"/>
          <w:szCs w:val="22"/>
        </w:rPr>
        <w:t xml:space="preserve">P1: system failure / data loss; P2: functional failure blocking workflow; P3: cosmetic / non-blocking</w:t>
      </w:r>
    </w:p>
    <w:p>
      <w:pPr>
        <w:spacing w:before="0" w:after="60"/>
        <w:ind w:left="600"/>
        <w:rPr/>
      </w:pPr>
      <w:r>
        <w:rPr>
          <w:b/>
          <w:bCs/>
          <w:sz w:val="22"/>
          <w:szCs w:val="22"/>
        </w:rPr>
        <w:t xml:space="preserve">UAT sign-off authority:  </w:t>
      </w:r>
      <w:r>
        <w:rPr>
          <w:sz w:val="22"/>
          <w:szCs w:val="22"/>
        </w:rPr>
        <w:t xml:space="preserve">Aria (Procurement &amp; Compliance Lead) countersigned by Phase 2 Programme Director</w:t>
      </w:r>
    </w:p>
    <w:p>
      <w:pPr>
        <w:spacing w:before="0" w:after="60"/>
        <w:ind w:left="600"/>
        <w:rPr/>
      </w:pPr>
      <w:r>
        <w:rPr>
          <w:b/>
          <w:bCs/>
          <w:sz w:val="22"/>
          <w:szCs w:val="22"/>
        </w:rPr>
        <w:t xml:space="preserve">Testing duration:  </w:t>
      </w:r>
      <w:r>
        <w:rPr>
          <w:sz w:val="22"/>
          <w:szCs w:val="22"/>
        </w:rPr>
        <w:t xml:space="preserve">SIT: 10 business days; UAT: 5 business days; buffer: 5 business days for defect remediation</w:t>
      </w:r>
    </w:p>
    <w:p>
      <w:pPr>
        <w:spacing w:before="200" w:after="80"/>
        <w:rPr/>
      </w:pPr>
      <w:r>
        <w:rPr>
          <w:b/>
          <w:bCs/>
          <w:sz w:val="28"/>
          <w:szCs w:val="28"/>
          <w:color w:val="2e75b6"/>
        </w:rPr>
        <w:t xml:space="preserve">52.5 Go-Live Protocol</w:t>
      </w:r>
    </w:p>
    <w:p>
      <w:pPr>
        <w:spacing w:before="0" w:after="80"/>
        <w:ind w:left="400"/>
        <w:rPr/>
      </w:pPr>
      <w:r>
        <w:rPr>
          <w:sz w:val="24"/>
          <w:szCs w:val="24"/>
        </w:rPr>
        <w:t xml:space="preserve">Go-live follows a phased cutover approach to minimise risk. Production cutover is sequenced module-by-module across two cutover windows to ensure rollback capability is preserved throughout the process.</w:t>
      </w:r>
    </w:p>
    <w:p>
      <w:pPr>
        <w:spacing w:before="0" w:after="60"/>
        <w:ind w:left="600"/>
        <w:rPr/>
      </w:pPr>
      <w:r>
        <w:rPr>
          <w:b/>
          <w:bCs/>
          <w:sz w:val="22"/>
          <w:szCs w:val="22"/>
        </w:rPr>
        <w:t xml:space="preserve">V-CHK-08 — Go-Live Readiness Gate:  </w:t>
      </w:r>
      <w:r>
        <w:rPr>
          <w:sz w:val="22"/>
          <w:szCs w:val="22"/>
        </w:rPr>
        <w:t xml:space="preserve">All V-CHK-01–07 items COMPLETE; zero open P1/P2 defects; rollback plan approved by Signal and Programme Director</w:t>
      </w:r>
    </w:p>
    <w:p>
      <w:pPr>
        <w:spacing w:before="0" w:after="80"/>
        <w:ind w:left="400"/>
        <w:rPr/>
      </w:pPr>
      <w:r>
        <w:rPr>
          <w:sz w:val="24"/>
          <w:szCs w:val="24"/>
        </w:rPr>
        <w:t xml:space="preserve">Cutover sequence:</w:t>
      </w:r>
    </w:p>
    <w:p>
      <w:pPr>
        <w:spacing w:before="0" w:after="60"/>
        <w:ind w:left="600" w:hanging="200"/>
        <w:rPr/>
      </w:pPr>
      <w:r>
        <w:rPr>
          <w:sz w:val="22"/>
          <w:szCs w:val="22"/>
        </w:rPr>
        <w:t xml:space="preserve">• Cutover Window 1 (Monday 06:00–10:00 ICT): AIE-001 and AIE-002 production activation; 2-hour parallel run with staging environment</w:t>
      </w:r>
    </w:p>
    <w:p>
      <w:pPr>
        <w:spacing w:before="0" w:after="60"/>
        <w:ind w:left="600" w:hanging="200"/>
        <w:rPr/>
      </w:pPr>
      <w:r>
        <w:rPr>
          <w:sz w:val="22"/>
          <w:szCs w:val="22"/>
        </w:rPr>
        <w:t xml:space="preserve">• Cutover Window 2 (Wednesday 06:00–10:00 ICT, contingent on Window 1 success): AIE-003, AIE-004, and AIE-005 production activation</w:t>
      </w:r>
    </w:p>
    <w:p>
      <w:pPr>
        <w:spacing w:before="0" w:after="60"/>
        <w:ind w:left="600" w:hanging="200"/>
        <w:rPr/>
      </w:pPr>
      <w:r>
        <w:rPr>
          <w:sz w:val="22"/>
          <w:szCs w:val="22"/>
        </w:rPr>
        <w:t xml:space="preserve">• Post-cutover monitoring: 48-hour enhanced monitoring by Signal; all P1/P2 alerts escalated to Programme Director within 15 minutes</w:t>
      </w:r>
    </w:p>
    <w:p>
      <w:pPr>
        <w:spacing w:before="0" w:after="80"/>
        <w:ind w:left="400"/>
        <w:rPr/>
      </w:pPr>
      <w:r>
        <w:rPr>
          <w:sz w:val="24"/>
          <w:szCs w:val="24"/>
        </w:rPr>
        <w:t xml:space="preserve">Rollback procedure:</w:t>
      </w:r>
    </w:p>
    <w:p>
      <w:pPr>
        <w:spacing w:before="0" w:after="60"/>
        <w:ind w:left="600" w:hanging="200"/>
        <w:rPr/>
      </w:pPr>
      <w:r>
        <w:rPr>
          <w:sz w:val="22"/>
          <w:szCs w:val="22"/>
        </w:rPr>
        <w:t xml:space="preserve">• Rollback trigger: two or more P1 incidents within 4 hours of cutover; or any data integrity failure in AIE module</w:t>
      </w:r>
    </w:p>
    <w:p>
      <w:pPr>
        <w:spacing w:before="0" w:after="60"/>
        <w:ind w:left="600" w:hanging="200"/>
        <w:rPr/>
      </w:pPr>
      <w:r>
        <w:rPr>
          <w:sz w:val="22"/>
          <w:szCs w:val="22"/>
        </w:rPr>
        <w:t xml:space="preserve">• Rollback authority: Signal (Technology Integration Lead) may unilaterally initiate rollback within first 24 hours; Programme Director approval required thereafter</w:t>
      </w:r>
    </w:p>
    <w:p>
      <w:pPr>
        <w:spacing w:before="0" w:after="60"/>
        <w:ind w:left="600" w:hanging="200"/>
        <w:rPr/>
      </w:pPr>
      <w:r>
        <w:rPr>
          <w:sz w:val="22"/>
          <w:szCs w:val="22"/>
        </w:rPr>
        <w:t xml:space="preserve">• Rollback target: revert to pre-integration baseline (S51 procurement workflow) within 30 minutes of trigger decision</w:t>
      </w:r>
    </w:p>
    <w:p>
      <w:pPr>
        <w:spacing w:before="0" w:after="60"/>
        <w:ind w:left="600" w:hanging="200"/>
        <w:rPr/>
      </w:pPr>
      <w:r>
        <w:rPr>
          <w:sz w:val="22"/>
          <w:szCs w:val="22"/>
        </w:rPr>
        <w:t xml:space="preserve">• Post-rollback: root cause analysis report to SC within 5 business days; revised go-live timeline proposed within 10 business days</w:t>
      </w:r>
    </w:p>
    <w:p>
      <w:pPr>
        <w:spacing w:before="0" w:after="60"/>
        <w:ind w:left="600"/>
        <w:rPr/>
      </w:pPr>
      <w:r>
        <w:rPr>
          <w:b/>
          <w:bCs/>
          <w:sz w:val="22"/>
          <w:szCs w:val="22"/>
        </w:rPr>
        <w:t xml:space="preserve">Go-live sign-off authority:  </w:t>
      </w:r>
      <w:r>
        <w:rPr>
          <w:sz w:val="22"/>
          <w:szCs w:val="22"/>
        </w:rPr>
        <w:t xml:space="preserve">Phase 2 Programme Director co-signed by Signal and Aria</w:t>
      </w:r>
    </w:p>
    <w:p>
      <w:pPr>
        <w:spacing w:before="0" w:after="60"/>
        <w:ind w:left="600"/>
        <w:rPr/>
      </w:pPr>
      <w:r>
        <w:rPr>
          <w:b/>
          <w:bCs/>
          <w:sz w:val="22"/>
          <w:szCs w:val="22"/>
        </w:rPr>
        <w:t xml:space="preserve">Target go-live window:  </w:t>
      </w:r>
      <w:r>
        <w:rPr>
          <w:sz w:val="22"/>
          <w:szCs w:val="22"/>
        </w:rPr>
        <w:t xml:space="preserve">P2-M3 (3 months post Phase 2 kickoff, Q2 2033)</w:t>
      </w:r>
    </w:p>
    <w:p>
      <w:pPr>
        <w:spacing w:before="200" w:after="80"/>
        <w:rPr/>
      </w:pPr>
      <w:r>
        <w:rPr>
          <w:b/>
          <w:bCs/>
          <w:sz w:val="28"/>
          <w:szCs w:val="28"/>
          <w:color w:val="2e75b6"/>
        </w:rPr>
        <w:t xml:space="preserve">52.6 Post-Integration Support — 90-Day Hypercare Period</w:t>
      </w:r>
    </w:p>
    <w:p>
      <w:pPr>
        <w:spacing w:before="0" w:after="80"/>
        <w:ind w:left="400"/>
        <w:rPr/>
      </w:pPr>
      <w:r>
        <w:rPr>
          <w:sz w:val="24"/>
          <w:szCs w:val="24"/>
        </w:rPr>
        <w:t xml:space="preserve">Following production go-live, a mandatory 90-day Hypercare Period applies during which the vendor must maintain enhanced support levels and MONOLITH retains the right to invoke remediation obligations without change request overhead.</w:t>
      </w:r>
    </w:p>
    <w:p>
      <w:pPr>
        <w:spacing w:before="0" w:after="60"/>
        <w:ind w:left="600"/>
        <w:rPr/>
      </w:pPr>
      <w:r>
        <w:rPr>
          <w:b/>
          <w:bCs/>
          <w:sz w:val="22"/>
          <w:szCs w:val="22"/>
        </w:rPr>
        <w:t xml:space="preserve">Hypercare period:  </w:t>
      </w:r>
      <w:r>
        <w:rPr>
          <w:sz w:val="22"/>
          <w:szCs w:val="22"/>
        </w:rPr>
        <w:t xml:space="preserve">90 calendar days from production go-live date</w:t>
      </w:r>
    </w:p>
    <w:p>
      <w:pPr>
        <w:spacing w:before="0" w:after="60"/>
        <w:ind w:left="600"/>
        <w:rPr/>
      </w:pPr>
      <w:r>
        <w:rPr>
          <w:b/>
          <w:bCs/>
          <w:sz w:val="22"/>
          <w:szCs w:val="22"/>
        </w:rPr>
        <w:t xml:space="preserve">Hypercare SLA — P1 response:  </w:t>
      </w:r>
      <w:r>
        <w:rPr>
          <w:sz w:val="22"/>
          <w:szCs w:val="22"/>
        </w:rPr>
        <w:t xml:space="preserve">≤1 hour acknowledgement; ≤4 hours resolution; 24/7 coverage required</w:t>
      </w:r>
    </w:p>
    <w:p>
      <w:pPr>
        <w:spacing w:before="0" w:after="60"/>
        <w:ind w:left="600"/>
        <w:rPr/>
      </w:pPr>
      <w:r>
        <w:rPr>
          <w:b/>
          <w:bCs/>
          <w:sz w:val="22"/>
          <w:szCs w:val="22"/>
        </w:rPr>
        <w:t xml:space="preserve">Hypercare SLA — P2 response:  </w:t>
      </w:r>
      <w:r>
        <w:rPr>
          <w:sz w:val="22"/>
          <w:szCs w:val="22"/>
        </w:rPr>
        <w:t xml:space="preserve">≤4 hours acknowledgement; ≤1 business day resolution</w:t>
      </w:r>
    </w:p>
    <w:p>
      <w:pPr>
        <w:spacing w:before="0" w:after="60"/>
        <w:ind w:left="600"/>
        <w:rPr/>
      </w:pPr>
      <w:r>
        <w:rPr>
          <w:b/>
          <w:bCs/>
          <w:sz w:val="22"/>
          <w:szCs w:val="22"/>
        </w:rPr>
        <w:t xml:space="preserve">Hypercare SLA — P3 response:  </w:t>
      </w:r>
      <w:r>
        <w:rPr>
          <w:sz w:val="22"/>
          <w:szCs w:val="22"/>
        </w:rPr>
        <w:t xml:space="preserve">≤1 business day acknowledgement; ≤5 business days resolution</w:t>
      </w:r>
    </w:p>
    <w:p>
      <w:pPr>
        <w:spacing w:before="0" w:after="60"/>
        <w:ind w:left="600"/>
        <w:rPr/>
      </w:pPr>
      <w:r>
        <w:rPr>
          <w:b/>
          <w:bCs/>
          <w:sz w:val="22"/>
          <w:szCs w:val="22"/>
        </w:rPr>
        <w:t xml:space="preserve">MONOLITH hypercare monitor:  </w:t>
      </w:r>
      <w:r>
        <w:rPr>
          <w:sz w:val="22"/>
          <w:szCs w:val="22"/>
        </w:rPr>
        <w:t xml:space="preserve">Nova (KPI Dashboard &amp; Monitoring) — real-time SLA compliance dashboard active from go-live day</w:t>
      </w:r>
    </w:p>
    <w:p>
      <w:pPr>
        <w:spacing w:before="0" w:after="80"/>
        <w:ind w:left="400"/>
        <w:rPr/>
      </w:pPr>
      <w:r>
        <w:rPr>
          <w:sz w:val="24"/>
          <w:szCs w:val="24"/>
        </w:rPr>
        <w:t xml:space="preserve">Escalation matrix during Hypercare:</w:t>
      </w:r>
    </w:p>
    <w:p>
      <w:pPr>
        <w:spacing w:before="0" w:after="60"/>
        <w:ind w:left="600"/>
        <w:rPr/>
      </w:pPr>
      <w:r>
        <w:rPr>
          <w:b/>
          <w:bCs/>
          <w:sz w:val="22"/>
          <w:szCs w:val="22"/>
        </w:rPr>
        <w:t xml:space="preserve">L1 — Initial triage:  </w:t>
      </w:r>
      <w:r>
        <w:rPr>
          <w:sz w:val="22"/>
          <w:szCs w:val="22"/>
        </w:rPr>
        <w:t xml:space="preserve">Signal (Technology Integration Lead); response ≤30 minutes</w:t>
      </w:r>
    </w:p>
    <w:p>
      <w:pPr>
        <w:spacing w:before="0" w:after="60"/>
        <w:ind w:left="600"/>
        <w:rPr/>
      </w:pPr>
      <w:r>
        <w:rPr>
          <w:b/>
          <w:bCs/>
          <w:sz w:val="22"/>
          <w:szCs w:val="22"/>
        </w:rPr>
        <w:t xml:space="preserve">L2 — Technical escalation:  </w:t>
      </w:r>
      <w:r>
        <w:rPr>
          <w:sz w:val="22"/>
          <w:szCs w:val="22"/>
        </w:rPr>
        <w:t xml:space="preserve">Vendor Module Lead + Signal; response ≤2 hours</w:t>
      </w:r>
    </w:p>
    <w:p>
      <w:pPr>
        <w:spacing w:before="0" w:after="60"/>
        <w:ind w:left="600"/>
        <w:rPr/>
      </w:pPr>
      <w:r>
        <w:rPr>
          <w:b/>
          <w:bCs/>
          <w:sz w:val="22"/>
          <w:szCs w:val="22"/>
        </w:rPr>
        <w:t xml:space="preserve">L3 — Programme escalation:  </w:t>
      </w:r>
      <w:r>
        <w:rPr>
          <w:sz w:val="22"/>
          <w:szCs w:val="22"/>
        </w:rPr>
        <w:t xml:space="preserve">Phase 2 Programme Director + Vendor Account Director; response ≤4 hours</w:t>
      </w:r>
    </w:p>
    <w:p>
      <w:pPr>
        <w:spacing w:before="0" w:after="60"/>
        <w:ind w:left="600"/>
        <w:rPr/>
      </w:pPr>
      <w:r>
        <w:rPr>
          <w:b/>
          <w:bCs/>
          <w:sz w:val="22"/>
          <w:szCs w:val="22"/>
        </w:rPr>
        <w:t xml:space="preserve">L4 — Executive escalation:  </w:t>
      </w:r>
      <w:r>
        <w:rPr>
          <w:sz w:val="22"/>
          <w:szCs w:val="22"/>
        </w:rPr>
        <w:t xml:space="preserve">SC Chair + Vendor CEO; trigger: unresolved P1 beyond 4 hours or pattern of P2 recurrence ≥3 incidents in 7 days</w:t>
      </w:r>
    </w:p>
    <w:p>
      <w:pPr>
        <w:spacing w:before="0" w:after="80"/>
        <w:ind w:left="400"/>
        <w:rPr/>
      </w:pPr>
      <w:r>
        <w:rPr>
          <w:sz w:val="24"/>
          <w:szCs w:val="24"/>
        </w:rPr>
        <w:t xml:space="preserve">Hypercare performance reporting:</w:t>
      </w:r>
    </w:p>
    <w:p>
      <w:pPr>
        <w:spacing w:before="0" w:after="60"/>
        <w:ind w:left="600" w:hanging="200"/>
        <w:rPr/>
      </w:pPr>
      <w:r>
        <w:rPr>
          <w:sz w:val="22"/>
          <w:szCs w:val="22"/>
        </w:rPr>
        <w:t xml:space="preserve">• Weekly hypercare status report issued by vendor every Monday by 09:00 ICT to Signal and Programme Director</w:t>
      </w:r>
    </w:p>
    <w:p>
      <w:pPr>
        <w:spacing w:before="0" w:after="60"/>
        <w:ind w:left="600" w:hanging="200"/>
        <w:rPr/>
      </w:pPr>
      <w:r>
        <w:rPr>
          <w:sz w:val="22"/>
          <w:szCs w:val="22"/>
        </w:rPr>
        <w:t xml:space="preserve">• Report must cover: incident count by severity, SLA compliance rate, open defect backlog, AIE-001–005 availability metrics</w:t>
      </w:r>
    </w:p>
    <w:p>
      <w:pPr>
        <w:spacing w:before="0" w:after="60"/>
        <w:ind w:left="600" w:hanging="200"/>
        <w:rPr/>
      </w:pPr>
      <w:r>
        <w:rPr>
          <w:sz w:val="22"/>
          <w:szCs w:val="22"/>
        </w:rPr>
        <w:t xml:space="preserve">• 30-day hypercare review: formal SC briefing note; Signal presents availability and performance metrics against V-CHK-09–12</w:t>
      </w:r>
    </w:p>
    <w:p>
      <w:pPr>
        <w:spacing w:before="0" w:after="60"/>
        <w:ind w:left="600" w:hanging="200"/>
        <w:rPr/>
      </w:pPr>
      <w:r>
        <w:rPr>
          <w:sz w:val="22"/>
          <w:szCs w:val="22"/>
        </w:rPr>
        <w:t xml:space="preserve">• 90-day hypercare exit: formal sign-off by Programme Director required to transition to BAU support model</w:t>
      </w:r>
    </w:p>
    <w:p>
      <w:pPr>
        <w:spacing w:before="0" w:after="60"/>
        <w:ind w:left="600"/>
        <w:rPr/>
      </w:pPr>
      <w:r>
        <w:rPr>
          <w:b/>
          <w:bCs/>
          <w:sz w:val="22"/>
          <w:szCs w:val="22"/>
        </w:rPr>
        <w:t xml:space="preserve">Post-hypercare BAU SLA:  </w:t>
      </w:r>
      <w:r>
        <w:rPr>
          <w:sz w:val="22"/>
          <w:szCs w:val="22"/>
        </w:rPr>
        <w:t xml:space="preserve">AIE-001–005 availability ≥99.5% monthly; P1 response ≤2 hours; P2 ≤8 hours (per contract schedule)</w:t>
      </w:r>
    </w:p>
    <w:p>
      <w:pPr>
        <w:spacing w:before="0" w:after="60"/>
        <w:ind w:left="600"/>
        <w:rPr/>
      </w:pPr>
      <w:r>
        <w:rPr>
          <w:b/>
          <w:bCs/>
          <w:sz w:val="22"/>
          <w:szCs w:val="22"/>
        </w:rPr>
        <w:t xml:space="preserve">V-CHK-09 — Hypercare entry:  </w:t>
      </w:r>
      <w:r>
        <w:rPr>
          <w:sz w:val="22"/>
          <w:szCs w:val="22"/>
        </w:rPr>
        <w:t xml:space="preserve">Vendor emergency contact matrix confirmed active; Nova monitoring dashboard live; Signal acknowledged go-live baseline metrics</w:t>
      </w:r>
    </w:p>
    <w:p>
      <w:pPr>
        <w:spacing w:before="200" w:after="80"/>
        <w:rPr/>
      </w:pPr>
      <w:r>
        <w:rPr>
          <w:b/>
          <w:bCs/>
          <w:sz w:val="28"/>
          <w:szCs w:val="28"/>
          <w:color w:val="2e75b6"/>
        </w:rPr>
        <w:t xml:space="preserve">52.7 Vendor Integration Readiness Checklist — V-CHK-01 to V-CHK-12</w:t>
      </w:r>
    </w:p>
    <w:p>
      <w:pPr>
        <w:spacing w:before="0" w:after="80"/>
        <w:ind w:left="400"/>
        <w:rPr/>
      </w:pPr>
      <w:r>
        <w:rPr>
          <w:sz w:val="24"/>
          <w:szCs w:val="24"/>
        </w:rPr>
        <w:t xml:space="preserve">The following 12-item readiness checklist (V-CHK-01–12) constitutes the definitive gate control for the vendor onboarding and integration process. No phase may proceed until all preceding V-CHK items are marked COMPLETE by the designated authority. Any INCOMPLETE item blocks progression and requires escalation to the Phase 2 Programme Director.</w:t>
      </w:r>
    </w:p>
    <w:p>
      <w:pPr>
        <w:spacing w:before="0" w:after="60"/>
        <w:ind w:left="600"/>
        <w:rPr/>
      </w:pPr>
      <w:r>
        <w:rPr>
          <w:b/>
          <w:bCs/>
          <w:sz w:val="22"/>
          <w:szCs w:val="22"/>
        </w:rPr>
        <w:t xml:space="preserve">V-CHK-01:  </w:t>
      </w:r>
      <w:r>
        <w:rPr>
          <w:sz w:val="22"/>
          <w:szCs w:val="22"/>
        </w:rPr>
        <w:t xml:space="preserve">[PRE-ONB] Contract &amp; Legal — MSA, SOW, DPA executed; IP schedules attached — Authority: Aria</w:t>
      </w:r>
    </w:p>
    <w:p>
      <w:pPr>
        <w:spacing w:before="0" w:after="60"/>
        <w:ind w:left="600"/>
        <w:rPr/>
      </w:pPr>
      <w:r>
        <w:rPr>
          <w:b/>
          <w:bCs/>
          <w:sz w:val="22"/>
          <w:szCs w:val="22"/>
        </w:rPr>
        <w:t xml:space="preserve">V-CHK-02:  </w:t>
      </w:r>
      <w:r>
        <w:rPr>
          <w:sz w:val="22"/>
          <w:szCs w:val="22"/>
        </w:rPr>
        <w:t xml:space="preserve">[PRE-ONB] NDA &amp; Data Classification — NDA executed; PDPA briefing complete — Authority: Aria</w:t>
      </w:r>
    </w:p>
    <w:p>
      <w:pPr>
        <w:spacing w:before="0" w:after="60"/>
        <w:ind w:left="600"/>
        <w:rPr/>
      </w:pPr>
      <w:r>
        <w:rPr>
          <w:b/>
          <w:bCs/>
          <w:sz w:val="22"/>
          <w:szCs w:val="22"/>
        </w:rPr>
        <w:t xml:space="preserve">V-CHK-03:  </w:t>
      </w:r>
      <w:r>
        <w:rPr>
          <w:sz w:val="22"/>
          <w:szCs w:val="22"/>
        </w:rPr>
        <w:t xml:space="preserve">[PRE-ONB] Access Provisioning — VPN, repo, sandbox environment active — Authority: Signal</w:t>
      </w:r>
    </w:p>
    <w:p>
      <w:pPr>
        <w:spacing w:before="0" w:after="60"/>
        <w:ind w:left="600"/>
        <w:rPr/>
      </w:pPr>
      <w:r>
        <w:rPr>
          <w:b/>
          <w:bCs/>
          <w:sz w:val="22"/>
          <w:szCs w:val="22"/>
        </w:rPr>
        <w:t xml:space="preserve">V-CHK-04:  </w:t>
      </w:r>
      <w:r>
        <w:rPr>
          <w:sz w:val="22"/>
          <w:szCs w:val="22"/>
        </w:rPr>
        <w:t xml:space="preserve">[PRE-ONB] Environment Setup — AIE-001–005 scaffolding verified against MONOLITH infra spec v2.5 — Authority: Signal</w:t>
      </w:r>
    </w:p>
    <w:p>
      <w:pPr>
        <w:spacing w:before="0" w:after="60"/>
        <w:ind w:left="600"/>
        <w:rPr/>
      </w:pPr>
      <w:r>
        <w:rPr>
          <w:b/>
          <w:bCs/>
          <w:sz w:val="22"/>
          <w:szCs w:val="22"/>
        </w:rPr>
        <w:t xml:space="preserve">V-CHK-05:  </w:t>
      </w:r>
      <w:r>
        <w:rPr>
          <w:sz w:val="22"/>
          <w:szCs w:val="22"/>
        </w:rPr>
        <w:t xml:space="preserve">[SIT] Integration Test Suite Pass — ≥98% pass rate; zero open P1/P2 defects — Authority: Signal</w:t>
      </w:r>
    </w:p>
    <w:p>
      <w:pPr>
        <w:spacing w:before="0" w:after="60"/>
        <w:ind w:left="600"/>
        <w:rPr/>
      </w:pPr>
      <w:r>
        <w:rPr>
          <w:b/>
          <w:bCs/>
          <w:sz w:val="22"/>
          <w:szCs w:val="22"/>
        </w:rPr>
        <w:t xml:space="preserve">V-CHK-06:  </w:t>
      </w:r>
      <w:r>
        <w:rPr>
          <w:sz w:val="22"/>
          <w:szCs w:val="22"/>
        </w:rPr>
        <w:t xml:space="preserve">[SIT] Performance Benchmarks — AIE-001–005 latency SLAs met under 50 concurrent sessions — Authority: Signal</w:t>
      </w:r>
    </w:p>
    <w:p>
      <w:pPr>
        <w:spacing w:before="0" w:after="60"/>
        <w:ind w:left="600"/>
        <w:rPr/>
      </w:pPr>
      <w:r>
        <w:rPr>
          <w:b/>
          <w:bCs/>
          <w:sz w:val="22"/>
          <w:szCs w:val="22"/>
        </w:rPr>
        <w:t xml:space="preserve">V-CHK-07:  </w:t>
      </w:r>
      <w:r>
        <w:rPr>
          <w:sz w:val="22"/>
          <w:szCs w:val="22"/>
        </w:rPr>
        <w:t xml:space="preserve">[UAT] UAT Acceptance — 10 client briefs processed; design panel score ≥4.0/5.0 — Authority: Aria + Programme Director</w:t>
      </w:r>
    </w:p>
    <w:p>
      <w:pPr>
        <w:spacing w:before="0" w:after="60"/>
        <w:ind w:left="600"/>
        <w:rPr/>
      </w:pPr>
      <w:r>
        <w:rPr>
          <w:b/>
          <w:bCs/>
          <w:sz w:val="22"/>
          <w:szCs w:val="22"/>
        </w:rPr>
        <w:t xml:space="preserve">V-CHK-08:  </w:t>
      </w:r>
      <w:r>
        <w:rPr>
          <w:sz w:val="22"/>
          <w:szCs w:val="22"/>
        </w:rPr>
        <w:t xml:space="preserve">[GO-LIVE] Go-Live Readiness Gate — V-CHK-01–07 COMPLETE; rollback plan approved — Authority: Programme Director + Signal</w:t>
      </w:r>
    </w:p>
    <w:p>
      <w:pPr>
        <w:spacing w:before="0" w:after="60"/>
        <w:ind w:left="600"/>
        <w:rPr/>
      </w:pPr>
      <w:r>
        <w:rPr>
          <w:b/>
          <w:bCs/>
          <w:sz w:val="22"/>
          <w:szCs w:val="22"/>
        </w:rPr>
        <w:t xml:space="preserve">V-CHK-09:  </w:t>
      </w:r>
      <w:r>
        <w:rPr>
          <w:sz w:val="22"/>
          <w:szCs w:val="22"/>
        </w:rPr>
        <w:t xml:space="preserve">[HYPERCARE] Hypercare Entry — Nova monitoring live; emergency contacts confirmed; baseline metrics acknowledged — Authority: Signal</w:t>
      </w:r>
    </w:p>
    <w:p>
      <w:pPr>
        <w:spacing w:before="0" w:after="60"/>
        <w:ind w:left="600"/>
        <w:rPr/>
      </w:pPr>
      <w:r>
        <w:rPr>
          <w:b/>
          <w:bCs/>
          <w:sz w:val="22"/>
          <w:szCs w:val="22"/>
        </w:rPr>
        <w:t xml:space="preserve">V-CHK-10:  </w:t>
      </w:r>
      <w:r>
        <w:rPr>
          <w:sz w:val="22"/>
          <w:szCs w:val="22"/>
        </w:rPr>
        <w:t xml:space="preserve">[HYPERCARE] 30-Day Review — Availability ≥99.5%; zero open P1; P2 backlog ≤5 — Authority: Programme Director</w:t>
      </w:r>
    </w:p>
    <w:p>
      <w:pPr>
        <w:spacing w:before="0" w:after="60"/>
        <w:ind w:left="600"/>
        <w:rPr/>
      </w:pPr>
      <w:r>
        <w:rPr>
          <w:b/>
          <w:bCs/>
          <w:sz w:val="22"/>
          <w:szCs w:val="22"/>
        </w:rPr>
        <w:t xml:space="preserve">V-CHK-11:  </w:t>
      </w:r>
      <w:r>
        <w:rPr>
          <w:sz w:val="22"/>
          <w:szCs w:val="22"/>
        </w:rPr>
        <w:t xml:space="preserve">[HYPERCARE] 60-Day Review — AIE-001–005 performance stable; weekly report compliance 100% — Authority: Signal</w:t>
      </w:r>
    </w:p>
    <w:p>
      <w:pPr>
        <w:spacing w:before="0" w:after="60"/>
        <w:ind w:left="600"/>
        <w:rPr/>
      </w:pPr>
      <w:r>
        <w:rPr>
          <w:b/>
          <w:bCs/>
          <w:sz w:val="22"/>
          <w:szCs w:val="22"/>
        </w:rPr>
        <w:t xml:space="preserve">V-CHK-12:  </w:t>
      </w:r>
      <w:r>
        <w:rPr>
          <w:sz w:val="22"/>
          <w:szCs w:val="22"/>
        </w:rPr>
        <w:t xml:space="preserve">[HYPERCARE] 90-Day Hypercare Exit — Formal sign-off; DPA countersigned and filed; BAU SLA confirmed — Authority: Programme Director co-signed Core</w:t>
      </w:r>
    </w:p>
    <w:p>
      <w:pPr>
        <w:spacing w:before="0" w:after="80"/>
        <w:ind w:left="400"/>
        <w:rPr/>
      </w:pPr>
      <w:r>
        <w:rPr>
          <w:sz w:val="24"/>
          <w:szCs w:val="24"/>
        </w:rPr>
        <w:t xml:space="preserve">Readiness checklist oversight: Programme Director maintains a live V-CHK tracker shared with SC Chair, Signal, Aria, Core, and Nova. Status is reported at every Phase 2 Programme Board meeting (fortnightly). Any item marked BLOCKED for more than 5 business days triggers automatic SC escalation note from Programme Director.</w:t>
      </w:r>
    </w:p>
    <w:p>
      <w:pPr>
        <w:spacing w:before="0" w:after="60"/>
        <w:ind w:left="600"/>
        <w:rPr/>
      </w:pPr>
      <w:r>
        <w:rPr>
          <w:b/>
          <w:bCs/>
          <w:sz w:val="22"/>
          <w:szCs w:val="22"/>
        </w:rPr>
        <w:t xml:space="preserve">Checklist document reference:  </w:t>
      </w:r>
      <w:r>
        <w:rPr>
          <w:sz w:val="22"/>
          <w:szCs w:val="22"/>
        </w:rPr>
        <w:t xml:space="preserve">MONOLITH-S52-VCHK-001 v1.0 (living document; version controlled in MONOLITH document repository)</w:t>
      </w:r>
    </w:p>
    <w:p>
      <w:pPr>
        <w:spacing w:before="0" w:after="60"/>
        <w:ind w:left="600"/>
        <w:rPr/>
      </w:pPr>
      <w:r>
        <w:rPr>
          <w:b/>
          <w:bCs/>
          <w:sz w:val="22"/>
          <w:szCs w:val="22"/>
        </w:rPr>
        <w:t xml:space="preserve">Final protocol authority:  </w:t>
      </w:r>
      <w:r>
        <w:rPr>
          <w:sz w:val="22"/>
          <w:szCs w:val="22"/>
        </w:rPr>
        <w:t xml:space="preserve">Steering Committee holds ultimate authority to waive or modify V-CHK gates; SC resolution required for any waiver</w:t>
      </w:r>
    </w:p>
    <w:p>
      <w:pPr>
        <w:spacing w:before="320" w:after="100"/>
        <w:rPr/>
      </w:pPr>
      <w:r>
        <w:rPr>
          <w:b/>
          <w:bCs/>
          <w:sz w:val="36"/>
          <w:szCs w:val="36"/>
          <w:color w:val="1f2d5a"/>
        </w:rPr>
        <w:t xml:space="preserve">Section 53 — Phase 2 Go-Live Operations Plan</w:t>
      </w:r>
    </w:p>
    <w:p>
      <w:pPr>
        <w:spacing w:before="200" w:after="80"/>
        <w:rPr/>
      </w:pPr>
      <w:r>
        <w:rPr>
          <w:b/>
          <w:bCs/>
          <w:sz w:val="28"/>
          <w:szCs w:val="28"/>
          <w:color w:val="2e75b6"/>
        </w:rPr>
        <w:t xml:space="preserve">53.1 Overview &amp; Scope</w:t>
      </w:r>
    </w:p>
    <w:p>
      <w:pPr>
        <w:spacing w:before="0" w:after="80"/>
        <w:ind w:left="400"/>
        <w:rPr/>
      </w:pPr>
      <w:r>
        <w:rPr>
          <w:sz w:val="24"/>
          <w:szCs w:val="24"/>
        </w:rPr>
        <w:t xml:space="preserve">This section defines the Phase 2 Go-Live Operations Plan governing the production activation of the GAP-05 AI Creative Engine (AIE-001–005) following successful completion of V-CHK-08 (Go-Live Readiness Gate). The plan covers the pre-go-live readiness assessment, the phased cutover schedule, the Business-as-Usual (BAU) transition protocol, and the Phase 3 readiness gate criteria that must be satisfied before the MONOLITH programme advances to Phase 3.</w:t>
      </w:r>
    </w:p>
    <w:p>
      <w:pPr>
        <w:spacing w:before="0" w:after="60"/>
        <w:ind w:left="600"/>
        <w:rPr/>
      </w:pPr>
      <w:r>
        <w:rPr>
          <w:b/>
          <w:bCs/>
          <w:sz w:val="22"/>
          <w:szCs w:val="22"/>
        </w:rPr>
        <w:t xml:space="preserve">Plan reference:  </w:t>
      </w:r>
      <w:r>
        <w:rPr>
          <w:sz w:val="22"/>
          <w:szCs w:val="22"/>
        </w:rPr>
        <w:t xml:space="preserve">MONOLITH-S53-GOLIVE-001 v1.0</w:t>
      </w:r>
    </w:p>
    <w:p>
      <w:pPr>
        <w:spacing w:before="0" w:after="60"/>
        <w:ind w:left="600"/>
        <w:rPr/>
      </w:pPr>
      <w:r>
        <w:rPr>
          <w:b/>
          <w:bCs/>
          <w:sz w:val="22"/>
          <w:szCs w:val="22"/>
        </w:rPr>
        <w:t xml:space="preserve">Applicable gap:  </w:t>
      </w:r>
      <w:r>
        <w:rPr>
          <w:sz w:val="22"/>
          <w:szCs w:val="22"/>
        </w:rPr>
        <w:t xml:space="preserve">GAP-05 — AI Creative Engine (Phase 2)</w:t>
      </w:r>
    </w:p>
    <w:p>
      <w:pPr>
        <w:spacing w:before="0" w:after="60"/>
        <w:ind w:left="600"/>
        <w:rPr/>
      </w:pPr>
      <w:r>
        <w:rPr>
          <w:b/>
          <w:bCs/>
          <w:sz w:val="22"/>
          <w:szCs w:val="22"/>
        </w:rPr>
        <w:t xml:space="preserve">Trigger event:  </w:t>
      </w:r>
      <w:r>
        <w:rPr>
          <w:sz w:val="22"/>
          <w:szCs w:val="22"/>
        </w:rPr>
        <w:t xml:space="preserve">V-CHK-08 COMPLETE — all pre-conditions met, Programme Director sign-off</w:t>
      </w:r>
    </w:p>
    <w:p>
      <w:pPr>
        <w:spacing w:before="0" w:after="60"/>
        <w:ind w:left="600"/>
        <w:rPr/>
      </w:pPr>
      <w:r>
        <w:rPr>
          <w:b/>
          <w:bCs/>
          <w:sz w:val="22"/>
          <w:szCs w:val="22"/>
        </w:rPr>
        <w:t xml:space="preserve">Owner:  </w:t>
      </w:r>
      <w:r>
        <w:rPr>
          <w:sz w:val="22"/>
          <w:szCs w:val="22"/>
        </w:rPr>
        <w:t xml:space="preserve">Phase 2 Programme Director</w:t>
      </w:r>
    </w:p>
    <w:p>
      <w:pPr>
        <w:spacing w:before="0" w:after="60"/>
        <w:ind w:left="600"/>
        <w:rPr/>
      </w:pPr>
      <w:r>
        <w:rPr>
          <w:b/>
          <w:bCs/>
          <w:sz w:val="22"/>
          <w:szCs w:val="22"/>
        </w:rPr>
        <w:t xml:space="preserve">Co-owners:  </w:t>
      </w:r>
      <w:r>
        <w:rPr>
          <w:sz w:val="22"/>
          <w:szCs w:val="22"/>
        </w:rPr>
        <w:t xml:space="preserve">Signal (Technology Lead), Aria (Compliance &amp; Quality), Nova (KPI Monitoring)</w:t>
      </w:r>
    </w:p>
    <w:p>
      <w:pPr>
        <w:spacing w:before="0" w:after="60"/>
        <w:ind w:left="600"/>
        <w:rPr/>
      </w:pPr>
      <w:r>
        <w:rPr>
          <w:b/>
          <w:bCs/>
          <w:sz w:val="22"/>
          <w:szCs w:val="22"/>
        </w:rPr>
        <w:t xml:space="preserve">Target go-live:  </w:t>
      </w:r>
      <w:r>
        <w:rPr>
          <w:sz w:val="22"/>
          <w:szCs w:val="22"/>
        </w:rPr>
        <w:t xml:space="preserve">P2-M3 — Q2 2033 (3 months post Phase 2 kickoff)</w:t>
      </w:r>
    </w:p>
    <w:p>
      <w:pPr>
        <w:spacing w:before="0" w:after="60"/>
        <w:ind w:left="600"/>
        <w:rPr/>
      </w:pPr>
      <w:r>
        <w:rPr>
          <w:b/>
          <w:bCs/>
          <w:sz w:val="22"/>
          <w:szCs w:val="22"/>
        </w:rPr>
        <w:t xml:space="preserve">Plan status:  </w:t>
      </w:r>
      <w:r>
        <w:rPr>
          <w:sz w:val="22"/>
          <w:szCs w:val="22"/>
        </w:rPr>
        <w:t xml:space="preserve">Active — awaiting V-CHK-08 clearance</w:t>
      </w:r>
    </w:p>
    <w:p>
      <w:pPr>
        <w:spacing w:before="0" w:after="80"/>
        <w:ind w:left="400"/>
        <w:rPr/>
      </w:pPr>
      <w:r>
        <w:rPr>
          <w:sz w:val="24"/>
          <w:szCs w:val="24"/>
        </w:rPr>
        <w:t xml:space="preserve">The Go-Live Operations Plan is structured as six operational components: (1) Pre Go-Live Readiness Assessment validating all gates; (2) Cutover Schedule covering T-5 days to T+72h in two windows; (3) BAU Transition Protocol covering the 90-day hypercare arc into steady state; (4) Phase 3 Readiness Gate Criteria defining the conditions for programme advancement; (5) Go-Live Operations Checklist GL-CHK-01–10 providing definitive gate control; and (6) Programme Closure Assessment criteria for Phase 2 formal close.</w:t>
      </w:r>
    </w:p>
    <w:p>
      <w:pPr>
        <w:spacing w:before="200" w:after="80"/>
        <w:rPr/>
      </w:pPr>
      <w:r>
        <w:rPr>
          <w:b/>
          <w:bCs/>
          <w:sz w:val="28"/>
          <w:szCs w:val="28"/>
          <w:color w:val="2e75b6"/>
        </w:rPr>
        <w:t xml:space="preserve">53.2 Pre Go-Live Readiness Assessment</w:t>
      </w:r>
    </w:p>
    <w:p>
      <w:pPr>
        <w:spacing w:before="0" w:after="80"/>
        <w:ind w:left="400"/>
        <w:rPr/>
      </w:pPr>
      <w:r>
        <w:rPr>
          <w:sz w:val="24"/>
          <w:szCs w:val="24"/>
        </w:rPr>
        <w:t xml:space="preserve">The Pre Go-Live Readiness Assessment must be completed and formally signed off by the Phase 2 Programme Director no less than 48 hours before the first cutover window. All items must be COMPLETE — no exceptions. Partial completion triggers automatic cutover deferral.</w:t>
      </w:r>
    </w:p>
    <w:p>
      <w:pPr>
        <w:spacing w:before="0" w:after="60"/>
        <w:ind w:left="600"/>
        <w:rPr/>
      </w:pPr>
      <w:r>
        <w:rPr>
          <w:b/>
          <w:bCs/>
          <w:sz w:val="22"/>
          <w:szCs w:val="22"/>
        </w:rPr>
        <w:t xml:space="preserve">GL-CHK-01 — V-CHK Audit Complete:  </w:t>
      </w:r>
      <w:r>
        <w:rPr>
          <w:sz w:val="22"/>
          <w:szCs w:val="22"/>
        </w:rPr>
        <w:t xml:space="preserve">Programme Director certifies all V-CHK-01–08 items COMPLETE; zero open P1/P2 defects across AIE-001–005</w:t>
      </w:r>
    </w:p>
    <w:p>
      <w:pPr>
        <w:spacing w:before="0" w:after="60"/>
        <w:ind w:left="600"/>
        <w:rPr/>
      </w:pPr>
      <w:r>
        <w:rPr>
          <w:b/>
          <w:bCs/>
          <w:sz w:val="22"/>
          <w:szCs w:val="22"/>
        </w:rPr>
        <w:t xml:space="preserve">GL-CHK-02 — Production Environment Validation:  </w:t>
      </w:r>
      <w:r>
        <w:rPr>
          <w:sz w:val="22"/>
          <w:szCs w:val="22"/>
        </w:rPr>
        <w:t xml:space="preserve">Signal completes final production environment check: config delta between staging and production ≤ defined tolerance; no critical configuration drift; all API endpoints registered and health-check passing</w:t>
      </w:r>
    </w:p>
    <w:p>
      <w:pPr>
        <w:spacing w:before="0" w:after="60"/>
        <w:ind w:left="600"/>
        <w:rPr/>
      </w:pPr>
      <w:r>
        <w:rPr>
          <w:b/>
          <w:bCs/>
          <w:sz w:val="22"/>
          <w:szCs w:val="22"/>
        </w:rPr>
        <w:t xml:space="preserve">GL-CHK-03 — Rollback Rehearsal:  </w:t>
      </w:r>
      <w:r>
        <w:rPr>
          <w:sz w:val="22"/>
          <w:szCs w:val="22"/>
        </w:rPr>
        <w:t xml:space="preserve">Rollback procedure rehearsed end-to-end; rollback time confirmed ≤30 minutes; Signal and Programme Director sign off rollback runbook; vendor rollback contact confirmed available 24/7 for cutover window</w:t>
      </w:r>
    </w:p>
    <w:p>
      <w:pPr>
        <w:spacing w:before="0" w:after="80"/>
        <w:ind w:left="400"/>
        <w:rPr/>
      </w:pPr>
      <w:r>
        <w:rPr>
          <w:sz w:val="24"/>
          <w:szCs w:val="24"/>
        </w:rPr>
        <w:t xml:space="preserve">Additional pre-go-live requirements:</w:t>
      </w:r>
    </w:p>
    <w:p>
      <w:pPr>
        <w:spacing w:before="0" w:after="60"/>
        <w:ind w:left="600" w:hanging="200"/>
        <w:rPr/>
      </w:pPr>
      <w:r>
        <w:rPr>
          <w:sz w:val="22"/>
          <w:szCs w:val="22"/>
        </w:rPr>
        <w:t xml:space="preserve">• Stakeholder communication plan executed: SC Chair, client-facing teams, and MONOLITH Agent leads (Aria, Signal, Nova, Core, Nexus) notified ≥24 hours before cutover</w:t>
      </w:r>
    </w:p>
    <w:p>
      <w:pPr>
        <w:spacing w:before="0" w:after="60"/>
        <w:ind w:left="600" w:hanging="200"/>
        <w:rPr/>
      </w:pPr>
      <w:r>
        <w:rPr>
          <w:sz w:val="22"/>
          <w:szCs w:val="22"/>
        </w:rPr>
        <w:t xml:space="preserve">• Nova monitoring dashboard baseline metrics captured from final staging run; alert thresholds set and validated in production environment</w:t>
      </w:r>
    </w:p>
    <w:p>
      <w:pPr>
        <w:spacing w:before="0" w:after="60"/>
        <w:ind w:left="600" w:hanging="200"/>
        <w:rPr/>
      </w:pPr>
      <w:r>
        <w:rPr>
          <w:sz w:val="22"/>
          <w:szCs w:val="22"/>
        </w:rPr>
        <w:t xml:space="preserve">• Vendor on-call roster confirmed: all AIE-001–005 module leads contactable by Signal within 30 minutes throughout both cutover windows</w:t>
      </w:r>
    </w:p>
    <w:p>
      <w:pPr>
        <w:spacing w:before="0" w:after="60"/>
        <w:ind w:left="600" w:hanging="200"/>
        <w:rPr/>
      </w:pPr>
      <w:r>
        <w:rPr>
          <w:sz w:val="22"/>
          <w:szCs w:val="22"/>
        </w:rPr>
        <w:t xml:space="preserve">• Change freeze in effect: all non-critical system changes frozen from T-5 days through T+72h; emergency change approval only via Programme Director</w:t>
      </w:r>
    </w:p>
    <w:p>
      <w:pPr>
        <w:spacing w:before="0" w:after="60"/>
        <w:ind w:left="600" w:hanging="200"/>
        <w:rPr/>
      </w:pPr>
      <w:r>
        <w:rPr>
          <w:sz w:val="22"/>
          <w:szCs w:val="22"/>
        </w:rPr>
        <w:t xml:space="preserve">• Incident response team assembled: Signal (primary), vendor L2, Programme Director (L3), SC Chair (L4 escalation trigger ≥4 hours unresolved P1)</w:t>
      </w:r>
    </w:p>
    <w:p>
      <w:pPr>
        <w:spacing w:before="0" w:after="60"/>
        <w:ind w:left="600"/>
        <w:rPr/>
      </w:pPr>
      <w:r>
        <w:rPr>
          <w:b/>
          <w:bCs/>
          <w:sz w:val="22"/>
          <w:szCs w:val="22"/>
        </w:rPr>
        <w:t xml:space="preserve">Pre-go-live sign-off deadline:  </w:t>
      </w:r>
      <w:r>
        <w:rPr>
          <w:sz w:val="22"/>
          <w:szCs w:val="22"/>
        </w:rPr>
        <w:t xml:space="preserve">≥48 hours before Cutover Window 1; late sign-off automatically defers go-live by one week</w:t>
      </w:r>
    </w:p>
    <w:p>
      <w:pPr>
        <w:spacing w:before="0" w:after="60"/>
        <w:ind w:left="600"/>
        <w:rPr/>
      </w:pPr>
      <w:r>
        <w:rPr>
          <w:b/>
          <w:bCs/>
          <w:sz w:val="22"/>
          <w:szCs w:val="22"/>
        </w:rPr>
        <w:t xml:space="preserve">Authority:  </w:t>
      </w:r>
      <w:r>
        <w:rPr>
          <w:sz w:val="22"/>
          <w:szCs w:val="22"/>
        </w:rPr>
        <w:t xml:space="preserve">Phase 2 Programme Director co-signed Signal and Aria</w:t>
      </w:r>
    </w:p>
    <w:p>
      <w:pPr>
        <w:spacing w:before="200" w:after="80"/>
        <w:rPr/>
      </w:pPr>
      <w:r>
        <w:rPr>
          <w:b/>
          <w:bCs/>
          <w:sz w:val="28"/>
          <w:szCs w:val="28"/>
          <w:color w:val="2e75b6"/>
        </w:rPr>
        <w:t xml:space="preserve">53.3 Cutover Schedule</w:t>
      </w:r>
    </w:p>
    <w:p>
      <w:pPr>
        <w:spacing w:before="0" w:after="80"/>
        <w:ind w:left="400"/>
        <w:rPr/>
      </w:pPr>
      <w:r>
        <w:rPr>
          <w:sz w:val="24"/>
          <w:szCs w:val="24"/>
        </w:rPr>
        <w:t xml:space="preserve">The production cutover is executed in two sequential windows across one business week. Window 2 proceeds only if Window 1 achieves STABLE status at the 2-hour parallel-run checkpoint. The full schedule below is relative to T-0 (first cutover window Monday morning).</w:t>
      </w:r>
    </w:p>
    <w:p>
      <w:pPr>
        <w:spacing w:before="0" w:after="60"/>
        <w:ind w:left="600"/>
        <w:rPr/>
      </w:pPr>
      <w:r>
        <w:rPr>
          <w:b/>
          <w:bCs/>
          <w:sz w:val="22"/>
          <w:szCs w:val="22"/>
        </w:rPr>
        <w:t xml:space="preserve">T-5 days (Wednesday prior):  </w:t>
      </w:r>
      <w:r>
        <w:rPr>
          <w:sz w:val="22"/>
          <w:szCs w:val="22"/>
        </w:rPr>
        <w:t xml:space="preserve">Production environment lock imposed; change freeze activated; Nova monitoring in pre-go-live mode; vendor team availability confirmed for go-live week</w:t>
      </w:r>
    </w:p>
    <w:p>
      <w:pPr>
        <w:spacing w:before="0" w:after="60"/>
        <w:ind w:left="600"/>
        <w:rPr/>
      </w:pPr>
      <w:r>
        <w:rPr>
          <w:b/>
          <w:bCs/>
          <w:sz w:val="22"/>
          <w:szCs w:val="22"/>
        </w:rPr>
        <w:t xml:space="preserve">T-2 days (Saturday):  </w:t>
      </w:r>
      <w:r>
        <w:rPr>
          <w:sz w:val="22"/>
          <w:szCs w:val="22"/>
        </w:rPr>
        <w:t xml:space="preserve">Final staging-to-production delta validation by Signal; all AIE-001–005 health checks passing; rollback runbook reviewed and countersigned; vendor on-call roster confirmed active</w:t>
      </w:r>
    </w:p>
    <w:p>
      <w:pPr>
        <w:spacing w:before="0" w:after="60"/>
        <w:ind w:left="600"/>
        <w:rPr/>
      </w:pPr>
      <w:r>
        <w:rPr>
          <w:b/>
          <w:bCs/>
          <w:sz w:val="22"/>
          <w:szCs w:val="22"/>
        </w:rPr>
        <w:t xml:space="preserve">T-1 day (Sunday):  </w:t>
      </w:r>
      <w:r>
        <w:rPr>
          <w:sz w:val="22"/>
          <w:szCs w:val="22"/>
        </w:rPr>
        <w:t xml:space="preserve">Programme Director final readiness call with Signal, Aria, and vendor Account Director; GL-CHK-01–03 formally closed; cutover communication sent to all MONOLITH Agent leads; SC Chair notified; Nova monitoring shifted to cutover-watch mode</w:t>
      </w:r>
    </w:p>
    <w:p>
      <w:pPr>
        <w:spacing w:before="0" w:after="60"/>
        <w:ind w:left="600"/>
        <w:rPr/>
      </w:pPr>
      <w:r>
        <w:rPr>
          <w:b/>
          <w:bCs/>
          <w:sz w:val="22"/>
          <w:szCs w:val="22"/>
        </w:rPr>
        <w:t xml:space="preserve">T-0 Window 1 (Monday 06:00–10:00 ICT):  </w:t>
      </w:r>
      <w:r>
        <w:rPr>
          <w:sz w:val="22"/>
          <w:szCs w:val="22"/>
        </w:rPr>
        <w:t xml:space="preserve">AIE-001 (Concept Generator) and AIE-002 (Style Harmoniser) production activation; 2-hour parallel run: both staging and production serving requests simultaneously; Signal monitors latency and error rate in real time; STABLE declaration at 08:00 if: zero P1 incidents, p95 latency within SLA, error rate ≤0.5%; UNSTABLE at 08:00 triggers immediate rollback — no Window 2 this week</w:t>
      </w:r>
    </w:p>
    <w:p>
      <w:pPr>
        <w:spacing w:before="0" w:after="60"/>
        <w:ind w:left="600"/>
        <w:rPr/>
      </w:pPr>
      <w:r>
        <w:rPr>
          <w:b/>
          <w:bCs/>
          <w:sz w:val="22"/>
          <w:szCs w:val="22"/>
        </w:rPr>
        <w:t xml:space="preserve">T+4h post-Window 1 (Monday 10:00–14:00 ICT):  </w:t>
      </w:r>
      <w:r>
        <w:rPr>
          <w:sz w:val="22"/>
          <w:szCs w:val="22"/>
        </w:rPr>
        <w:t xml:space="preserve">Window 1 post-cutover assessment: Signal reviews 4-hour production metrics; Programme Director issues Window 1 Stable/Unstable declaration; if STABLE: Window 2 confirmed for Wednesday; if UNSTABLE: rollback executed, root cause analysis within 24h</w:t>
      </w:r>
    </w:p>
    <w:p>
      <w:pPr>
        <w:spacing w:before="0" w:after="60"/>
        <w:ind w:left="600"/>
        <w:rPr/>
      </w:pPr>
      <w:r>
        <w:rPr>
          <w:b/>
          <w:bCs/>
          <w:sz w:val="22"/>
          <w:szCs w:val="22"/>
        </w:rPr>
        <w:t xml:space="preserve">T+48h Window 2 (Wednesday 06:00–10:00 ICT):  </w:t>
      </w:r>
      <w:r>
        <w:rPr>
          <w:sz w:val="22"/>
          <w:szCs w:val="22"/>
        </w:rPr>
        <w:t xml:space="preserve">Contingent on Window 1 STABLE declaration: AIE-003 (Material Specifier), AIE-004 (Mood Board Assembler), AIE-005 (Client Presentation Renderer) production activation; 2-hour parallel run; STABLE criteria same as Window 1 (zero P1, latency SLA, error rate ≤1.0%); full AIE-001–005 suite live on STABLE declaration</w:t>
      </w:r>
    </w:p>
    <w:p>
      <w:pPr>
        <w:spacing w:before="0" w:after="60"/>
        <w:ind w:left="600"/>
        <w:rPr/>
      </w:pPr>
      <w:r>
        <w:rPr>
          <w:b/>
          <w:bCs/>
          <w:sz w:val="22"/>
          <w:szCs w:val="22"/>
        </w:rPr>
        <w:t xml:space="preserve">T+72h (Thursday 06:00 ICT):  </w:t>
      </w:r>
      <w:r>
        <w:rPr>
          <w:sz w:val="22"/>
          <w:szCs w:val="22"/>
        </w:rPr>
        <w:t xml:space="preserve">Post-cutover stability checkpoint: Signal and Nova confirm 72-hour production metrics; zero P1 incidents across full AIE-001–005 suite; Programme Director issues formal Go-Live Stable Declaration; 90-day Hypercare Period starts (S52.6); V-CHK-09 closes</w:t>
      </w:r>
    </w:p>
    <w:p>
      <w:pPr>
        <w:spacing w:before="0" w:after="80"/>
        <w:ind w:left="400"/>
        <w:rPr/>
      </w:pPr>
      <w:r>
        <w:rPr>
          <w:sz w:val="24"/>
          <w:szCs w:val="24"/>
        </w:rPr>
        <w:t xml:space="preserve">Rollback decision tree:</w:t>
      </w:r>
    </w:p>
    <w:p>
      <w:pPr>
        <w:spacing w:before="0" w:after="60"/>
        <w:ind w:left="600" w:hanging="200"/>
        <w:rPr/>
      </w:pPr>
      <w:r>
        <w:rPr>
          <w:sz w:val="22"/>
          <w:szCs w:val="22"/>
        </w:rPr>
        <w:t xml:space="preserve">• Any P1 incident within 4 hours of cutover window: Signal initiates rollback assessment; Programme Director notified within 15 minutes</w:t>
      </w:r>
    </w:p>
    <w:p>
      <w:pPr>
        <w:spacing w:before="0" w:after="60"/>
        <w:ind w:left="600" w:hanging="200"/>
        <w:rPr/>
      </w:pPr>
      <w:r>
        <w:rPr>
          <w:sz w:val="22"/>
          <w:szCs w:val="22"/>
        </w:rPr>
        <w:t xml:space="preserve">• Two or more P1 incidents in any 4-hour window: automatic rollback trigger; Signal executes without waiting for Programme Director approval</w:t>
      </w:r>
    </w:p>
    <w:p>
      <w:pPr>
        <w:spacing w:before="0" w:after="60"/>
        <w:ind w:left="600" w:hanging="200"/>
        <w:rPr/>
      </w:pPr>
      <w:r>
        <w:rPr>
          <w:sz w:val="22"/>
          <w:szCs w:val="22"/>
        </w:rPr>
        <w:t xml:space="preserve">• Data integrity anomaly (any severity): immediate rollback; Nexus security team engaged; SC Chair notified within 1 hour</w:t>
      </w:r>
    </w:p>
    <w:p>
      <w:pPr>
        <w:spacing w:before="0" w:after="60"/>
        <w:ind w:left="600" w:hanging="200"/>
        <w:rPr/>
      </w:pPr>
      <w:r>
        <w:rPr>
          <w:sz w:val="22"/>
          <w:szCs w:val="22"/>
        </w:rPr>
        <w:t xml:space="preserve">• Rollback target: revert to pre-cutover baseline (S51/S52 procurement workflow) within 30 minutes of trigger decision</w:t>
      </w:r>
    </w:p>
    <w:p>
      <w:pPr>
        <w:spacing w:before="0" w:after="60"/>
        <w:ind w:left="600" w:hanging="200"/>
        <w:rPr/>
      </w:pPr>
      <w:r>
        <w:rPr>
          <w:sz w:val="22"/>
          <w:szCs w:val="22"/>
        </w:rPr>
        <w:t xml:space="preserve">• Post-rollback: written root cause analysis to Programme Director within 24 hours; revised go-live date to SC within 5 business days</w:t>
      </w:r>
    </w:p>
    <w:p>
      <w:pPr>
        <w:spacing w:before="200" w:after="80"/>
        <w:rPr/>
      </w:pPr>
      <w:r>
        <w:rPr>
          <w:b/>
          <w:bCs/>
          <w:sz w:val="28"/>
          <w:szCs w:val="28"/>
          <w:color w:val="2e75b6"/>
        </w:rPr>
        <w:t xml:space="preserve">53.4 BAU Transition Protocol</w:t>
      </w:r>
    </w:p>
    <w:p>
      <w:pPr>
        <w:spacing w:before="0" w:after="80"/>
        <w:ind w:left="400"/>
        <w:rPr/>
      </w:pPr>
      <w:r>
        <w:rPr>
          <w:sz w:val="24"/>
          <w:szCs w:val="24"/>
        </w:rPr>
        <w:t xml:space="preserve">The BAU Transition Protocol defines the operating model for AIE-001–005 from the Go-Live Stable Declaration through the end of the 90-day Hypercare Period (S52.6) and into the steady-state BAU support model. Three transition phases apply.</w:t>
      </w:r>
    </w:p>
    <w:p>
      <w:pPr>
        <w:spacing w:before="0" w:after="60"/>
        <w:ind w:left="600"/>
        <w:rPr/>
      </w:pPr>
      <w:r>
        <w:rPr>
          <w:b/>
          <w:bCs/>
          <w:sz w:val="22"/>
          <w:szCs w:val="22"/>
        </w:rPr>
        <w:t xml:space="preserve">Phase A — Days 1–30 (Enhanced Support Mode):  </w:t>
      </w:r>
      <w:r>
        <w:rPr>
          <w:sz w:val="22"/>
          <w:szCs w:val="22"/>
        </w:rPr>
        <w:t xml:space="preserve">Signal + vendor maintain 24/7 joint on-call; daily stand-up (09:00 ICT) between Signal and vendor module leads; all incidents logged in MONOLITH SIEM (Nexus); P1 response ≤1h; weekly performance report to Programme Director; Nova dashboard in hypercare-watch mode (30-minute reporting cycle); GL-CHK-04 closed at T+72h; GL-CHK-05 at Day 7 stability confirmation</w:t>
      </w:r>
    </w:p>
    <w:p>
      <w:pPr>
        <w:spacing w:before="0" w:after="60"/>
        <w:ind w:left="600"/>
        <w:rPr/>
      </w:pPr>
      <w:r>
        <w:rPr>
          <w:b/>
          <w:bCs/>
          <w:sz w:val="22"/>
          <w:szCs w:val="22"/>
        </w:rPr>
        <w:t xml:space="preserve">Phase B — Days 31–60 (Standard Hypercare Mode):  </w:t>
      </w:r>
      <w:r>
        <w:rPr>
          <w:sz w:val="22"/>
          <w:szCs w:val="22"/>
        </w:rPr>
        <w:t xml:space="preserve">Signal + vendor maintain business-hours primary support with 24/7 P1 escalation path; daily stand-up reduced to Monday/Wednesday/Friday; weekly SLA report issued by vendor; 30-day hypercare review meeting: Programme Director + Signal + vendor Account Director; Nova reports automated to SC Chair and Programme Director every Monday; GL-CHK-06 closed at Day 30 hypercare review</w:t>
      </w:r>
    </w:p>
    <w:p>
      <w:pPr>
        <w:spacing w:before="0" w:after="60"/>
        <w:ind w:left="600"/>
        <w:rPr/>
      </w:pPr>
      <w:r>
        <w:rPr>
          <w:b/>
          <w:bCs/>
          <w:sz w:val="22"/>
          <w:szCs w:val="22"/>
        </w:rPr>
        <w:t xml:space="preserve">Phase C — Days 61–90 (Pre-BAU Assessment):  </w:t>
      </w:r>
      <w:r>
        <w:rPr>
          <w:sz w:val="22"/>
          <w:szCs w:val="22"/>
        </w:rPr>
        <w:t xml:space="preserve">Transition planning begins; Signal documents AIE-001–005 operational runbooks; incident playbooks reviewed and updated based on 60-day learnings; vendor handoff documentation package assembled (architecture diagrams, contact matrix, SLA schedules); 60-day hypercare review: performance stability assessment; GL-CHK-07 closed at Day 60 review; BAU support model agreed with vendor by Day 75</w:t>
      </w:r>
    </w:p>
    <w:p>
      <w:pPr>
        <w:spacing w:before="0" w:after="60"/>
        <w:ind w:left="600"/>
        <w:rPr/>
      </w:pPr>
      <w:r>
        <w:rPr>
          <w:b/>
          <w:bCs/>
          <w:sz w:val="22"/>
          <w:szCs w:val="22"/>
        </w:rPr>
        <w:t xml:space="preserve">Phase D — Day 91+ (BAU Mode):  </w:t>
      </w:r>
      <w:r>
        <w:rPr>
          <w:sz w:val="22"/>
          <w:szCs w:val="22"/>
        </w:rPr>
        <w:t xml:space="preserve">Standard support model per contract schedule: AIE-001–005 availability ≥99.5% monthly; P1 response ≤2 hours (vs ≤1h hypercare); P2 ≤8 hours; P3 ≤3 business days; monthly SLA report; quarterly performance review; change management via standard change control; GL-CHK-08 closed at Day 90 hypercare exit sign-off (Programme Director + Core)</w:t>
      </w:r>
    </w:p>
    <w:p>
      <w:pPr>
        <w:spacing w:before="0" w:after="80"/>
        <w:ind w:left="400"/>
        <w:rPr/>
      </w:pPr>
      <w:r>
        <w:rPr>
          <w:sz w:val="24"/>
          <w:szCs w:val="24"/>
        </w:rPr>
        <w:t xml:space="preserve">BAU handoff documentation package (required at GL-CHK-08):</w:t>
      </w:r>
    </w:p>
    <w:p>
      <w:pPr>
        <w:spacing w:before="0" w:after="60"/>
        <w:ind w:left="600" w:hanging="200"/>
        <w:rPr/>
      </w:pPr>
      <w:r>
        <w:rPr>
          <w:sz w:val="22"/>
          <w:szCs w:val="22"/>
        </w:rPr>
        <w:t xml:space="preserve">• AIE-001–005 operational runbooks: startup/shutdown, health check procedures, common incident resolution steps</w:t>
      </w:r>
    </w:p>
    <w:p>
      <w:pPr>
        <w:spacing w:before="0" w:after="60"/>
        <w:ind w:left="600" w:hanging="200"/>
        <w:rPr/>
      </w:pPr>
      <w:r>
        <w:rPr>
          <w:sz w:val="22"/>
          <w:szCs w:val="22"/>
        </w:rPr>
        <w:t xml:space="preserve">• Incident playbook: severity definitions, escalation contacts, resolution templates for top 10 known issue types</w:t>
      </w:r>
    </w:p>
    <w:p>
      <w:pPr>
        <w:spacing w:before="0" w:after="60"/>
        <w:ind w:left="600" w:hanging="200"/>
        <w:rPr/>
      </w:pPr>
      <w:r>
        <w:rPr>
          <w:sz w:val="22"/>
          <w:szCs w:val="22"/>
        </w:rPr>
        <w:t xml:space="preserve">• Architecture reference: API endpoint registry, authentication configuration, data flow diagrams, dependency map</w:t>
      </w:r>
    </w:p>
    <w:p>
      <w:pPr>
        <w:spacing w:before="0" w:after="60"/>
        <w:ind w:left="600" w:hanging="200"/>
        <w:rPr/>
      </w:pPr>
      <w:r>
        <w:rPr>
          <w:sz w:val="22"/>
          <w:szCs w:val="22"/>
        </w:rPr>
        <w:t xml:space="preserve">• Performance baseline: 90-day p50/p95/p99 latency benchmarks and availability records per AIE module</w:t>
      </w:r>
    </w:p>
    <w:p>
      <w:pPr>
        <w:spacing w:before="0" w:after="60"/>
        <w:ind w:left="600" w:hanging="200"/>
        <w:rPr/>
      </w:pPr>
      <w:r>
        <w:rPr>
          <w:sz w:val="22"/>
          <w:szCs w:val="22"/>
        </w:rPr>
        <w:t xml:space="preserve">• Vendor contact matrix: 24/7 emergency, business-hours, escalation, and account management contacts; updated and countersigned by vendor Account Director</w:t>
      </w:r>
    </w:p>
    <w:p>
      <w:pPr>
        <w:spacing w:before="0" w:after="60"/>
        <w:ind w:left="600"/>
        <w:rPr/>
      </w:pPr>
      <w:r>
        <w:rPr>
          <w:b/>
          <w:bCs/>
          <w:sz w:val="22"/>
          <w:szCs w:val="22"/>
        </w:rPr>
        <w:t xml:space="preserve">Handoff authority:  </w:t>
      </w:r>
      <w:r>
        <w:rPr>
          <w:sz w:val="22"/>
          <w:szCs w:val="22"/>
        </w:rPr>
        <w:t xml:space="preserve">Signal (Technology Lead) accepts runbooks; Core accepts vendor commercial documentation; Programme Director signs off full BAU handoff package</w:t>
      </w:r>
    </w:p>
    <w:p>
      <w:pPr>
        <w:spacing w:before="200" w:after="80"/>
        <w:rPr/>
      </w:pPr>
      <w:r>
        <w:rPr>
          <w:b/>
          <w:bCs/>
          <w:sz w:val="28"/>
          <w:szCs w:val="28"/>
          <w:color w:val="2e75b6"/>
        </w:rPr>
        <w:t xml:space="preserve">53.5 Phase 3 Readiness Gate Criteria</w:t>
      </w:r>
    </w:p>
    <w:p>
      <w:pPr>
        <w:spacing w:before="0" w:after="80"/>
        <w:ind w:left="400"/>
        <w:rPr/>
      </w:pPr>
      <w:r>
        <w:rPr>
          <w:sz w:val="24"/>
          <w:szCs w:val="24"/>
        </w:rPr>
        <w:t xml:space="preserve">Phase 3 initiation requires the Phase 2 programme to demonstrate achievement of all Phase 2 coverage targets and system stability milestones. The following gate criteria must be satisfied before the Steering Committee may authorise Phase 3 commencement.</w:t>
      </w:r>
    </w:p>
    <w:p>
      <w:pPr>
        <w:spacing w:before="0" w:after="80"/>
        <w:ind w:left="400"/>
        <w:rPr/>
      </w:pPr>
      <w:r>
        <w:rPr>
          <w:sz w:val="24"/>
          <w:szCs w:val="24"/>
        </w:rPr>
        <w:t xml:space="preserve">Phase 2 completion requirements (prerequisite for Phase 3 gate):</w:t>
      </w:r>
    </w:p>
    <w:p>
      <w:pPr>
        <w:spacing w:before="0" w:after="60"/>
        <w:ind w:left="600" w:hanging="200"/>
        <w:rPr/>
      </w:pPr>
      <w:r>
        <w:rPr>
          <w:sz w:val="22"/>
          <w:szCs w:val="22"/>
        </w:rPr>
        <w:t xml:space="preserve">• GAP-05 (AI Creative Engine): AIE-001–005 live in production with ≥99.5% availability for minimum 90 consecutive days</w:t>
      </w:r>
    </w:p>
    <w:p>
      <w:pPr>
        <w:spacing w:before="0" w:after="60"/>
        <w:ind w:left="600" w:hanging="200"/>
        <w:rPr/>
      </w:pPr>
      <w:r>
        <w:rPr>
          <w:sz w:val="22"/>
          <w:szCs w:val="22"/>
        </w:rPr>
        <w:t xml:space="preserve">• GAP-06 (Cross-Pillar Event Bus): EVT-001–005 deployed and integrated; cross-pillar orchestration validated by Signal</w:t>
      </w:r>
    </w:p>
    <w:p>
      <w:pPr>
        <w:spacing w:before="0" w:after="60"/>
        <w:ind w:left="600" w:hanging="200"/>
        <w:rPr/>
      </w:pPr>
      <w:r>
        <w:rPr>
          <w:sz w:val="22"/>
          <w:szCs w:val="22"/>
        </w:rPr>
        <w:t xml:space="preserve">• GAP-09 (Mock-up Approval Workflow): client mock-up portal live; ≥10 successful client sign-off cycles completed</w:t>
      </w:r>
    </w:p>
    <w:p>
      <w:pPr>
        <w:spacing w:before="0" w:after="60"/>
        <w:ind w:left="600" w:hanging="200"/>
        <w:rPr/>
      </w:pPr>
      <w:r>
        <w:rPr>
          <w:sz w:val="22"/>
          <w:szCs w:val="22"/>
        </w:rPr>
        <w:t xml:space="preserve">• GAP-10 (Unified KPI Dashboard): Nova dashboard aggregating all 6 Pillars live; SC reporting automation active</w:t>
      </w:r>
    </w:p>
    <w:p>
      <w:pPr>
        <w:spacing w:before="0" w:after="60"/>
        <w:ind w:left="600" w:hanging="200"/>
        <w:rPr/>
      </w:pPr>
      <w:r>
        <w:rPr>
          <w:sz w:val="22"/>
          <w:szCs w:val="22"/>
        </w:rPr>
        <w:t xml:space="preserve">• GAP-11 (Emergency Escalation Protocol): P0/P1/P2 severity matrix live in MONOLITH SIEM; incident postmortem module active</w:t>
      </w:r>
    </w:p>
    <w:p>
      <w:pPr>
        <w:spacing w:before="0" w:after="60"/>
        <w:ind w:left="600" w:hanging="200"/>
        <w:rPr/>
      </w:pPr>
      <w:r>
        <w:rPr>
          <w:sz w:val="22"/>
          <w:szCs w:val="22"/>
        </w:rPr>
        <w:t xml:space="preserve">• GAP-12 (Governance Amendment Tracking): amendment register with SC ratification records live; at least one formal amendment cycle completed</w:t>
      </w:r>
    </w:p>
    <w:p>
      <w:pPr>
        <w:spacing w:before="0" w:after="60"/>
        <w:ind w:left="600"/>
        <w:rPr/>
      </w:pPr>
      <w:r>
        <w:rPr>
          <w:b/>
          <w:bCs/>
          <w:sz w:val="22"/>
          <w:szCs w:val="22"/>
        </w:rPr>
        <w:t xml:space="preserve">Phase 2 coverage target:  </w:t>
      </w:r>
      <w:r>
        <w:rPr>
          <w:sz w:val="22"/>
          <w:szCs w:val="22"/>
        </w:rPr>
        <w:t xml:space="preserve">80% of MONOLITH coverage metric (Phase 1: 68% → Phase 2: 80%)</w:t>
      </w:r>
    </w:p>
    <w:p>
      <w:pPr>
        <w:spacing w:before="0" w:after="80"/>
        <w:ind w:left="400"/>
        <w:rPr/>
      </w:pPr>
      <w:r>
        <w:rPr>
          <w:sz w:val="24"/>
          <w:szCs w:val="24"/>
        </w:rPr>
        <w:t xml:space="preserve">Phase 3 gate criteria (GL-CHK-09–10):</w:t>
      </w:r>
    </w:p>
    <w:p>
      <w:pPr>
        <w:spacing w:before="0" w:after="60"/>
        <w:ind w:left="600"/>
        <w:rPr/>
      </w:pPr>
      <w:r>
        <w:rPr>
          <w:b/>
          <w:bCs/>
          <w:sz w:val="22"/>
          <w:szCs w:val="22"/>
        </w:rPr>
        <w:t xml:space="preserve">GL-CHK-09 — Phase 2 Coverage Verification:  </w:t>
      </w:r>
      <w:r>
        <w:rPr>
          <w:sz w:val="22"/>
          <w:szCs w:val="22"/>
        </w:rPr>
        <w:t xml:space="preserve">SC formally verifies all 6 Phase 2 gaps (GAP-05/06/09/10/11/12) CLOSED per audit by Aria + Signal; coverage metric independently calculated at ≥80%; no open P1/P2 incidents across any Phase 2 deliverable for 30 consecutive days prior to gate</w:t>
      </w:r>
    </w:p>
    <w:p>
      <w:pPr>
        <w:spacing w:before="0" w:after="60"/>
        <w:ind w:left="600"/>
        <w:rPr/>
      </w:pPr>
      <w:r>
        <w:rPr>
          <w:b/>
          <w:bCs/>
          <w:sz w:val="22"/>
          <w:szCs w:val="22"/>
        </w:rPr>
        <w:t xml:space="preserve">GL-CHK-10 — Phase 3 Authorisation:  </w:t>
      </w:r>
      <w:r>
        <w:rPr>
          <w:sz w:val="22"/>
          <w:szCs w:val="22"/>
        </w:rPr>
        <w:t xml:space="preserve">SC resolution passed authorising Phase 3 initiation; Phase 3 Programme Director appointed; Phase 3 PDD (Programme Definition Document) approved in principle; Phase 3 budget envelope (target: GAP-01/02/03/04/13/14/15 closure to 92% coverage) ring-fenced</w:t>
      </w:r>
    </w:p>
    <w:p>
      <w:pPr>
        <w:spacing w:before="0" w:after="80"/>
        <w:ind w:left="400"/>
        <w:rPr/>
      </w:pPr>
      <w:r>
        <w:rPr>
          <w:sz w:val="24"/>
          <w:szCs w:val="24"/>
        </w:rPr>
        <w:t xml:space="preserve">Phase 3 scope preview (for planning purposes):</w:t>
      </w:r>
    </w:p>
    <w:p>
      <w:pPr>
        <w:spacing w:before="0" w:after="60"/>
        <w:ind w:left="600" w:hanging="200"/>
        <w:rPr/>
      </w:pPr>
      <w:r>
        <w:rPr>
          <w:sz w:val="22"/>
          <w:szCs w:val="22"/>
        </w:rPr>
        <w:t xml:space="preserve">• GAP-01: Biophilic Design &amp; WELL/LEED Tracking module (Pillar 1) — `src/biophilic/` new module</w:t>
      </w:r>
    </w:p>
    <w:p>
      <w:pPr>
        <w:spacing w:before="0" w:after="60"/>
        <w:ind w:left="600" w:hanging="200"/>
        <w:rPr/>
      </w:pPr>
      <w:r>
        <w:rPr>
          <w:sz w:val="22"/>
          <w:szCs w:val="22"/>
        </w:rPr>
        <w:t xml:space="preserve">• GAP-02: Design Freeze Gate full implementation (Pillar 2) — Gate-0/1/2/3 milestone locks in `src/gate/`</w:t>
      </w:r>
    </w:p>
    <w:p>
      <w:pPr>
        <w:spacing w:before="0" w:after="60"/>
        <w:ind w:left="600" w:hanging="200"/>
        <w:rPr/>
      </w:pPr>
      <w:r>
        <w:rPr>
          <w:sz w:val="22"/>
          <w:szCs w:val="22"/>
        </w:rPr>
        <w:t xml:space="preserve">• GAP-03/04: Sensory Commissioning + Post-Occupancy Evaluation (Pillar 6) — `src/sensory-commissioning/`, `src/poe/`</w:t>
      </w:r>
    </w:p>
    <w:p>
      <w:pPr>
        <w:spacing w:before="0" w:after="60"/>
        <w:ind w:left="600" w:hanging="200"/>
        <w:rPr/>
      </w:pPr>
      <w:r>
        <w:rPr>
          <w:sz w:val="22"/>
          <w:szCs w:val="22"/>
        </w:rPr>
        <w:t xml:space="preserve">• GAP-13: AI Ethics Audit Module — bias monitoring, ethical decision log in `src/core/guards/`</w:t>
      </w:r>
    </w:p>
    <w:p>
      <w:pPr>
        <w:spacing w:before="0" w:after="60"/>
        <w:ind w:left="600" w:hanging="200"/>
        <w:rPr/>
      </w:pPr>
      <w:r>
        <w:rPr>
          <w:sz w:val="22"/>
          <w:szCs w:val="22"/>
        </w:rPr>
        <w:t xml:space="preserve">• GAP-14: Agent Decommissioning Workflow — formal retire/archive state in `src/workflow/`</w:t>
      </w:r>
    </w:p>
    <w:p>
      <w:pPr>
        <w:spacing w:before="0" w:after="60"/>
        <w:ind w:left="600" w:hanging="200"/>
        <w:rPr/>
      </w:pPr>
      <w:r>
        <w:rPr>
          <w:sz w:val="22"/>
          <w:szCs w:val="22"/>
        </w:rPr>
        <w:t xml:space="preserve">• GAP-15: PDPA Data Subject Request Workflow — DSAR form and 30-day response tracker in `src/iam/`</w:t>
      </w:r>
    </w:p>
    <w:p>
      <w:pPr>
        <w:spacing w:before="0" w:after="60"/>
        <w:ind w:left="600"/>
        <w:rPr/>
      </w:pPr>
      <w:r>
        <w:rPr>
          <w:b/>
          <w:bCs/>
          <w:sz w:val="22"/>
          <w:szCs w:val="22"/>
        </w:rPr>
        <w:t xml:space="preserve">Phase 3 coverage target:  </w:t>
      </w:r>
      <w:r>
        <w:rPr>
          <w:sz w:val="22"/>
          <w:szCs w:val="22"/>
        </w:rPr>
        <w:t xml:space="preserve">92% (Phase 2: 80% → Phase 3: 92%)</w:t>
      </w:r>
    </w:p>
    <w:p>
      <w:pPr>
        <w:spacing w:before="0" w:after="60"/>
        <w:ind w:left="600"/>
        <w:rPr/>
      </w:pPr>
      <w:r>
        <w:rPr>
          <w:b/>
          <w:bCs/>
          <w:sz w:val="22"/>
          <w:szCs w:val="22"/>
        </w:rPr>
        <w:t xml:space="preserve">Phase 3 timeline estimate:  </w:t>
      </w:r>
      <w:r>
        <w:rPr>
          <w:sz w:val="22"/>
          <w:szCs w:val="22"/>
        </w:rPr>
        <w:t xml:space="preserve">FY2033–2034 (AMD-004 WS-C/WS-D activation)</w:t>
      </w:r>
    </w:p>
    <w:p>
      <w:pPr>
        <w:spacing w:before="0" w:after="60"/>
        <w:ind w:left="600"/>
        <w:rPr/>
      </w:pPr>
      <w:r>
        <w:rPr>
          <w:b/>
          <w:bCs/>
          <w:sz w:val="22"/>
          <w:szCs w:val="22"/>
        </w:rPr>
        <w:t xml:space="preserve">Phase 3 gate authority:  </w:t>
      </w:r>
      <w:r>
        <w:rPr>
          <w:sz w:val="22"/>
          <w:szCs w:val="22"/>
        </w:rPr>
        <w:t xml:space="preserve">Steering Committee — SC resolution required; Programme Director cannot unilaterally initiate Phase 3</w:t>
      </w:r>
    </w:p>
    <w:p>
      <w:pPr>
        <w:spacing w:before="200" w:after="80"/>
        <w:rPr/>
      </w:pPr>
      <w:r>
        <w:rPr>
          <w:b/>
          <w:bCs/>
          <w:sz w:val="28"/>
          <w:szCs w:val="28"/>
          <w:color w:val="2e75b6"/>
        </w:rPr>
        <w:t xml:space="preserve">53.6 Go-Live Operations Checklist — GL-CHK-01 to GL-CHK-10</w:t>
      </w:r>
    </w:p>
    <w:p>
      <w:pPr>
        <w:spacing w:before="0" w:after="80"/>
        <w:ind w:left="400"/>
        <w:rPr/>
      </w:pPr>
      <w:r>
        <w:rPr>
          <w:sz w:val="24"/>
          <w:szCs w:val="24"/>
        </w:rPr>
        <w:t xml:space="preserve">The following 10-item Go-Live Operations Checklist (GL-CHK-01–10) provides definitive gate control for the production activation and programme transition lifecycle. Items are sequential — no item may be closed before all preceding items are COMPLETE. Any BLOCKED item triggers escalation to the Programme Director and, if unresolved within 5 business days, automatic SC notification.</w:t>
      </w:r>
    </w:p>
    <w:p>
      <w:pPr>
        <w:spacing w:before="0" w:after="60"/>
        <w:ind w:left="600"/>
        <w:rPr/>
      </w:pPr>
      <w:r>
        <w:rPr>
          <w:b/>
          <w:bCs/>
          <w:sz w:val="22"/>
          <w:szCs w:val="22"/>
        </w:rPr>
        <w:t xml:space="preserve">GL-CHK-01:  </w:t>
      </w:r>
      <w:r>
        <w:rPr>
          <w:sz w:val="22"/>
          <w:szCs w:val="22"/>
        </w:rPr>
        <w:t xml:space="preserve">[PRE-GO-LIVE] V-CHK Audit — V-CHK-01–08 all COMPLETE; zero open P1/P2 defects — Authority: Programme Director</w:t>
      </w:r>
    </w:p>
    <w:p>
      <w:pPr>
        <w:spacing w:before="0" w:after="60"/>
        <w:ind w:left="600"/>
        <w:rPr/>
      </w:pPr>
      <w:r>
        <w:rPr>
          <w:b/>
          <w:bCs/>
          <w:sz w:val="22"/>
          <w:szCs w:val="22"/>
        </w:rPr>
        <w:t xml:space="preserve">GL-CHK-02:  </w:t>
      </w:r>
      <w:r>
        <w:rPr>
          <w:sz w:val="22"/>
          <w:szCs w:val="22"/>
        </w:rPr>
        <w:t xml:space="preserve">[PRE-GO-LIVE] Production Environment Validation — config delta ≤ tolerance; all API health checks passing — Authority: Signal</w:t>
      </w:r>
    </w:p>
    <w:p>
      <w:pPr>
        <w:spacing w:before="0" w:after="60"/>
        <w:ind w:left="600"/>
        <w:rPr/>
      </w:pPr>
      <w:r>
        <w:rPr>
          <w:b/>
          <w:bCs/>
          <w:sz w:val="22"/>
          <w:szCs w:val="22"/>
        </w:rPr>
        <w:t xml:space="preserve">GL-CHK-03:  </w:t>
      </w:r>
      <w:r>
        <w:rPr>
          <w:sz w:val="22"/>
          <w:szCs w:val="22"/>
        </w:rPr>
        <w:t xml:space="preserve">[PRE-GO-LIVE] Rollback Rehearsal — rollback time ≤30 min confirmed; runbook countersigned; vendor on-call confirmed — Authority: Signal + Programme Director</w:t>
      </w:r>
    </w:p>
    <w:p>
      <w:pPr>
        <w:spacing w:before="0" w:after="60"/>
        <w:ind w:left="600"/>
        <w:rPr/>
      </w:pPr>
      <w:r>
        <w:rPr>
          <w:b/>
          <w:bCs/>
          <w:sz w:val="22"/>
          <w:szCs w:val="22"/>
        </w:rPr>
        <w:t xml:space="preserve">GL-CHK-04:  </w:t>
      </w:r>
      <w:r>
        <w:rPr>
          <w:sz w:val="22"/>
          <w:szCs w:val="22"/>
        </w:rPr>
        <w:t xml:space="preserve">[CUTOVER] Window 1 Stable — AIE-001/002 live; 2-hour parallel run passed; STABLE declaration issued — Authority: Signal, declared by Programme Director</w:t>
      </w:r>
    </w:p>
    <w:p>
      <w:pPr>
        <w:spacing w:before="0" w:after="60"/>
        <w:ind w:left="600"/>
        <w:rPr/>
      </w:pPr>
      <w:r>
        <w:rPr>
          <w:b/>
          <w:bCs/>
          <w:sz w:val="22"/>
          <w:szCs w:val="22"/>
        </w:rPr>
        <w:t xml:space="preserve">GL-CHK-05:  </w:t>
      </w:r>
      <w:r>
        <w:rPr>
          <w:sz w:val="22"/>
          <w:szCs w:val="22"/>
        </w:rPr>
        <w:t xml:space="preserve">[CUTOVER] Window 2 Stable — AIE-003/004/005 live; full suite STABLE; all 5 modules production-active — Authority: Signal, declared by Programme Director</w:t>
      </w:r>
    </w:p>
    <w:p>
      <w:pPr>
        <w:spacing w:before="0" w:after="60"/>
        <w:ind w:left="600"/>
        <w:rPr/>
      </w:pPr>
      <w:r>
        <w:rPr>
          <w:b/>
          <w:bCs/>
          <w:sz w:val="22"/>
          <w:szCs w:val="22"/>
        </w:rPr>
        <w:t xml:space="preserve">GL-CHK-06:  </w:t>
      </w:r>
      <w:r>
        <w:rPr>
          <w:sz w:val="22"/>
          <w:szCs w:val="22"/>
        </w:rPr>
        <w:t xml:space="preserve">[POST-CUTOVER] T+72h Stability Confirmed — zero P1 in 72h; 90-day hypercare clock started; V-CHK-09 CLOSED — Authority: Programme Director + Signal</w:t>
      </w:r>
    </w:p>
    <w:p>
      <w:pPr>
        <w:spacing w:before="0" w:after="60"/>
        <w:ind w:left="600"/>
        <w:rPr/>
      </w:pPr>
      <w:r>
        <w:rPr>
          <w:b/>
          <w:bCs/>
          <w:sz w:val="22"/>
          <w:szCs w:val="22"/>
        </w:rPr>
        <w:t xml:space="preserve">GL-CHK-07:  </w:t>
      </w:r>
      <w:r>
        <w:rPr>
          <w:sz w:val="22"/>
          <w:szCs w:val="22"/>
        </w:rPr>
        <w:t xml:space="preserve">[HYPERCARE DAY 30] 30-Day Review Passed — availability ≥99.5%; zero open P1; P2 backlog ≤5 — Authority: Programme Director per S52 V-CHK-10</w:t>
      </w:r>
    </w:p>
    <w:p>
      <w:pPr>
        <w:spacing w:before="0" w:after="60"/>
        <w:ind w:left="600"/>
        <w:rPr/>
      </w:pPr>
      <w:r>
        <w:rPr>
          <w:b/>
          <w:bCs/>
          <w:sz w:val="22"/>
          <w:szCs w:val="22"/>
        </w:rPr>
        <w:t xml:space="preserve">GL-CHK-08:  </w:t>
      </w:r>
      <w:r>
        <w:rPr>
          <w:sz w:val="22"/>
          <w:szCs w:val="22"/>
        </w:rPr>
        <w:t xml:space="preserve">[HYPERCARE DAY 90] BAU Handoff Complete — runbooks accepted by Signal; commercial docs accepted by Core; hypercare exit signed off — Authority: Programme Director co-signed Core per S52 V-CHK-12</w:t>
      </w:r>
    </w:p>
    <w:p>
      <w:pPr>
        <w:spacing w:before="0" w:after="60"/>
        <w:ind w:left="600"/>
        <w:rPr/>
      </w:pPr>
      <w:r>
        <w:rPr>
          <w:b/>
          <w:bCs/>
          <w:sz w:val="22"/>
          <w:szCs w:val="22"/>
        </w:rPr>
        <w:t xml:space="preserve">GL-CHK-09:  </w:t>
      </w:r>
      <w:r>
        <w:rPr>
          <w:sz w:val="22"/>
          <w:szCs w:val="22"/>
        </w:rPr>
        <w:t xml:space="preserve">[PHASE 3 GATE] Phase 2 Coverage ≥80% — all GAP-05/06/09/10/11/12 CLOSED per SC audit; 30-day zero-P1 period confirmed — Authority: Steering Committee</w:t>
      </w:r>
    </w:p>
    <w:p>
      <w:pPr>
        <w:spacing w:before="0" w:after="60"/>
        <w:ind w:left="600"/>
        <w:rPr/>
      </w:pPr>
      <w:r>
        <w:rPr>
          <w:b/>
          <w:bCs/>
          <w:sz w:val="22"/>
          <w:szCs w:val="22"/>
        </w:rPr>
        <w:t xml:space="preserve">GL-CHK-10:  </w:t>
      </w:r>
      <w:r>
        <w:rPr>
          <w:sz w:val="22"/>
          <w:szCs w:val="22"/>
        </w:rPr>
        <w:t xml:space="preserve">[PHASE 3 GATE] Phase 3 Authorisation — SC resolution passed; Phase 3 PDD approved in principle; Phase 3 Programme Director appointed — Authority: SC Chair + Board</w:t>
      </w:r>
    </w:p>
    <w:p>
      <w:pPr>
        <w:spacing w:before="0" w:after="80"/>
        <w:ind w:left="400"/>
        <w:rPr/>
      </w:pPr>
      <w:r>
        <w:rPr>
          <w:sz w:val="24"/>
          <w:szCs w:val="24"/>
        </w:rPr>
        <w:t xml:space="preserve">Checklist governance: Programme Director maintains the GL-CHK tracker alongside the V-CHK tracker (S52.7). Both trackers are presented at every Phase 2 Programme Board meeting (fortnightly). The combined V-CHK + GL-CHK status constitutes the Phase 2 Programme Health Dashboard reported to the Steering Committee. Upon GL-CHK-10 closure, the Phase 2 programme formally transitions to Phase 3 and this document (MONOLITH-S53-GOLIVE-001) is archived as a Phase 2 Programme Close artefact.</w:t>
      </w:r>
    </w:p>
    <w:p>
      <w:pPr>
        <w:spacing w:before="0" w:after="60"/>
        <w:ind w:left="600"/>
        <w:rPr/>
      </w:pPr>
      <w:r>
        <w:rPr>
          <w:b/>
          <w:bCs/>
          <w:sz w:val="22"/>
          <w:szCs w:val="22"/>
        </w:rPr>
        <w:t xml:space="preserve">Combined tracker reference:  </w:t>
      </w:r>
      <w:r>
        <w:rPr>
          <w:sz w:val="22"/>
          <w:szCs w:val="22"/>
        </w:rPr>
        <w:t xml:space="preserve">MONOLITH-S53-GOLIVE-001 v1.0 (living document; version controlled in MONOLITH document repository)</w:t>
      </w:r>
    </w:p>
    <w:p>
      <w:pPr>
        <w:spacing w:before="0" w:after="60"/>
        <w:ind w:left="600"/>
        <w:rPr/>
      </w:pPr>
      <w:r>
        <w:rPr>
          <w:b/>
          <w:bCs/>
          <w:sz w:val="22"/>
          <w:szCs w:val="22"/>
        </w:rPr>
        <w:t xml:space="preserve">Programme close authority:  </w:t>
      </w:r>
      <w:r>
        <w:rPr>
          <w:sz w:val="22"/>
          <w:szCs w:val="22"/>
        </w:rPr>
        <w:t xml:space="preserve">Steering Committee resolution required to formally close Phase 2 and open Phase 3; no individual authority may close the programme unilaterally</w:t>
      </w:r>
    </w:p>
    <w:p>
      <w:pPr>
        <w:spacing w:before="320" w:after="100"/>
        <w:rPr/>
      </w:pPr>
      <w:r>
        <w:rPr>
          <w:b/>
          <w:bCs/>
          <w:sz w:val="36"/>
          <w:szCs w:val="36"/>
          <w:color w:val="1f2d5a"/>
        </w:rPr>
        <w:t xml:space="preserve">Section 54 — Phase 3 Programme Definition Document</w:t>
      </w:r>
    </w:p>
    <w:p>
      <w:pPr>
        <w:spacing w:before="200" w:after="80"/>
        <w:rPr/>
      </w:pPr>
      <w:r>
        <w:rPr>
          <w:b/>
          <w:bCs/>
          <w:sz w:val="28"/>
          <w:szCs w:val="28"/>
          <w:color w:val="2e75b6"/>
        </w:rPr>
        <w:t xml:space="preserve">54.1 Overview &amp; Scope</w:t>
      </w:r>
    </w:p>
    <w:p>
      <w:pPr>
        <w:spacing w:before="0" w:after="80"/>
        <w:ind w:left="400"/>
        <w:rPr/>
      </w:pPr>
      <w:r>
        <w:rPr>
          <w:sz w:val="24"/>
          <w:szCs w:val="24"/>
        </w:rPr>
        <w:t xml:space="preserve">This section constitutes the Phase 3 Programme Definition Document (PDD) for the MONOLITH DAPH Decor AI Agent Programme. Phase 3 is triggered upon SC approval of the Phase 3 Readiness Gate (GL-CHK-10) and is designed to elevate agent coverage from 80% to 92% by addressing the seven remaining GAPs: GAP-01 (Biophilic Design Enhancement), GAP-02 (Design Freeze Gate AI), GAP-03 (Sensory Commissioning Full Automation), GAP-04 (Post-Occupancy Evaluation AI), GAP-13 (Client Experience Intelligence Platform), GAP-14 (Sustainable Materials &amp; Procurement Intelligence), and GAP-15 (Continuous Learning &amp; Model Governance Engine). The total approved budget is THB 7.0M across four milestones spanning Q3 2033 to Q2 2034.</w:t>
      </w:r>
    </w:p>
    <w:p>
      <w:pPr>
        <w:spacing w:before="0" w:after="60"/>
        <w:ind w:left="600"/>
        <w:rPr/>
      </w:pPr>
      <w:r>
        <w:rPr>
          <w:b/>
          <w:bCs/>
          <w:sz w:val="22"/>
          <w:szCs w:val="22"/>
        </w:rPr>
        <w:t xml:space="preserve">PDD reference:  </w:t>
      </w:r>
      <w:r>
        <w:rPr>
          <w:sz w:val="22"/>
          <w:szCs w:val="22"/>
        </w:rPr>
        <w:t xml:space="preserve">MONOLITH-S54-P3PDD-001 v1.0</w:t>
      </w:r>
    </w:p>
    <w:p>
      <w:pPr>
        <w:spacing w:before="0" w:after="60"/>
        <w:ind w:left="600"/>
        <w:rPr/>
      </w:pPr>
      <w:r>
        <w:rPr>
          <w:b/>
          <w:bCs/>
          <w:sz w:val="22"/>
          <w:szCs w:val="22"/>
        </w:rPr>
        <w:t xml:space="preserve">Trigger event:  </w:t>
      </w:r>
      <w:r>
        <w:rPr>
          <w:sz w:val="22"/>
          <w:szCs w:val="22"/>
        </w:rPr>
        <w:t xml:space="preserve">GL-CHK-10 COMPLETE — SC approval of Phase 3 PDD, Phase 2 BAU confirmed</w:t>
      </w:r>
    </w:p>
    <w:p>
      <w:pPr>
        <w:spacing w:before="0" w:after="60"/>
        <w:ind w:left="600"/>
        <w:rPr/>
      </w:pPr>
      <w:r>
        <w:rPr>
          <w:b/>
          <w:bCs/>
          <w:sz w:val="22"/>
          <w:szCs w:val="22"/>
        </w:rPr>
        <w:t xml:space="preserve">Programme scope:  </w:t>
      </w:r>
      <w:r>
        <w:rPr>
          <w:sz w:val="22"/>
          <w:szCs w:val="22"/>
        </w:rPr>
        <w:t xml:space="preserve">7 GAPs: GAP-01/02/03/04/13/14/15 — coverage 80% → 92%</w:t>
      </w:r>
    </w:p>
    <w:p>
      <w:pPr>
        <w:spacing w:before="0" w:after="60"/>
        <w:ind w:left="600"/>
        <w:rPr/>
      </w:pPr>
      <w:r>
        <w:rPr>
          <w:b/>
          <w:bCs/>
          <w:sz w:val="22"/>
          <w:szCs w:val="22"/>
        </w:rPr>
        <w:t xml:space="preserve">Total budget:  </w:t>
      </w:r>
      <w:r>
        <w:rPr>
          <w:sz w:val="22"/>
          <w:szCs w:val="22"/>
        </w:rPr>
        <w:t xml:space="preserve">THB 7.0M (excluding Phase 1 THB 5.2M and Phase 2 THB 6.0M)</w:t>
      </w:r>
    </w:p>
    <w:p>
      <w:pPr>
        <w:spacing w:before="0" w:after="60"/>
        <w:ind w:left="600"/>
        <w:rPr/>
      </w:pPr>
      <w:r>
        <w:rPr>
          <w:b/>
          <w:bCs/>
          <w:sz w:val="22"/>
          <w:szCs w:val="22"/>
        </w:rPr>
        <w:t xml:space="preserve">Programme owner:  </w:t>
      </w:r>
      <w:r>
        <w:rPr>
          <w:sz w:val="22"/>
          <w:szCs w:val="22"/>
        </w:rPr>
        <w:t xml:space="preserve">Phase 3 Programme Director (to be appointed at P3-M1)</w:t>
      </w:r>
    </w:p>
    <w:p>
      <w:pPr>
        <w:spacing w:before="0" w:after="60"/>
        <w:ind w:left="600"/>
        <w:rPr/>
      </w:pPr>
      <w:r>
        <w:rPr>
          <w:b/>
          <w:bCs/>
          <w:sz w:val="22"/>
          <w:szCs w:val="22"/>
        </w:rPr>
        <w:t xml:space="preserve">SC reference:  </w:t>
      </w:r>
      <w:r>
        <w:rPr>
          <w:sz w:val="22"/>
          <w:szCs w:val="22"/>
        </w:rPr>
        <w:t xml:space="preserve">SC-2033-P3 (Steering Committee Resolution — Phase 3 Approval)</w:t>
      </w:r>
    </w:p>
    <w:p>
      <w:pPr>
        <w:spacing w:before="0" w:after="60"/>
        <w:ind w:left="600"/>
        <w:rPr/>
      </w:pPr>
      <w:r>
        <w:rPr>
          <w:b/>
          <w:bCs/>
          <w:sz w:val="22"/>
          <w:szCs w:val="22"/>
        </w:rPr>
        <w:t xml:space="preserve">Target completion:  </w:t>
      </w:r>
      <w:r>
        <w:rPr>
          <w:sz w:val="22"/>
          <w:szCs w:val="22"/>
        </w:rPr>
        <w:t xml:space="preserve">P3-M4 — Q2 2034 (coverage 92%, full MONOLITH BAU)</w:t>
      </w:r>
    </w:p>
    <w:p>
      <w:pPr>
        <w:spacing w:before="0" w:after="60"/>
        <w:ind w:left="600"/>
        <w:rPr/>
      </w:pPr>
      <w:r>
        <w:rPr>
          <w:b/>
          <w:bCs/>
          <w:sz w:val="22"/>
          <w:szCs w:val="22"/>
        </w:rPr>
        <w:t xml:space="preserve">PDD status:  </w:t>
      </w:r>
      <w:r>
        <w:rPr>
          <w:sz w:val="22"/>
          <w:szCs w:val="22"/>
        </w:rPr>
        <w:t xml:space="preserve">Locked — pending GL-CHK-10 trigger</w:t>
      </w:r>
    </w:p>
    <w:p>
      <w:pPr>
        <w:spacing w:before="200" w:after="80"/>
        <w:rPr/>
      </w:pPr>
      <w:r>
        <w:rPr>
          <w:b/>
          <w:bCs/>
          <w:sz w:val="28"/>
          <w:szCs w:val="28"/>
          <w:color w:val="2e75b6"/>
        </w:rPr>
        <w:t xml:space="preserve">54.2 Phase 3 Programme Structure &amp; GAP Inventory</w:t>
      </w:r>
    </w:p>
    <w:p>
      <w:pPr>
        <w:spacing w:before="0" w:after="80"/>
        <w:ind w:left="400"/>
        <w:rPr/>
      </w:pPr>
      <w:r>
        <w:rPr>
          <w:sz w:val="24"/>
          <w:szCs w:val="24"/>
        </w:rPr>
        <w:t xml:space="preserve">Phase 3 is structured around three workstreams. Workstream A covers GAP-01 and GAP-02, delivering AI-enhanced biophilic design automation and intelligent design freeze gate management. Workstream B covers GAP-03 and GAP-04, completing full sensory commissioning automation and integrating AI-driven post-occupancy evaluation analytics. Workstream C delivers three new capability platforms: GAP-13 (Client Experience Intelligence), GAP-14 (Sustainable Materials &amp; Procurement Intelligence), and GAP-15 (Continuous Learning &amp; Model Governance Engine). All workstreams integrate with the Phase 2 AIE backbone (AIE-001–005).</w:t>
      </w:r>
    </w:p>
    <w:p>
      <w:pPr>
        <w:spacing w:before="0" w:after="80"/>
        <w:ind w:left="400"/>
        <w:rPr/>
      </w:pPr>
      <w:r>
        <w:rPr>
          <w:sz w:val="24"/>
          <w:szCs w:val="24"/>
        </w:rPr>
        <w:t xml:space="preserve">Phase 3 GAP Summary:</w:t>
      </w:r>
    </w:p>
    <w:p>
      <w:pPr>
        <w:spacing w:before="0" w:after="60"/>
        <w:ind w:left="600"/>
        <w:rPr/>
      </w:pPr>
      <w:r>
        <w:rPr>
          <w:b/>
          <w:bCs/>
          <w:sz w:val="22"/>
          <w:szCs w:val="22"/>
        </w:rPr>
        <w:t xml:space="preserve">GAP-01:  </w:t>
      </w:r>
      <w:r>
        <w:rPr>
          <w:sz w:val="22"/>
          <w:szCs w:val="22"/>
        </w:rPr>
        <w:t xml:space="preserve">Biophilic Design Enhancement — Level 2 AI automation; integrates with AIE-001 (Aria Creative Engine); Phase 1 baseline complete</w:t>
      </w:r>
    </w:p>
    <w:p>
      <w:pPr>
        <w:spacing w:before="0" w:after="60"/>
        <w:ind w:left="600"/>
        <w:rPr/>
      </w:pPr>
      <w:r>
        <w:rPr>
          <w:b/>
          <w:bCs/>
          <w:sz w:val="22"/>
          <w:szCs w:val="22"/>
        </w:rPr>
        <w:t xml:space="preserve">GAP-02:  </w:t>
      </w:r>
      <w:r>
        <w:rPr>
          <w:sz w:val="22"/>
          <w:szCs w:val="22"/>
        </w:rPr>
        <w:t xml:space="preserve">Design Freeze Gate AI — Intelligent milestone locking and change-control enforcement; integrates with AIE-002 (Core API Gateway)</w:t>
      </w:r>
    </w:p>
    <w:p>
      <w:pPr>
        <w:spacing w:before="0" w:after="60"/>
        <w:ind w:left="600"/>
        <w:rPr/>
      </w:pPr>
      <w:r>
        <w:rPr>
          <w:b/>
          <w:bCs/>
          <w:sz w:val="22"/>
          <w:szCs w:val="22"/>
        </w:rPr>
        <w:t xml:space="preserve">GAP-03:  </w:t>
      </w:r>
      <w:r>
        <w:rPr>
          <w:sz w:val="22"/>
          <w:szCs w:val="22"/>
        </w:rPr>
        <w:t xml:space="preserve">Sensory Commissioning Full Automation — End-to-end sensor calibration and sign-off via AI; integrates with AIE-003 (Signal Hub)</w:t>
      </w:r>
    </w:p>
    <w:p>
      <w:pPr>
        <w:spacing w:before="0" w:after="60"/>
        <w:ind w:left="600"/>
        <w:rPr/>
      </w:pPr>
      <w:r>
        <w:rPr>
          <w:b/>
          <w:bCs/>
          <w:sz w:val="22"/>
          <w:szCs w:val="22"/>
        </w:rPr>
        <w:t xml:space="preserve">GAP-04:  </w:t>
      </w:r>
      <w:r>
        <w:rPr>
          <w:sz w:val="22"/>
          <w:szCs w:val="22"/>
        </w:rPr>
        <w:t xml:space="preserve">Post-Occupancy Evaluation AI — Longitudinal client satisfaction analytics; integrates with AIE-004 (Nova Analytics)</w:t>
      </w:r>
    </w:p>
    <w:p>
      <w:pPr>
        <w:spacing w:before="0" w:after="60"/>
        <w:ind w:left="600"/>
        <w:rPr/>
      </w:pPr>
      <w:r>
        <w:rPr>
          <w:b/>
          <w:bCs/>
          <w:sz w:val="22"/>
          <w:szCs w:val="22"/>
        </w:rPr>
        <w:t xml:space="preserve">GAP-13:  </w:t>
      </w:r>
      <w:r>
        <w:rPr>
          <w:sz w:val="22"/>
          <w:szCs w:val="22"/>
        </w:rPr>
        <w:t xml:space="preserve">Client Experience Intelligence Platform — Real-time CX scoring, sentiment analysis, and feedback loops across all agent touchpoints</w:t>
      </w:r>
    </w:p>
    <w:p>
      <w:pPr>
        <w:spacing w:before="0" w:after="60"/>
        <w:ind w:left="600"/>
        <w:rPr/>
      </w:pPr>
      <w:r>
        <w:rPr>
          <w:b/>
          <w:bCs/>
          <w:sz w:val="22"/>
          <w:szCs w:val="22"/>
        </w:rPr>
        <w:t xml:space="preserve">GAP-14:  </w:t>
      </w:r>
      <w:r>
        <w:rPr>
          <w:sz w:val="22"/>
          <w:szCs w:val="22"/>
        </w:rPr>
        <w:t xml:space="preserve">Sustainable Materials &amp; Procurement Intelligence — AI-assisted sustainable sourcing, supplier ESG scoring, and procurement optimisation</w:t>
      </w:r>
    </w:p>
    <w:p>
      <w:pPr>
        <w:spacing w:before="0" w:after="60"/>
        <w:ind w:left="600"/>
        <w:rPr/>
      </w:pPr>
      <w:r>
        <w:rPr>
          <w:b/>
          <w:bCs/>
          <w:sz w:val="22"/>
          <w:szCs w:val="22"/>
        </w:rPr>
        <w:t xml:space="preserve">GAP-15:  </w:t>
      </w:r>
      <w:r>
        <w:rPr>
          <w:sz w:val="22"/>
          <w:szCs w:val="22"/>
        </w:rPr>
        <w:t xml:space="preserve">Continuous Learning &amp; Model Governance Engine — Automated model retraining pipelines, drift detection, version control, and SC-auditable governance logs</w:t>
      </w:r>
    </w:p>
    <w:p>
      <w:pPr>
        <w:spacing w:before="0" w:after="80"/>
        <w:ind w:left="400"/>
        <w:rPr/>
      </w:pPr>
      <w:r>
        <w:rPr>
          <w:sz w:val="24"/>
          <w:szCs w:val="24"/>
        </w:rPr>
        <w:t xml:space="preserve">Workstream mapping:</w:t>
      </w:r>
    </w:p>
    <w:p>
      <w:pPr>
        <w:spacing w:before="0" w:after="60"/>
        <w:ind w:left="600" w:hanging="200"/>
        <w:rPr/>
      </w:pPr>
      <w:r>
        <w:rPr>
          <w:sz w:val="22"/>
          <w:szCs w:val="22"/>
        </w:rPr>
        <w:t xml:space="preserve">• Workstream A (GAP-01/02): Lead — Aria; Technical co-lead — Core; Timeline — P3-M1 to P3-M3</w:t>
      </w:r>
    </w:p>
    <w:p>
      <w:pPr>
        <w:spacing w:before="0" w:after="60"/>
        <w:ind w:left="600" w:hanging="200"/>
        <w:rPr/>
      </w:pPr>
      <w:r>
        <w:rPr>
          <w:sz w:val="22"/>
          <w:szCs w:val="22"/>
        </w:rPr>
        <w:t xml:space="preserve">• Workstream B (GAP-03/04): Lead — Signal; Technical co-lead — Nova; Timeline — P3-M1 to P3-M3</w:t>
      </w:r>
    </w:p>
    <w:p>
      <w:pPr>
        <w:spacing w:before="0" w:after="60"/>
        <w:ind w:left="600" w:hanging="200"/>
        <w:rPr/>
      </w:pPr>
      <w:r>
        <w:rPr>
          <w:sz w:val="22"/>
          <w:szCs w:val="22"/>
        </w:rPr>
        <w:t xml:space="preserve">• Workstream C (GAP-13/14/15): Lead — Nexus; Technical co-lead — Guardian, Ledger; Timeline — P3-M2 to P3-M4</w:t>
      </w:r>
    </w:p>
    <w:p>
      <w:pPr>
        <w:spacing w:before="0" w:after="60"/>
        <w:ind w:left="600" w:hanging="200"/>
        <w:rPr/>
      </w:pPr>
      <w:r>
        <w:rPr>
          <w:sz w:val="22"/>
          <w:szCs w:val="22"/>
        </w:rPr>
        <w:t xml:space="preserve">• Integration &amp; Governance: Lead — Programme Director; Quality — Vega; Compliance — Rex; Timeline — continuous P3-M1 to P3-M4</w:t>
      </w:r>
    </w:p>
    <w:p>
      <w:pPr>
        <w:spacing w:before="200" w:after="80"/>
        <w:rPr/>
      </w:pPr>
      <w:r>
        <w:rPr>
          <w:b/>
          <w:bCs/>
          <w:sz w:val="28"/>
          <w:szCs w:val="28"/>
          <w:color w:val="2e75b6"/>
        </w:rPr>
        <w:t xml:space="preserve">54.3 GAP Workplan (GAP-01/02/03/04/13/14/15)</w:t>
      </w:r>
    </w:p>
    <w:p>
      <w:pPr>
        <w:spacing w:before="0" w:after="80"/>
        <w:ind w:left="400"/>
        <w:rPr/>
      </w:pPr>
      <w:r>
        <w:rPr>
          <w:sz w:val="24"/>
          <w:szCs w:val="24"/>
        </w:rPr>
        <w:t xml:space="preserve">The following workplan defines deliverables, integration points, and acceptance criteria for each Phase 3 GAP.</w:t>
      </w:r>
    </w:p>
    <w:p>
      <w:pPr>
        <w:spacing w:before="0" w:after="80"/>
        <w:ind w:left="400"/>
        <w:rPr/>
      </w:pPr>
      <w:r>
        <w:rPr>
          <w:sz w:val="24"/>
          <w:szCs w:val="24"/>
        </w:rPr>
        <w:t xml:space="preserve">GAP-01 — Biophilic Design Enhancement:</w:t>
      </w:r>
    </w:p>
    <w:p>
      <w:pPr>
        <w:spacing w:before="0" w:after="60"/>
        <w:ind w:left="600" w:hanging="200"/>
        <w:rPr/>
      </w:pPr>
      <w:r>
        <w:rPr>
          <w:sz w:val="22"/>
          <w:szCs w:val="22"/>
        </w:rPr>
        <w:t xml:space="preserve">• Phase 1 baseline: SOP framework and manual workflows complete (S39)</w:t>
      </w:r>
    </w:p>
    <w:p>
      <w:pPr>
        <w:spacing w:before="0" w:after="60"/>
        <w:ind w:left="600" w:hanging="200"/>
        <w:rPr/>
      </w:pPr>
      <w:r>
        <w:rPr>
          <w:sz w:val="22"/>
          <w:szCs w:val="22"/>
        </w:rPr>
        <w:t xml:space="preserve">• Phase 3 deliverable: AI model for biophilic element detection, scoring, and recommendation (Level 2 automation)</w:t>
      </w:r>
    </w:p>
    <w:p>
      <w:pPr>
        <w:spacing w:before="0" w:after="60"/>
        <w:ind w:left="600" w:hanging="200"/>
        <w:rPr/>
      </w:pPr>
      <w:r>
        <w:rPr>
          <w:sz w:val="22"/>
          <w:szCs w:val="22"/>
        </w:rPr>
        <w:t xml:space="preserve">• Integration: AIE-001 Aria Creative Engine API — receive design brief, return biophilic compliance score and recommendations</w:t>
      </w:r>
    </w:p>
    <w:p>
      <w:pPr>
        <w:spacing w:before="0" w:after="60"/>
        <w:ind w:left="600" w:hanging="200"/>
        <w:rPr/>
      </w:pPr>
      <w:r>
        <w:rPr>
          <w:sz w:val="22"/>
          <w:szCs w:val="22"/>
        </w:rPr>
        <w:t xml:space="preserve">• Acceptance criteria: Biophilic compliance score accuracy ≥90% against expert benchmark; latency ≤3s per analysis</w:t>
      </w:r>
    </w:p>
    <w:p>
      <w:pPr>
        <w:spacing w:before="0" w:after="60"/>
        <w:ind w:left="600" w:hanging="200"/>
        <w:rPr/>
      </w:pPr>
      <w:r>
        <w:rPr>
          <w:sz w:val="22"/>
          <w:szCs w:val="22"/>
        </w:rPr>
        <w:t xml:space="preserve">• Budget: THB 1.2M | Timeline: P3-M1 to P3-M3 | Lead: Aria</w:t>
      </w:r>
    </w:p>
    <w:p>
      <w:pPr>
        <w:spacing w:before="0" w:after="80"/>
        <w:ind w:left="400"/>
        <w:rPr/>
      </w:pPr>
      <w:r>
        <w:rPr>
          <w:sz w:val="24"/>
          <w:szCs w:val="24"/>
        </w:rPr>
        <w:t xml:space="preserve">GAP-02 — Design Freeze Gate AI:</w:t>
      </w:r>
    </w:p>
    <w:p>
      <w:pPr>
        <w:spacing w:before="0" w:after="60"/>
        <w:ind w:left="600" w:hanging="200"/>
        <w:rPr/>
      </w:pPr>
      <w:r>
        <w:rPr>
          <w:sz w:val="22"/>
          <w:szCs w:val="22"/>
        </w:rPr>
        <w:t xml:space="preserve">• Phase 1 baseline: Manual design freeze gate protocol complete (S40)</w:t>
      </w:r>
    </w:p>
    <w:p>
      <w:pPr>
        <w:spacing w:before="0" w:after="60"/>
        <w:ind w:left="600" w:hanging="200"/>
        <w:rPr/>
      </w:pPr>
      <w:r>
        <w:rPr>
          <w:sz w:val="22"/>
          <w:szCs w:val="22"/>
        </w:rPr>
        <w:t xml:space="preserve">• Phase 3 deliverable: Automated design freeze gate with AI-driven change-impact assessment and SC escalation routing</w:t>
      </w:r>
    </w:p>
    <w:p>
      <w:pPr>
        <w:spacing w:before="0" w:after="60"/>
        <w:ind w:left="600" w:hanging="200"/>
        <w:rPr/>
      </w:pPr>
      <w:r>
        <w:rPr>
          <w:sz w:val="22"/>
          <w:szCs w:val="22"/>
        </w:rPr>
        <w:t xml:space="preserve">• Integration: AIE-002 Core API Gateway — trigger gate events, generate change impact reports</w:t>
      </w:r>
    </w:p>
    <w:p>
      <w:pPr>
        <w:spacing w:before="0" w:after="60"/>
        <w:ind w:left="600" w:hanging="200"/>
        <w:rPr/>
      </w:pPr>
      <w:r>
        <w:rPr>
          <w:sz w:val="22"/>
          <w:szCs w:val="22"/>
        </w:rPr>
        <w:t xml:space="preserve">• Acceptance criteria: Gate decision accuracy ≥95%; false escalation rate ≤2%; SC notification latency ≤5 min</w:t>
      </w:r>
    </w:p>
    <w:p>
      <w:pPr>
        <w:spacing w:before="0" w:after="60"/>
        <w:ind w:left="600" w:hanging="200"/>
        <w:rPr/>
      </w:pPr>
      <w:r>
        <w:rPr>
          <w:sz w:val="22"/>
          <w:szCs w:val="22"/>
        </w:rPr>
        <w:t xml:space="preserve">• Budget: THB 0.8M | Timeline: P3-M1 to P3-M2 | Lead: Core / Aria</w:t>
      </w:r>
    </w:p>
    <w:p>
      <w:pPr>
        <w:spacing w:before="0" w:after="80"/>
        <w:ind w:left="400"/>
        <w:rPr/>
      </w:pPr>
      <w:r>
        <w:rPr>
          <w:sz w:val="24"/>
          <w:szCs w:val="24"/>
        </w:rPr>
        <w:t xml:space="preserve">GAP-03 — Sensory Commissioning Full Automation:</w:t>
      </w:r>
    </w:p>
    <w:p>
      <w:pPr>
        <w:spacing w:before="0" w:after="60"/>
        <w:ind w:left="600" w:hanging="200"/>
        <w:rPr/>
      </w:pPr>
      <w:r>
        <w:rPr>
          <w:sz w:val="22"/>
          <w:szCs w:val="22"/>
        </w:rPr>
        <w:t xml:space="preserve">• Phase 1 baseline: Sensory commissioning protocol and manual sign-off (S41)</w:t>
      </w:r>
    </w:p>
    <w:p>
      <w:pPr>
        <w:spacing w:before="0" w:after="60"/>
        <w:ind w:left="600" w:hanging="200"/>
        <w:rPr/>
      </w:pPr>
      <w:r>
        <w:rPr>
          <w:sz w:val="22"/>
          <w:szCs w:val="22"/>
        </w:rPr>
        <w:t xml:space="preserve">• Phase 3 deliverable: Full end-to-end IoT sensor calibration automation with AI-based anomaly detection and sign-off</w:t>
      </w:r>
    </w:p>
    <w:p>
      <w:pPr>
        <w:spacing w:before="0" w:after="60"/>
        <w:ind w:left="600" w:hanging="200"/>
        <w:rPr/>
      </w:pPr>
      <w:r>
        <w:rPr>
          <w:sz w:val="22"/>
          <w:szCs w:val="22"/>
        </w:rPr>
        <w:t xml:space="preserve">• Integration: AIE-003 Signal Hub — sensor data ingestion, real-time calibration commands, automated sign-off certificates</w:t>
      </w:r>
    </w:p>
    <w:p>
      <w:pPr>
        <w:spacing w:before="0" w:after="60"/>
        <w:ind w:left="600" w:hanging="200"/>
        <w:rPr/>
      </w:pPr>
      <w:r>
        <w:rPr>
          <w:sz w:val="22"/>
          <w:szCs w:val="22"/>
        </w:rPr>
        <w:t xml:space="preserve">• Acceptance criteria: Automated sign-off accuracy ≥97%; sensor anomaly detection recall ≥92%; manual override rate ≤3%</w:t>
      </w:r>
    </w:p>
    <w:p>
      <w:pPr>
        <w:spacing w:before="0" w:after="60"/>
        <w:ind w:left="600" w:hanging="200"/>
        <w:rPr/>
      </w:pPr>
      <w:r>
        <w:rPr>
          <w:sz w:val="22"/>
          <w:szCs w:val="22"/>
        </w:rPr>
        <w:t xml:space="preserve">• Budget: THB 1.0M | Timeline: P3-M1 to P3-M3 | Lead: Signal</w:t>
      </w:r>
    </w:p>
    <w:p>
      <w:pPr>
        <w:spacing w:before="0" w:after="80"/>
        <w:ind w:left="400"/>
        <w:rPr/>
      </w:pPr>
      <w:r>
        <w:rPr>
          <w:sz w:val="24"/>
          <w:szCs w:val="24"/>
        </w:rPr>
        <w:t xml:space="preserve">GAP-04 — Post-Occupancy Evaluation AI:</w:t>
      </w:r>
    </w:p>
    <w:p>
      <w:pPr>
        <w:spacing w:before="0" w:after="60"/>
        <w:ind w:left="600" w:hanging="200"/>
        <w:rPr/>
      </w:pPr>
      <w:r>
        <w:rPr>
          <w:sz w:val="22"/>
          <w:szCs w:val="22"/>
        </w:rPr>
        <w:t xml:space="preserve">• Phase 1 baseline: POE framework and survey methodology complete (S42)</w:t>
      </w:r>
    </w:p>
    <w:p>
      <w:pPr>
        <w:spacing w:before="0" w:after="60"/>
        <w:ind w:left="600" w:hanging="200"/>
        <w:rPr/>
      </w:pPr>
      <w:r>
        <w:rPr>
          <w:sz w:val="22"/>
          <w:szCs w:val="22"/>
        </w:rPr>
        <w:t xml:space="preserve">• Phase 3 deliverable: Longitudinal AI analytics for occupant satisfaction, space utilisation, and wellbeing scoring</w:t>
      </w:r>
    </w:p>
    <w:p>
      <w:pPr>
        <w:spacing w:before="0" w:after="60"/>
        <w:ind w:left="600" w:hanging="200"/>
        <w:rPr/>
      </w:pPr>
      <w:r>
        <w:rPr>
          <w:sz w:val="22"/>
          <w:szCs w:val="22"/>
        </w:rPr>
        <w:t xml:space="preserve">• Integration: AIE-004 Nova Analytics — consume occupancy data streams, generate quarterly POE dashboards</w:t>
      </w:r>
    </w:p>
    <w:p>
      <w:pPr>
        <w:spacing w:before="0" w:after="60"/>
        <w:ind w:left="600" w:hanging="200"/>
        <w:rPr/>
      </w:pPr>
      <w:r>
        <w:rPr>
          <w:sz w:val="22"/>
          <w:szCs w:val="22"/>
        </w:rPr>
        <w:t xml:space="preserve">• Acceptance criteria: POE dashboard completeness ≥95%; predictive satisfaction accuracy ≥85%; report generation ≤24h post-period</w:t>
      </w:r>
    </w:p>
    <w:p>
      <w:pPr>
        <w:spacing w:before="0" w:after="60"/>
        <w:ind w:left="600" w:hanging="200"/>
        <w:rPr/>
      </w:pPr>
      <w:r>
        <w:rPr>
          <w:sz w:val="22"/>
          <w:szCs w:val="22"/>
        </w:rPr>
        <w:t xml:space="preserve">• Budget: THB 0.7M | Timeline: P3-M1 to P3-M3 | Lead: Nova</w:t>
      </w:r>
    </w:p>
    <w:p>
      <w:pPr>
        <w:spacing w:before="0" w:after="80"/>
        <w:ind w:left="400"/>
        <w:rPr/>
      </w:pPr>
      <w:r>
        <w:rPr>
          <w:sz w:val="24"/>
          <w:szCs w:val="24"/>
        </w:rPr>
        <w:t xml:space="preserve">GAP-13 — Client Experience Intelligence Platform:</w:t>
      </w:r>
    </w:p>
    <w:p>
      <w:pPr>
        <w:spacing w:before="0" w:after="60"/>
        <w:ind w:left="600" w:hanging="200"/>
        <w:rPr/>
      </w:pPr>
      <w:r>
        <w:rPr>
          <w:sz w:val="22"/>
          <w:szCs w:val="22"/>
        </w:rPr>
        <w:t xml:space="preserve">• New Phase 3 capability: Real-time CX scoring across all 28 agent touchpoints</w:t>
      </w:r>
    </w:p>
    <w:p>
      <w:pPr>
        <w:spacing w:before="0" w:after="60"/>
        <w:ind w:left="600" w:hanging="200"/>
        <w:rPr/>
      </w:pPr>
      <w:r>
        <w:rPr>
          <w:sz w:val="22"/>
          <w:szCs w:val="22"/>
        </w:rPr>
        <w:t xml:space="preserve">• Deliverable: CX Intelligence Dashboard; NPS prediction model; automated client satisfaction alerts to Ops and Signal</w:t>
      </w:r>
    </w:p>
    <w:p>
      <w:pPr>
        <w:spacing w:before="0" w:after="60"/>
        <w:ind w:left="600" w:hanging="200"/>
        <w:rPr/>
      </w:pPr>
      <w:r>
        <w:rPr>
          <w:sz w:val="22"/>
          <w:szCs w:val="22"/>
        </w:rPr>
        <w:t xml:space="preserve">• Integration: AIE-001–005 all endpoints — aggregate interaction logs; emit CX events to Signal Hub (AIE-003)</w:t>
      </w:r>
    </w:p>
    <w:p>
      <w:pPr>
        <w:spacing w:before="0" w:after="60"/>
        <w:ind w:left="600" w:hanging="200"/>
        <w:rPr/>
      </w:pPr>
      <w:r>
        <w:rPr>
          <w:sz w:val="22"/>
          <w:szCs w:val="22"/>
        </w:rPr>
        <w:t xml:space="preserve">• Acceptance criteria: CX score refresh ≤5 min; NPS prediction accuracy ≥80%; integration coverage 28/28 agents</w:t>
      </w:r>
    </w:p>
    <w:p>
      <w:pPr>
        <w:spacing w:before="0" w:after="60"/>
        <w:ind w:left="600" w:hanging="200"/>
        <w:rPr/>
      </w:pPr>
      <w:r>
        <w:rPr>
          <w:sz w:val="22"/>
          <w:szCs w:val="22"/>
        </w:rPr>
        <w:t xml:space="preserve">• Budget: THB 0.9M | Timeline: P3-M2 to P3-M4 | Lead: Nexus</w:t>
      </w:r>
    </w:p>
    <w:p>
      <w:pPr>
        <w:spacing w:before="0" w:after="80"/>
        <w:ind w:left="400"/>
        <w:rPr/>
      </w:pPr>
      <w:r>
        <w:rPr>
          <w:sz w:val="24"/>
          <w:szCs w:val="24"/>
        </w:rPr>
        <w:t xml:space="preserve">GAP-14 — Sustainable Materials &amp; Procurement Intelligence:</w:t>
      </w:r>
    </w:p>
    <w:p>
      <w:pPr>
        <w:spacing w:before="0" w:after="60"/>
        <w:ind w:left="600" w:hanging="200"/>
        <w:rPr/>
      </w:pPr>
      <w:r>
        <w:rPr>
          <w:sz w:val="22"/>
          <w:szCs w:val="22"/>
        </w:rPr>
        <w:t xml:space="preserve">• New Phase 3 capability: AI-assisted sustainable sourcing engine with ESG supplier scoring</w:t>
      </w:r>
    </w:p>
    <w:p>
      <w:pPr>
        <w:spacing w:before="0" w:after="60"/>
        <w:ind w:left="600" w:hanging="200"/>
        <w:rPr/>
      </w:pPr>
      <w:r>
        <w:rPr>
          <w:sz w:val="22"/>
          <w:szCs w:val="22"/>
        </w:rPr>
        <w:t xml:space="preserve">• Deliverable: Supplier ESG Scorecard; carbon-footprint estimator per project; procurement recommendation engine</w:t>
      </w:r>
    </w:p>
    <w:p>
      <w:pPr>
        <w:spacing w:before="0" w:after="60"/>
        <w:ind w:left="600" w:hanging="200"/>
        <w:rPr/>
      </w:pPr>
      <w:r>
        <w:rPr>
          <w:sz w:val="22"/>
          <w:szCs w:val="22"/>
        </w:rPr>
        <w:t xml:space="preserve">• Integration: Ledger (procurement data), Guardian (compliance checks), AIE-002 Core API for procurement approvals</w:t>
      </w:r>
    </w:p>
    <w:p>
      <w:pPr>
        <w:spacing w:before="0" w:after="60"/>
        <w:ind w:left="600" w:hanging="200"/>
        <w:rPr/>
      </w:pPr>
      <w:r>
        <w:rPr>
          <w:sz w:val="22"/>
          <w:szCs w:val="22"/>
        </w:rPr>
        <w:t xml:space="preserve">• Acceptance criteria: Supplier ESG scoring coverage ≥80% of active suppliers; carbon estimate accuracy within ±10%; recommendation adoption rate ≥60%</w:t>
      </w:r>
    </w:p>
    <w:p>
      <w:pPr>
        <w:spacing w:before="0" w:after="60"/>
        <w:ind w:left="600" w:hanging="200"/>
        <w:rPr/>
      </w:pPr>
      <w:r>
        <w:rPr>
          <w:sz w:val="22"/>
          <w:szCs w:val="22"/>
        </w:rPr>
        <w:t xml:space="preserve">• Budget: THB 0.8M | Timeline: P3-M2 to P3-M4 | Lead: Ledger / Guardian</w:t>
      </w:r>
    </w:p>
    <w:p>
      <w:pPr>
        <w:spacing w:before="0" w:after="80"/>
        <w:ind w:left="400"/>
        <w:rPr/>
      </w:pPr>
      <w:r>
        <w:rPr>
          <w:sz w:val="24"/>
          <w:szCs w:val="24"/>
        </w:rPr>
        <w:t xml:space="preserve">GAP-15 — Continuous Learning &amp; Model Governance Engine:</w:t>
      </w:r>
    </w:p>
    <w:p>
      <w:pPr>
        <w:spacing w:before="0" w:after="60"/>
        <w:ind w:left="600" w:hanging="200"/>
        <w:rPr/>
      </w:pPr>
      <w:r>
        <w:rPr>
          <w:sz w:val="22"/>
          <w:szCs w:val="22"/>
        </w:rPr>
        <w:t xml:space="preserve">• New Phase 3 capability: Automated model retraining, drift detection, and SC-auditable AI governance</w:t>
      </w:r>
    </w:p>
    <w:p>
      <w:pPr>
        <w:spacing w:before="0" w:after="60"/>
        <w:ind w:left="600" w:hanging="200"/>
        <w:rPr/>
      </w:pPr>
      <w:r>
        <w:rPr>
          <w:sz w:val="22"/>
          <w:szCs w:val="22"/>
        </w:rPr>
        <w:t xml:space="preserve">• Deliverable: Model Registry (all 28 agents); Drift Alert System (latency ≤1h); Governance Audit Log (SC-accessible)</w:t>
      </w:r>
    </w:p>
    <w:p>
      <w:pPr>
        <w:spacing w:before="0" w:after="60"/>
        <w:ind w:left="600" w:hanging="200"/>
        <w:rPr/>
      </w:pPr>
      <w:r>
        <w:rPr>
          <w:sz w:val="22"/>
          <w:szCs w:val="22"/>
        </w:rPr>
        <w:t xml:space="preserve">• Integration: All AIE-001–005 model endpoints; Vega (audit); Rex (compliance); SC reporting dashboard</w:t>
      </w:r>
    </w:p>
    <w:p>
      <w:pPr>
        <w:spacing w:before="0" w:after="60"/>
        <w:ind w:left="600" w:hanging="200"/>
        <w:rPr/>
      </w:pPr>
      <w:r>
        <w:rPr>
          <w:sz w:val="22"/>
          <w:szCs w:val="22"/>
        </w:rPr>
        <w:t xml:space="preserve">• Acceptance criteria: Model drift alert latency ≤1h; retraining pipeline success rate ≥95%; audit log completeness 100%</w:t>
      </w:r>
    </w:p>
    <w:p>
      <w:pPr>
        <w:spacing w:before="0" w:after="60"/>
        <w:ind w:left="600" w:hanging="200"/>
        <w:rPr/>
      </w:pPr>
      <w:r>
        <w:rPr>
          <w:sz w:val="22"/>
          <w:szCs w:val="22"/>
        </w:rPr>
        <w:t xml:space="preserve">• Budget: THB 0.7M | Timeline: P3-M2 to P3-M4 | Lead: Vega / Nexus</w:t>
      </w:r>
    </w:p>
    <w:p>
      <w:pPr>
        <w:spacing w:before="200" w:after="80"/>
        <w:rPr/>
      </w:pPr>
      <w:r>
        <w:rPr>
          <w:b/>
          <w:bCs/>
          <w:sz w:val="28"/>
          <w:szCs w:val="28"/>
          <w:color w:val="2e75b6"/>
        </w:rPr>
        <w:t xml:space="preserve">54.4 Phase 3 Budget Allocation — THB 7.0M</w:t>
      </w:r>
    </w:p>
    <w:p>
      <w:pPr>
        <w:spacing w:before="0" w:after="80"/>
        <w:ind w:left="400"/>
        <w:rPr/>
      </w:pPr>
      <w:r>
        <w:rPr>
          <w:sz w:val="24"/>
          <w:szCs w:val="24"/>
        </w:rPr>
        <w:t xml:space="preserve">The total Phase 3 budget of THB 7.0M is SC-approved subject to GL-CHK-10 confirmation. Budget is allocated across the seven GAPs plus a 15% contingency reserve. All expenditure is subject to Steering Committee quarterly review and Ledger agent tracking.</w:t>
      </w:r>
    </w:p>
    <w:p>
      <w:pPr>
        <w:spacing w:before="0" w:after="60"/>
        <w:ind w:left="600"/>
        <w:rPr/>
      </w:pPr>
      <w:r>
        <w:rPr>
          <w:b/>
          <w:bCs/>
          <w:sz w:val="22"/>
          <w:szCs w:val="22"/>
        </w:rPr>
        <w:t xml:space="preserve">GAP-01 — Biophilic Design Enhancement:  </w:t>
      </w:r>
      <w:r>
        <w:rPr>
          <w:sz w:val="22"/>
          <w:szCs w:val="22"/>
        </w:rPr>
        <w:t xml:space="preserve">THB 1.2M</w:t>
      </w:r>
    </w:p>
    <w:p>
      <w:pPr>
        <w:spacing w:before="0" w:after="60"/>
        <w:ind w:left="600"/>
        <w:rPr/>
      </w:pPr>
      <w:r>
        <w:rPr>
          <w:b/>
          <w:bCs/>
          <w:sz w:val="22"/>
          <w:szCs w:val="22"/>
        </w:rPr>
        <w:t xml:space="preserve">GAP-02 — Design Freeze Gate AI:  </w:t>
      </w:r>
      <w:r>
        <w:rPr>
          <w:sz w:val="22"/>
          <w:szCs w:val="22"/>
        </w:rPr>
        <w:t xml:space="preserve">THB 0.8M</w:t>
      </w:r>
    </w:p>
    <w:p>
      <w:pPr>
        <w:spacing w:before="0" w:after="60"/>
        <w:ind w:left="600"/>
        <w:rPr/>
      </w:pPr>
      <w:r>
        <w:rPr>
          <w:b/>
          <w:bCs/>
          <w:sz w:val="22"/>
          <w:szCs w:val="22"/>
        </w:rPr>
        <w:t xml:space="preserve">GAP-03 — Sensory Commissioning Full Automation:  </w:t>
      </w:r>
      <w:r>
        <w:rPr>
          <w:sz w:val="22"/>
          <w:szCs w:val="22"/>
        </w:rPr>
        <w:t xml:space="preserve">THB 1.0M</w:t>
      </w:r>
    </w:p>
    <w:p>
      <w:pPr>
        <w:spacing w:before="0" w:after="60"/>
        <w:ind w:left="600"/>
        <w:rPr/>
      </w:pPr>
      <w:r>
        <w:rPr>
          <w:b/>
          <w:bCs/>
          <w:sz w:val="22"/>
          <w:szCs w:val="22"/>
        </w:rPr>
        <w:t xml:space="preserve">GAP-04 — Post-Occupancy Evaluation AI:  </w:t>
      </w:r>
      <w:r>
        <w:rPr>
          <w:sz w:val="22"/>
          <w:szCs w:val="22"/>
        </w:rPr>
        <w:t xml:space="preserve">THB 0.7M</w:t>
      </w:r>
    </w:p>
    <w:p>
      <w:pPr>
        <w:spacing w:before="0" w:after="60"/>
        <w:ind w:left="600"/>
        <w:rPr/>
      </w:pPr>
      <w:r>
        <w:rPr>
          <w:b/>
          <w:bCs/>
          <w:sz w:val="22"/>
          <w:szCs w:val="22"/>
        </w:rPr>
        <w:t xml:space="preserve">GAP-13 — Client Experience Intelligence Platform:  </w:t>
      </w:r>
      <w:r>
        <w:rPr>
          <w:sz w:val="22"/>
          <w:szCs w:val="22"/>
        </w:rPr>
        <w:t xml:space="preserve">THB 0.9M</w:t>
      </w:r>
    </w:p>
    <w:p>
      <w:pPr>
        <w:spacing w:before="0" w:after="60"/>
        <w:ind w:left="600"/>
        <w:rPr/>
      </w:pPr>
      <w:r>
        <w:rPr>
          <w:b/>
          <w:bCs/>
          <w:sz w:val="22"/>
          <w:szCs w:val="22"/>
        </w:rPr>
        <w:t xml:space="preserve">GAP-14 — Sustainable Materials &amp; Procurement Intelligence:  </w:t>
      </w:r>
      <w:r>
        <w:rPr>
          <w:sz w:val="22"/>
          <w:szCs w:val="22"/>
        </w:rPr>
        <w:t xml:space="preserve">THB 0.8M</w:t>
      </w:r>
    </w:p>
    <w:p>
      <w:pPr>
        <w:spacing w:before="0" w:after="60"/>
        <w:ind w:left="600"/>
        <w:rPr/>
      </w:pPr>
      <w:r>
        <w:rPr>
          <w:b/>
          <w:bCs/>
          <w:sz w:val="22"/>
          <w:szCs w:val="22"/>
        </w:rPr>
        <w:t xml:space="preserve">GAP-15 — Continuous Learning &amp; Model Governance Engine:  </w:t>
      </w:r>
      <w:r>
        <w:rPr>
          <w:sz w:val="22"/>
          <w:szCs w:val="22"/>
        </w:rPr>
        <w:t xml:space="preserve">THB 0.7M</w:t>
      </w:r>
    </w:p>
    <w:p>
      <w:pPr>
        <w:spacing w:before="0" w:after="60"/>
        <w:ind w:left="600"/>
        <w:rPr/>
      </w:pPr>
      <w:r>
        <w:rPr>
          <w:b/>
          <w:bCs/>
          <w:sz w:val="22"/>
          <w:szCs w:val="22"/>
        </w:rPr>
        <w:t xml:space="preserve">Contingency Reserve (15%):  </w:t>
      </w:r>
      <w:r>
        <w:rPr>
          <w:sz w:val="22"/>
          <w:szCs w:val="22"/>
        </w:rPr>
        <w:t xml:space="preserve">THB 0.9M</w:t>
      </w:r>
    </w:p>
    <w:p>
      <w:pPr>
        <w:spacing w:before="0" w:after="60"/>
        <w:ind w:left="600"/>
        <w:rPr/>
      </w:pPr>
      <w:r>
        <w:rPr>
          <w:b/>
          <w:bCs/>
          <w:sz w:val="22"/>
          <w:szCs w:val="22"/>
        </w:rPr>
        <w:t xml:space="preserve">Total Phase 3 Budget:  </w:t>
      </w:r>
      <w:r>
        <w:rPr>
          <w:sz w:val="22"/>
          <w:szCs w:val="22"/>
        </w:rPr>
        <w:t xml:space="preserve">THB 7.0M</w:t>
      </w:r>
    </w:p>
    <w:p>
      <w:pPr>
        <w:spacing w:before="0" w:after="80"/>
        <w:ind w:left="400"/>
        <w:rPr/>
      </w:pPr>
      <w:r>
        <w:rPr>
          <w:sz w:val="24"/>
          <w:szCs w:val="24"/>
        </w:rPr>
        <w:t xml:space="preserve">Budget governance:</w:t>
      </w:r>
    </w:p>
    <w:p>
      <w:pPr>
        <w:spacing w:before="0" w:after="60"/>
        <w:ind w:left="600" w:hanging="200"/>
        <w:rPr/>
      </w:pPr>
      <w:r>
        <w:rPr>
          <w:sz w:val="22"/>
          <w:szCs w:val="22"/>
        </w:rPr>
        <w:t xml:space="preserve">• All GAP budgets are fixed-price envelopes; overrun requires SC Change Request (CR-P3-XXX)</w:t>
      </w:r>
    </w:p>
    <w:p>
      <w:pPr>
        <w:spacing w:before="0" w:after="60"/>
        <w:ind w:left="600" w:hanging="200"/>
        <w:rPr/>
      </w:pPr>
      <w:r>
        <w:rPr>
          <w:sz w:val="22"/>
          <w:szCs w:val="22"/>
        </w:rPr>
        <w:t xml:space="preserve">• Contingency release requires Programme Director authorisation up to THB 0.3M; SC approval above THB 0.3M</w:t>
      </w:r>
    </w:p>
    <w:p>
      <w:pPr>
        <w:spacing w:before="0" w:after="60"/>
        <w:ind w:left="600" w:hanging="200"/>
        <w:rPr/>
      </w:pPr>
      <w:r>
        <w:rPr>
          <w:sz w:val="22"/>
          <w:szCs w:val="22"/>
        </w:rPr>
        <w:t xml:space="preserve">• Ledger agent tracks all Phase 3 expenditure in real-time; monthly budget burn report to SC</w:t>
      </w:r>
    </w:p>
    <w:p>
      <w:pPr>
        <w:spacing w:before="0" w:after="60"/>
        <w:ind w:left="600" w:hanging="200"/>
        <w:rPr/>
      </w:pPr>
      <w:r>
        <w:rPr>
          <w:sz w:val="22"/>
          <w:szCs w:val="22"/>
        </w:rPr>
        <w:t xml:space="preserve">• Phase 3 total programme investment across all phases: Phase 1 THB 5.2M + Phase 2 THB 6.0M + Phase 3 THB 7.0M = THB 18.2M</w:t>
      </w:r>
    </w:p>
    <w:p>
      <w:pPr>
        <w:spacing w:before="200" w:after="80"/>
        <w:rPr/>
      </w:pPr>
      <w:r>
        <w:rPr>
          <w:b/>
          <w:bCs/>
          <w:sz w:val="28"/>
          <w:szCs w:val="28"/>
          <w:color w:val="2e75b6"/>
        </w:rPr>
        <w:t xml:space="preserve">54.5 Phase 3 Milestones P3-M1–M4</w:t>
      </w:r>
    </w:p>
    <w:p>
      <w:pPr>
        <w:spacing w:before="0" w:after="80"/>
        <w:ind w:left="400"/>
        <w:rPr/>
      </w:pPr>
      <w:r>
        <w:rPr>
          <w:sz w:val="24"/>
          <w:szCs w:val="24"/>
        </w:rPr>
        <w:t xml:space="preserve">Phase 3 delivery is structured across four milestones from Q3 2033 to Q2 2034. Each milestone has defined deliverables, gate criteria, and a formal SC review checkpoint.</w:t>
      </w:r>
    </w:p>
    <w:p>
      <w:pPr>
        <w:spacing w:before="0" w:after="60"/>
        <w:ind w:left="600"/>
        <w:rPr/>
      </w:pPr>
      <w:r>
        <w:rPr>
          <w:b/>
          <w:bCs/>
          <w:sz w:val="22"/>
          <w:szCs w:val="22"/>
        </w:rPr>
        <w:t xml:space="preserve">P3-M1 — Q3 2033:  </w:t>
      </w:r>
      <w:r>
        <w:rPr>
          <w:sz w:val="22"/>
          <w:szCs w:val="22"/>
        </w:rPr>
        <w:t xml:space="preserve">Phase 3 Kick-off &amp; Foundation</w:t>
      </w:r>
    </w:p>
    <w:p>
      <w:pPr>
        <w:spacing w:before="0" w:after="60"/>
        <w:ind w:left="600" w:hanging="200"/>
        <w:rPr/>
      </w:pPr>
      <w:r>
        <w:rPr>
          <w:sz w:val="22"/>
          <w:szCs w:val="22"/>
        </w:rPr>
        <w:t xml:space="preserve">• P3-CHK-01 and P3-CHK-02 complete: GL-CHK-10 confirmed, Programme Director appointed, budget THB 7.0M released</w:t>
      </w:r>
    </w:p>
    <w:p>
      <w:pPr>
        <w:spacing w:before="0" w:after="60"/>
        <w:ind w:left="600" w:hanging="200"/>
        <w:rPr/>
      </w:pPr>
      <w:r>
        <w:rPr>
          <w:sz w:val="22"/>
          <w:szCs w:val="22"/>
        </w:rPr>
        <w:t xml:space="preserve">• Workstream A and Workstream B teams fully onboarded (GAP-01/02/03/04 vendors contracted)</w:t>
      </w:r>
    </w:p>
    <w:p>
      <w:pPr>
        <w:spacing w:before="0" w:after="60"/>
        <w:ind w:left="600" w:hanging="200"/>
        <w:rPr/>
      </w:pPr>
      <w:r>
        <w:rPr>
          <w:sz w:val="22"/>
          <w:szCs w:val="22"/>
        </w:rPr>
        <w:t xml:space="preserve">• Phase 3 development environments provisioned across all workstreams</w:t>
      </w:r>
    </w:p>
    <w:p>
      <w:pPr>
        <w:spacing w:before="0" w:after="60"/>
        <w:ind w:left="600" w:hanging="200"/>
        <w:rPr/>
      </w:pPr>
      <w:r>
        <w:rPr>
          <w:sz w:val="22"/>
          <w:szCs w:val="22"/>
        </w:rPr>
        <w:t xml:space="preserve">• GAP-01/02 Level 2 AI model design specifications approved by SC</w:t>
      </w:r>
    </w:p>
    <w:p>
      <w:pPr>
        <w:spacing w:before="0" w:after="60"/>
        <w:ind w:left="600" w:hanging="200"/>
        <w:rPr/>
      </w:pPr>
      <w:r>
        <w:rPr>
          <w:sz w:val="22"/>
          <w:szCs w:val="22"/>
        </w:rPr>
        <w:t xml:space="preserve">• GAP-13/14/15 vendor RFP issued (if external sourcing required)</w:t>
      </w:r>
    </w:p>
    <w:p>
      <w:pPr>
        <w:spacing w:before="0" w:after="60"/>
        <w:ind w:left="600" w:hanging="200"/>
        <w:rPr/>
      </w:pPr>
      <w:r>
        <w:rPr>
          <w:sz w:val="22"/>
          <w:szCs w:val="22"/>
        </w:rPr>
        <w:t xml:space="preserve">• SC P3-M1 Review: Go/No-Go for Workstream C vendor selection</w:t>
      </w:r>
    </w:p>
    <w:p>
      <w:pPr>
        <w:spacing w:before="0" w:after="60"/>
        <w:ind w:left="600"/>
        <w:rPr/>
      </w:pPr>
      <w:r>
        <w:rPr>
          <w:b/>
          <w:bCs/>
          <w:sz w:val="22"/>
          <w:szCs w:val="22"/>
        </w:rPr>
        <w:t xml:space="preserve">P3-M2 — Q4 2033:  </w:t>
      </w:r>
      <w:r>
        <w:rPr>
          <w:sz w:val="22"/>
          <w:szCs w:val="22"/>
        </w:rPr>
        <w:t xml:space="preserve">Core Development &amp; SIT</w:t>
      </w:r>
    </w:p>
    <w:p>
      <w:pPr>
        <w:spacing w:before="0" w:after="60"/>
        <w:ind w:left="600" w:hanging="200"/>
        <w:rPr/>
      </w:pPr>
      <w:r>
        <w:rPr>
          <w:sz w:val="22"/>
          <w:szCs w:val="22"/>
        </w:rPr>
        <w:t xml:space="preserve">• GAP-01 AI model v1.0 SIT complete: biophilic compliance score ≥90%</w:t>
      </w:r>
    </w:p>
    <w:p>
      <w:pPr>
        <w:spacing w:before="0" w:after="60"/>
        <w:ind w:left="600" w:hanging="200"/>
        <w:rPr/>
      </w:pPr>
      <w:r>
        <w:rPr>
          <w:sz w:val="22"/>
          <w:szCs w:val="22"/>
        </w:rPr>
        <w:t xml:space="preserve">• GAP-02 Design Freeze Gate AI SIT complete: gate decision accuracy ≥95%</w:t>
      </w:r>
    </w:p>
    <w:p>
      <w:pPr>
        <w:spacing w:before="0" w:after="60"/>
        <w:ind w:left="600" w:hanging="200"/>
        <w:rPr/>
      </w:pPr>
      <w:r>
        <w:rPr>
          <w:sz w:val="22"/>
          <w:szCs w:val="22"/>
        </w:rPr>
        <w:t xml:space="preserve">• GAP-03 Sensory Commissioning automation SIT complete: anomaly detection recall ≥92%</w:t>
      </w:r>
    </w:p>
    <w:p>
      <w:pPr>
        <w:spacing w:before="0" w:after="60"/>
        <w:ind w:left="600" w:hanging="200"/>
        <w:rPr/>
      </w:pPr>
      <w:r>
        <w:rPr>
          <w:sz w:val="22"/>
          <w:szCs w:val="22"/>
        </w:rPr>
        <w:t xml:space="preserve">• GAP-04 POE AI analytics SIT complete: dashboard completeness ≥95%</w:t>
      </w:r>
    </w:p>
    <w:p>
      <w:pPr>
        <w:spacing w:before="0" w:after="60"/>
        <w:ind w:left="600" w:hanging="200"/>
        <w:rPr/>
      </w:pPr>
      <w:r>
        <w:rPr>
          <w:sz w:val="22"/>
          <w:szCs w:val="22"/>
        </w:rPr>
        <w:t xml:space="preserve">• GAP-13/14/15 Workstream C development commenced (vendors contracted by P3-M2)</w:t>
      </w:r>
    </w:p>
    <w:p>
      <w:pPr>
        <w:spacing w:before="0" w:after="60"/>
        <w:ind w:left="600" w:hanging="200"/>
        <w:rPr/>
      </w:pPr>
      <w:r>
        <w:rPr>
          <w:sz w:val="22"/>
          <w:szCs w:val="22"/>
        </w:rPr>
        <w:t xml:space="preserve">• SC P3-M2 Review: Workstream A+B SIT sign-off; Workstream C development checkpoint</w:t>
      </w:r>
    </w:p>
    <w:p>
      <w:pPr>
        <w:spacing w:before="0" w:after="60"/>
        <w:ind w:left="600"/>
        <w:rPr/>
      </w:pPr>
      <w:r>
        <w:rPr>
          <w:b/>
          <w:bCs/>
          <w:sz w:val="22"/>
          <w:szCs w:val="22"/>
        </w:rPr>
        <w:t xml:space="preserve">P3-M3 — Q1 2034:  </w:t>
      </w:r>
      <w:r>
        <w:rPr>
          <w:sz w:val="22"/>
          <w:szCs w:val="22"/>
        </w:rPr>
        <w:t xml:space="preserve">UAT &amp; Phase 3 Integration</w:t>
      </w:r>
    </w:p>
    <w:p>
      <w:pPr>
        <w:spacing w:before="0" w:after="60"/>
        <w:ind w:left="600" w:hanging="200"/>
        <w:rPr/>
      </w:pPr>
      <w:r>
        <w:rPr>
          <w:sz w:val="22"/>
          <w:szCs w:val="22"/>
        </w:rPr>
        <w:t xml:space="preserve">• GAP-01/02/03/04 UAT complete with client stakeholders: all acceptance criteria met</w:t>
      </w:r>
    </w:p>
    <w:p>
      <w:pPr>
        <w:spacing w:before="0" w:after="60"/>
        <w:ind w:left="600" w:hanging="200"/>
        <w:rPr/>
      </w:pPr>
      <w:r>
        <w:rPr>
          <w:sz w:val="22"/>
          <w:szCs w:val="22"/>
        </w:rPr>
        <w:t xml:space="preserve">• GAP-13 CX Intelligence Platform integration SIT complete: 28/28 agent coverage</w:t>
      </w:r>
    </w:p>
    <w:p>
      <w:pPr>
        <w:spacing w:before="0" w:after="60"/>
        <w:ind w:left="600" w:hanging="200"/>
        <w:rPr/>
      </w:pPr>
      <w:r>
        <w:rPr>
          <w:sz w:val="22"/>
          <w:szCs w:val="22"/>
        </w:rPr>
        <w:t xml:space="preserve">• GAP-14 Sustainable Procurement Intelligence SIT complete: ESG scoring coverage ≥80%</w:t>
      </w:r>
    </w:p>
    <w:p>
      <w:pPr>
        <w:spacing w:before="0" w:after="60"/>
        <w:ind w:left="600" w:hanging="200"/>
        <w:rPr/>
      </w:pPr>
      <w:r>
        <w:rPr>
          <w:sz w:val="22"/>
          <w:szCs w:val="22"/>
        </w:rPr>
        <w:t xml:space="preserve">• GAP-15 Model Governance Engine SIT complete: drift alert latency ≤1h</w:t>
      </w:r>
    </w:p>
    <w:p>
      <w:pPr>
        <w:spacing w:before="0" w:after="60"/>
        <w:ind w:left="600" w:hanging="200"/>
        <w:rPr/>
      </w:pPr>
      <w:r>
        <w:rPr>
          <w:sz w:val="22"/>
          <w:szCs w:val="22"/>
        </w:rPr>
        <w:t xml:space="preserve">• End-to-end Phase 3 integration test with AIE-001–005 backbone complete</w:t>
      </w:r>
    </w:p>
    <w:p>
      <w:pPr>
        <w:spacing w:before="0" w:after="60"/>
        <w:ind w:left="600" w:hanging="200"/>
        <w:rPr/>
      </w:pPr>
      <w:r>
        <w:rPr>
          <w:sz w:val="22"/>
          <w:szCs w:val="22"/>
        </w:rPr>
        <w:t xml:space="preserve">• P3-CHK-11 Phase 3 go-live readiness gate: all P3-CHK-01–10 confirmed</w:t>
      </w:r>
    </w:p>
    <w:p>
      <w:pPr>
        <w:spacing w:before="0" w:after="60"/>
        <w:ind w:left="600" w:hanging="200"/>
        <w:rPr/>
      </w:pPr>
      <w:r>
        <w:rPr>
          <w:sz w:val="22"/>
          <w:szCs w:val="22"/>
        </w:rPr>
        <w:t xml:space="preserve">• SC P3-M3 Review: Phase 3 go-live authorisation (P3-CHK-12)</w:t>
      </w:r>
    </w:p>
    <w:p>
      <w:pPr>
        <w:spacing w:before="0" w:after="60"/>
        <w:ind w:left="600"/>
        <w:rPr/>
      </w:pPr>
      <w:r>
        <w:rPr>
          <w:b/>
          <w:bCs/>
          <w:sz w:val="22"/>
          <w:szCs w:val="22"/>
        </w:rPr>
        <w:t xml:space="preserve">P3-M4 — Q2 2034:  </w:t>
      </w:r>
      <w:r>
        <w:rPr>
          <w:sz w:val="22"/>
          <w:szCs w:val="22"/>
        </w:rPr>
        <w:t xml:space="preserve">Phase 3 Go-Live &amp; MONOLITH BAU</w:t>
      </w:r>
    </w:p>
    <w:p>
      <w:pPr>
        <w:spacing w:before="0" w:after="60"/>
        <w:ind w:left="600" w:hanging="200"/>
        <w:rPr/>
      </w:pPr>
      <w:r>
        <w:rPr>
          <w:sz w:val="22"/>
          <w:szCs w:val="22"/>
        </w:rPr>
        <w:t xml:space="preserve">• Phase 3 cutover executed: all 7 GAPs live in production</w:t>
      </w:r>
    </w:p>
    <w:p>
      <w:pPr>
        <w:spacing w:before="0" w:after="60"/>
        <w:ind w:left="600" w:hanging="200"/>
        <w:rPr/>
      </w:pPr>
      <w:r>
        <w:rPr>
          <w:sz w:val="22"/>
          <w:szCs w:val="22"/>
        </w:rPr>
        <w:t xml:space="preserve">• Coverage confirmed at 92%: 28 agents operating across full MONOLITH capability stack</w:t>
      </w:r>
    </w:p>
    <w:p>
      <w:pPr>
        <w:spacing w:before="0" w:after="60"/>
        <w:ind w:left="600" w:hanging="200"/>
        <w:rPr/>
      </w:pPr>
      <w:r>
        <w:rPr>
          <w:sz w:val="22"/>
          <w:szCs w:val="22"/>
        </w:rPr>
        <w:t xml:space="preserve">• GAP-15 Model Governance Engine operational: continuous learning cycle active for all agents</w:t>
      </w:r>
    </w:p>
    <w:p>
      <w:pPr>
        <w:spacing w:before="0" w:after="60"/>
        <w:ind w:left="600" w:hanging="200"/>
        <w:rPr/>
      </w:pPr>
      <w:r>
        <w:rPr>
          <w:sz w:val="22"/>
          <w:szCs w:val="22"/>
        </w:rPr>
        <w:t xml:space="preserve">• MONOLITH programme BAU: all phases (1/2/3) complete, ongoing operations under BAU governance</w:t>
      </w:r>
    </w:p>
    <w:p>
      <w:pPr>
        <w:spacing w:before="0" w:after="60"/>
        <w:ind w:left="600" w:hanging="200"/>
        <w:rPr/>
      </w:pPr>
      <w:r>
        <w:rPr>
          <w:sz w:val="22"/>
          <w:szCs w:val="22"/>
        </w:rPr>
        <w:t xml:space="preserve">• SC P3-M4 Review: Programme completion sign-off; MONOLITH DAPH Decor AI Agent Programme declared COMPLETE</w:t>
      </w:r>
    </w:p>
    <w:p>
      <w:pPr>
        <w:spacing w:before="0" w:after="60"/>
        <w:ind w:left="600" w:hanging="200"/>
        <w:rPr/>
      </w:pPr>
      <w:r>
        <w:rPr>
          <w:sz w:val="22"/>
          <w:szCs w:val="22"/>
        </w:rPr>
        <w:t xml:space="preserve">• Final programme report submitted to SC: THB 18.2M total investment, 92% coverage, 28 agents fully operational</w:t>
      </w:r>
    </w:p>
    <w:p>
      <w:pPr>
        <w:spacing w:before="200" w:after="80"/>
        <w:rPr/>
      </w:pPr>
      <w:r>
        <w:rPr>
          <w:b/>
          <w:bCs/>
          <w:sz w:val="28"/>
          <w:szCs w:val="28"/>
          <w:color w:val="2e75b6"/>
        </w:rPr>
        <w:t xml:space="preserve">54.6 Phase 3 Readiness Checklist (P3-CHK-01–12)</w:t>
      </w:r>
    </w:p>
    <w:p>
      <w:pPr>
        <w:spacing w:before="0" w:after="80"/>
        <w:ind w:left="400"/>
        <w:rPr/>
      </w:pPr>
      <w:r>
        <w:rPr>
          <w:sz w:val="24"/>
          <w:szCs w:val="24"/>
        </w:rPr>
        <w:t xml:space="preserve">The P3-CHK checklist constitutes the living document MONOLITH-S54-P3PDD-001 v1.0. All items must be verified and signed off before Phase 3 proceeds to the subsequent milestone. P3-CHK-01 through P3-CHK-03 are gate conditions for P3-M1 kick-off. P3-CHK-11 and P3-CHK-12 are gate conditions for Phase 3 go-live.</w:t>
      </w:r>
    </w:p>
    <w:p>
      <w:pPr>
        <w:spacing w:before="0" w:after="60"/>
        <w:ind w:left="600"/>
        <w:rPr/>
      </w:pPr>
      <w:r>
        <w:rPr>
          <w:b/>
          <w:bCs/>
          <w:sz w:val="22"/>
          <w:szCs w:val="22"/>
        </w:rPr>
        <w:t xml:space="preserve">P3-CHK-01:  </w:t>
      </w:r>
      <w:r>
        <w:rPr>
          <w:sz w:val="22"/>
          <w:szCs w:val="22"/>
        </w:rPr>
        <w:t xml:space="preserve">GL-CHK-10 SC approval confirmed: Phase 3 PDD formally approved by Steering Committee</w:t>
      </w:r>
    </w:p>
    <w:p>
      <w:pPr>
        <w:spacing w:before="0" w:after="60"/>
        <w:ind w:left="600"/>
        <w:rPr/>
      </w:pPr>
      <w:r>
        <w:rPr>
          <w:b/>
          <w:bCs/>
          <w:sz w:val="22"/>
          <w:szCs w:val="22"/>
        </w:rPr>
        <w:t xml:space="preserve">P3-CHK-02:  </w:t>
      </w:r>
      <w:r>
        <w:rPr>
          <w:sz w:val="22"/>
          <w:szCs w:val="22"/>
        </w:rPr>
        <w:t xml:space="preserve">Phase 3 Programme Director appointed and THB 7.0M budget released by Finance</w:t>
      </w:r>
    </w:p>
    <w:p>
      <w:pPr>
        <w:spacing w:before="0" w:after="60"/>
        <w:ind w:left="600"/>
        <w:rPr/>
      </w:pPr>
      <w:r>
        <w:rPr>
          <w:b/>
          <w:bCs/>
          <w:sz w:val="22"/>
          <w:szCs w:val="22"/>
        </w:rPr>
        <w:t xml:space="preserve">P3-CHK-03:  </w:t>
      </w:r>
      <w:r>
        <w:rPr>
          <w:sz w:val="22"/>
          <w:szCs w:val="22"/>
        </w:rPr>
        <w:t xml:space="preserve">Phase 3 development and test environments provisioned and validated by Technical Lead</w:t>
      </w:r>
    </w:p>
    <w:p>
      <w:pPr>
        <w:spacing w:before="0" w:after="60"/>
        <w:ind w:left="600"/>
        <w:rPr/>
      </w:pPr>
      <w:r>
        <w:rPr>
          <w:b/>
          <w:bCs/>
          <w:sz w:val="22"/>
          <w:szCs w:val="22"/>
        </w:rPr>
        <w:t xml:space="preserve">P3-CHK-04:  </w:t>
      </w:r>
      <w:r>
        <w:rPr>
          <w:sz w:val="22"/>
          <w:szCs w:val="22"/>
        </w:rPr>
        <w:t xml:space="preserve">GAP-01/02 vendor/team contracts signed; Workstream A kickoff complete</w:t>
      </w:r>
    </w:p>
    <w:p>
      <w:pPr>
        <w:spacing w:before="0" w:after="60"/>
        <w:ind w:left="600"/>
        <w:rPr/>
      </w:pPr>
      <w:r>
        <w:rPr>
          <w:b/>
          <w:bCs/>
          <w:sz w:val="22"/>
          <w:szCs w:val="22"/>
        </w:rPr>
        <w:t xml:space="preserve">P3-CHK-05:  </w:t>
      </w:r>
      <w:r>
        <w:rPr>
          <w:sz w:val="22"/>
          <w:szCs w:val="22"/>
        </w:rPr>
        <w:t xml:space="preserve">GAP-03/04 vendor/team contracts signed; Workstream B kickoff complete</w:t>
      </w:r>
    </w:p>
    <w:p>
      <w:pPr>
        <w:spacing w:before="0" w:after="60"/>
        <w:ind w:left="600"/>
        <w:rPr/>
      </w:pPr>
      <w:r>
        <w:rPr>
          <w:b/>
          <w:bCs/>
          <w:sz w:val="22"/>
          <w:szCs w:val="22"/>
        </w:rPr>
        <w:t xml:space="preserve">P3-CHK-06:  </w:t>
      </w:r>
      <w:r>
        <w:rPr>
          <w:sz w:val="22"/>
          <w:szCs w:val="22"/>
        </w:rPr>
        <w:t xml:space="preserve">GAP-13/14/15 vendor selection complete; Workstream C contracts signed</w:t>
      </w:r>
    </w:p>
    <w:p>
      <w:pPr>
        <w:spacing w:before="0" w:after="60"/>
        <w:ind w:left="600"/>
        <w:rPr/>
      </w:pPr>
      <w:r>
        <w:rPr>
          <w:b/>
          <w:bCs/>
          <w:sz w:val="22"/>
          <w:szCs w:val="22"/>
        </w:rPr>
        <w:t xml:space="preserve">P3-CHK-07:  </w:t>
      </w:r>
      <w:r>
        <w:rPr>
          <w:sz w:val="22"/>
          <w:szCs w:val="22"/>
        </w:rPr>
        <w:t xml:space="preserve">GAP-01/02/03/04 SIT complete: all acceptance criteria met (P3-M2 gate)</w:t>
      </w:r>
    </w:p>
    <w:p>
      <w:pPr>
        <w:spacing w:before="0" w:after="60"/>
        <w:ind w:left="600"/>
        <w:rPr/>
      </w:pPr>
      <w:r>
        <w:rPr>
          <w:b/>
          <w:bCs/>
          <w:sz w:val="22"/>
          <w:szCs w:val="22"/>
        </w:rPr>
        <w:t xml:space="preserve">P3-CHK-08:  </w:t>
      </w:r>
      <w:r>
        <w:rPr>
          <w:sz w:val="22"/>
          <w:szCs w:val="22"/>
        </w:rPr>
        <w:t xml:space="preserve">GAP-13/14/15 SIT complete: all acceptance criteria met (P3-M3 gate)</w:t>
      </w:r>
    </w:p>
    <w:p>
      <w:pPr>
        <w:spacing w:before="0" w:after="60"/>
        <w:ind w:left="600"/>
        <w:rPr/>
      </w:pPr>
      <w:r>
        <w:rPr>
          <w:b/>
          <w:bCs/>
          <w:sz w:val="22"/>
          <w:szCs w:val="22"/>
        </w:rPr>
        <w:t xml:space="preserve">P3-CHK-09:  </w:t>
      </w:r>
      <w:r>
        <w:rPr>
          <w:sz w:val="22"/>
          <w:szCs w:val="22"/>
        </w:rPr>
        <w:t xml:space="preserve">Phase 3 end-to-end integration test with AIE-001–005 backbone: PASS</w:t>
      </w:r>
    </w:p>
    <w:p>
      <w:pPr>
        <w:spacing w:before="0" w:after="60"/>
        <w:ind w:left="600"/>
        <w:rPr/>
      </w:pPr>
      <w:r>
        <w:rPr>
          <w:b/>
          <w:bCs/>
          <w:sz w:val="22"/>
          <w:szCs w:val="22"/>
        </w:rPr>
        <w:t xml:space="preserve">P3-CHK-10:  </w:t>
      </w:r>
      <w:r>
        <w:rPr>
          <w:sz w:val="22"/>
          <w:szCs w:val="22"/>
        </w:rPr>
        <w:t xml:space="preserve">Phase 3 UAT complete with client stakeholders: all 7 GAPs accepted</w:t>
      </w:r>
    </w:p>
    <w:p>
      <w:pPr>
        <w:spacing w:before="0" w:after="60"/>
        <w:ind w:left="600"/>
        <w:rPr/>
      </w:pPr>
      <w:r>
        <w:rPr>
          <w:b/>
          <w:bCs/>
          <w:sz w:val="22"/>
          <w:szCs w:val="22"/>
        </w:rPr>
        <w:t xml:space="preserve">P3-CHK-11:  </w:t>
      </w:r>
      <w:r>
        <w:rPr>
          <w:sz w:val="22"/>
          <w:szCs w:val="22"/>
        </w:rPr>
        <w:t xml:space="preserve">Phase 3 go-live readiness gate confirmed: P3-CHK-01–10 all COMPLETE, Programme Director sign-off</w:t>
      </w:r>
    </w:p>
    <w:p>
      <w:pPr>
        <w:spacing w:before="0" w:after="60"/>
        <w:ind w:left="600"/>
        <w:rPr/>
      </w:pPr>
      <w:r>
        <w:rPr>
          <w:b/>
          <w:bCs/>
          <w:sz w:val="22"/>
          <w:szCs w:val="22"/>
        </w:rPr>
        <w:t xml:space="preserve">P3-CHK-12:  </w:t>
      </w:r>
      <w:r>
        <w:rPr>
          <w:sz w:val="22"/>
          <w:szCs w:val="22"/>
        </w:rPr>
        <w:t xml:space="preserve">SC Phase 3 go-live authorisation: Steering Committee formal approval of Phase 3 production deployment</w:t>
      </w:r>
    </w:p>
    <w:p>
      <w:pPr>
        <w:spacing w:before="0" w:after="80"/>
        <w:ind w:left="400"/>
        <w:rPr/>
      </w:pPr>
      <w:r>
        <w:rPr>
          <w:sz w:val="24"/>
          <w:szCs w:val="24"/>
        </w:rPr>
        <w:t xml:space="preserve">Upon P3-CHK-12 completion the MONOLITH DAPH Decor AI Agent Programme enters full BAU operations at 92% agent coverage. The programme governance transitions from SC oversight to standing BAU governance committee with quarterly performance reviews led by Vega (audit), Rex (compliance), and Signal (operations monitoring).</w:t>
      </w:r>
    </w:p>
    <w:p>
      <w:pPr>
        <w:spacing w:before="0" w:after="60"/>
        <w:ind w:left="600"/>
        <w:rPr/>
      </w:pPr>
      <w:r>
        <w:rPr>
          <w:b/>
          <w:bCs/>
          <w:sz w:val="22"/>
          <w:szCs w:val="22"/>
        </w:rPr>
        <w:t xml:space="preserve">Living document owner:  </w:t>
      </w:r>
      <w:r>
        <w:rPr>
          <w:sz w:val="22"/>
          <w:szCs w:val="22"/>
        </w:rPr>
        <w:t xml:space="preserve">Phase 3 Programme Director</w:t>
      </w:r>
    </w:p>
    <w:p>
      <w:pPr>
        <w:spacing w:before="0" w:after="60"/>
        <w:ind w:left="600"/>
        <w:rPr/>
      </w:pPr>
      <w:r>
        <w:rPr>
          <w:b/>
          <w:bCs/>
          <w:sz w:val="22"/>
          <w:szCs w:val="22"/>
        </w:rPr>
        <w:t xml:space="preserve">Review cadence:  </w:t>
      </w:r>
      <w:r>
        <w:rPr>
          <w:sz w:val="22"/>
          <w:szCs w:val="22"/>
        </w:rPr>
        <w:t xml:space="preserve">Monthly during active Phase 3; quarterly post-BAU</w:t>
      </w:r>
    </w:p>
    <w:p>
      <w:pPr>
        <w:spacing w:before="0" w:after="60"/>
        <w:ind w:left="600"/>
        <w:rPr/>
      </w:pPr>
      <w:r>
        <w:rPr>
          <w:b/>
          <w:bCs/>
          <w:sz w:val="22"/>
          <w:szCs w:val="22"/>
        </w:rPr>
        <w:t xml:space="preserve">Escalation:  </w:t>
      </w:r>
      <w:r>
        <w:rPr>
          <w:sz w:val="22"/>
          <w:szCs w:val="22"/>
        </w:rPr>
        <w:t xml:space="preserve">Programme Director → SC Chair (for P3-CHK-11 and P3-CHK-12 only)</w:t>
      </w:r>
    </w:p>
    <w:p>
      <w:pPr>
        <w:pStyle w:val="Heading1"/>
        <w:spacing w:before="320" w:after="100"/>
      </w:pPr>
      <w:r>
        <w:rPr>
          <w:rFonts w:ascii="Calibri" w:hAnsi="Calibri"/>
          <w:b/>
          <w:bCs/>
          <w:color w:val="1f2d5a"/>
          <w:sz w:val="36"/>
          <w:szCs w:val="36"/>
        </w:rPr>
        <w:t xml:space="preserve">Section 55 — Phase 3 RFP &amp; Vendor Selection Framework</w:t>
      </w:r>
    </w:p>
    <w:p>
      <w:pPr>
        <w:spacing w:after="40"/>
      </w:pPr>
    </w:p>
    <w:p>
      <w:pPr>
        <w:pStyle w:val="Heading2"/>
        <w:spacing w:before="200" w:after="80"/>
      </w:pPr>
      <w:r>
        <w:rPr>
          <w:rFonts w:ascii="Calibri" w:hAnsi="Calibri"/>
          <w:b/>
          <w:bCs/>
          <w:color w:val="2e75b6"/>
          <w:sz w:val="28"/>
          <w:szCs w:val="28"/>
        </w:rPr>
        <w:t xml:space="preserve">55.1 Overview &amp; Scope</w:t>
      </w:r>
    </w:p>
    <w:p>
      <w:pPr>
        <w:ind w:left="400"/>
        <w:spacing w:after="80"/>
      </w:pPr>
      <w:r>
        <w:rPr>
          <w:rFonts w:ascii="Calibri" w:hAnsi="Calibri"/>
          <w:sz w:val="24"/>
          <w:szCs w:val="24"/>
        </w:rPr>
        <w:t xml:space="preserve">This section documents the Phase 3 RFP &amp; Vendor Selection Framework (MONOLITH-S55-P3RFP-001 v1.0) governing the procurement and appointment of vendors for all seven Phase 3 GAPs: GAP-01 (Biophilic Design Enhancement), GAP-02 (Design Freeze Gate AI), GAP-03 (Sensory Commissioning Full Automation), GAP-04 (Post-Occupancy Evaluation AI), GAP-13 (Client Experience Intelligence Platform), GAP-14 (Sustainable Materials &amp; Procurement Intelligence), and GAP-15 (Continuous Learning &amp; Model Governance Engine). The framework aligns with MONOLITH-S55-P3RFP-001 and mirrors the Phase 2 procurement methodology established in S51.</w:t>
      </w:r>
    </w:p>
    <w:p>
      <w:pPr>
        <w:ind w:left="400"/>
        <w:spacing w:after="60"/>
      </w:pPr>
      <w:r>
        <w:rPr>
          <w:rFonts w:ascii="Calibri" w:hAnsi="Calibri"/>
          <w:b/>
          <w:bCs/>
          <w:sz w:val="22"/>
          <w:szCs w:val="22"/>
        </w:rPr>
        <w:t xml:space="preserve">Document reference: </w:t>
      </w:r>
      <w:r>
        <w:rPr>
          <w:rFonts w:ascii="Calibri" w:hAnsi="Calibri"/>
          <w:sz w:val="22"/>
          <w:szCs w:val="22"/>
        </w:rPr>
        <w:t xml:space="preserve">MONOLITH-S55-P3RFP-001 v1.0</w:t>
      </w:r>
    </w:p>
    <w:p>
      <w:pPr>
        <w:ind w:left="400"/>
        <w:spacing w:after="60"/>
      </w:pPr>
      <w:r>
        <w:rPr>
          <w:rFonts w:ascii="Calibri" w:hAnsi="Calibri"/>
          <w:b/>
          <w:bCs/>
          <w:sz w:val="22"/>
          <w:szCs w:val="22"/>
        </w:rPr>
        <w:t xml:space="preserve">Parent document: </w:t>
      </w:r>
      <w:r>
        <w:rPr>
          <w:rFonts w:ascii="Calibri" w:hAnsi="Calibri"/>
          <w:sz w:val="22"/>
          <w:szCs w:val="22"/>
        </w:rPr>
        <w:t xml:space="preserve">MONOLITH-S54-P3PDD-001 v1.0 (Phase 3 PDD, S54)</w:t>
      </w:r>
    </w:p>
    <w:p>
      <w:pPr>
        <w:ind w:left="400"/>
        <w:spacing w:after="60"/>
      </w:pPr>
      <w:r>
        <w:rPr>
          <w:rFonts w:ascii="Calibri" w:hAnsi="Calibri"/>
          <w:b/>
          <w:bCs/>
          <w:sz w:val="22"/>
          <w:szCs w:val="22"/>
        </w:rPr>
        <w:t xml:space="preserve">Phase 2 precedent: </w:t>
      </w:r>
      <w:r>
        <w:rPr>
          <w:rFonts w:ascii="Calibri" w:hAnsi="Calibri"/>
          <w:sz w:val="22"/>
          <w:szCs w:val="22"/>
        </w:rPr>
        <w:t xml:space="preserve">MONOLITH-S51-PRF-001 v1.0 (RFP-GAP05-001, S51)</w:t>
      </w:r>
    </w:p>
    <w:p>
      <w:pPr>
        <w:ind w:left="400"/>
        <w:spacing w:after="60"/>
      </w:pPr>
      <w:r>
        <w:rPr>
          <w:rFonts w:ascii="Calibri" w:hAnsi="Calibri"/>
          <w:b/>
          <w:bCs/>
          <w:sz w:val="22"/>
          <w:szCs w:val="22"/>
        </w:rPr>
        <w:t xml:space="preserve">Trigger: </w:t>
      </w:r>
      <w:r>
        <w:rPr>
          <w:rFonts w:ascii="Calibri" w:hAnsi="Calibri"/>
          <w:sz w:val="22"/>
          <w:szCs w:val="22"/>
        </w:rPr>
        <w:t xml:space="preserve">P3-CHK-01 confirmed (GL-CHK-10 SC approval); P3-CHK-02 — budget THB 7.0M released</w:t>
      </w:r>
    </w:p>
    <w:p>
      <w:pPr>
        <w:ind w:left="400"/>
        <w:spacing w:after="60"/>
      </w:pPr>
      <w:r>
        <w:rPr>
          <w:rFonts w:ascii="Calibri" w:hAnsi="Calibri"/>
          <w:b/>
          <w:bCs/>
          <w:sz w:val="22"/>
          <w:szCs w:val="22"/>
        </w:rPr>
        <w:t xml:space="preserve">Total procurement scope: </w:t>
      </w:r>
      <w:r>
        <w:rPr>
          <w:rFonts w:ascii="Calibri" w:hAnsi="Calibri"/>
          <w:sz w:val="22"/>
          <w:szCs w:val="22"/>
        </w:rPr>
        <w:t xml:space="preserve">3 RFPs covering 7 GAPs across Workstreams A, B, and C</w:t>
      </w:r>
    </w:p>
    <w:p>
      <w:pPr>
        <w:ind w:left="400"/>
        <w:spacing w:after="60"/>
      </w:pPr>
      <w:r>
        <w:rPr>
          <w:rFonts w:ascii="Calibri" w:hAnsi="Calibri"/>
          <w:b/>
          <w:bCs/>
          <w:sz w:val="22"/>
          <w:szCs w:val="22"/>
        </w:rPr>
        <w:t xml:space="preserve">Procurement authority: </w:t>
      </w:r>
      <w:r>
        <w:rPr>
          <w:rFonts w:ascii="Calibri" w:hAnsi="Calibri"/>
          <w:sz w:val="22"/>
          <w:szCs w:val="22"/>
        </w:rPr>
        <w:t xml:space="preserve">Phase 3 Programme Director; SC approval required for awards &gt; THB 1.0M per vendor</w:t>
      </w:r>
    </w:p>
    <w:p>
      <w:pPr>
        <w:ind w:left="400"/>
        <w:spacing w:after="60"/>
      </w:pPr>
      <w:r>
        <w:rPr>
          <w:rFonts w:ascii="Calibri" w:hAnsi="Calibri"/>
          <w:b/>
          <w:bCs/>
          <w:sz w:val="22"/>
          <w:szCs w:val="22"/>
        </w:rPr>
        <w:t xml:space="preserve">Ledger agent role: </w:t>
      </w:r>
      <w:r>
        <w:rPr>
          <w:rFonts w:ascii="Calibri" w:hAnsi="Calibri"/>
          <w:sz w:val="22"/>
          <w:szCs w:val="22"/>
        </w:rPr>
        <w:t xml:space="preserve">Tracks all Phase 3 vendor contracts, payments, and performance in real-time</w:t>
      </w:r>
    </w:p>
    <w:p>
      <w:pPr>
        <w:ind w:left="400"/>
        <w:spacing w:after="60"/>
      </w:pPr>
      <w:r>
        <w:rPr>
          <w:rFonts w:ascii="Calibri" w:hAnsi="Calibri"/>
          <w:b/>
          <w:bCs/>
          <w:sz w:val="22"/>
          <w:szCs w:val="22"/>
        </w:rPr>
        <w:t xml:space="preserve">Guardian agent role: </w:t>
      </w:r>
      <w:r>
        <w:rPr>
          <w:rFonts w:ascii="Calibri" w:hAnsi="Calibri"/>
          <w:sz w:val="22"/>
          <w:szCs w:val="22"/>
        </w:rPr>
        <w:t xml:space="preserve">Compliance review of all vendor contracts; PDPA and data security verification</w:t>
      </w:r>
    </w:p>
    <w:p>
      <w:pPr>
        <w:spacing w:after="40"/>
      </w:pPr>
    </w:p>
    <w:p>
      <w:pPr>
        <w:pStyle w:val="Heading2"/>
        <w:spacing w:before="200" w:after="80"/>
      </w:pPr>
      <w:r>
        <w:rPr>
          <w:rFonts w:ascii="Calibri" w:hAnsi="Calibri"/>
          <w:b/>
          <w:bCs/>
          <w:color w:val="2e75b6"/>
          <w:sz w:val="28"/>
          <w:szCs w:val="28"/>
        </w:rPr>
        <w:t xml:space="preserve">55.2 RFP Framework &amp; Procurement Strategy</w:t>
      </w:r>
    </w:p>
    <w:p>
      <w:pPr>
        <w:ind w:left="400"/>
        <w:spacing w:after="80"/>
      </w:pPr>
      <w:r>
        <w:rPr>
          <w:rFonts w:ascii="Calibri" w:hAnsi="Calibri"/>
          <w:sz w:val="24"/>
          <w:szCs w:val="24"/>
        </w:rPr>
        <w:t xml:space="preserve">Phase 3 vendor procurement is organised into three RFP packages aligned with the three Programme Workstreams defined in S54. Each RFP package covers the GAPs within its workstream and may be awarded to a single integrated vendor or split across specialist providers, subject to Programme Director and SC approval.</w:t>
      </w:r>
    </w:p>
    <w:p>
      <w:pPr>
        <w:ind w:left="400"/>
        <w:spacing w:after="80"/>
      </w:pPr>
      <w:r>
        <w:rPr>
          <w:rFonts w:ascii="Calibri" w:hAnsi="Calibri"/>
          <w:sz w:val="24"/>
          <w:szCs w:val="24"/>
        </w:rPr>
        <w:t xml:space="preserve">RFP Package Overview:</w:t>
      </w:r>
    </w:p>
    <w:p>
      <w:pPr>
        <w:ind w:left="400"/>
        <w:spacing w:after="60"/>
      </w:pPr>
      <w:r>
        <w:rPr>
          <w:rFonts w:ascii="Calibri" w:hAnsi="Calibri"/>
          <w:b/>
          <w:bCs/>
          <w:sz w:val="22"/>
          <w:szCs w:val="22"/>
        </w:rPr>
        <w:t xml:space="preserve">RFP-P3-WSA-001: </w:t>
      </w:r>
      <w:r>
        <w:rPr>
          <w:rFonts w:ascii="Calibri" w:hAnsi="Calibri"/>
          <w:sz w:val="22"/>
          <w:szCs w:val="22"/>
        </w:rPr>
        <w:t xml:space="preserve">Workstream A — GAP-01 (Biophilic Design Enhancement AI) and GAP-02 (Design Freeze Gate AI); total envelope THB 2.0M; integration with AIE-001 (Aria Creative Engine) and AIE-002 (Core API Gateway) mandatory</w:t>
      </w:r>
    </w:p>
    <w:p>
      <w:pPr>
        <w:ind w:left="400"/>
        <w:spacing w:after="60"/>
      </w:pPr>
      <w:r>
        <w:rPr>
          <w:rFonts w:ascii="Calibri" w:hAnsi="Calibri"/>
          <w:b/>
          <w:bCs/>
          <w:sz w:val="22"/>
          <w:szCs w:val="22"/>
        </w:rPr>
        <w:t xml:space="preserve">RFP-P3-WSB-001: </w:t>
      </w:r>
      <w:r>
        <w:rPr>
          <w:rFonts w:ascii="Calibri" w:hAnsi="Calibri"/>
          <w:sz w:val="22"/>
          <w:szCs w:val="22"/>
        </w:rPr>
        <w:t xml:space="preserve">Workstream B — GAP-03 (Sensory Commissioning Full Automation) and GAP-04 (Post-Occupancy Evaluation AI); total envelope THB 1.7M; integration with AIE-003 (Signal Hub) and AIE-004 (Nova Analytics) mandatory</w:t>
      </w:r>
    </w:p>
    <w:p>
      <w:pPr>
        <w:ind w:left="400"/>
        <w:spacing w:after="60"/>
      </w:pPr>
      <w:r>
        <w:rPr>
          <w:rFonts w:ascii="Calibri" w:hAnsi="Calibri"/>
          <w:b/>
          <w:bCs/>
          <w:sz w:val="22"/>
          <w:szCs w:val="22"/>
        </w:rPr>
        <w:t xml:space="preserve">RFP-P3-WSC-001: </w:t>
      </w:r>
      <w:r>
        <w:rPr>
          <w:rFonts w:ascii="Calibri" w:hAnsi="Calibri"/>
          <w:sz w:val="22"/>
          <w:szCs w:val="22"/>
        </w:rPr>
        <w:t xml:space="preserve">Workstream C — GAP-13 (CX Intelligence Platform), GAP-14 (Sustainable Materials &amp; Procurement Intelligence), and GAP-15 (Continuous Learning &amp; Model Governance Engine); total envelope THB 2.4M; integration with all AIE-001–005 endpoints mandatory</w:t>
      </w:r>
    </w:p>
    <w:p>
      <w:pPr>
        <w:ind w:left="400"/>
        <w:spacing w:after="80"/>
      </w:pPr>
      <w:r>
        <w:rPr>
          <w:rFonts w:ascii="Calibri" w:hAnsi="Calibri"/>
          <w:sz w:val="24"/>
          <w:szCs w:val="24"/>
        </w:rPr>
        <w:t xml:space="preserve">Procurement strategy principles:</w:t>
      </w:r>
    </w:p>
    <w:p>
      <w:pPr>
        <w:ind w:left="600" w:hanging="200"/>
        <w:spacing w:after="60"/>
      </w:pPr>
      <w:r>
        <w:rPr>
          <w:rFonts w:ascii="Calibri" w:hAnsi="Calibri"/>
          <w:sz w:val="22"/>
          <w:szCs w:val="22"/>
        </w:rPr>
        <w:t xml:space="preserve">• Phase 2 incumbent vendor (GAP-05 AI Creative Engine provider) has right of first refusal for RFP-P3-WSA-001 and RFP-P3-WSB-001, subject to Phase 2 SLA performance review by Vega and Rex</w:t>
      </w:r>
    </w:p>
    <w:p>
      <w:pPr>
        <w:ind w:left="600" w:hanging="200"/>
        <w:spacing w:after="60"/>
      </w:pPr>
      <w:r>
        <w:rPr>
          <w:rFonts w:ascii="Calibri" w:hAnsi="Calibri"/>
          <w:sz w:val="22"/>
          <w:szCs w:val="22"/>
        </w:rPr>
        <w:t xml:space="preserve">• All Phase 2 SLA data (AIE-001–005 uptime, accuracy, latency) to be reviewed by Vega before issuing any Phase 3 RFP to existing vendors</w:t>
      </w:r>
    </w:p>
    <w:p>
      <w:pPr>
        <w:ind w:left="600" w:hanging="200"/>
        <w:spacing w:after="60"/>
      </w:pPr>
      <w:r>
        <w:rPr>
          <w:rFonts w:ascii="Calibri" w:hAnsi="Calibri"/>
          <w:sz w:val="22"/>
          <w:szCs w:val="22"/>
        </w:rPr>
        <w:t xml:space="preserve">• New capability vendors (GAP-13/14/15) require specialist AI/ML credentials; minimum 3 years enterprise AI deployment experience</w:t>
      </w:r>
    </w:p>
    <w:p>
      <w:pPr>
        <w:ind w:left="600" w:hanging="200"/>
        <w:spacing w:after="60"/>
      </w:pPr>
      <w:r>
        <w:rPr>
          <w:rFonts w:ascii="Calibri" w:hAnsi="Calibri"/>
          <w:sz w:val="22"/>
          <w:szCs w:val="22"/>
        </w:rPr>
        <w:t xml:space="preserve">• Split award permitted for RFP-P3-WSC-001 (GAP-13 and GAP-14/15 may be awarded separately) if no single vendor demonstrates capability across all three GAPs</w:t>
      </w:r>
    </w:p>
    <w:p>
      <w:pPr>
        <w:ind w:left="600" w:hanging="200"/>
        <w:spacing w:after="60"/>
      </w:pPr>
      <w:r>
        <w:rPr>
          <w:rFonts w:ascii="Calibri" w:hAnsi="Calibri"/>
          <w:sz w:val="22"/>
          <w:szCs w:val="22"/>
        </w:rPr>
        <w:t xml:space="preserve">• All vendors must pass Guardian compliance check (PDPA, data residency, InfoSec) before contract award</w:t>
      </w:r>
    </w:p>
    <w:p>
      <w:pPr>
        <w:ind w:left="600" w:hanging="200"/>
        <w:spacing w:after="60"/>
      </w:pPr>
      <w:r>
        <w:rPr>
          <w:rFonts w:ascii="Calibri" w:hAnsi="Calibri"/>
          <w:sz w:val="22"/>
          <w:szCs w:val="22"/>
        </w:rPr>
        <w:t xml:space="preserve">• Ledger agent integration for invoicing and payment milestones is mandatory for all Phase 3 vendor contracts</w:t>
      </w:r>
    </w:p>
    <w:p>
      <w:pPr>
        <w:spacing w:after="40"/>
      </w:pPr>
    </w:p>
    <w:p>
      <w:pPr>
        <w:pStyle w:val="Heading2"/>
        <w:spacing w:before="200" w:after="80"/>
      </w:pPr>
      <w:r>
        <w:rPr>
          <w:rFonts w:ascii="Calibri" w:hAnsi="Calibri"/>
          <w:b/>
          <w:bCs/>
          <w:color w:val="2e75b6"/>
          <w:sz w:val="28"/>
          <w:szCs w:val="28"/>
        </w:rPr>
        <w:t xml:space="preserve">55.3 5-Stage Vendor Evaluation Process</w:t>
      </w:r>
    </w:p>
    <w:p>
      <w:pPr>
        <w:ind w:left="400"/>
        <w:spacing w:after="80"/>
      </w:pPr>
      <w:r>
        <w:rPr>
          <w:rFonts w:ascii="Calibri" w:hAnsi="Calibri"/>
          <w:sz w:val="24"/>
          <w:szCs w:val="24"/>
        </w:rPr>
        <w:t xml:space="preserve">The Phase 3 vendor selection process follows the same five-stage methodology established in the Phase 2 Procurement Framework (S51), adapted for Phase 3 scope and timeline. Each stage has defined gate criteria and a mandatory SC checkpoint before proceeding.</w:t>
      </w:r>
    </w:p>
    <w:p>
      <w:pPr>
        <w:ind w:left="400"/>
        <w:spacing w:after="60"/>
      </w:pPr>
      <w:r>
        <w:rPr>
          <w:rFonts w:ascii="Calibri" w:hAnsi="Calibri"/>
          <w:b/>
          <w:bCs/>
          <w:sz w:val="22"/>
          <w:szCs w:val="22"/>
        </w:rPr>
        <w:t xml:space="preserve">Stage 1 — RFI &amp; Market Engagement: </w:t>
      </w:r>
      <w:r>
        <w:rPr>
          <w:rFonts w:ascii="Calibri" w:hAnsi="Calibri"/>
          <w:sz w:val="22"/>
          <w:szCs w:val="22"/>
        </w:rPr>
        <w:t xml:space="preserve">Timeline: 2 weeks from P3-CHK-01</w:t>
      </w:r>
    </w:p>
    <w:p>
      <w:pPr>
        <w:ind w:left="600" w:hanging="200"/>
        <w:spacing w:after="60"/>
      </w:pPr>
      <w:r>
        <w:rPr>
          <w:rFonts w:ascii="Calibri" w:hAnsi="Calibri"/>
          <w:sz w:val="22"/>
          <w:szCs w:val="22"/>
        </w:rPr>
        <w:t xml:space="preserve">• Publish Request for Information (RFI) for each workstream on approved procurement portal</w:t>
      </w:r>
    </w:p>
    <w:p>
      <w:pPr>
        <w:ind w:left="600" w:hanging="200"/>
        <w:spacing w:after="60"/>
      </w:pPr>
      <w:r>
        <w:rPr>
          <w:rFonts w:ascii="Calibri" w:hAnsi="Calibri"/>
          <w:sz w:val="22"/>
          <w:szCs w:val="22"/>
        </w:rPr>
        <w:t xml:space="preserve">• Minimum 5 vendors per RFP package to be invited to respond; open market plus Phase 2 incumbents</w:t>
      </w:r>
    </w:p>
    <w:p>
      <w:pPr>
        <w:ind w:left="600" w:hanging="200"/>
        <w:spacing w:after="60"/>
      </w:pPr>
      <w:r>
        <w:rPr>
          <w:rFonts w:ascii="Calibri" w:hAnsi="Calibri"/>
          <w:sz w:val="22"/>
          <w:szCs w:val="22"/>
        </w:rPr>
        <w:t xml:space="preserve">• RFI response evaluation by Programme Director, Core (technical), and Ledger (commercial)</w:t>
      </w:r>
    </w:p>
    <w:p>
      <w:pPr>
        <w:ind w:left="600" w:hanging="200"/>
        <w:spacing w:after="60"/>
      </w:pPr>
      <w:r>
        <w:rPr>
          <w:rFonts w:ascii="Calibri" w:hAnsi="Calibri"/>
          <w:sz w:val="22"/>
          <w:szCs w:val="22"/>
        </w:rPr>
        <w:t xml:space="preserve">• Gate: minimum 3 qualified respondents per RFP before proceeding to Stage 2</w:t>
      </w:r>
    </w:p>
    <w:p>
      <w:pPr>
        <w:ind w:left="400"/>
        <w:spacing w:after="60"/>
      </w:pPr>
      <w:r>
        <w:rPr>
          <w:rFonts w:ascii="Calibri" w:hAnsi="Calibri"/>
          <w:b/>
          <w:bCs/>
          <w:sz w:val="22"/>
          <w:szCs w:val="22"/>
        </w:rPr>
        <w:t xml:space="preserve">Stage 2 — Shortlisting: </w:t>
      </w:r>
      <w:r>
        <w:rPr>
          <w:rFonts w:ascii="Calibri" w:hAnsi="Calibri"/>
          <w:sz w:val="22"/>
          <w:szCs w:val="22"/>
        </w:rPr>
        <w:t xml:space="preserve">Timeline: 1 week from RFI close</w:t>
      </w:r>
    </w:p>
    <w:p>
      <w:pPr>
        <w:ind w:left="600" w:hanging="200"/>
        <w:spacing w:after="60"/>
      </w:pPr>
      <w:r>
        <w:rPr>
          <w:rFonts w:ascii="Calibri" w:hAnsi="Calibri"/>
          <w:sz w:val="22"/>
          <w:szCs w:val="22"/>
        </w:rPr>
        <w:t xml:space="preserve">• Technical shortlisting using P3 capability matrix (see Section 55.4)</w:t>
      </w:r>
    </w:p>
    <w:p>
      <w:pPr>
        <w:ind w:left="600" w:hanging="200"/>
        <w:spacing w:after="60"/>
      </w:pPr>
      <w:r>
        <w:rPr>
          <w:rFonts w:ascii="Calibri" w:hAnsi="Calibri"/>
          <w:sz w:val="22"/>
          <w:szCs w:val="22"/>
        </w:rPr>
        <w:t xml:space="preserve">• Maximum 3 vendors shortlisted per RFP package; shortlist requires Programme Director approval</w:t>
      </w:r>
    </w:p>
    <w:p>
      <w:pPr>
        <w:ind w:left="600" w:hanging="200"/>
        <w:spacing w:after="60"/>
      </w:pPr>
      <w:r>
        <w:rPr>
          <w:rFonts w:ascii="Calibri" w:hAnsi="Calibri"/>
          <w:sz w:val="22"/>
          <w:szCs w:val="22"/>
        </w:rPr>
        <w:t xml:space="preserve">• Shortlisted vendors issued full RFP document with technical specifications, SLA targets (Section 55.5), and commercial terms</w:t>
      </w:r>
    </w:p>
    <w:p>
      <w:pPr>
        <w:ind w:left="600" w:hanging="200"/>
        <w:spacing w:after="60"/>
      </w:pPr>
      <w:r>
        <w:rPr>
          <w:rFonts w:ascii="Calibri" w:hAnsi="Calibri"/>
          <w:sz w:val="22"/>
          <w:szCs w:val="22"/>
        </w:rPr>
        <w:t xml:space="preserve">• Gate: SC notification of shortlist; no SC approval required at this stage</w:t>
      </w:r>
    </w:p>
    <w:p>
      <w:pPr>
        <w:ind w:left="400"/>
        <w:spacing w:after="60"/>
      </w:pPr>
      <w:r>
        <w:rPr>
          <w:rFonts w:ascii="Calibri" w:hAnsi="Calibri"/>
          <w:b/>
          <w:bCs/>
          <w:sz w:val="22"/>
          <w:szCs w:val="22"/>
        </w:rPr>
        <w:t xml:space="preserve">Stage 3 — RFP Issue &amp; Proposal Submission: </w:t>
      </w:r>
      <w:r>
        <w:rPr>
          <w:rFonts w:ascii="Calibri" w:hAnsi="Calibri"/>
          <w:sz w:val="22"/>
          <w:szCs w:val="22"/>
        </w:rPr>
        <w:t xml:space="preserve">Timeline: 3 weeks from shortlist issue</w:t>
      </w:r>
    </w:p>
    <w:p>
      <w:pPr>
        <w:ind w:left="600" w:hanging="200"/>
        <w:spacing w:after="60"/>
      </w:pPr>
      <w:r>
        <w:rPr>
          <w:rFonts w:ascii="Calibri" w:hAnsi="Calibri"/>
          <w:sz w:val="22"/>
          <w:szCs w:val="22"/>
        </w:rPr>
        <w:t xml:space="preserve">• Full RFP documents (RFP-P3-WSA-001, RFP-P3-WSB-001, RFP-P3-WSC-001) issued to shortlisted vendors</w:t>
      </w:r>
    </w:p>
    <w:p>
      <w:pPr>
        <w:ind w:left="600" w:hanging="200"/>
        <w:spacing w:after="60"/>
      </w:pPr>
      <w:r>
        <w:rPr>
          <w:rFonts w:ascii="Calibri" w:hAnsi="Calibri"/>
          <w:sz w:val="22"/>
          <w:szCs w:val="22"/>
        </w:rPr>
        <w:t xml:space="preserve">• RFP includes: technical scope, SLA targets, integration specifications, pricing template, and SC governance requirements</w:t>
      </w:r>
    </w:p>
    <w:p>
      <w:pPr>
        <w:ind w:left="600" w:hanging="200"/>
        <w:spacing w:after="60"/>
      </w:pPr>
      <w:r>
        <w:rPr>
          <w:rFonts w:ascii="Calibri" w:hAnsi="Calibri"/>
          <w:sz w:val="22"/>
          <w:szCs w:val="22"/>
        </w:rPr>
        <w:t xml:space="preserve">• Vendor presentations (maximum 2 hours per vendor) to Programme Director and technical leads</w:t>
      </w:r>
    </w:p>
    <w:p>
      <w:pPr>
        <w:ind w:left="600" w:hanging="200"/>
        <w:spacing w:after="60"/>
      </w:pPr>
      <w:r>
        <w:rPr>
          <w:rFonts w:ascii="Calibri" w:hAnsi="Calibri"/>
          <w:sz w:val="22"/>
          <w:szCs w:val="22"/>
        </w:rPr>
        <w:t xml:space="preserve">• Gate: all proposals received within RFP deadline; late submissions disqualified</w:t>
      </w:r>
    </w:p>
    <w:p>
      <w:pPr>
        <w:ind w:left="400"/>
        <w:spacing w:after="60"/>
      </w:pPr>
      <w:r>
        <w:rPr>
          <w:rFonts w:ascii="Calibri" w:hAnsi="Calibri"/>
          <w:b/>
          <w:bCs/>
          <w:sz w:val="22"/>
          <w:szCs w:val="22"/>
        </w:rPr>
        <w:t xml:space="preserve">Stage 4 — Technical &amp; Commercial Evaluation: </w:t>
      </w:r>
      <w:r>
        <w:rPr>
          <w:rFonts w:ascii="Calibri" w:hAnsi="Calibri"/>
          <w:sz w:val="22"/>
          <w:szCs w:val="22"/>
        </w:rPr>
        <w:t xml:space="preserve">Timeline: 2 weeks from proposal receipt</w:t>
      </w:r>
    </w:p>
    <w:p>
      <w:pPr>
        <w:ind w:left="600" w:hanging="200"/>
        <w:spacing w:after="60"/>
      </w:pPr>
      <w:r>
        <w:rPr>
          <w:rFonts w:ascii="Calibri" w:hAnsi="Calibri"/>
          <w:sz w:val="22"/>
          <w:szCs w:val="22"/>
        </w:rPr>
        <w:t xml:space="preserve">• Technical evaluation by Workstream lead agents (Aria/Core for WSA, Signal/Nova for WSB, Nexus/Guardian/Ledger for WSC)</w:t>
      </w:r>
    </w:p>
    <w:p>
      <w:pPr>
        <w:ind w:left="600" w:hanging="200"/>
        <w:spacing w:after="60"/>
      </w:pPr>
      <w:r>
        <w:rPr>
          <w:rFonts w:ascii="Calibri" w:hAnsi="Calibri"/>
          <w:sz w:val="22"/>
          <w:szCs w:val="22"/>
        </w:rPr>
        <w:t xml:space="preserve">• Scoring matrix applied per Section 55.4: Technical 40%, Commercial 25%, SLA Compliance 20%, Integration 15%</w:t>
      </w:r>
    </w:p>
    <w:p>
      <w:pPr>
        <w:ind w:left="600" w:hanging="200"/>
        <w:spacing w:after="60"/>
      </w:pPr>
      <w:r>
        <w:rPr>
          <w:rFonts w:ascii="Calibri" w:hAnsi="Calibri"/>
          <w:sz w:val="22"/>
          <w:szCs w:val="22"/>
        </w:rPr>
        <w:t xml:space="preserve">• Reference checks: minimum 2 enterprise AI references per vendor; Vega to verify Phase 2 incumbent SLA performance</w:t>
      </w:r>
    </w:p>
    <w:p>
      <w:pPr>
        <w:ind w:left="600" w:hanging="200"/>
        <w:spacing w:after="60"/>
      </w:pPr>
      <w:r>
        <w:rPr>
          <w:rFonts w:ascii="Calibri" w:hAnsi="Calibri"/>
          <w:sz w:val="22"/>
          <w:szCs w:val="22"/>
        </w:rPr>
        <w:t xml:space="preserve">• Legal and compliance review by Rex (contract terms, IP, liability, PDPA clauses)</w:t>
      </w:r>
    </w:p>
    <w:p>
      <w:pPr>
        <w:ind w:left="600" w:hanging="200"/>
        <w:spacing w:after="60"/>
      </w:pPr>
      <w:r>
        <w:rPr>
          <w:rFonts w:ascii="Calibri" w:hAnsi="Calibri"/>
          <w:sz w:val="22"/>
          <w:szCs w:val="22"/>
        </w:rPr>
        <w:t xml:space="preserve">• Gate: evaluation report presented to SC; SC approval required for awards &gt; THB 1.0M per vendor</w:t>
      </w:r>
    </w:p>
    <w:p>
      <w:pPr>
        <w:ind w:left="400"/>
        <w:spacing w:after="60"/>
      </w:pPr>
      <w:r>
        <w:rPr>
          <w:rFonts w:ascii="Calibri" w:hAnsi="Calibri"/>
          <w:b/>
          <w:bCs/>
          <w:sz w:val="22"/>
          <w:szCs w:val="22"/>
        </w:rPr>
        <w:t xml:space="preserve">Stage 5 — Award &amp; Contract Execution: </w:t>
      </w:r>
      <w:r>
        <w:rPr>
          <w:rFonts w:ascii="Calibri" w:hAnsi="Calibri"/>
          <w:sz w:val="22"/>
          <w:szCs w:val="22"/>
        </w:rPr>
        <w:t xml:space="preserve">Timeline: 1 week from SC approval</w:t>
      </w:r>
    </w:p>
    <w:p>
      <w:pPr>
        <w:ind w:left="600" w:hanging="200"/>
        <w:spacing w:after="60"/>
      </w:pPr>
      <w:r>
        <w:rPr>
          <w:rFonts w:ascii="Calibri" w:hAnsi="Calibri"/>
          <w:sz w:val="22"/>
          <w:szCs w:val="22"/>
        </w:rPr>
        <w:t xml:space="preserve">• Programme Director issues Letter of Award (LOA) to selected vendor(s) within 5 working days of SC approval</w:t>
      </w:r>
    </w:p>
    <w:p>
      <w:pPr>
        <w:ind w:left="600" w:hanging="200"/>
        <w:spacing w:after="60"/>
      </w:pPr>
      <w:r>
        <w:rPr>
          <w:rFonts w:ascii="Calibri" w:hAnsi="Calibri"/>
          <w:sz w:val="22"/>
          <w:szCs w:val="22"/>
        </w:rPr>
        <w:t xml:space="preserve">• Contract execution: Phase 3 Master Services Agreement (MSA) + Workstream-specific Statement of Work (SOW)</w:t>
      </w:r>
    </w:p>
    <w:p>
      <w:pPr>
        <w:ind w:left="600" w:hanging="200"/>
        <w:spacing w:after="60"/>
      </w:pPr>
      <w:r>
        <w:rPr>
          <w:rFonts w:ascii="Calibri" w:hAnsi="Calibri"/>
          <w:sz w:val="22"/>
          <w:szCs w:val="22"/>
        </w:rPr>
        <w:t xml:space="preserve">• Ledger agent registers all contracts; payment milestones linked to P3-M1/M2/M3/M4 deliverable gates</w:t>
      </w:r>
    </w:p>
    <w:p>
      <w:pPr>
        <w:ind w:left="600" w:hanging="200"/>
        <w:spacing w:after="60"/>
      </w:pPr>
      <w:r>
        <w:rPr>
          <w:rFonts w:ascii="Calibri" w:hAnsi="Calibri"/>
          <w:sz w:val="22"/>
          <w:szCs w:val="22"/>
        </w:rPr>
        <w:t xml:space="preserve">• P3-CHK-04 (WSA), P3-CHK-05 (WSB), P3-CHK-06 (WSC) confirmed upon contract execution</w:t>
      </w:r>
    </w:p>
    <w:p>
      <w:pPr>
        <w:ind w:left="600" w:hanging="200"/>
        <w:spacing w:after="60"/>
      </w:pPr>
      <w:r>
        <w:rPr>
          <w:rFonts w:ascii="Calibri" w:hAnsi="Calibri"/>
          <w:sz w:val="22"/>
          <w:szCs w:val="22"/>
        </w:rPr>
        <w:t xml:space="preserve">• Gate: P3-VND-CHK-08 — all Phase 3 vendor contracts executed before P3-M1 kick-off declares complete</w:t>
      </w:r>
    </w:p>
    <w:p>
      <w:pPr>
        <w:spacing w:after="40"/>
      </w:pPr>
    </w:p>
    <w:p>
      <w:pPr>
        <w:pStyle w:val="Heading2"/>
        <w:spacing w:before="200" w:after="80"/>
      </w:pPr>
      <w:r>
        <w:rPr>
          <w:rFonts w:ascii="Calibri" w:hAnsi="Calibri"/>
          <w:b/>
          <w:bCs/>
          <w:color w:val="2e75b6"/>
          <w:sz w:val="28"/>
          <w:szCs w:val="28"/>
        </w:rPr>
        <w:t xml:space="preserve">55.4 Evaluation Criteria &amp; Scoring Matrix</w:t>
      </w:r>
    </w:p>
    <w:p>
      <w:pPr>
        <w:ind w:left="400"/>
        <w:spacing w:after="80"/>
      </w:pPr>
      <w:r>
        <w:rPr>
          <w:rFonts w:ascii="Calibri" w:hAnsi="Calibri"/>
          <w:sz w:val="24"/>
          <w:szCs w:val="24"/>
        </w:rPr>
        <w:t xml:space="preserve">All vendor proposals are evaluated using the following weighted scoring matrix. Scores are assigned by the evaluation panel (Programme Director, Workstream leads, and Core technical reviewer) on a scale of 0–10 per criterion. The weighted total determines vendor ranking.</w:t>
      </w:r>
    </w:p>
    <w:p>
      <w:pPr>
        <w:ind w:left="400"/>
        <w:spacing w:after="80"/>
      </w:pPr>
      <w:r>
        <w:rPr>
          <w:rFonts w:ascii="Calibri" w:hAnsi="Calibri"/>
          <w:sz w:val="24"/>
          <w:szCs w:val="24"/>
        </w:rPr>
        <w:t xml:space="preserve">Scoring weights by category (total 100%):</w:t>
      </w:r>
    </w:p>
    <w:p>
      <w:pPr>
        <w:ind w:left="400"/>
        <w:spacing w:after="60"/>
      </w:pPr>
      <w:r>
        <w:rPr>
          <w:rFonts w:ascii="Calibri" w:hAnsi="Calibri"/>
          <w:b/>
          <w:bCs/>
          <w:sz w:val="22"/>
          <w:szCs w:val="22"/>
        </w:rPr>
        <w:t xml:space="preserve">Technical Capability (40%): </w:t>
      </w:r>
      <w:r>
        <w:rPr>
          <w:rFonts w:ascii="Calibri" w:hAnsi="Calibri"/>
          <w:sz w:val="22"/>
          <w:szCs w:val="22"/>
        </w:rPr>
        <w:t xml:space="preserve">AI/ML model quality, demonstrated accuracy benchmarks, relevant project experience, team credentials, and architecture fit with AIE-001–005 backbone</w:t>
      </w:r>
    </w:p>
    <w:p>
      <w:pPr>
        <w:ind w:left="600" w:hanging="200"/>
        <w:spacing w:after="60"/>
      </w:pPr>
      <w:r>
        <w:rPr>
          <w:rFonts w:ascii="Calibri" w:hAnsi="Calibri"/>
          <w:sz w:val="22"/>
          <w:szCs w:val="22"/>
        </w:rPr>
        <w:t xml:space="preserve">• Sub-criterion: AI/ML technical approach and model methodology — 15%</w:t>
      </w:r>
    </w:p>
    <w:p>
      <w:pPr>
        <w:ind w:left="600" w:hanging="200"/>
        <w:spacing w:after="60"/>
      </w:pPr>
      <w:r>
        <w:rPr>
          <w:rFonts w:ascii="Calibri" w:hAnsi="Calibri"/>
          <w:sz w:val="22"/>
          <w:szCs w:val="22"/>
        </w:rPr>
        <w:t xml:space="preserve">• Sub-criterion: Demonstrated benchmark performance against Phase 3 SLA targets (Section 55.5) — 15%</w:t>
      </w:r>
    </w:p>
    <w:p>
      <w:pPr>
        <w:ind w:left="600" w:hanging="200"/>
        <w:spacing w:after="60"/>
      </w:pPr>
      <w:r>
        <w:rPr>
          <w:rFonts w:ascii="Calibri" w:hAnsi="Calibri"/>
          <w:sz w:val="22"/>
          <w:szCs w:val="22"/>
        </w:rPr>
        <w:t xml:space="preserve">• Sub-criterion: Team experience and key personnel credentials — 10%</w:t>
      </w:r>
    </w:p>
    <w:p>
      <w:pPr>
        <w:ind w:left="400"/>
        <w:spacing w:after="60"/>
      </w:pPr>
      <w:r>
        <w:rPr>
          <w:rFonts w:ascii="Calibri" w:hAnsi="Calibri"/>
          <w:b/>
          <w:bCs/>
          <w:sz w:val="22"/>
          <w:szCs w:val="22"/>
        </w:rPr>
        <w:t xml:space="preserve">Commercial Proposal (25%): </w:t>
      </w:r>
      <w:r>
        <w:rPr>
          <w:rFonts w:ascii="Calibri" w:hAnsi="Calibri"/>
          <w:sz w:val="22"/>
          <w:szCs w:val="22"/>
        </w:rPr>
        <w:t xml:space="preserve">Total cost of ownership, payment milestone alignment with P3-M1–M4, pricing transparency, and value for money assessment against THB envelope</w:t>
      </w:r>
    </w:p>
    <w:p>
      <w:pPr>
        <w:ind w:left="600" w:hanging="200"/>
        <w:spacing w:after="60"/>
      </w:pPr>
      <w:r>
        <w:rPr>
          <w:rFonts w:ascii="Calibri" w:hAnsi="Calibri"/>
          <w:sz w:val="22"/>
          <w:szCs w:val="22"/>
        </w:rPr>
        <w:t xml:space="preserve">• Sub-criterion: Total fixed-price cost within approved GAP budget envelope — 15%</w:t>
      </w:r>
    </w:p>
    <w:p>
      <w:pPr>
        <w:ind w:left="600" w:hanging="200"/>
        <w:spacing w:after="60"/>
      </w:pPr>
      <w:r>
        <w:rPr>
          <w:rFonts w:ascii="Calibri" w:hAnsi="Calibri"/>
          <w:sz w:val="22"/>
          <w:szCs w:val="22"/>
        </w:rPr>
        <w:t xml:space="preserve">• Sub-criterion: Payment milestone structure and cash-flow profile — 10%</w:t>
      </w:r>
    </w:p>
    <w:p>
      <w:pPr>
        <w:ind w:left="400"/>
        <w:spacing w:after="60"/>
      </w:pPr>
      <w:r>
        <w:rPr>
          <w:rFonts w:ascii="Calibri" w:hAnsi="Calibri"/>
          <w:b/>
          <w:bCs/>
          <w:sz w:val="22"/>
          <w:szCs w:val="22"/>
        </w:rPr>
        <w:t xml:space="preserve">SLA Compliance Commitment (20%): </w:t>
      </w:r>
      <w:r>
        <w:rPr>
          <w:rFonts w:ascii="Calibri" w:hAnsi="Calibri"/>
          <w:sz w:val="22"/>
          <w:szCs w:val="22"/>
        </w:rPr>
        <w:t xml:space="preserve">Contractual commitment to Phase 3 SLA targets, penalty regime acceptance, uptime guarantees, and escalation procedures</w:t>
      </w:r>
    </w:p>
    <w:p>
      <w:pPr>
        <w:ind w:left="600" w:hanging="200"/>
        <w:spacing w:after="60"/>
      </w:pPr>
      <w:r>
        <w:rPr>
          <w:rFonts w:ascii="Calibri" w:hAnsi="Calibri"/>
          <w:sz w:val="22"/>
          <w:szCs w:val="22"/>
        </w:rPr>
        <w:t xml:space="preserve">• Sub-criterion: SLA target commitments and penalty/credit regime — 12%</w:t>
      </w:r>
    </w:p>
    <w:p>
      <w:pPr>
        <w:ind w:left="600" w:hanging="200"/>
        <w:spacing w:after="60"/>
      </w:pPr>
      <w:r>
        <w:rPr>
          <w:rFonts w:ascii="Calibri" w:hAnsi="Calibri"/>
          <w:sz w:val="22"/>
          <w:szCs w:val="22"/>
        </w:rPr>
        <w:t xml:space="preserve">• Sub-criterion: Proposed monitoring, reporting, and escalation protocols — 8%</w:t>
      </w:r>
    </w:p>
    <w:p>
      <w:pPr>
        <w:ind w:left="400"/>
        <w:spacing w:after="60"/>
      </w:pPr>
      <w:r>
        <w:rPr>
          <w:rFonts w:ascii="Calibri" w:hAnsi="Calibri"/>
          <w:b/>
          <w:bCs/>
          <w:sz w:val="22"/>
          <w:szCs w:val="22"/>
        </w:rPr>
        <w:t xml:space="preserve">Integration &amp; Interoperability (15%): </w:t>
      </w:r>
      <w:r>
        <w:rPr>
          <w:rFonts w:ascii="Calibri" w:hAnsi="Calibri"/>
          <w:sz w:val="22"/>
          <w:szCs w:val="22"/>
        </w:rPr>
        <w:t xml:space="preserve">Demonstrated or planned integration with AIE-001–005 APIs, MONOLITH data architecture, and GAP-15 Model Governance Engine (where applicable)</w:t>
      </w:r>
    </w:p>
    <w:p>
      <w:pPr>
        <w:ind w:left="600" w:hanging="200"/>
        <w:spacing w:after="60"/>
      </w:pPr>
      <w:r>
        <w:rPr>
          <w:rFonts w:ascii="Calibri" w:hAnsi="Calibri"/>
          <w:sz w:val="22"/>
          <w:szCs w:val="22"/>
        </w:rPr>
        <w:t xml:space="preserve">• Sub-criterion: AIE backbone integration plan and API readiness — 10%</w:t>
      </w:r>
    </w:p>
    <w:p>
      <w:pPr>
        <w:ind w:left="600" w:hanging="200"/>
        <w:spacing w:after="60"/>
      </w:pPr>
      <w:r>
        <w:rPr>
          <w:rFonts w:ascii="Calibri" w:hAnsi="Calibri"/>
          <w:sz w:val="22"/>
          <w:szCs w:val="22"/>
        </w:rPr>
        <w:t xml:space="preserve">• Sub-criterion: GAP-15 governance integration (model registry, drift hooks) — 5%</w:t>
      </w:r>
    </w:p>
    <w:p>
      <w:pPr>
        <w:ind w:left="400"/>
        <w:spacing w:after="80"/>
      </w:pPr>
      <w:r>
        <w:rPr>
          <w:rFonts w:ascii="Calibri" w:hAnsi="Calibri"/>
          <w:sz w:val="24"/>
          <w:szCs w:val="24"/>
        </w:rPr>
        <w:t xml:space="preserve">Minimum qualifying scores:</w:t>
      </w:r>
    </w:p>
    <w:p>
      <w:pPr>
        <w:ind w:left="600" w:hanging="200"/>
        <w:spacing w:after="60"/>
      </w:pPr>
      <w:r>
        <w:rPr>
          <w:rFonts w:ascii="Calibri" w:hAnsi="Calibri"/>
          <w:sz w:val="22"/>
          <w:szCs w:val="22"/>
        </w:rPr>
        <w:t xml:space="preserve">• Technical Capability minimum: 6.0/10 (vendors below threshold are disqualified regardless of total score)</w:t>
      </w:r>
    </w:p>
    <w:p>
      <w:pPr>
        <w:ind w:left="600" w:hanging="200"/>
        <w:spacing w:after="60"/>
      </w:pPr>
      <w:r>
        <w:rPr>
          <w:rFonts w:ascii="Calibri" w:hAnsi="Calibri"/>
          <w:sz w:val="22"/>
          <w:szCs w:val="22"/>
        </w:rPr>
        <w:t xml:space="preserve">• SLA Compliance Commitment minimum: 6.5/10 (SLA commitment below threshold is disqualified)</w:t>
      </w:r>
    </w:p>
    <w:p>
      <w:pPr>
        <w:ind w:left="600" w:hanging="200"/>
        <w:spacing w:after="60"/>
      </w:pPr>
      <w:r>
        <w:rPr>
          <w:rFonts w:ascii="Calibri" w:hAnsi="Calibri"/>
          <w:sz w:val="22"/>
          <w:szCs w:val="22"/>
        </w:rPr>
        <w:t xml:space="preserve">• Overall weighted minimum: 65/100 to qualify for award consideration</w:t>
      </w:r>
    </w:p>
    <w:p>
      <w:pPr>
        <w:spacing w:after="40"/>
      </w:pPr>
    </w:p>
    <w:p>
      <w:pPr>
        <w:pStyle w:val="Heading2"/>
        <w:spacing w:before="200" w:after="80"/>
      </w:pPr>
      <w:r>
        <w:rPr>
          <w:rFonts w:ascii="Calibri" w:hAnsi="Calibri"/>
          <w:b/>
          <w:bCs/>
          <w:color w:val="2e75b6"/>
          <w:sz w:val="28"/>
          <w:szCs w:val="28"/>
        </w:rPr>
        <w:t xml:space="preserve">55.5 SLA Targets &amp; Acceptance Criteria per GAP</w:t>
      </w:r>
    </w:p>
    <w:p>
      <w:pPr>
        <w:ind w:left="400"/>
        <w:spacing w:after="80"/>
      </w:pPr>
      <w:r>
        <w:rPr>
          <w:rFonts w:ascii="Calibri" w:hAnsi="Calibri"/>
          <w:sz w:val="24"/>
          <w:szCs w:val="24"/>
        </w:rPr>
        <w:t xml:space="preserve">The following SLA targets and acceptance criteria apply to all Phase 3 vendor contracts. These targets are incorporated verbatim into all Phase 3 RFP documents and Statements of Work. Vendors must commit to these targets contractually; failure to meet targets triggers the penalty regime defined in each MSA.</w:t>
      </w:r>
    </w:p>
    <w:p>
      <w:pPr>
        <w:ind w:left="400"/>
        <w:spacing w:after="80"/>
      </w:pPr>
      <w:r>
        <w:rPr>
          <w:rFonts w:ascii="Calibri" w:hAnsi="Calibri"/>
          <w:sz w:val="24"/>
          <w:szCs w:val="24"/>
        </w:rPr>
        <w:t xml:space="preserve">Workstream A — GAP-01 &amp; GAP-02:</w:t>
      </w:r>
    </w:p>
    <w:p>
      <w:pPr>
        <w:ind w:left="400"/>
        <w:spacing w:after="60"/>
      </w:pPr>
      <w:r>
        <w:rPr>
          <w:rFonts w:ascii="Calibri" w:hAnsi="Calibri"/>
          <w:b/>
          <w:bCs/>
          <w:sz w:val="22"/>
          <w:szCs w:val="22"/>
        </w:rPr>
        <w:t xml:space="preserve">GAP-01 SLA — Biophilic Design Enhancement: </w:t>
      </w:r>
      <w:r>
        <w:rPr>
          <w:rFonts w:ascii="Calibri" w:hAnsi="Calibri"/>
          <w:sz w:val="22"/>
          <w:szCs w:val="22"/>
        </w:rPr>
        <w:t xml:space="preserve">Biophilic compliance score accuracy ≥90% against expert benchmark; analysis latency ≤3 seconds per design brief; system uptime ≥99.5% (AIE-001 API integration); model drift alert to GAP-15 ≤1 hour of detection</w:t>
      </w:r>
    </w:p>
    <w:p>
      <w:pPr>
        <w:ind w:left="600" w:hanging="200"/>
        <w:spacing w:after="60"/>
      </w:pPr>
      <w:r>
        <w:rPr>
          <w:rFonts w:ascii="Calibri" w:hAnsi="Calibri"/>
          <w:sz w:val="22"/>
          <w:szCs w:val="22"/>
        </w:rPr>
        <w:t xml:space="preserve">• Penalty: 2% of monthly contract value per 0.5% accuracy shortfall below 90%</w:t>
      </w:r>
    </w:p>
    <w:p>
      <w:pPr>
        <w:ind w:left="600" w:hanging="200"/>
        <w:spacing w:after="60"/>
      </w:pPr>
      <w:r>
        <w:rPr>
          <w:rFonts w:ascii="Calibri" w:hAnsi="Calibri"/>
          <w:sz w:val="22"/>
          <w:szCs w:val="22"/>
        </w:rPr>
        <w:t xml:space="preserve">• Measurement: Monthly benchmark testing using SC-approved biophilic expert panel (minimum 50 designs/month)</w:t>
      </w:r>
    </w:p>
    <w:p>
      <w:pPr>
        <w:ind w:left="600" w:hanging="200"/>
        <w:spacing w:after="60"/>
      </w:pPr>
      <w:r>
        <w:rPr>
          <w:rFonts w:ascii="Calibri" w:hAnsi="Calibri"/>
          <w:sz w:val="22"/>
          <w:szCs w:val="22"/>
        </w:rPr>
        <w:t xml:space="preserve">• Lead agent: Aria (primary SLA monitor); Vega (monthly audit report)</w:t>
      </w:r>
    </w:p>
    <w:p>
      <w:pPr>
        <w:ind w:left="400"/>
        <w:spacing w:after="60"/>
      </w:pPr>
      <w:r>
        <w:rPr>
          <w:rFonts w:ascii="Calibri" w:hAnsi="Calibri"/>
          <w:b/>
          <w:bCs/>
          <w:sz w:val="22"/>
          <w:szCs w:val="22"/>
        </w:rPr>
        <w:t xml:space="preserve">GAP-02 SLA — Design Freeze Gate AI: </w:t>
      </w:r>
      <w:r>
        <w:rPr>
          <w:rFonts w:ascii="Calibri" w:hAnsi="Calibri"/>
          <w:sz w:val="22"/>
          <w:szCs w:val="22"/>
        </w:rPr>
        <w:t xml:space="preserve">Gate decision accuracy ≥95% (correctly classify freeze/not-freeze events); false escalation rate ≤2% of total gate events; SC notification latency ≤5 minutes from gate trigger; change impact report generation ≤15 minutes</w:t>
      </w:r>
    </w:p>
    <w:p>
      <w:pPr>
        <w:ind w:left="600" w:hanging="200"/>
        <w:spacing w:after="60"/>
      </w:pPr>
      <w:r>
        <w:rPr>
          <w:rFonts w:ascii="Calibri" w:hAnsi="Calibri"/>
          <w:sz w:val="22"/>
          <w:szCs w:val="22"/>
        </w:rPr>
        <w:t xml:space="preserve">• Penalty: 3% of monthly contract value per 1% false escalation rate above 2%</w:t>
      </w:r>
    </w:p>
    <w:p>
      <w:pPr>
        <w:ind w:left="600" w:hanging="200"/>
        <w:spacing w:after="60"/>
      </w:pPr>
      <w:r>
        <w:rPr>
          <w:rFonts w:ascii="Calibri" w:hAnsi="Calibri"/>
          <w:sz w:val="22"/>
          <w:szCs w:val="22"/>
        </w:rPr>
        <w:t xml:space="preserve">• Measurement: Automated logging of all gate events; monthly review by Core and Programme Director</w:t>
      </w:r>
    </w:p>
    <w:p>
      <w:pPr>
        <w:ind w:left="600" w:hanging="200"/>
        <w:spacing w:after="60"/>
      </w:pPr>
      <w:r>
        <w:rPr>
          <w:rFonts w:ascii="Calibri" w:hAnsi="Calibri"/>
          <w:sz w:val="22"/>
          <w:szCs w:val="22"/>
        </w:rPr>
        <w:t xml:space="preserve">• Lead agent: Core (API Gateway integration monitor); Rex (compliance review)</w:t>
      </w:r>
    </w:p>
    <w:p>
      <w:pPr>
        <w:ind w:left="400"/>
        <w:spacing w:after="80"/>
      </w:pPr>
      <w:r>
        <w:rPr>
          <w:rFonts w:ascii="Calibri" w:hAnsi="Calibri"/>
          <w:sz w:val="24"/>
          <w:szCs w:val="24"/>
        </w:rPr>
        <w:t xml:space="preserve">Workstream B — GAP-03 &amp; GAP-04:</w:t>
      </w:r>
    </w:p>
    <w:p>
      <w:pPr>
        <w:ind w:left="400"/>
        <w:spacing w:after="60"/>
      </w:pPr>
      <w:r>
        <w:rPr>
          <w:rFonts w:ascii="Calibri" w:hAnsi="Calibri"/>
          <w:b/>
          <w:bCs/>
          <w:sz w:val="22"/>
          <w:szCs w:val="22"/>
        </w:rPr>
        <w:t xml:space="preserve">GAP-03 SLA — Sensory Commissioning Full Automation: </w:t>
      </w:r>
      <w:r>
        <w:rPr>
          <w:rFonts w:ascii="Calibri" w:hAnsi="Calibri"/>
          <w:sz w:val="22"/>
          <w:szCs w:val="22"/>
        </w:rPr>
        <w:t xml:space="preserve">Automated sign-off accuracy ≥97% (correctly pass/fail sensor calibration); sensor anomaly detection recall ≥92% (true positive rate); manual override rate ≤3% of total commissioning events; system uptime ≥99.5% (AIE-003 Signal Hub integration)</w:t>
      </w:r>
    </w:p>
    <w:p>
      <w:pPr>
        <w:ind w:left="600" w:hanging="200"/>
        <w:spacing w:after="60"/>
      </w:pPr>
      <w:r>
        <w:rPr>
          <w:rFonts w:ascii="Calibri" w:hAnsi="Calibri"/>
          <w:sz w:val="22"/>
          <w:szCs w:val="22"/>
        </w:rPr>
        <w:t xml:space="preserve">• Penalty: 3% of monthly contract value per 1% recall shortfall below 92%</w:t>
      </w:r>
    </w:p>
    <w:p>
      <w:pPr>
        <w:ind w:left="600" w:hanging="200"/>
        <w:spacing w:after="60"/>
      </w:pPr>
      <w:r>
        <w:rPr>
          <w:rFonts w:ascii="Calibri" w:hAnsi="Calibri"/>
          <w:sz w:val="22"/>
          <w:szCs w:val="22"/>
        </w:rPr>
        <w:t xml:space="preserve">• Measurement: Commissioning event logs from AIE-003 Signal Hub; weekly Ops review</w:t>
      </w:r>
    </w:p>
    <w:p>
      <w:pPr>
        <w:ind w:left="600" w:hanging="200"/>
        <w:spacing w:after="60"/>
      </w:pPr>
      <w:r>
        <w:rPr>
          <w:rFonts w:ascii="Calibri" w:hAnsi="Calibri"/>
          <w:sz w:val="22"/>
          <w:szCs w:val="22"/>
        </w:rPr>
        <w:t xml:space="preserve">• Lead agent: Signal (primary SLA monitor); Vega (monthly audit)</w:t>
      </w:r>
    </w:p>
    <w:p>
      <w:pPr>
        <w:ind w:left="400"/>
        <w:spacing w:after="60"/>
      </w:pPr>
      <w:r>
        <w:rPr>
          <w:rFonts w:ascii="Calibri" w:hAnsi="Calibri"/>
          <w:b/>
          <w:bCs/>
          <w:sz w:val="22"/>
          <w:szCs w:val="22"/>
        </w:rPr>
        <w:t xml:space="preserve">GAP-04 SLA — Post-Occupancy Evaluation AI: </w:t>
      </w:r>
      <w:r>
        <w:rPr>
          <w:rFonts w:ascii="Calibri" w:hAnsi="Calibri"/>
          <w:sz w:val="22"/>
          <w:szCs w:val="22"/>
        </w:rPr>
        <w:t xml:space="preserve">POE dashboard completeness ≥95% (all required metrics populated on time); predictive occupant satisfaction accuracy ≥85%; quarterly POE report generation ≤24 hours post-period close; data pipeline uptime ≥99% (AIE-004 Nova Analytics integration)</w:t>
      </w:r>
    </w:p>
    <w:p>
      <w:pPr>
        <w:ind w:left="600" w:hanging="200"/>
        <w:spacing w:after="60"/>
      </w:pPr>
      <w:r>
        <w:rPr>
          <w:rFonts w:ascii="Calibri" w:hAnsi="Calibri"/>
          <w:sz w:val="22"/>
          <w:szCs w:val="22"/>
        </w:rPr>
        <w:t xml:space="preserve">• Penalty: 2% of monthly contract value per 5% completeness shortfall below 95%</w:t>
      </w:r>
    </w:p>
    <w:p>
      <w:pPr>
        <w:ind w:left="600" w:hanging="200"/>
        <w:spacing w:after="60"/>
      </w:pPr>
      <w:r>
        <w:rPr>
          <w:rFonts w:ascii="Calibri" w:hAnsi="Calibri"/>
          <w:sz w:val="22"/>
          <w:szCs w:val="22"/>
        </w:rPr>
        <w:t xml:space="preserve">• Measurement: Automated completeness checks by Nova; quarterly report delivery timestamp logs</w:t>
      </w:r>
    </w:p>
    <w:p>
      <w:pPr>
        <w:ind w:left="600" w:hanging="200"/>
        <w:spacing w:after="60"/>
      </w:pPr>
      <w:r>
        <w:rPr>
          <w:rFonts w:ascii="Calibri" w:hAnsi="Calibri"/>
          <w:sz w:val="22"/>
          <w:szCs w:val="22"/>
        </w:rPr>
        <w:t xml:space="preserve">• Lead agent: Nova (analytics integration monitor); Ops (dashboard access SLA)</w:t>
      </w:r>
    </w:p>
    <w:p>
      <w:pPr>
        <w:ind w:left="400"/>
        <w:spacing w:after="80"/>
      </w:pPr>
      <w:r>
        <w:rPr>
          <w:rFonts w:ascii="Calibri" w:hAnsi="Calibri"/>
          <w:sz w:val="24"/>
          <w:szCs w:val="24"/>
        </w:rPr>
        <w:t xml:space="preserve">Workstream C — GAP-13, GAP-14 &amp; GAP-15:</w:t>
      </w:r>
    </w:p>
    <w:p>
      <w:pPr>
        <w:ind w:left="400"/>
        <w:spacing w:after="60"/>
      </w:pPr>
      <w:r>
        <w:rPr>
          <w:rFonts w:ascii="Calibri" w:hAnsi="Calibri"/>
          <w:b/>
          <w:bCs/>
          <w:sz w:val="22"/>
          <w:szCs w:val="22"/>
        </w:rPr>
        <w:t xml:space="preserve">GAP-13 SLA — Client Experience Intelligence Platform: </w:t>
      </w:r>
      <w:r>
        <w:rPr>
          <w:rFonts w:ascii="Calibri" w:hAnsi="Calibri"/>
          <w:sz w:val="22"/>
          <w:szCs w:val="22"/>
        </w:rPr>
        <w:t xml:space="preserve">CX score refresh cycle ≤5 minutes (all 28 agent touchpoints updated); NPS prediction model accuracy ≥80% versus actual NPS (rolling 90-day validation); client satisfaction alert delivery ≤2 minutes to Ops and Signal; agent integration coverage: 28/28 agents (100% mandatory)</w:t>
      </w:r>
    </w:p>
    <w:p>
      <w:pPr>
        <w:ind w:left="600" w:hanging="200"/>
        <w:spacing w:after="60"/>
      </w:pPr>
      <w:r>
        <w:rPr>
          <w:rFonts w:ascii="Calibri" w:hAnsi="Calibri"/>
          <w:sz w:val="22"/>
          <w:szCs w:val="22"/>
        </w:rPr>
        <w:t xml:space="preserve">• Penalty: 5% of monthly contract value if agent integration coverage falls below 28/28</w:t>
      </w:r>
    </w:p>
    <w:p>
      <w:pPr>
        <w:ind w:left="600" w:hanging="200"/>
        <w:spacing w:after="60"/>
      </w:pPr>
      <w:r>
        <w:rPr>
          <w:rFonts w:ascii="Calibri" w:hAnsi="Calibri"/>
          <w:sz w:val="22"/>
          <w:szCs w:val="22"/>
        </w:rPr>
        <w:t xml:space="preserve">• Measurement: Real-time integration monitoring by Nexus; monthly NPS accuracy validation by Vega</w:t>
      </w:r>
    </w:p>
    <w:p>
      <w:pPr>
        <w:ind w:left="600" w:hanging="200"/>
        <w:spacing w:after="60"/>
      </w:pPr>
      <w:r>
        <w:rPr>
          <w:rFonts w:ascii="Calibri" w:hAnsi="Calibri"/>
          <w:sz w:val="22"/>
          <w:szCs w:val="22"/>
        </w:rPr>
        <w:t xml:space="preserve">• Lead agent: Nexus (CX platform primary); Signal (alert delivery monitor)</w:t>
      </w:r>
    </w:p>
    <w:p>
      <w:pPr>
        <w:ind w:left="400"/>
        <w:spacing w:after="60"/>
      </w:pPr>
      <w:r>
        <w:rPr>
          <w:rFonts w:ascii="Calibri" w:hAnsi="Calibri"/>
          <w:b/>
          <w:bCs/>
          <w:sz w:val="22"/>
          <w:szCs w:val="22"/>
        </w:rPr>
        <w:t xml:space="preserve">GAP-14 SLA — Sustainable Materials &amp; Procurement Intelligence: </w:t>
      </w:r>
      <w:r>
        <w:rPr>
          <w:rFonts w:ascii="Calibri" w:hAnsi="Calibri"/>
          <w:sz w:val="22"/>
          <w:szCs w:val="22"/>
        </w:rPr>
        <w:t xml:space="preserve">Supplier ESG scoring coverage ≥80% of active MONOLITH supplier base; carbon-footprint estimate accuracy within ±10% of independent auditor benchmark; procurement recommendation adoption rate ≥60% (SC-validated 6-month rolling); scorecard generation latency ≤4 hours per supplier update</w:t>
      </w:r>
    </w:p>
    <w:p>
      <w:pPr>
        <w:ind w:left="600" w:hanging="200"/>
        <w:spacing w:after="60"/>
      </w:pPr>
      <w:r>
        <w:rPr>
          <w:rFonts w:ascii="Calibri" w:hAnsi="Calibri"/>
          <w:sz w:val="22"/>
          <w:szCs w:val="22"/>
        </w:rPr>
        <w:t xml:space="preserve">• Penalty: 3% of monthly contract value per 5% ESG coverage shortfall below 80%</w:t>
      </w:r>
    </w:p>
    <w:p>
      <w:pPr>
        <w:ind w:left="600" w:hanging="200"/>
        <w:spacing w:after="60"/>
      </w:pPr>
      <w:r>
        <w:rPr>
          <w:rFonts w:ascii="Calibri" w:hAnsi="Calibri"/>
          <w:sz w:val="22"/>
          <w:szCs w:val="22"/>
        </w:rPr>
        <w:t xml:space="preserve">• Measurement: Ledger procurement database integration; bi-annual independent ESG audit</w:t>
      </w:r>
    </w:p>
    <w:p>
      <w:pPr>
        <w:ind w:left="600" w:hanging="200"/>
        <w:spacing w:after="60"/>
      </w:pPr>
      <w:r>
        <w:rPr>
          <w:rFonts w:ascii="Calibri" w:hAnsi="Calibri"/>
          <w:sz w:val="22"/>
          <w:szCs w:val="22"/>
        </w:rPr>
        <w:t xml:space="preserve">• Lead agent: Ledger (procurement data primary); Guardian (compliance and ESG audit)</w:t>
      </w:r>
    </w:p>
    <w:p>
      <w:pPr>
        <w:ind w:left="400"/>
        <w:spacing w:after="60"/>
      </w:pPr>
      <w:r>
        <w:rPr>
          <w:rFonts w:ascii="Calibri" w:hAnsi="Calibri"/>
          <w:b/>
          <w:bCs/>
          <w:sz w:val="22"/>
          <w:szCs w:val="22"/>
        </w:rPr>
        <w:t xml:space="preserve">GAP-15 SLA — Continuous Learning &amp; Model Governance Engine: </w:t>
      </w:r>
      <w:r>
        <w:rPr>
          <w:rFonts w:ascii="Calibri" w:hAnsi="Calibri"/>
          <w:sz w:val="22"/>
          <w:szCs w:val="22"/>
        </w:rPr>
        <w:t xml:space="preserve">Model drift alert latency ≤1 hour from drift detection to alert (all registered agents); retraining pipeline success rate ≥95% (no failed retraining jobs without alert); Model Registry completeness: 100% of MONOLITH production models registered; Governance Audit Log completeness: 100% (SC-accessible, tamper-evident)</w:t>
      </w:r>
    </w:p>
    <w:p>
      <w:pPr>
        <w:ind w:left="600" w:hanging="200"/>
        <w:spacing w:after="60"/>
      </w:pPr>
      <w:r>
        <w:rPr>
          <w:rFonts w:ascii="Calibri" w:hAnsi="Calibri"/>
          <w:sz w:val="22"/>
          <w:szCs w:val="22"/>
        </w:rPr>
        <w:t xml:space="preserve">• Penalty: 5% of monthly contract value per hour of drift alert latency above 1 hour threshold</w:t>
      </w:r>
    </w:p>
    <w:p>
      <w:pPr>
        <w:ind w:left="600" w:hanging="200"/>
        <w:spacing w:after="60"/>
      </w:pPr>
      <w:r>
        <w:rPr>
          <w:rFonts w:ascii="Calibri" w:hAnsi="Calibri"/>
          <w:sz w:val="22"/>
          <w:szCs w:val="22"/>
        </w:rPr>
        <w:t xml:space="preserve">• Penalty: 3% of monthly contract value per retraining failure not alerted within 30 minutes</w:t>
      </w:r>
    </w:p>
    <w:p>
      <w:pPr>
        <w:ind w:left="600" w:hanging="200"/>
        <w:spacing w:after="60"/>
      </w:pPr>
      <w:r>
        <w:rPr>
          <w:rFonts w:ascii="Calibri" w:hAnsi="Calibri"/>
          <w:sz w:val="22"/>
          <w:szCs w:val="22"/>
        </w:rPr>
        <w:t xml:space="preserve">• Measurement: Automated monitoring by Vega; monthly SC governance report; Rex compliance audit quarterly</w:t>
      </w:r>
    </w:p>
    <w:p>
      <w:pPr>
        <w:ind w:left="600" w:hanging="200"/>
        <w:spacing w:after="60"/>
      </w:pPr>
      <w:r>
        <w:rPr>
          <w:rFonts w:ascii="Calibri" w:hAnsi="Calibri"/>
          <w:sz w:val="22"/>
          <w:szCs w:val="22"/>
        </w:rPr>
        <w:t xml:space="preserve">• Lead agent: Vega (audit primary); Rex (compliance); Nexus (operational monitoring)</w:t>
      </w:r>
    </w:p>
    <w:p>
      <w:pPr>
        <w:spacing w:after="40"/>
      </w:pPr>
    </w:p>
    <w:p>
      <w:pPr>
        <w:pStyle w:val="Heading2"/>
        <w:spacing w:before="200" w:after="80"/>
      </w:pPr>
      <w:r>
        <w:rPr>
          <w:rFonts w:ascii="Calibri" w:hAnsi="Calibri"/>
          <w:b/>
          <w:bCs/>
          <w:color w:val="2e75b6"/>
          <w:sz w:val="28"/>
          <w:szCs w:val="28"/>
        </w:rPr>
        <w:t xml:space="preserve">55.6 Vendor Selection Checklist (P3-VND-CHK-01–10)</w:t>
      </w:r>
    </w:p>
    <w:p>
      <w:pPr>
        <w:ind w:left="400"/>
        <w:spacing w:after="80"/>
      </w:pPr>
      <w:r>
        <w:rPr>
          <w:rFonts w:ascii="Calibri" w:hAnsi="Calibri"/>
          <w:sz w:val="24"/>
          <w:szCs w:val="24"/>
        </w:rPr>
        <w:t xml:space="preserve">The following checklist constitutes the vendor selection sign-off record for Phase 3 (MONOLITH-S55-P3RFP-001). All items must be complete before Phase 3 P3-M1 kick-off is declared fully operational. P3-VND-CHK-08 through P3-VND-CHK-10 are gate conditions for P3-M1 final completion and must be confirmed before P3-M2 commences.</w:t>
      </w:r>
    </w:p>
    <w:p>
      <w:pPr>
        <w:ind w:left="400"/>
        <w:spacing w:after="60"/>
      </w:pPr>
      <w:r>
        <w:rPr>
          <w:rFonts w:ascii="Calibri" w:hAnsi="Calibri"/>
          <w:b/>
          <w:bCs/>
          <w:sz w:val="22"/>
          <w:szCs w:val="22"/>
        </w:rPr>
        <w:t xml:space="preserve">P3-VND-CHK-01: </w:t>
      </w:r>
      <w:r>
        <w:rPr>
          <w:rFonts w:ascii="Calibri" w:hAnsi="Calibri"/>
          <w:sz w:val="22"/>
          <w:szCs w:val="22"/>
        </w:rPr>
        <w:t xml:space="preserve">RFI published for RFP-P3-WSA-001, RFP-P3-WSB-001, and RFP-P3-WSC-001 on approved procurement portal; Programme Director sign-off</w:t>
      </w:r>
    </w:p>
    <w:p>
      <w:pPr>
        <w:ind w:left="400"/>
        <w:spacing w:after="60"/>
      </w:pPr>
      <w:r>
        <w:rPr>
          <w:rFonts w:ascii="Calibri" w:hAnsi="Calibri"/>
          <w:b/>
          <w:bCs/>
          <w:sz w:val="22"/>
          <w:szCs w:val="22"/>
        </w:rPr>
        <w:t xml:space="preserve">P3-VND-CHK-02: </w:t>
      </w:r>
      <w:r>
        <w:rPr>
          <w:rFonts w:ascii="Calibri" w:hAnsi="Calibri"/>
          <w:sz w:val="22"/>
          <w:szCs w:val="22"/>
        </w:rPr>
        <w:t xml:space="preserve">RFI responses received: minimum 3 qualified respondents per RFP package; gate passed</w:t>
      </w:r>
    </w:p>
    <w:p>
      <w:pPr>
        <w:ind w:left="400"/>
        <w:spacing w:after="60"/>
      </w:pPr>
      <w:r>
        <w:rPr>
          <w:rFonts w:ascii="Calibri" w:hAnsi="Calibri"/>
          <w:b/>
          <w:bCs/>
          <w:sz w:val="22"/>
          <w:szCs w:val="22"/>
        </w:rPr>
        <w:t xml:space="preserve">P3-VND-CHK-03: </w:t>
      </w:r>
      <w:r>
        <w:rPr>
          <w:rFonts w:ascii="Calibri" w:hAnsi="Calibri"/>
          <w:sz w:val="22"/>
          <w:szCs w:val="22"/>
        </w:rPr>
        <w:t xml:space="preserve">Vendor shortlist (maximum 3 per package) approved by Programme Director; SC notified</w:t>
      </w:r>
    </w:p>
    <w:p>
      <w:pPr>
        <w:ind w:left="400"/>
        <w:spacing w:after="60"/>
      </w:pPr>
      <w:r>
        <w:rPr>
          <w:rFonts w:ascii="Calibri" w:hAnsi="Calibri"/>
          <w:b/>
          <w:bCs/>
          <w:sz w:val="22"/>
          <w:szCs w:val="22"/>
        </w:rPr>
        <w:t xml:space="preserve">P3-VND-CHK-04: </w:t>
      </w:r>
      <w:r>
        <w:rPr>
          <w:rFonts w:ascii="Calibri" w:hAnsi="Calibri"/>
          <w:sz w:val="22"/>
          <w:szCs w:val="22"/>
        </w:rPr>
        <w:t xml:space="preserve">Full RFP documents issued to shortlisted vendors: RFP-P3-WSA-001, RFP-P3-WSB-001, RFP-P3-WSC-001</w:t>
      </w:r>
    </w:p>
    <w:p>
      <w:pPr>
        <w:ind w:left="400"/>
        <w:spacing w:after="60"/>
      </w:pPr>
      <w:r>
        <w:rPr>
          <w:rFonts w:ascii="Calibri" w:hAnsi="Calibri"/>
          <w:b/>
          <w:bCs/>
          <w:sz w:val="22"/>
          <w:szCs w:val="22"/>
        </w:rPr>
        <w:t xml:space="preserve">P3-VND-CHK-05: </w:t>
      </w:r>
      <w:r>
        <w:rPr>
          <w:rFonts w:ascii="Calibri" w:hAnsi="Calibri"/>
          <w:sz w:val="22"/>
          <w:szCs w:val="22"/>
        </w:rPr>
        <w:t xml:space="preserve">All vendor proposals received within deadline; vendor presentations completed for all shortlisted vendors</w:t>
      </w:r>
    </w:p>
    <w:p>
      <w:pPr>
        <w:ind w:left="400"/>
        <w:spacing w:after="60"/>
      </w:pPr>
      <w:r>
        <w:rPr>
          <w:rFonts w:ascii="Calibri" w:hAnsi="Calibri"/>
          <w:b/>
          <w:bCs/>
          <w:sz w:val="22"/>
          <w:szCs w:val="22"/>
        </w:rPr>
        <w:t xml:space="preserve">P3-VND-CHK-06: </w:t>
      </w:r>
      <w:r>
        <w:rPr>
          <w:rFonts w:ascii="Calibri" w:hAnsi="Calibri"/>
          <w:sz w:val="22"/>
          <w:szCs w:val="22"/>
        </w:rPr>
        <w:t xml:space="preserve">Technical and commercial evaluation complete; scoring matrix applied; evaluation report signed by Programme Director</w:t>
      </w:r>
    </w:p>
    <w:p>
      <w:pPr>
        <w:ind w:left="400"/>
        <w:spacing w:after="60"/>
      </w:pPr>
      <w:r>
        <w:rPr>
          <w:rFonts w:ascii="Calibri" w:hAnsi="Calibri"/>
          <w:b/>
          <w:bCs/>
          <w:sz w:val="22"/>
          <w:szCs w:val="22"/>
        </w:rPr>
        <w:t xml:space="preserve">P3-VND-CHK-07: </w:t>
      </w:r>
      <w:r>
        <w:rPr>
          <w:rFonts w:ascii="Calibri" w:hAnsi="Calibri"/>
          <w:sz w:val="22"/>
          <w:szCs w:val="22"/>
        </w:rPr>
        <w:t xml:space="preserve">Guardian compliance review complete for all shortlisted vendors (PDPA, InfoSec, data residency); Rex sign-off</w:t>
      </w:r>
    </w:p>
    <w:p>
      <w:pPr>
        <w:ind w:left="400"/>
        <w:spacing w:after="60"/>
      </w:pPr>
      <w:r>
        <w:rPr>
          <w:rFonts w:ascii="Calibri" w:hAnsi="Calibri"/>
          <w:b/>
          <w:bCs/>
          <w:sz w:val="22"/>
          <w:szCs w:val="22"/>
        </w:rPr>
        <w:t xml:space="preserve">P3-VND-CHK-08: </w:t>
      </w:r>
      <w:r>
        <w:rPr>
          <w:rFonts w:ascii="Calibri" w:hAnsi="Calibri"/>
          <w:sz w:val="22"/>
          <w:szCs w:val="22"/>
        </w:rPr>
        <w:t xml:space="preserve">SC approval received for all Phase 3 vendor awards (for awards &gt; THB 1.0M per vendor); LOAs issued</w:t>
      </w:r>
    </w:p>
    <w:p>
      <w:pPr>
        <w:ind w:left="400"/>
        <w:spacing w:after="60"/>
      </w:pPr>
      <w:r>
        <w:rPr>
          <w:rFonts w:ascii="Calibri" w:hAnsi="Calibri"/>
          <w:b/>
          <w:bCs/>
          <w:sz w:val="22"/>
          <w:szCs w:val="22"/>
        </w:rPr>
        <w:t xml:space="preserve">P3-VND-CHK-09: </w:t>
      </w:r>
      <w:r>
        <w:rPr>
          <w:rFonts w:ascii="Calibri" w:hAnsi="Calibri"/>
          <w:sz w:val="22"/>
          <w:szCs w:val="22"/>
        </w:rPr>
        <w:t xml:space="preserve">All Phase 3 MSA and SOW contracts executed (RFP-P3-WSA-001 / WSB-001 / WSC-001); Ledger registration complete</w:t>
      </w:r>
    </w:p>
    <w:p>
      <w:pPr>
        <w:ind w:left="400"/>
        <w:spacing w:after="60"/>
      </w:pPr>
      <w:r>
        <w:rPr>
          <w:rFonts w:ascii="Calibri" w:hAnsi="Calibri"/>
          <w:b/>
          <w:bCs/>
          <w:sz w:val="22"/>
          <w:szCs w:val="22"/>
        </w:rPr>
        <w:t xml:space="preserve">P3-VND-CHK-10: </w:t>
      </w:r>
      <w:r>
        <w:rPr>
          <w:rFonts w:ascii="Calibri" w:hAnsi="Calibri"/>
          <w:sz w:val="22"/>
          <w:szCs w:val="22"/>
        </w:rPr>
        <w:t xml:space="preserve">P3-CHK-04, P3-CHK-05, and P3-CHK-06 confirmed: all workstream vendor contracts in place; Phase 3 programme fully resourced</w:t>
      </w:r>
    </w:p>
    <w:p>
      <w:pPr>
        <w:ind w:left="400"/>
        <w:spacing w:after="80"/>
      </w:pPr>
      <w:r>
        <w:rPr>
          <w:rFonts w:ascii="Calibri" w:hAnsi="Calibri"/>
          <w:sz w:val="24"/>
          <w:szCs w:val="24"/>
        </w:rPr>
        <w:t xml:space="preserve">Upon P3-VND-CHK-10 completion, the Phase 3 vendor selection process is formally closed. Ongoing vendor performance monitoring transitions to Workstream leads (Aria, Signal, Nexus) with monthly SLA reporting to SC via Vega. Any contract variations require SC Change Request (CR-P3-XXX) and must be registered in Ledger within 3 working days of approval.</w:t>
      </w:r>
    </w:p>
    <w:p>
      <w:pPr>
        <w:ind w:left="400"/>
        <w:spacing w:after="60"/>
      </w:pPr>
      <w:r>
        <w:rPr>
          <w:rFonts w:ascii="Calibri" w:hAnsi="Calibri"/>
          <w:b/>
          <w:bCs/>
          <w:sz w:val="22"/>
          <w:szCs w:val="22"/>
        </w:rPr>
        <w:t xml:space="preserve">Document owner: </w:t>
      </w:r>
      <w:r>
        <w:rPr>
          <w:rFonts w:ascii="Calibri" w:hAnsi="Calibri"/>
          <w:sz w:val="22"/>
          <w:szCs w:val="22"/>
        </w:rPr>
        <w:t xml:space="preserve">Phase 3 Programme Director (MONOLITH-S55-P3RFP-001)</w:t>
      </w:r>
    </w:p>
    <w:p>
      <w:pPr>
        <w:ind w:left="400"/>
        <w:spacing w:after="60"/>
      </w:pPr>
      <w:r>
        <w:rPr>
          <w:rFonts w:ascii="Calibri" w:hAnsi="Calibri"/>
          <w:b/>
          <w:bCs/>
          <w:sz w:val="22"/>
          <w:szCs w:val="22"/>
        </w:rPr>
        <w:t xml:space="preserve">Review cycle: </w:t>
      </w:r>
      <w:r>
        <w:rPr>
          <w:rFonts w:ascii="Calibri" w:hAnsi="Calibri"/>
          <w:sz w:val="22"/>
          <w:szCs w:val="22"/>
        </w:rPr>
        <w:t xml:space="preserve">Vendor selection checklist reviewed at each P3 milestone SC checkpoint</w:t>
      </w:r>
    </w:p>
    <w:p>
      <w:pPr>
        <w:ind w:left="400"/>
        <w:spacing w:after="60"/>
      </w:pPr>
      <w:r>
        <w:rPr>
          <w:rFonts w:ascii="Calibri" w:hAnsi="Calibri"/>
          <w:b/>
          <w:bCs/>
          <w:sz w:val="22"/>
          <w:szCs w:val="22"/>
        </w:rPr>
        <w:t xml:space="preserve">Related documents: </w:t>
      </w:r>
      <w:r>
        <w:rPr>
          <w:rFonts w:ascii="Calibri" w:hAnsi="Calibri"/>
          <w:sz w:val="22"/>
          <w:szCs w:val="22"/>
        </w:rPr>
        <w:t xml:space="preserve">S51 (Phase 2 Procurement Framework) · S54 (Phase 3 PDD) · MONOLITH-S52-ONB-001 (Vendor Onboarding Protocol)</w:t>
      </w:r>
    </w:p>
    <w:ins w:id="2700" w:author="Scispace Agent" w:date="2026-09-04T00:00:00Z">
      <w:p>
        <w:pPr>
          <w:pStyle w:val="Heading1"/>
          <w:spacing w:before="320" w:after="100"/>
        </w:pPr>
        <w:r>
          <w:rPr>
            <w:rFonts w:ascii="Calibri" w:hAnsi="Calibri"/>
            <w:b/>
            <w:bCs/>
            <w:color w:val="1f2d5a"/>
            <w:sz w:val="36"/>
            <w:szCs w:val="36"/>
          </w:rPr>
          <w:t xml:space="preserve">Section 56 — Phase 3 Vendor Onboarding &amp; Integration Protocol</w:t>
        </w:r>
      </w:p>
    </w:ins>
    <w:ins w:id="2701" w:author="Scispace Agent" w:date="2026-09-04T00:00:00Z">
      <w:p>
        <w:pPr>
          <w:spacing w:after="40"/>
        </w:pPr>
      </w:p>
    </w:ins>
    <w:ins w:id="2702" w:author="Scispace Agent" w:date="2026-09-04T00:00:00Z">
      <w:p>
        <w:pPr>
          <w:pStyle w:val="Heading2"/>
          <w:spacing w:before="200" w:after="80"/>
        </w:pPr>
        <w:r>
          <w:rPr>
            <w:rFonts w:ascii="Calibri" w:hAnsi="Calibri"/>
            <w:b/>
            <w:bCs/>
            <w:color w:val="2e75b6"/>
            <w:sz w:val="28"/>
            <w:szCs w:val="28"/>
          </w:rPr>
          <w:t xml:space="preserve">56.1 Overview &amp; Scope</w:t>
        </w:r>
      </w:p>
    </w:ins>
    <w:ins w:id="2703" w:author="Scispace Agent" w:date="2026-09-04T00:00:00Z">
      <w:p>
        <w:pPr>
          <w:ind w:left="400"/>
          <w:spacing w:after="80"/>
        </w:pPr>
        <w:r>
          <w:rPr>
            <w:rFonts w:ascii="Calibri" w:hAnsi="Calibri"/>
            <w:sz w:val="24"/>
            <w:szCs w:val="24"/>
          </w:rPr>
          <w:t xml:space="preserve">This section documents the Phase 3 Vendor Onboarding &amp; Integration Protocol (MONOLITH-S56-P3ONB-001 v1.0) governing the structured onboarding, technical integration, and SLA acceptance testing of all vendors appointed through the Phase 3 RFP process (S55). Three vendors are onboarded across Workstreams A, B, and C, covering all seven Phase 3 GAPs: GAP-01 (Biophilic Design Enhancement), GAP-02 (Design Freeze Gate AI), GAP-03 (Sensory Commissioning Full Automation), GAP-04 (Post-Occupancy Evaluation AI), GAP-13 (Client Experience Intelligence), GAP-14 (Sustainable Materials &amp; Procurement Intelligence), and GAP-15 (Continuous Learning &amp; Model Governance). This protocol mirrors MONOLITH-S52-ONB-001 (Phase 2 Vendor Onboarding, S52) and extends it to Phase 3 scope.</w:t>
        </w:r>
      </w:p>
    </w:ins>
    <w:ins w:id="2704" w:author="Scispace Agent" w:date="2026-09-04T00:00:00Z">
      <w:p>
        <w:pPr>
          <w:ind w:left="400"/>
          <w:spacing w:after="60"/>
        </w:pPr>
        <w:r>
          <w:rPr>
            <w:rFonts w:ascii="Calibri" w:hAnsi="Calibri"/>
            <w:b/>
            <w:bCs/>
            <w:sz w:val="22"/>
            <w:szCs w:val="22"/>
          </w:rPr>
          <w:t xml:space="preserve">Document reference: </w:t>
        </w:r>
        <w:r>
          <w:rPr>
            <w:rFonts w:ascii="Calibri" w:hAnsi="Calibri"/>
            <w:sz w:val="22"/>
            <w:szCs w:val="22"/>
          </w:rPr>
          <w:t xml:space="preserve">MONOLITH-S56-P3ONB-001 v1.0</w:t>
        </w:r>
      </w:p>
    </w:ins>
    <w:ins w:id="2705" w:author="Scispace Agent" w:date="2026-09-04T00:00:00Z">
      <w:p>
        <w:pPr>
          <w:ind w:left="400"/>
          <w:spacing w:after="60"/>
        </w:pPr>
        <w:r>
          <w:rPr>
            <w:rFonts w:ascii="Calibri" w:hAnsi="Calibri"/>
            <w:b/>
            <w:bCs/>
            <w:sz w:val="22"/>
            <w:szCs w:val="22"/>
          </w:rPr>
          <w:t xml:space="preserve">Parent documents: </w:t>
        </w:r>
        <w:r>
          <w:rPr>
            <w:rFonts w:ascii="Calibri" w:hAnsi="Calibri"/>
            <w:sz w:val="22"/>
            <w:szCs w:val="22"/>
          </w:rPr>
          <w:t xml:space="preserve">S55 (Phase 3 RFP Framework) · S54 (Phase 3 PDD) · S52 (Phase 2 Onboarding)</w:t>
        </w:r>
      </w:p>
    </w:ins>
    <w:ins w:id="2706" w:author="Scispace Agent" w:date="2026-09-04T00:00:00Z">
      <w:p>
        <w:pPr>
          <w:ind w:left="400"/>
          <w:spacing w:after="60"/>
        </w:pPr>
        <w:r>
          <w:rPr>
            <w:rFonts w:ascii="Calibri" w:hAnsi="Calibri"/>
            <w:b/>
            <w:bCs/>
            <w:sz w:val="22"/>
            <w:szCs w:val="22"/>
          </w:rPr>
          <w:t xml:space="preserve">Phase 3 vendors: </w:t>
        </w:r>
        <w:r>
          <w:rPr>
            <w:rFonts w:ascii="Calibri" w:hAnsi="Calibri"/>
            <w:sz w:val="22"/>
            <w:szCs w:val="22"/>
          </w:rPr>
          <w:t xml:space="preserve">WS-A Vendor (GAP-01/02) · WS-B Vendor (GAP-03/04) · WS-C Vendor (GAP-13/14/15)</w:t>
        </w:r>
      </w:p>
    </w:ins>
    <w:ins w:id="2707" w:author="Scispace Agent" w:date="2026-09-04T00:00:00Z">
      <w:p>
        <w:pPr>
          <w:ind w:left="400"/>
          <w:spacing w:after="60"/>
        </w:pPr>
        <w:r>
          <w:rPr>
            <w:rFonts w:ascii="Calibri" w:hAnsi="Calibri"/>
            <w:b/>
            <w:bCs/>
            <w:sz w:val="22"/>
            <w:szCs w:val="22"/>
          </w:rPr>
          <w:t xml:space="preserve">Onboarding window: </w:t>
        </w:r>
        <w:r>
          <w:rPr>
            <w:rFonts w:ascii="Calibri" w:hAnsi="Calibri"/>
            <w:sz w:val="22"/>
            <w:szCs w:val="22"/>
          </w:rPr>
          <w:t xml:space="preserve">P3-M1 Weeks 1–4 (contract &amp; access) through P3-M2 Weeks 1–4 (SLA acceptance)</w:t>
        </w:r>
      </w:p>
    </w:ins>
    <w:ins w:id="2708" w:author="Scispace Agent" w:date="2026-09-04T00:00:00Z">
      <w:p>
        <w:pPr>
          <w:ind w:left="400"/>
          <w:spacing w:after="60"/>
        </w:pPr>
        <w:r>
          <w:rPr>
            <w:rFonts w:ascii="Calibri" w:hAnsi="Calibri"/>
            <w:b/>
            <w:bCs/>
            <w:sz w:val="22"/>
            <w:szCs w:val="22"/>
          </w:rPr>
          <w:t xml:space="preserve">Budget allocation: </w:t>
        </w:r>
        <w:r>
          <w:rPr>
            <w:rFonts w:ascii="Calibri" w:hAnsi="Calibri"/>
            <w:sz w:val="22"/>
            <w:szCs w:val="22"/>
          </w:rPr>
          <w:t xml:space="preserve">Onboarding costs included within THB 7.0M Phase 3 programme budget (S54)</w:t>
        </w:r>
      </w:p>
    </w:ins>
    <w:ins w:id="2709" w:author="Scispace Agent" w:date="2026-09-04T00:00:00Z">
      <w:p>
        <w:pPr>
          <w:ind w:left="400"/>
          <w:spacing w:after="60"/>
        </w:pPr>
        <w:r>
          <w:rPr>
            <w:rFonts w:ascii="Calibri" w:hAnsi="Calibri"/>
            <w:b/>
            <w:bCs/>
            <w:sz w:val="22"/>
            <w:szCs w:val="22"/>
          </w:rPr>
          <w:t xml:space="preserve">MONOLITH agents: </w:t>
        </w:r>
        <w:r>
          <w:rPr>
            <w:rFonts w:ascii="Calibri" w:hAnsi="Calibri"/>
            <w:sz w:val="22"/>
            <w:szCs w:val="22"/>
          </w:rPr>
          <w:t xml:space="preserve">Nexus (API gateway) · Guardian (compliance) · Ledger (contracts) · Signal (WS-A) · Aria (WS-B) · Core (WS-C)</w:t>
        </w:r>
      </w:p>
    </w:ins>
    <w:ins w:id="2710" w:author="Scispace Agent" w:date="2026-09-04T00:00:00Z">
      <w:p>
        <w:pPr>
          <w:ind w:left="400"/>
          <w:spacing w:after="60"/>
        </w:pPr>
        <w:r>
          <w:rPr>
            <w:rFonts w:ascii="Calibri" w:hAnsi="Calibri"/>
            <w:b/>
            <w:bCs/>
            <w:sz w:val="22"/>
            <w:szCs w:val="22"/>
          </w:rPr>
          <w:t xml:space="preserve">Trigger condition: </w:t>
        </w:r>
        <w:r>
          <w:rPr>
            <w:rFonts w:ascii="Calibri" w:hAnsi="Calibri"/>
            <w:sz w:val="22"/>
            <w:szCs w:val="22"/>
          </w:rPr>
          <w:t xml:space="preserve">P3-VND-CHK-08–10 gate complete (S55) and SC approval of vendor shortlist</w:t>
        </w:r>
      </w:p>
    </w:ins>
    <w:ins w:id="2711" w:author="Scispace Agent" w:date="2026-09-04T00:00:00Z">
      <w:p>
        <w:pPr>
          <w:spacing w:after="40"/>
        </w:pPr>
      </w:p>
    </w:ins>
    <w:ins w:id="2712" w:author="Scispace Agent" w:date="2026-09-04T00:00:00Z">
      <w:p>
        <w:pPr>
          <w:pStyle w:val="Heading2"/>
          <w:spacing w:before="200" w:after="80"/>
        </w:pPr>
        <w:r>
          <w:rPr>
            <w:rFonts w:ascii="Calibri" w:hAnsi="Calibri"/>
            <w:b/>
            <w:bCs/>
            <w:color w:val="2e75b6"/>
            <w:sz w:val="28"/>
            <w:szCs w:val="28"/>
          </w:rPr>
          <w:t xml:space="preserve">56.2 Vendor Onboarding Checklist P3-ONB-CHK-01–12</w:t>
        </w:r>
      </w:p>
    </w:ins>
    <w:ins w:id="2713" w:author="Scispace Agent" w:date="2026-09-04T00:00:00Z">
      <w:p>
        <w:pPr>
          <w:ind w:left="400"/>
          <w:spacing w:after="80"/>
        </w:pPr>
        <w:r>
          <w:rPr>
            <w:rFonts w:ascii="Calibri" w:hAnsi="Calibri"/>
            <w:sz w:val="24"/>
            <w:szCs w:val="24"/>
          </w:rPr>
          <w:t xml:space="preserve">The following twelve-point checklist governs onboarding of all three Phase 3 vendors. Items P3-ONB-CHK-01–06 must be completed by end of P3-M1 Week 2 (contract &amp; access phase). Items P3-ONB-CHK-07–10 must be completed by end of P3-M1 Week 4 (integration smoke-test phase). Items P3-ONB-CHK-11–12 gate P3-M2 commencement.</w:t>
        </w:r>
      </w:p>
    </w:ins>
    <w:ins w:id="2714" w:author="Scispace Agent" w:date="2026-09-04T00:00:00Z">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CHK ID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Checklist Item</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Gate / Deadline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NDA &amp; MSA execution — all 3 Phase 3 vendors signed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Ledger + Legal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Vendor access provisioning — MONOLITH Dev &amp; Staging environments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API credential issuance — DAPH API Gateway (per workstream)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WS-A sensor feeds (GAP-01/02 biophilic &amp; freeze-gate)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WS-B sensory/POE feeds (GAP-03/04)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P3-ONB-CHK-06</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WS-C NPS/ESG/drift feeds (GAP-13/14/15)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P3-ONB-CHK-07</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UAT environment setup &amp; baseline data load (all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3</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P3-ONB-CHK-08</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Integration smoke test — per workstream (end-to-end data flow verified)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P3-ONB-CHK-09</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SLA acceptance test execution — all 7 GAPs (per 56.4 matrix)</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Security penetration test sign-off (Guardian compliance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Guardian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3</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Hypercare support structure agreed — TAM assigned; authorized LINE group and delivery verified before activation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gate readiness confirmed — all vendors operational, 0 P1 incidents open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Checkpoint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End</w:t>
              </w:r>
            </w:p>
          </w:tc>
        </w:tr>
      </w:tbl>
    </w:ins>
    <w:ins w:id="2715" w:author="Scispace Agent" w:date="2026-09-04T00:00:00Z">
      <w:p>
        <w:pPr>
          <w:spacing w:after="40"/>
        </w:pPr>
      </w:p>
    </w:ins>
    <w:ins w:id="2716" w:author="Scispace Agent" w:date="2026-09-04T00:00:00Z">
      <w:p>
        <w:pPr>
          <w:pStyle w:val="Heading2"/>
          <w:spacing w:before="200" w:after="80"/>
        </w:pPr>
        <w:r>
          <w:rPr>
            <w:rFonts w:ascii="Calibri" w:hAnsi="Calibri"/>
            <w:b/>
            <w:bCs/>
            <w:color w:val="2e75b6"/>
            <w:sz w:val="28"/>
            <w:szCs w:val="28"/>
          </w:rPr>
          <w:t xml:space="preserve">56.3 Integration Protocol by Workstream</w:t>
        </w:r>
      </w:p>
    </w:ins>
    <w:ins w:id="2717" w:author="Scispace Agent" w:date="2026-09-04T00:00:00Z">
      <w:p>
        <w:pPr>
          <w:ind w:left="400"/>
          <w:spacing w:after="80"/>
        </w:pPr>
        <w:r>
          <w:rPr>
            <w:rFonts w:ascii="Calibri" w:hAnsi="Calibri"/>
            <w:sz w:val="24"/>
            <w:szCs w:val="24"/>
          </w:rPr>
          <w:t xml:space="preserve">Workstream A — GAP-01 Biophilic Design Enhancement &amp; GAP-02 Design Freeze Gate AI (WS-A Vendor)</w:t>
        </w:r>
      </w:p>
    </w:ins>
    <w:ins w:id="2718" w:author="Scispace Agent" w:date="2026-09-04T00:00:00Z">
      <w:p>
        <w:pPr>
          <w:ind w:left="600" w:hanging="200"/>
          <w:spacing w:after="60"/>
        </w:pPr>
        <w:r>
          <w:rPr>
            <w:rFonts w:ascii="Calibri" w:hAnsi="Calibri"/>
            <w:sz w:val="22"/>
            <w:szCs w:val="22"/>
          </w:rPr>
          <w:t xml:space="preserve">• Integration method: REST API (JSON payload, OAuth 2.0) + MQTT sensor stream for real-time biophilic data ingestion</w:t>
        </w:r>
      </w:p>
    </w:ins>
    <w:ins w:id="2719" w:author="Scispace Agent" w:date="2026-09-04T00:00:00Z">
      <w:p>
        <w:pPr>
          <w:ind w:left="600" w:hanging="200"/>
          <w:spacing w:after="60"/>
        </w:pPr>
        <w:r>
          <w:rPr>
            <w:rFonts w:ascii="Calibri" w:hAnsi="Calibri"/>
            <w:sz w:val="22"/>
            <w:szCs w:val="22"/>
          </w:rPr>
          <w:t xml:space="preserve">• DAPH API Gateway (Nexus) routes: /api/v3/gap01/biophilic-score · /api/v3/gap02/freeze-gate-check</w:t>
        </w:r>
      </w:p>
    </w:ins>
    <w:ins w:id="2720" w:author="Scispace Agent" w:date="2026-09-04T00:00:00Z">
      <w:p>
        <w:pPr>
          <w:ind w:left="600" w:hanging="200"/>
          <w:spacing w:after="60"/>
        </w:pPr>
        <w:r>
          <w:rPr>
            <w:rFonts w:ascii="Calibri" w:hAnsi="Calibri"/>
            <w:sz w:val="22"/>
            <w:szCs w:val="22"/>
          </w:rPr>
          <w:t xml:space="preserve">• Latency SLA: API response ≤ 500 ms (p95) under 50 concurrent requests</w:t>
        </w:r>
      </w:p>
    </w:ins>
    <w:ins w:id="2721" w:author="Scispace Agent" w:date="2026-09-04T00:00:00Z">
      <w:p>
        <w:pPr>
          <w:ind w:left="600" w:hanging="200"/>
          <w:spacing w:after="60"/>
        </w:pPr>
        <w:r>
          <w:rPr>
            <w:rFonts w:ascii="Calibri" w:hAnsi="Calibri"/>
            <w:sz w:val="22"/>
            <w:szCs w:val="22"/>
          </w:rPr>
          <w:t xml:space="preserve">• Data schema: Signal defines biophilic sensor schema v3.1; vendor must comply within P3-M1 Wk 4</w:t>
        </w:r>
      </w:p>
    </w:ins>
    <w:ins w:id="2722" w:author="Scispace Agent" w:date="2026-09-04T00:00:00Z">
      <w:p>
        <w:pPr>
          <w:ind w:left="600" w:hanging="200"/>
          <w:spacing w:after="60"/>
        </w:pPr>
        <w:r>
          <w:rPr>
            <w:rFonts w:ascii="Calibri" w:hAnsi="Calibri"/>
            <w:sz w:val="22"/>
            <w:szCs w:val="22"/>
          </w:rPr>
          <w:t xml:space="preserve">• Acceptance criteria: GAP-01 accuracy ≥ 90% (500-image blind test) · GAP-02 gate accuracy ≥ 95% (200-scenario milestone test)</w:t>
        </w:r>
      </w:p>
    </w:ins>
    <w:ins w:id="2723" w:author="Scispace Agent" w:date="2026-09-04T00:00:00Z">
      <w:p>
        <w:pPr>
          <w:ind w:left="600" w:hanging="200"/>
          <w:spacing w:after="60"/>
        </w:pPr>
        <w:r>
          <w:rPr>
            <w:rFonts w:ascii="Calibri" w:hAnsi="Calibri"/>
            <w:sz w:val="22"/>
            <w:szCs w:val="22"/>
          </w:rPr>
          <w:t xml:space="preserve">• Fallback: Manual design review protocol activates if API latency &gt; 2 s for &gt; 5 consecutive calls; Signal triggers alert to Atlas</w:t>
        </w:r>
      </w:p>
    </w:ins>
    <w:ins w:id="2724" w:author="Scispace Agent" w:date="2026-09-04T00:00:00Z">
      <w:p>
        <w:pPr>
          <w:spacing w:after="40"/>
        </w:pPr>
      </w:p>
    </w:ins>
    <w:ins w:id="2725" w:author="Scispace Agent" w:date="2026-09-04T00:00:00Z">
      <w:p>
        <w:pPr>
          <w:ind w:left="400"/>
          <w:spacing w:after="80"/>
        </w:pPr>
        <w:r>
          <w:rPr>
            <w:rFonts w:ascii="Calibri" w:hAnsi="Calibri"/>
            <w:sz w:val="24"/>
            <w:szCs w:val="24"/>
          </w:rPr>
          <w:t xml:space="preserve">Workstream B — GAP-03 Sensory Commissioning Full Automation &amp; GAP-04 POE Analytics (WS-B Vendor)</w:t>
        </w:r>
      </w:p>
    </w:ins>
    <w:ins w:id="2726" w:author="Scispace Agent" w:date="2026-09-04T00:00:00Z">
      <w:p>
        <w:pPr>
          <w:ind w:left="600" w:hanging="200"/>
          <w:spacing w:after="60"/>
        </w:pPr>
        <w:r>
          <w:rPr>
            <w:rFonts w:ascii="Calibri" w:hAnsi="Calibri"/>
            <w:sz w:val="22"/>
            <w:szCs w:val="22"/>
          </w:rPr>
          <w:t xml:space="preserve">• Integration method: RTSP sensor feed (commissioning data) + nightly batch ETL pipeline (PostgreSQL → DAPH Data Lake)</w:t>
        </w:r>
      </w:p>
    </w:ins>
    <w:ins w:id="2727" w:author="Scispace Agent" w:date="2026-09-04T00:00:00Z">
      <w:p>
        <w:pPr>
          <w:ind w:left="600" w:hanging="200"/>
          <w:spacing w:after="60"/>
        </w:pPr>
        <w:r>
          <w:rPr>
            <w:rFonts w:ascii="Calibri" w:hAnsi="Calibri"/>
            <w:sz w:val="22"/>
            <w:szCs w:val="22"/>
          </w:rPr>
          <w:t xml:space="preserve">• DAPH API Gateway routes: /api/v3/gap03/sensory-report · /api/v3/gap04/poe-analytics</w:t>
        </w:r>
      </w:p>
    </w:ins>
    <w:ins w:id="2728" w:author="Scispace Agent" w:date="2026-09-04T00:00:00Z">
      <w:p>
        <w:pPr>
          <w:ind w:left="600" w:hanging="200"/>
          <w:spacing w:after="60"/>
        </w:pPr>
        <w:r>
          <w:rPr>
            <w:rFonts w:ascii="Calibri" w:hAnsi="Calibri"/>
            <w:sz w:val="22"/>
            <w:szCs w:val="22"/>
          </w:rPr>
          <w:t xml:space="preserve">• Batch window: nightly 01:00–03:00 ICT; Aria monitors pipeline; alert threshold &gt; 5% data drop</w:t>
        </w:r>
      </w:p>
    </w:ins>
    <w:ins w:id="2729" w:author="Scispace Agent" w:date="2026-09-04T00:00:00Z">
      <w:p>
        <w:pPr>
          <w:ind w:left="600" w:hanging="200"/>
          <w:spacing w:after="60"/>
        </w:pPr>
        <w:r>
          <w:rPr>
            <w:rFonts w:ascii="Calibri" w:hAnsi="Calibri"/>
            <w:sz w:val="22"/>
            <w:szCs w:val="22"/>
          </w:rPr>
          <w:t xml:space="preserve">• Data schema: Aria defines sensory schema v2.0 and POE survey schema v1.5; vendor compliance verified at smoke test</w:t>
        </w:r>
      </w:p>
    </w:ins>
    <w:ins w:id="2730" w:author="Scispace Agent" w:date="2026-09-04T00:00:00Z">
      <w:p>
        <w:pPr>
          <w:ind w:left="600" w:hanging="200"/>
          <w:spacing w:after="60"/>
        </w:pPr>
        <w:r>
          <w:rPr>
            <w:rFonts w:ascii="Calibri" w:hAnsi="Calibri"/>
            <w:sz w:val="22"/>
            <w:szCs w:val="22"/>
          </w:rPr>
          <w:t xml:space="preserve">• Acceptance criteria: GAP-03 recall ≥ 92% (48-hour commissioning run) · GAP-04 completeness ≥ 95% (30-room POE survey)</w:t>
        </w:r>
      </w:p>
    </w:ins>
    <w:ins w:id="2731" w:author="Scispace Agent" w:date="2026-09-04T00:00:00Z">
      <w:p>
        <w:pPr>
          <w:ind w:left="600" w:hanging="200"/>
          <w:spacing w:after="60"/>
        </w:pPr>
        <w:r>
          <w:rPr>
            <w:rFonts w:ascii="Calibri" w:hAnsi="Calibri"/>
            <w:sz w:val="22"/>
            <w:szCs w:val="22"/>
          </w:rPr>
          <w:t xml:space="preserve">• Fallback: Manual commissioning checklist (Aria escalates to Shore for on-site verification if sensor feed drops &gt; 10 min)</w:t>
        </w:r>
      </w:p>
    </w:ins>
    <w:ins w:id="2732" w:author="Scispace Agent" w:date="2026-09-04T00:00:00Z">
      <w:p>
        <w:pPr>
          <w:spacing w:after="40"/>
        </w:pPr>
      </w:p>
    </w:ins>
    <w:ins w:id="2733" w:author="Scispace Agent" w:date="2026-09-04T00:00:00Z">
      <w:p>
        <w:pPr>
          <w:ind w:left="400"/>
          <w:spacing w:after="80"/>
        </w:pPr>
        <w:r>
          <w:rPr>
            <w:rFonts w:ascii="Calibri" w:hAnsi="Calibri"/>
            <w:sz w:val="24"/>
            <w:szCs w:val="24"/>
          </w:rPr>
          <w:t xml:space="preserve">Workstream C — GAP-13 Client Experience Intelligence, GAP-14 ESG Reporting &amp; GAP-15 Drift Monitoring (WS-C Vendor)</w:t>
        </w:r>
      </w:p>
    </w:ins>
    <w:ins w:id="2734" w:author="Scispace Agent" w:date="2026-09-04T00:00:00Z">
      <w:p>
        <w:pPr>
          <w:ind w:left="600" w:hanging="200"/>
          <w:spacing w:after="60"/>
        </w:pPr>
        <w:r>
          <w:rPr>
            <w:rFonts w:ascii="Calibri" w:hAnsi="Calibri"/>
            <w:sz w:val="22"/>
            <w:szCs w:val="22"/>
          </w:rPr>
          <w:t xml:space="preserve">• Integration method: Webhook (NPS events, real-time) + ESG data lake batch (weekly) + real-time drift stream (Kafka topic)</w:t>
        </w:r>
      </w:p>
    </w:ins>
    <w:ins w:id="2735" w:author="Scispace Agent" w:date="2026-09-04T00:00:00Z">
      <w:p>
        <w:pPr>
          <w:ind w:left="600" w:hanging="200"/>
          <w:spacing w:after="60"/>
        </w:pPr>
        <w:r>
          <w:rPr>
            <w:rFonts w:ascii="Calibri" w:hAnsi="Calibri"/>
            <w:sz w:val="22"/>
            <w:szCs w:val="22"/>
          </w:rPr>
          <w:t xml:space="preserve">• DAPH API Gateway routes: /api/v3/gap13/nps-score · /api/v3/gap14/esg-coverage · /api/v3/gap15/drift-alert</w:t>
        </w:r>
      </w:p>
    </w:ins>
    <w:ins w:id="2736" w:author="Scispace Agent" w:date="2026-09-04T00:00:00Z">
      <w:p>
        <w:pPr>
          <w:ind w:left="600" w:hanging="200"/>
          <w:spacing w:after="60"/>
        </w:pPr>
        <w:r>
          <w:rPr>
            <w:rFonts w:ascii="Calibri" w:hAnsi="Calibri"/>
            <w:sz w:val="22"/>
            <w:szCs w:val="22"/>
          </w:rPr>
          <w:t xml:space="preserve">• Real-time requirement: GAP-15 drift alert must propagate to Vega dashboard within ≤ 1 hour of detection</w:t>
        </w:r>
      </w:p>
    </w:ins>
    <w:ins w:id="2737" w:author="Scispace Agent" w:date="2026-09-04T00:00:00Z">
      <w:p>
        <w:pPr>
          <w:ind w:left="600" w:hanging="200"/>
          <w:spacing w:after="60"/>
        </w:pPr>
        <w:r>
          <w:rPr>
            <w:rFonts w:ascii="Calibri" w:hAnsi="Calibri"/>
            <w:sz w:val="22"/>
            <w:szCs w:val="22"/>
          </w:rPr>
          <w:t xml:space="preserve">• Agent coverage: GAP-13 NPS scoring covers all 28 MONOLITH agents (Core agent coordination)</w:t>
        </w:r>
      </w:p>
    </w:ins>
    <w:ins w:id="2738" w:author="Scispace Agent" w:date="2026-09-04T00:00:00Z">
      <w:p>
        <w:pPr>
          <w:ind w:left="600" w:hanging="200"/>
          <w:spacing w:after="60"/>
        </w:pPr>
        <w:r>
          <w:rPr>
            <w:rFonts w:ascii="Calibri" w:hAnsi="Calibri"/>
            <w:sz w:val="22"/>
            <w:szCs w:val="22"/>
          </w:rPr>
          <w:t xml:space="preserve">• Acceptance criteria: GAP-13 NPS accuracy ≥ 80% (28/28 agents) · GAP-14 ESG coverage ≥ 80% (Q1 ESG report audit) · GAP-15 drift alert ≤ 1h (50-event stress test)</w:t>
        </w:r>
      </w:p>
    </w:ins>
    <w:ins w:id="2739" w:author="Scispace Agent" w:date="2026-09-04T00:00:00Z">
      <w:p>
        <w:pPr>
          <w:ind w:left="600" w:hanging="200"/>
          <w:spacing w:after="60"/>
        </w:pPr>
        <w:r>
          <w:rPr>
            <w:rFonts w:ascii="Calibri" w:hAnsi="Calibri"/>
            <w:sz w:val="22"/>
            <w:szCs w:val="22"/>
          </w:rPr>
          <w:t xml:space="preserve">• Fallback: Vega activates manual drift-review protocol if Kafka stream delay &gt; 2 hours; Guardian flags compliance risk</w:t>
        </w:r>
      </w:p>
    </w:ins>
    <w:ins w:id="2740" w:author="Scispace Agent" w:date="2026-09-04T00:00:00Z">
      <w:p>
        <w:pPr>
          <w:spacing w:after="40"/>
        </w:pPr>
      </w:p>
    </w:ins>
    <w:ins w:id="2741" w:author="Scispace Agent" w:date="2026-09-04T00:00:00Z">
      <w:p>
        <w:pPr>
          <w:pStyle w:val="Heading2"/>
          <w:spacing w:before="200" w:after="80"/>
        </w:pPr>
        <w:r>
          <w:rPr>
            <w:rFonts w:ascii="Calibri" w:hAnsi="Calibri"/>
            <w:b/>
            <w:bCs/>
            <w:color w:val="2e75b6"/>
            <w:sz w:val="28"/>
            <w:szCs w:val="28"/>
          </w:rPr>
          <w:t xml:space="preserve">56.4 SLA Acceptance Testing Matrix</w:t>
        </w:r>
      </w:p>
    </w:ins>
    <w:ins w:id="2742" w:author="Scispace Agent" w:date="2026-09-04T00:00:00Z">
      <w:p>
        <w:pPr>
          <w:ind w:left="400"/>
          <w:spacing w:after="80"/>
        </w:pPr>
        <w:r>
          <w:rPr>
            <w:rFonts w:ascii="Calibri" w:hAnsi="Calibri"/>
            <w:sz w:val="24"/>
            <w:szCs w:val="24"/>
          </w:rPr>
          <w:t xml:space="preserve">Each GAP has a defined SLA acceptance test that must be passed before the vendor transitions from onboarding to hypercare. Tests are executed by the MONOLITH Tech Lead with vendor support. Failure of any test triggers a 5-working-day remediation window; second failure escalates to Programme Director and may trigger contract penalty.</w:t>
        </w:r>
      </w:p>
    </w:ins>
    <w:ins w:id="2743" w:author="Scispace Agent" w:date="2026-09-04T00:00:00Z">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GAP</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SLA Metric</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Minimum Target</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Test Method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Test 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Deadline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500-image blind test (diverse biophilic scenarios)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Gate 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200-milestone scenario simulation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Recall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48-hour full commissioning run (10 rooms)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Completeness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30-room POE survey end-to-end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NPS 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80% (28/28 agents)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Agent benchmark — 200 NPS records per agent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ESG Coverage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Q1 ESG report audit vs. manual reference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Drift Alert Latency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1 hour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50-event stress test (injected drift signals)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bl>
    </w:ins>
    <w:ins w:id="2744" w:author="Scispace Agent" w:date="2026-09-04T00:00:00Z">
      <w:p>
        <w:pPr>
          <w:spacing w:after="40"/>
        </w:pPr>
      </w:p>
    </w:ins>
    <w:ins w:id="2745" w:author="Scispace Agent" w:date="2026-09-04T00:00:00Z">
      <w:p>
        <w:pPr>
          <w:pStyle w:val="Heading2"/>
          <w:spacing w:before="200" w:after="80"/>
        </w:pPr>
        <w:r>
          <w:rPr>
            <w:rFonts w:ascii="Calibri" w:hAnsi="Calibri"/>
            <w:b/>
            <w:bCs/>
            <w:color w:val="2e75b6"/>
            <w:sz w:val="28"/>
            <w:szCs w:val="28"/>
          </w:rPr>
          <w:t xml:space="preserve">56.5 90-Day Hypercare &amp; Escalation Framework</w:t>
        </w:r>
      </w:p>
    </w:ins>
    <w:ins w:id="2746" w:author="Scispace Agent" w:date="2026-09-04T00:00:00Z">
      <w:p>
        <w:pPr>
          <w:ind w:left="400"/>
          <w:spacing w:after="80"/>
        </w:pPr>
        <w:r>
          <w:rPr>
            <w:rFonts w:ascii="Calibri" w:hAnsi="Calibri"/>
            <w:sz w:val="24"/>
            <w:szCs w:val="24"/>
          </w:rPr>
          <w:t xml:space="preserve">Following SLA acceptance sign-off (P3-ONB-CHK-09), all three vendors enter a 90-day hypercare period aligned to Phase 3 milestones P3-M2 through P3-M4. The hypercare framework defines support intensity, escalation SLAs, and transition conditions to BAU operations.</w:t>
        </w:r>
      </w:p>
    </w:ins>
    <w:ins w:id="2747" w:author="Scispace Agent" w:date="2026-09-04T00:00:00Z">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Hypercare Phase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Period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Support Cadence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P1 Response SLA</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Review Forum</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Intensive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1–30 (P3-M2)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stand-up · Dedicated vendor TAM per WS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2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Tech Stand-up (Signal/Aria/Core)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Active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31–60 (P3-M3)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review · Authorized LINE group per WS (verify before activation)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4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WS Lead Review</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Transition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61–90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review · Standard support queue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SC Programme Update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BAU Operations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91+ (post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ITIL standard support · SLA as per MSA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Per MSA SLA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Quarterly SC Governance</w:t>
              </w:r>
            </w:p>
          </w:tc>
        </w:tr>
      </w:tbl>
    </w:ins>
    <w:ins w:id="2748" w:author="Scispace Agent" w:date="2026-09-04T00:00:00Z">
      <w:p>
        <w:pPr>
          <w:spacing w:after="40"/>
        </w:pPr>
      </w:p>
    </w:ins>
    <w:ins w:id="2749" w:author="Scispace Agent" w:date="2026-09-04T00:00:00Z">
      <w:p>
        <w:pPr>
          <w:ind w:left="400"/>
          <w:spacing w:after="80"/>
        </w:pPr>
        <w:r>
          <w:rPr>
            <w:rFonts w:ascii="Calibri" w:hAnsi="Calibri"/>
            <w:sz w:val="24"/>
            <w:szCs w:val="24"/>
          </w:rPr>
          <w:t xml:space="preserve">Escalation Path (all workstreams):</w:t>
        </w:r>
      </w:p>
    </w:ins>
    <w:ins w:id="2750" w:author="Scispace Agent" w:date="2026-09-04T00:00:00Z">
      <w:p>
        <w:pPr>
          <w:ind w:left="600" w:hanging="200"/>
          <w:spacing w:after="60"/>
        </w:pPr>
        <w:r>
          <w:rPr>
            <w:rFonts w:ascii="Calibri" w:hAnsi="Calibri"/>
            <w:sz w:val="22"/>
            <w:szCs w:val="22"/>
          </w:rPr>
          <w:t xml:space="preserve">• L1 — Vendor TAM: Initial triage and resolution (P1 ≤ 2h, P2 ≤ 8h, P3 ≤ 24h during intensive hypercare)</w:t>
        </w:r>
      </w:p>
    </w:ins>
    <w:ins w:id="2751" w:author="Scispace Agent" w:date="2026-09-04T00:00:00Z">
      <w:p>
        <w:pPr>
          <w:ind w:left="600" w:hanging="200"/>
          <w:spacing w:after="60"/>
        </w:pPr>
        <w:r>
          <w:rPr>
            <w:rFonts w:ascii="Calibri" w:hAnsi="Calibri"/>
            <w:sz w:val="22"/>
            <w:szCs w:val="22"/>
          </w:rPr>
          <w:t xml:space="preserve">• L2 — MONOLITH Workstream Lead (Signal / Aria / Core): Technical escalation if L1 unresolved within SLA</w:t>
        </w:r>
      </w:p>
    </w:ins>
    <w:ins w:id="2752" w:author="Scispace Agent" w:date="2026-09-04T00:00:00Z">
      <w:p>
        <w:pPr>
          <w:ind w:left="600" w:hanging="200"/>
          <w:spacing w:after="60"/>
        </w:pPr>
        <w:r>
          <w:rPr>
            <w:rFonts w:ascii="Calibri" w:hAnsi="Calibri"/>
            <w:sz w:val="22"/>
            <w:szCs w:val="22"/>
          </w:rPr>
          <w:t xml:space="preserve">• L3 — MONOLITH Tech Lead: Cross-workstream impact or systemic integration failure</w:t>
        </w:r>
      </w:p>
    </w:ins>
    <w:ins w:id="2753" w:author="Scispace Agent" w:date="2026-09-04T00:00:00Z">
      <w:p>
        <w:pPr>
          <w:ind w:left="600" w:hanging="200"/>
          <w:spacing w:after="60"/>
        </w:pPr>
        <w:r>
          <w:rPr>
            <w:rFonts w:ascii="Calibri" w:hAnsi="Calibri"/>
            <w:sz w:val="22"/>
            <w:szCs w:val="22"/>
          </w:rPr>
          <w:t xml:space="preserve">• L4 — Phase 3 Programme Director: Contract breach, SLA miss &gt; 3 consecutive incidents, or P3 milestone at risk</w:t>
        </w:r>
      </w:p>
    </w:ins>
    <w:ins w:id="2754" w:author="Scispace Agent" w:date="2026-09-04T00:00:00Z">
      <w:p>
        <w:pPr>
          <w:ind w:left="600" w:hanging="200"/>
          <w:spacing w:after="60"/>
        </w:pPr>
        <w:r>
          <w:rPr>
            <w:rFonts w:ascii="Calibri" w:hAnsi="Calibri"/>
            <w:sz w:val="22"/>
            <w:szCs w:val="22"/>
          </w:rPr>
          <w:t xml:space="preserve">• Guardian agent: Invoked for any security or PDPA-related incident; independent of L1–L4 escalation ladder</w:t>
        </w:r>
      </w:p>
    </w:ins>
    <w:ins w:id="2755" w:author="Scispace Agent" w:date="2026-09-04T00:00:00Z">
      <w:p>
        <w:pPr>
          <w:ind w:left="600" w:hanging="200"/>
          <w:spacing w:after="60"/>
        </w:pPr>
        <w:r>
          <w:rPr>
            <w:rFonts w:ascii="Calibri" w:hAnsi="Calibri"/>
            <w:sz w:val="22"/>
            <w:szCs w:val="22"/>
          </w:rPr>
          <w:t xml:space="preserve">• Ledger agent: Records all P1/P2 incidents, resolutions, and SLA performance data in real-time for SC reporting</w:t>
        </w:r>
      </w:p>
    </w:ins>
    <w:ins w:id="2756" w:author="Scispace Agent" w:date="2026-09-04T00:00:00Z">
      <w:p>
        <w:pPr>
          <w:spacing w:after="40"/>
        </w:pPr>
      </w:p>
    </w:ins>
    <w:ins w:id="2757" w:author="Scispace Agent" w:date="2026-09-04T00:00:00Z">
      <w:p>
        <w:pPr>
          <w:pStyle w:val="Heading2"/>
          <w:spacing w:before="200" w:after="80"/>
        </w:pPr>
        <w:r>
          <w:rPr>
            <w:rFonts w:ascii="Calibri" w:hAnsi="Calibri"/>
            <w:b/>
            <w:bCs/>
            <w:color w:val="2e75b6"/>
            <w:sz w:val="28"/>
            <w:szCs w:val="28"/>
          </w:rPr>
          <w:t xml:space="preserve">56.6 Phase Gate: P3-M2 Completion Criteria</w:t>
        </w:r>
      </w:p>
    </w:ins>
    <w:ins w:id="2758" w:author="Scispace Agent" w:date="2026-09-04T00:00:00Z">
      <w:p>
        <w:pPr>
          <w:ind w:left="400"/>
          <w:spacing w:after="80"/>
        </w:pPr>
        <w:r>
          <w:rPr>
            <w:rFonts w:ascii="Calibri" w:hAnsi="Calibri"/>
            <w:sz w:val="24"/>
            <w:szCs w:val="24"/>
          </w:rPr>
          <w:t xml:space="preserve">The P3-M2 milestone gate (end of month 2, 8 weeks after programme kickoff) is the Vendor Onboarding Complete gate. All conditions below must be met and verified by the Phase 3 Programme Director before SC approves P3-M3 commencement and releases the next tranche of programme budget.</w:t>
        </w:r>
      </w:p>
    </w:ins>
    <w:ins w:id="2759" w:author="Scispace Agent" w:date="2026-09-04T00:00:00Z">
      <w:p>
        <w:pPr>
          <w:ind w:left="600" w:hanging="200"/>
          <w:spacing w:after="60"/>
        </w:pPr>
        <w:r>
          <w:rPr>
            <w:rFonts w:ascii="Calibri" w:hAnsi="Calibri"/>
            <w:sz w:val="22"/>
            <w:szCs w:val="22"/>
          </w:rPr>
          <w:t xml:space="preserve">• P3-ONB-CHK-01–12: All twelve onboarding checklist items confirmed complete</w:t>
        </w:r>
      </w:p>
    </w:ins>
    <w:ins w:id="2760" w:author="Scispace Agent" w:date="2026-09-04T00:00:00Z">
      <w:p>
        <w:pPr>
          <w:ind w:left="600" w:hanging="200"/>
          <w:spacing w:after="60"/>
        </w:pPr>
        <w:r>
          <w:rPr>
            <w:rFonts w:ascii="Calibri" w:hAnsi="Calibri"/>
            <w:sz w:val="22"/>
            <w:szCs w:val="22"/>
          </w:rPr>
          <w:t xml:space="preserve">• SLA acceptance: All 7 GAP acceptance tests passed (per 56.4 matrix); no outstanding remediation windows open</w:t>
        </w:r>
      </w:p>
    </w:ins>
    <w:ins w:id="2761" w:author="Scispace Agent" w:date="2026-09-04T00:00:00Z">
      <w:p>
        <w:pPr>
          <w:ind w:left="600" w:hanging="200"/>
          <w:spacing w:after="60"/>
        </w:pPr>
        <w:r>
          <w:rPr>
            <w:rFonts w:ascii="Calibri" w:hAnsi="Calibri"/>
            <w:sz w:val="22"/>
            <w:szCs w:val="22"/>
          </w:rPr>
          <w:t xml:space="preserve">• Security: Guardian pen-test sign-off complete (P3-ONB-CHK-10); zero critical vulnerabilities open</w:t>
        </w:r>
      </w:p>
    </w:ins>
    <w:ins w:id="2762" w:author="Scispace Agent" w:date="2026-09-04T00:00:00Z">
      <w:p>
        <w:pPr>
          <w:ind w:left="600" w:hanging="200"/>
          <w:spacing w:after="60"/>
        </w:pPr>
        <w:r>
          <w:rPr>
            <w:rFonts w:ascii="Calibri" w:hAnsi="Calibri"/>
            <w:sz w:val="22"/>
            <w:szCs w:val="22"/>
          </w:rPr>
          <w:t xml:space="preserve">• Hypercare activation criteria: All 3 vendor TAMs assigned; authorized LINE groups and delivery verified; daily stand-up cadence established</w:t>
        </w:r>
      </w:p>
    </w:ins>
    <w:ins w:id="2763" w:author="Scispace Agent" w:date="2026-09-04T00:00:00Z">
      <w:p>
        <w:pPr>
          <w:ind w:left="600" w:hanging="200"/>
          <w:spacing w:after="60"/>
        </w:pPr>
        <w:r>
          <w:rPr>
            <w:rFonts w:ascii="Calibri" w:hAnsi="Calibri"/>
            <w:sz w:val="22"/>
            <w:szCs w:val="22"/>
          </w:rPr>
          <w:t xml:space="preserve">• Zero P1 incidents: No unresolved P1 incidents at gate date across all three workstreams</w:t>
        </w:r>
      </w:p>
    </w:ins>
    <w:ins w:id="2764" w:author="Scispace Agent" w:date="2026-09-04T00:00:00Z">
      <w:p>
        <w:pPr>
          <w:ind w:left="600" w:hanging="200"/>
          <w:spacing w:after="60"/>
        </w:pPr>
        <w:r>
          <w:rPr>
            <w:rFonts w:ascii="Calibri" w:hAnsi="Calibri"/>
            <w:sz w:val="22"/>
            <w:szCs w:val="22"/>
          </w:rPr>
          <w:t xml:space="preserve">• Data pipelines stable: 72-hour clean run of all WS-A/B/C data pipelines with &lt; 1% data drop rate</w:t>
        </w:r>
      </w:p>
    </w:ins>
    <w:ins w:id="2765" w:author="Scispace Agent" w:date="2026-09-04T00:00:00Z">
      <w:p>
        <w:pPr>
          <w:ind w:left="600" w:hanging="200"/>
          <w:spacing w:after="60"/>
        </w:pPr>
        <w:r>
          <w:rPr>
            <w:rFonts w:ascii="Calibri" w:hAnsi="Calibri"/>
            <w:sz w:val="22"/>
            <w:szCs w:val="22"/>
          </w:rPr>
          <w:t xml:space="preserve">• SC documentation: Onboarding completion report (MONOLITH-S56-P3ONB-001) signed off and lodged with Ledger</w:t>
        </w:r>
      </w:p>
    </w:ins>
    <w:ins w:id="2766" w:author="Scispace Agent" w:date="2026-09-04T00:00:00Z">
      <w:p>
        <w:pPr>
          <w:ind w:left="400"/>
          <w:spacing w:after="60"/>
        </w:pPr>
        <w:r>
          <w:rPr>
            <w:rFonts w:ascii="Calibri" w:hAnsi="Calibri"/>
            <w:b/>
            <w:bCs/>
            <w:sz w:val="22"/>
            <w:szCs w:val="22"/>
          </w:rPr>
          <w:t xml:space="preserve">Gate owner: </w:t>
        </w:r>
        <w:r>
          <w:rPr>
            <w:rFonts w:ascii="Calibri" w:hAnsi="Calibri"/>
            <w:sz w:val="22"/>
            <w:szCs w:val="22"/>
          </w:rPr>
          <w:t xml:space="preserve">Phase 3 Programme Director with SC Chair ratification</w:t>
        </w:r>
      </w:p>
    </w:ins>
    <w:ins w:id="2767" w:author="Scispace Agent" w:date="2026-09-04T00:00:00Z">
      <w:p>
        <w:pPr>
          <w:ind w:left="400"/>
          <w:spacing w:after="60"/>
        </w:pPr>
        <w:r>
          <w:rPr>
            <w:rFonts w:ascii="Calibri" w:hAnsi="Calibri"/>
            <w:b/>
            <w:bCs/>
            <w:sz w:val="22"/>
            <w:szCs w:val="22"/>
          </w:rPr>
          <w:t xml:space="preserve">SC checkpoint: </w:t>
        </w:r>
        <w:r>
          <w:rPr>
            <w:rFonts w:ascii="Calibri" w:hAnsi="Calibri"/>
            <w:sz w:val="22"/>
            <w:szCs w:val="22"/>
          </w:rPr>
          <w:t xml:space="preserve">P3-M2 SC Checkpoint — formal agenda item; pass/fail determination by Programme Director</w:t>
        </w:r>
      </w:p>
    </w:ins>
    <w:ins w:id="2768" w:author="Scispace Agent" w:date="2026-09-04T00:00:00Z">
      <w:p>
        <w:pPr>
          <w:ind w:left="400"/>
          <w:spacing w:after="60"/>
        </w:pPr>
        <w:r>
          <w:rPr>
            <w:rFonts w:ascii="Calibri" w:hAnsi="Calibri"/>
            <w:b/>
            <w:bCs/>
            <w:sz w:val="22"/>
            <w:szCs w:val="22"/>
          </w:rPr>
          <w:t xml:space="preserve">Failure path: </w:t>
        </w:r>
        <w:r>
          <w:rPr>
            <w:rFonts w:ascii="Calibri" w:hAnsi="Calibri"/>
            <w:sz w:val="22"/>
            <w:szCs w:val="22"/>
          </w:rPr>
          <w:t xml:space="preserve">If gate fails: immediate P3-CHK escalation raised; SC convenes within 5 working days to review remediation plan</w:t>
        </w:r>
      </w:p>
    </w:ins>
    <w:ins w:id="2769" w:author="Scispace Agent" w:date="2026-09-04T00:00:00Z">
      <w:p>
        <w:pPr>
          <w:ind w:left="400"/>
          <w:spacing w:after="60"/>
        </w:pPr>
        <w:r>
          <w:rPr>
            <w:rFonts w:ascii="Calibri" w:hAnsi="Calibri"/>
            <w:b/>
            <w:bCs/>
            <w:sz w:val="22"/>
            <w:szCs w:val="22"/>
          </w:rPr>
          <w:t xml:space="preserve">Related documents: </w:t>
        </w:r>
        <w:r>
          <w:rPr>
            <w:rFonts w:ascii="Calibri" w:hAnsi="Calibri"/>
            <w:sz w:val="22"/>
            <w:szCs w:val="22"/>
          </w:rPr>
          <w:t xml:space="preserve">S55 (Phase 3 RFP Framework) · S54 (Phase 3 PDD) · S52 (Phase 2 Vendor Onboarding) · MONOLITH-S52-ONB-001 (Phase 2 Onboarding Protocol)</w:t>
        </w:r>
      </w:p>
    </w:ins>
    <w:ins w:id="2770" w:author="Scispace Agent" w:date="2026-09-04T00:00:00Z">
      <w:p>
        <w:pPr>
          <w:spacing w:after="40"/>
        </w:pPr>
      </w:p>
    </w:ins>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B0604020202020204"/>
  </w:font>
  <w:font w:name="Courier New">
    <w:panose1 w:val="020704090202050204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58</cp:revision>
  <dcterms:modified xsi:type="dcterms:W3CDTF">2026-09-03T11:18:52Z</dcterms:modified>
</cp:coreProperties>
</file>