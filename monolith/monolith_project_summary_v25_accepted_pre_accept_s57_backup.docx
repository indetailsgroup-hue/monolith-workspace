
<file path=[Content_Types].xml><?xml version="1.0" encoding="utf-8"?>
<Types xmlns="http://schemas.openxmlformats.org/package/2006/content-types">
  <Default Extension="xml" ContentType="application/xml"/>
  <Default Extension="wmf" ContentType="image/x-wmf"/>
  <Default Extension="bin" ContentType="application/vnd.openxmlformats-officedocument.oleObject"/>
  <Default Extension="rels" ContentType="application/vnd.openxmlformats-package.relationships+xml"/>
  <Default Extension="jpeg" ContentType="image/jpeg"/>
  <Default Extension="png" ContentType="image/png"/>
  <Override PartName="/docProps/app.xml" ContentType="application/vnd.openxmlformats-officedocument.extended-properties+xml"/>
  <Override PartName="/word/endnotes.xml" ContentType="application/vnd.openxmlformats-officedocument.wordprocessingml.endnotes+xml"/>
  <Override PartName="/word/theme/theme1.xml" ContentType="application/vnd.openxmlformats-officedocument.theme+xml"/>
  <Override PartName="/word/fontTable.xml" ContentType="application/vnd.openxmlformats-officedocument.wordprocessingml.fontTable+xml"/>
  <Override PartName="/word/document.xml" ContentType="application/vnd.openxmlformats-officedocument.wordprocessingml.document.main+xml"/>
  <Override PartName="/word/styles.xml" ContentType="application/vnd.openxmlformats-officedocument.wordprocessingml.styles+xml"/>
  <Override PartName="/docProps/core.xml" ContentType="application/vnd.openxmlformats-package.core-properties+xml"/>
  <Override PartName="/word/footnotes.xml" ContentType="application/vnd.openxmlformats-officedocument.wordprocessingml.footnotes+xml"/>
  <Override PartName="/word/settings.xml" ContentType="application/vnd.openxmlformats-officedocument.wordprocessingml.settings+xml"/>
  <Override PartName="/word/webSettings.xml" ContentType="application/vnd.openxmlformats-officedocument.wordprocessingml.webSettings+xml"/>
</Types>
</file>

<file path=_rels/.rels><?xml version="1.0" encoding="UTF-8" standalone="yes"?> <Relationships xmlns="http://schemas.openxmlformats.org/package/2006/relationships"> <Relationship Id="rId1" Type="http://schemas.openxmlformats.org/officeDocument/2006/relationships/officeDocument" Target="word/document.xml"/> <Relationship Id="rId2" Type="http://schemas.openxmlformats.org/package/2006/relationships/metadata/core-properties" Target="docProps/core.xml"/> <Relationship Id="rId3" Type="http://schemas.openxmlformats.org/officeDocument/2006/relationships/extended-properties" Target="docProps/app.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http://schemas.openxmlformats.org/wordprocessingml/2006/main" xmlns:wpg="http://schemas.microsoft.com/office/word/2010/wordprocessingGroup" xmlns:wpi="http://schemas.microsoft.com/office/word/2010/wordprocessingInk" xmlns:a="http://schemas.openxmlformats.org/drawingml/2006/main" xmlns:wne="http://schemas.microsoft.com/office/word/2006/wordml" xmlns:wps="http://schemas.microsoft.com/office/word/2010/wordprocessingShape" xmlns:w10="urn:schemas-microsoft-com:office:word" xmlns:wp14="http://schemas.microsoft.com/office/word/2010/wordprocessingDrawing"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p14">
  <w:body>
    <w:p>
      <w:r>
        <w:t>Communication content revised by owner decision on 30 September 2026. Activation criteria are requirements, not evidence of delivery. ปรับเนื้อหาการสื่อสารตามมติเจ้าของวันที่ 30 กันยายน 2026 เกณฑ์เปิดใช้เป็นข้อกำหนด ไม่ใช่หลักฐานการส่งจริง</w:t>
      </w:r>
    </w:p>
    <w:p>
      <w:pPr>
        <w:pBdr/>
        <w:spacing w:after="100"/>
        <w:ind/>
        <w:jc w:val="center"/>
        <w:rPr>
          <w:b/>
          <w:bCs/>
          <w:color w:val="1f2d5a"/>
          <w:sz w:val="44"/>
          <w:szCs w:val="44"/>
        </w:rPr>
      </w:pPr>
      <w:r>
        <w:rPr>
          <w:b/>
          <w:bCs/>
          <w:color w:val="1f2d5a"/>
          <w:sz w:val="44"/>
          <w:szCs w:val="44"/>
        </w:rPr>
      </w:r>
      <w:r>
        <w:rPr>
          <w:b/>
          <w:bCs/>
          <w:color w:val="1f2d5a"/>
          <w:sz w:val="44"/>
          <w:szCs w:val="44"/>
        </w:rPr>
        <w:t xml:space="preserve">สรุปโครงการ MONOLITH / DAPH Decor</w:t>
      </w:r>
      <w:r>
        <w:rPr>
          <w:b/>
          <w:bCs/>
          <w:color w:val="1f2d5a"/>
          <w:sz w:val="44"/>
          <w:szCs w:val="44"/>
        </w:rPr>
      </w:r>
      <w:r>
        <w:rPr>
          <w:b/>
          <w:bCs/>
          <w:color w:val="1f2d5a"/>
          <w:sz w:val="44"/>
          <w:szCs w:val="44"/>
        </w:rPr>
      </w:r>
    </w:p>
    <w:p w14:paraId="47D60B56">
      <w:pPr>
        <w:pBdr/>
        <w:spacing w:after="80"/>
        <w:ind/>
        <w:jc w:val="center"/>
        <w:rPr>
          <w:bCs/>
          <w:i/>
          <w:color w:val="2e75b6"/>
          <w:sz w:val="28"/>
          <w:szCs w:val="28"/>
        </w:rPr>
      </w:pPr>
      <w:r>
        <w:rPr>
          <w:i/>
          <w:iCs/>
          <w:color w:val="2e75b6"/>
          <w:sz w:val="28"/>
          <w:szCs w:val="28"/>
        </w:rPr>
        <w:t xml:space="preserve">SOP &amp; Engineering Standards Package v2.5</w:t>
      </w:r>
      <w:r>
        <w:rPr>
          <w:bCs/>
          <w:i/>
          <w:color w:val="2e75b6"/>
          <w:sz w:val="28"/>
          <w:szCs w:val="28"/>
        </w:rPr>
      </w:r>
      <w:r>
        <w:rPr>
          <w:bCs/>
          <w:i/>
          <w:color w:val="2e75b6"/>
          <w:sz w:val="28"/>
          <w:szCs w:val="28"/>
        </w:rPr>
      </w:r>
    </w:p>
    <w:p w14:paraId="1C796EA2">
      <w:pPr>
        <w:pBdr/>
        <w:spacing w:after="60"/>
        <w:ind/>
        <w:jc w:val="center"/>
        <w:rPr>
          <w:bCs/>
          <w:i/>
          <w:color w:val="555555"/>
          <w:sz w:val="22"/>
          <w:szCs w:val="22"/>
        </w:rPr>
      </w:pPr>
      <w:r>
        <w:rPr>
          <w:i/>
          <w:iCs/>
          <w:color w:val="555555"/>
          <w:sz w:val="22"/>
          <w:szCs w:val="22"/>
        </w:rPr>
        <w:t xml:space="preserve">เวอร์ชัน: 2.5  ·  วันที่: 2 กันยายน 2569  ·  สถานะ: เสร็จสมบูรณ์</w:t>
      </w:r>
      <w:r>
        <w:rPr>
          <w:bCs/>
          <w:i/>
          <w:color w:val="555555"/>
          <w:sz w:val="22"/>
          <w:szCs w:val="22"/>
        </w:rPr>
      </w:r>
      <w:r>
        <w:rPr>
          <w:bCs/>
          <w:i/>
          <w:color w:val="555555"/>
          <w:sz w:val="22"/>
          <w:szCs w:val="22"/>
        </w:rPr>
      </w:r>
    </w:p>
    <w:p w14:paraId="7EDBCB4A">
      <w:pPr>
        <w:pBdr/>
        <w:spacing w:after="400"/>
        <w:ind/>
        <w:jc w:val="center"/>
        <w:rPr>
          <w:bCs/>
          <w:i/>
          <w:color w:val="555555"/>
          <w:sz w:val="22"/>
          <w:szCs w:val="22"/>
        </w:rPr>
      </w:pPr>
      <w:r>
        <w:rPr>
          <w:i/>
          <w:iCs/>
          <w:color w:val="555555"/>
          <w:sz w:val="22"/>
          <w:szCs w:val="22"/>
        </w:rPr>
        <w:t xml:space="preserve">เตรียมโดย: MONOLITH AI Operations Team  ·  สำหรับ: ทีม DAPH Decor</w:t>
      </w:r>
      <w:r>
        <w:rPr>
          <w:bCs/>
          <w:i/>
          <w:color w:val="555555"/>
          <w:sz w:val="22"/>
          <w:szCs w:val="22"/>
        </w:rPr>
      </w:r>
      <w:r>
        <w:rPr>
          <w:bCs/>
          <w:i/>
          <w:color w:val="555555"/>
          <w:sz w:val="22"/>
          <w:szCs w:val="22"/>
        </w:rPr>
      </w:r>
    </w:p>
    <w:p w14:paraId="385EEFB5">
      <w:pPr>
        <w:pBdr/>
        <w:spacing w:after="120" w:before="320"/>
        <w:ind/>
        <w:rPr>
          <w:b/>
          <w:bCs/>
          <w:color w:val="1f2d5a"/>
          <w:sz w:val="36"/>
          <w:szCs w:val="36"/>
        </w:rPr>
      </w:pPr>
      <w:r>
        <w:rPr>
          <w:b/>
          <w:bCs/>
          <w:color w:val="1f2d5a"/>
          <w:sz w:val="36"/>
          <w:szCs w:val="36"/>
        </w:rPr>
        <w:t xml:space="preserve">1. ภาพรวมโครงการ</w:t>
      </w:r>
      <w:r>
        <w:rPr>
          <w:b/>
          <w:bCs/>
          <w:color w:val="1f2d5a"/>
          <w:sz w:val="36"/>
          <w:szCs w:val="36"/>
        </w:rPr>
      </w:r>
      <w:r>
        <w:rPr>
          <w:b/>
          <w:bCs/>
          <w:color w:val="1f2d5a"/>
          <w:sz w:val="36"/>
          <w:szCs w:val="36"/>
        </w:rPr>
      </w:r>
    </w:p>
    <w:p w14:paraId="3A6F8EF9">
      <w:pPr>
        <w:pBdr/>
        <w:spacing w:after="100" w:line="276" w:lineRule="auto"/>
        <w:ind/>
        <w:rPr>
          <w:sz w:val="24"/>
          <w:szCs w:val="24"/>
        </w:rPr>
      </w:pPr>
      <w:r>
        <w:rPr>
          <w:sz w:val="24"/>
          <w:szCs w:val="24"/>
        </w:rPr>
        <w:t xml:space="preserve">โครงการนี้คือการสร้างชุดเอกสารมาตรฐานการปฏิบัติงาน (Standard Operating Procedures) และมาตรฐานวิศวกรรมที่ครอบคลุมทั้งองค์กร MONOLITH/DAPH Decor โดยมีวัตถุประสงค์หลัก:</w:t>
      </w:r>
      <w:r>
        <w:rPr>
          <w:sz w:val="24"/>
          <w:szCs w:val="24"/>
        </w:rPr>
      </w:r>
      <w:r>
        <w:rPr>
          <w:sz w:val="24"/>
          <w:szCs w:val="24"/>
        </w:rPr>
      </w:r>
    </w:p>
    <w:p w14:paraId="2CE4755D">
      <w:pPr>
        <w:pBdr/>
        <w:spacing w:after="80"/>
        <w:ind w:left="400"/>
        <w:rPr>
          <w:sz w:val="24"/>
          <w:szCs w:val="24"/>
        </w:rPr>
      </w:pPr>
      <w:r>
        <w:rPr>
          <w:sz w:val="24"/>
          <w:szCs w:val="24"/>
        </w:rPr>
        <w:t xml:space="preserve">•  กำหนดมาตรฐานการทำงานที่ชัดเจนสำหรับทุกแผนก</w:t>
      </w:r>
      <w:r>
        <w:rPr>
          <w:sz w:val="24"/>
          <w:szCs w:val="24"/>
        </w:rPr>
      </w:r>
      <w:r>
        <w:rPr>
          <w:sz w:val="24"/>
          <w:szCs w:val="24"/>
        </w:rPr>
      </w:r>
    </w:p>
    <w:p w14:paraId="5328108B">
      <w:pPr>
        <w:pBdr/>
        <w:spacing w:after="80"/>
        <w:ind w:left="400"/>
        <w:rPr>
          <w:sz w:val="24"/>
          <w:szCs w:val="24"/>
        </w:rPr>
      </w:pPr>
      <w:r>
        <w:rPr>
          <w:sz w:val="24"/>
          <w:szCs w:val="24"/>
        </w:rPr>
        <w:t xml:space="preserve">•  นำ AI Agents เข้ามาเสริมการทำงานในทุกสายงาน</w:t>
      </w:r>
      <w:r>
        <w:rPr>
          <w:sz w:val="24"/>
          <w:szCs w:val="24"/>
        </w:rPr>
      </w:r>
      <w:r>
        <w:rPr>
          <w:sz w:val="24"/>
          <w:szCs w:val="24"/>
        </w:rPr>
      </w:r>
    </w:p>
    <w:p w14:paraId="570A6C51">
      <w:pPr>
        <w:pBdr/>
        <w:spacing w:after="80"/>
        <w:ind w:left="400"/>
        <w:rPr>
          <w:sz w:val="24"/>
          <w:szCs w:val="24"/>
        </w:rPr>
      </w:pPr>
      <w:r>
        <w:rPr>
          <w:sz w:val="24"/>
          <w:szCs w:val="24"/>
        </w:rPr>
        <w:t xml:space="preserve">•  รองรับ 38 ตำแหน่งงานทั้งหมดของ DAPH</w:t>
      </w:r>
      <w:r>
        <w:rPr>
          <w:sz w:val="24"/>
          <w:szCs w:val="24"/>
        </w:rPr>
      </w:r>
      <w:r>
        <w:rPr>
          <w:sz w:val="24"/>
          <w:szCs w:val="24"/>
        </w:rPr>
      </w:r>
    </w:p>
    <w:p w14:paraId="66C512C5">
      <w:pPr>
        <w:pBdr/>
        <w:spacing w:after="80"/>
        <w:ind w:left="400"/>
        <w:rPr>
          <w:sz w:val="24"/>
          <w:szCs w:val="24"/>
        </w:rPr>
      </w:pPr>
      <w:r>
        <w:rPr>
          <w:sz w:val="24"/>
          <w:szCs w:val="24"/>
        </w:rPr>
        <w:t xml:space="preserve">•  สร้างระบบ Governance และ Quality Assurance ที่ตรวจสอบได้</w:t>
      </w:r>
      <w:r>
        <w:rPr>
          <w:sz w:val="24"/>
          <w:szCs w:val="24"/>
        </w:rPr>
      </w:r>
      <w:r>
        <w:rPr>
          <w:sz w:val="24"/>
          <w:szCs w:val="24"/>
        </w:rPr>
      </w:r>
    </w:p>
    <w:p w14:paraId="53860CC4">
      <w:pPr>
        <w:pBdr/>
        <w:spacing w:after="120" w:before="320"/>
        <w:ind/>
        <w:rPr>
          <w:b/>
          <w:bCs/>
          <w:color w:val="1f2d5a"/>
          <w:sz w:val="36"/>
          <w:szCs w:val="36"/>
        </w:rPr>
      </w:pPr>
      <w:r>
        <w:rPr>
          <w:b/>
          <w:bCs/>
          <w:color w:val="1f2d5a"/>
          <w:sz w:val="36"/>
          <w:szCs w:val="36"/>
        </w:rPr>
        <w:t xml:space="preserve">2. เอกสารหลักที่สร้างเสร็จสมบูรณ์</w:t>
      </w:r>
      <w:r>
        <w:rPr>
          <w:b/>
          <w:bCs/>
          <w:color w:val="1f2d5a"/>
          <w:sz w:val="36"/>
          <w:szCs w:val="36"/>
        </w:rPr>
      </w:r>
      <w:r>
        <w:rPr>
          <w:b/>
          <w:bCs/>
          <w:color w:val="1f2d5a"/>
          <w:sz w:val="36"/>
          <w:szCs w:val="36"/>
        </w:rPr>
      </w:r>
    </w:p>
    <w:p w14:paraId="7E782696">
      <w:pPr>
        <w:pBdr/>
        <w:spacing w:after="80" w:before="200"/>
        <w:ind/>
        <w:rPr>
          <w:b/>
          <w:bCs/>
          <w:color w:val="2e75b6"/>
          <w:sz w:val="28"/>
          <w:szCs w:val="28"/>
        </w:rPr>
      </w:pPr>
      <w:r>
        <w:rPr>
          <w:b/>
          <w:bCs/>
          <w:color w:val="2e75b6"/>
          <w:sz w:val="28"/>
          <w:szCs w:val="28"/>
        </w:rPr>
        <w:t xml:space="preserve">2.1 SOP Master Document (DOCX)</w:t>
      </w:r>
      <w:r>
        <w:rPr>
          <w:b/>
          <w:bCs/>
          <w:color w:val="2e75b6"/>
          <w:sz w:val="28"/>
          <w:szCs w:val="28"/>
        </w:rPr>
      </w:r>
      <w:r>
        <w:rPr>
          <w:b/>
          <w:bCs/>
          <w:color w:val="2e75b6"/>
          <w:sz w:val="28"/>
          <w:szCs w:val="28"/>
        </w:rPr>
      </w:r>
    </w:p>
    <w:tbl>
      <w:tblPr>
        <w:tblW w:w="5000" w:type="pct"/>
        <w:tblBorders>
          <w:top w:val="single" w:color="999999" w:sz="4" w:space="0"/>
          <w:left w:val="single" w:color="999999" w:sz="4" w:space="0"/>
          <w:bottom w:val="single" w:color="999999" w:sz="4" w:space="0"/>
          <w:right w:val="single" w:color="999999" w:sz="4" w:space="0"/>
          <w:insideH w:val="single" w:color="999999" w:sz="4" w:space="0"/>
          <w:insideV w:val="single" w:color="999999" w:sz="4" w:space="0"/>
        </w:tblBorders>
        <w:tblLook w:val="04A0" w:firstRow="1" w:lastRow="0" w:firstColumn="1" w:lastColumn="0" w:noHBand="0" w:noVBand="1"/>
      </w:tblPr>
      <w:tblGrid>
        <w:gridCol w:w="222"/>
        <w:gridCol w:w="222"/>
      </w:tblGrid>
      <w:tr>
        <w:trPr/>
        <w:tc>
          <w:tcPr>
            <w:shd w:val="clear" w:color="2e75b6" w:fill="2e75b6"/>
            <w:tcBorders/>
            <w:tcMar>
              <w:left w:w="115" w:type="dxa"/>
              <w:top w:w="80" w:type="dxa"/>
              <w:right w:w="115" w:type="dxa"/>
              <w:bottom w:w="80" w:type="dxa"/>
            </w:tcMar>
          </w:tcPr>
          <w:p w14:paraId="136EDC7D">
            <w:pPr>
              <w:pBdr/>
              <w:spacing/>
              <w:ind/>
              <w:jc w:val="center"/>
              <w:rPr>
                <w:b/>
                <w:bCs/>
                <w:color w:val="ffffff"/>
                <w:sz w:val="22"/>
                <w:szCs w:val="22"/>
              </w:rPr>
            </w:pPr>
            <w:r>
              <w:rPr>
                <w:b/>
                <w:bCs/>
                <w:color w:val="ffffff"/>
                <w:sz w:val="22"/>
                <w:szCs w:val="22"/>
              </w:rPr>
            </w:r>
            <w:r>
              <w:rPr>
                <w:b/>
                <w:bCs/>
                <w:color w:val="ffffff"/>
                <w:sz w:val="22"/>
                <w:szCs w:val="22"/>
              </w:rPr>
              <w:t xml:space="preserve">รายการ</w:t>
            </w:r>
            <w:r>
              <w:rPr>
                <w:b/>
                <w:bCs/>
                <w:color w:val="ffffff"/>
                <w:sz w:val="22"/>
                <w:szCs w:val="22"/>
              </w:rPr>
            </w:r>
            <w:r>
              <w:rPr>
                <w:b/>
                <w:bCs/>
                <w:color w:val="ffffff"/>
                <w:sz w:val="22"/>
                <w:szCs w:val="22"/>
              </w:rPr>
            </w:r>
          </w:p>
        </w:tc>
        <w:tc>
          <w:tcPr>
            <w:shd w:val="clear" w:color="2e75b6" w:fill="2e75b6"/>
            <w:tcBorders/>
            <w:tcMar>
              <w:left w:w="115" w:type="dxa"/>
              <w:top w:w="80" w:type="dxa"/>
              <w:right w:w="115" w:type="dxa"/>
              <w:bottom w:w="80" w:type="dxa"/>
            </w:tcMar>
          </w:tcPr>
          <w:p w14:paraId="77658434">
            <w:pPr>
              <w:pBdr/>
              <w:spacing/>
              <w:ind/>
              <w:jc w:val="center"/>
              <w:rPr>
                <w:b/>
                <w:bCs/>
                <w:color w:val="ffffff"/>
                <w:sz w:val="22"/>
                <w:szCs w:val="22"/>
              </w:rPr>
            </w:pPr>
            <w:r>
              <w:rPr>
                <w:b/>
                <w:bCs/>
                <w:color w:val="ffffff"/>
                <w:sz w:val="22"/>
                <w:szCs w:val="22"/>
              </w:rPr>
            </w:r>
            <w:r>
              <w:rPr>
                <w:b/>
                <w:bCs/>
                <w:color w:val="ffffff"/>
                <w:sz w:val="22"/>
                <w:szCs w:val="22"/>
              </w:rPr>
              <w:t xml:space="preserve">รายละเอียด</w:t>
            </w:r>
            <w:r>
              <w:rPr>
                <w:b/>
                <w:bCs/>
                <w:color w:val="ffffff"/>
                <w:sz w:val="22"/>
                <w:szCs w:val="22"/>
              </w:rPr>
            </w:r>
            <w:r>
              <w:rPr>
                <w:b/>
                <w:bCs/>
                <w:color w:val="ffffff"/>
                <w:sz w:val="22"/>
                <w:szCs w:val="22"/>
              </w:rPr>
            </w:r>
          </w:p>
        </w:tc>
      </w:tr>
      <w:tr>
        <w:trPr/>
        <w:tc>
          <w:tcPr>
            <w:shd w:val="clear" w:color="f0f5ff" w:fill="f0f5ff"/>
            <w:tcBorders/>
            <w:tcMar>
              <w:left w:w="115" w:type="dxa"/>
              <w:top w:w="80" w:type="dxa"/>
              <w:right w:w="115" w:type="dxa"/>
              <w:bottom w:w="80" w:type="dxa"/>
            </w:tcMar>
            <w:vMerge w:val="restart"/>
          </w:tcPr>
          <w:p w14:paraId="532757A4">
            <w:pPr>
              <w:pBdr/>
              <w:spacing/>
              <w:ind/>
              <w:jc w:val="left"/>
              <w:rPr>
                <w:b w:val="0"/>
                <w:bCs w:val="0"/>
                <w:color w:val="000000"/>
                <w:sz w:val="22"/>
                <w:szCs w:val="22"/>
              </w:rPr>
            </w:pPr>
            <w:r>
              <w:rPr>
                <w:b w:val="0"/>
                <w:bCs w:val="0"/>
                <w:color w:val="000000"/>
                <w:sz w:val="22"/>
                <w:szCs w:val="22"/>
              </w:rPr>
            </w:r>
            <w:r>
              <w:rPr>
                <w:b w:val="0"/>
                <w:bCs w:val="0"/>
                <w:color w:val="000000"/>
                <w:sz w:val="22"/>
                <w:szCs w:val="22"/>
              </w:rPr>
              <w:t xml:space="preserve">ไฟล์</w:t>
            </w:r>
            <w:r>
              <w:rPr>
                <w:b w:val="0"/>
                <w:bCs w:val="0"/>
                <w:color w:val="000000"/>
                <w:sz w:val="22"/>
                <w:szCs w:val="22"/>
              </w:rPr>
            </w:r>
            <w:r>
              <w:rPr>
                <w:b w:val="0"/>
                <w:bCs w:val="0"/>
                <w:color w:val="000000"/>
                <w:sz w:val="22"/>
                <w:szCs w:val="22"/>
              </w:rPr>
            </w:r>
          </w:p>
        </w:tc>
        <w:tc>
          <w:tcPr>
            <w:shd w:val="clear" w:color="f0f5ff" w:fill="f0f5ff"/>
            <w:tcBorders/>
            <w:tcMar>
              <w:left w:w="115" w:type="dxa"/>
              <w:top w:w="80" w:type="dxa"/>
              <w:right w:w="115" w:type="dxa"/>
              <w:bottom w:w="80" w:type="dxa"/>
            </w:tcMar>
            <w:vMerge w:val="restart"/>
          </w:tcPr>
          <w:p w14:paraId="5384A36F">
            <w:pPr>
              <w:pBdr/>
              <w:spacing/>
              <w:ind/>
              <w:jc w:val="left"/>
              <w:rPr>
                <w:b w:val="0"/>
                <w:bCs w:val="0"/>
                <w:color w:val="000000"/>
                <w:sz w:val="22"/>
                <w:szCs w:val="22"/>
              </w:rPr>
            </w:pPr>
            <w:r>
              <w:rPr>
                <w:b w:val="0"/>
                <w:bCs w:val="0"/>
                <w:color w:val="000000"/>
                <w:sz w:val="22"/>
                <w:szCs w:val="22"/>
              </w:rPr>
            </w:r>
            <w:r>
              <w:rPr>
                <w:b w:val="0"/>
                <w:bCs w:val="0"/>
                <w:color w:val="000000"/>
                <w:sz w:val="22"/>
                <w:szCs w:val="22"/>
              </w:rPr>
              <w:t xml:space="preserve">SOP_Integrated_Manual_accepted.docx</w:t>
            </w:r>
            <w:r>
              <w:rPr>
                <w:b w:val="0"/>
                <w:bCs w:val="0"/>
                <w:color w:val="000000"/>
                <w:sz w:val="22"/>
                <w:szCs w:val="22"/>
              </w:rPr>
            </w:r>
            <w:r>
              <w:rPr>
                <w:b w:val="0"/>
                <w:bCs w:val="0"/>
                <w:color w:val="000000"/>
                <w:sz w:val="22"/>
                <w:szCs w:val="22"/>
              </w:rPr>
            </w:r>
          </w:p>
        </w:tc>
      </w:tr>
      <w:tr>
        <w:trPr/>
        <w:tc>
          <w:tcPr>
            <w:shd w:val="clear" w:color="ffffff" w:fill="ffffff"/>
            <w:tcBorders/>
            <w:tcMar>
              <w:left w:w="115" w:type="dxa"/>
              <w:top w:w="80" w:type="dxa"/>
              <w:right w:w="115" w:type="dxa"/>
              <w:bottom w:w="80" w:type="dxa"/>
            </w:tcMar>
            <w:vMerge w:val="restart"/>
          </w:tcPr>
          <w:p w14:paraId="36515E20">
            <w:pPr>
              <w:pBdr/>
              <w:spacing/>
              <w:ind/>
              <w:jc w:val="left"/>
              <w:rPr>
                <w:b w:val="0"/>
                <w:bCs w:val="0"/>
                <w:color w:val="000000"/>
                <w:sz w:val="22"/>
                <w:szCs w:val="22"/>
              </w:rPr>
            </w:pPr>
            <w:r>
              <w:rPr>
                <w:b w:val="0"/>
                <w:bCs w:val="0"/>
                <w:color w:val="000000"/>
                <w:sz w:val="22"/>
                <w:szCs w:val="22"/>
              </w:rPr>
            </w:r>
            <w:r>
              <w:rPr>
                <w:b w:val="0"/>
                <w:bCs w:val="0"/>
                <w:color w:val="000000"/>
                <w:sz w:val="22"/>
                <w:szCs w:val="22"/>
              </w:rPr>
              <w:t xml:space="preserve">จำนวนหมวด</w:t>
            </w:r>
            <w:r>
              <w:rPr>
                <w:b w:val="0"/>
                <w:bCs w:val="0"/>
                <w:color w:val="000000"/>
                <w:sz w:val="22"/>
                <w:szCs w:val="22"/>
              </w:rPr>
            </w:r>
            <w:r>
              <w:rPr>
                <w:b w:val="0"/>
                <w:bCs w:val="0"/>
                <w:color w:val="000000"/>
                <w:sz w:val="22"/>
                <w:szCs w:val="22"/>
              </w:rPr>
            </w:r>
          </w:p>
        </w:tc>
        <w:tc>
          <w:tcPr>
            <w:shd w:val="clear" w:color="ffffff" w:fill="ffffff"/>
            <w:tcBorders/>
            <w:tcMar>
              <w:left w:w="115" w:type="dxa"/>
              <w:top w:w="80" w:type="dxa"/>
              <w:right w:w="115" w:type="dxa"/>
              <w:bottom w:w="80" w:type="dxa"/>
            </w:tcMar>
            <w:vMerge w:val="restart"/>
          </w:tcPr>
          <w:p w14:paraId="376E5AD8">
            <w:pPr>
              <w:pBdr/>
              <w:spacing/>
              <w:ind/>
              <w:jc w:val="left"/>
              <w:rPr>
                <w:b w:val="0"/>
                <w:bCs w:val="0"/>
                <w:color w:val="000000"/>
                <w:sz w:val="22"/>
                <w:szCs w:val="22"/>
              </w:rPr>
            </w:pPr>
            <w:r>
              <w:rPr>
                <w:b w:val="0"/>
                <w:bCs w:val="0"/>
                <w:color w:val="000000"/>
                <w:sz w:val="22"/>
                <w:szCs w:val="22"/>
              </w:rPr>
            </w:r>
            <w:r>
              <w:rPr>
                <w:b w:val="0"/>
                <w:bCs w:val="0"/>
                <w:color w:val="000000"/>
                <w:sz w:val="22"/>
                <w:szCs w:val="22"/>
              </w:rPr>
              <w:t xml:space="preserve">S1–S23 (23 หมวด)</w:t>
            </w:r>
            <w:r>
              <w:rPr>
                <w:b w:val="0"/>
                <w:bCs w:val="0"/>
                <w:color w:val="000000"/>
                <w:sz w:val="22"/>
                <w:szCs w:val="22"/>
              </w:rPr>
            </w:r>
            <w:r>
              <w:rPr>
                <w:b w:val="0"/>
                <w:bCs w:val="0"/>
                <w:color w:val="000000"/>
                <w:sz w:val="22"/>
                <w:szCs w:val="22"/>
              </w:rPr>
            </w:r>
          </w:p>
        </w:tc>
      </w:tr>
      <w:tr>
        <w:trPr/>
        <w:tc>
          <w:tcPr>
            <w:shd w:val="clear" w:color="f0f5ff" w:fill="f0f5ff"/>
            <w:tcBorders/>
            <w:tcMar>
              <w:left w:w="115" w:type="dxa"/>
              <w:top w:w="80" w:type="dxa"/>
              <w:right w:w="115" w:type="dxa"/>
              <w:bottom w:w="80" w:type="dxa"/>
            </w:tcMar>
            <w:vMerge w:val="restart"/>
          </w:tcPr>
          <w:p w14:paraId="4B52EE5A">
            <w:pPr>
              <w:pBdr/>
              <w:spacing/>
              <w:ind/>
              <w:jc w:val="left"/>
              <w:rPr>
                <w:b w:val="0"/>
                <w:bCs w:val="0"/>
                <w:color w:val="000000"/>
                <w:sz w:val="22"/>
                <w:szCs w:val="22"/>
              </w:rPr>
            </w:pPr>
            <w:r>
              <w:rPr>
                <w:b w:val="0"/>
                <w:bCs w:val="0"/>
                <w:color w:val="000000"/>
                <w:sz w:val="22"/>
                <w:szCs w:val="22"/>
              </w:rPr>
            </w:r>
            <w:r>
              <w:rPr>
                <w:b w:val="0"/>
                <w:bCs w:val="0"/>
                <w:color w:val="000000"/>
                <w:sz w:val="22"/>
                <w:szCs w:val="22"/>
              </w:rPr>
              <w:t xml:space="preserve">เวอร์ชัน</w:t>
            </w:r>
            <w:r>
              <w:rPr>
                <w:b w:val="0"/>
                <w:bCs w:val="0"/>
                <w:color w:val="000000"/>
                <w:sz w:val="22"/>
                <w:szCs w:val="22"/>
              </w:rPr>
            </w:r>
            <w:r>
              <w:rPr>
                <w:b w:val="0"/>
                <w:bCs w:val="0"/>
                <w:color w:val="000000"/>
                <w:sz w:val="22"/>
                <w:szCs w:val="22"/>
              </w:rPr>
            </w:r>
          </w:p>
        </w:tc>
        <w:tc>
          <w:tcPr>
            <w:shd w:val="clear" w:color="f0f5ff" w:fill="f0f5ff"/>
            <w:tcBorders/>
            <w:tcMar>
              <w:left w:w="115" w:type="dxa"/>
              <w:top w:w="80" w:type="dxa"/>
              <w:right w:w="115" w:type="dxa"/>
              <w:bottom w:w="80" w:type="dxa"/>
            </w:tcMar>
            <w:vMerge w:val="restart"/>
          </w:tcPr>
          <w:p w14:paraId="6D489F6A">
            <w:pPr>
              <w:pBdr/>
              <w:spacing/>
              <w:ind/>
              <w:jc w:val="left"/>
              <w:rPr>
                <w:b w:val="0"/>
                <w:bCs w:val="0"/>
                <w:color w:val="000000"/>
                <w:sz w:val="22"/>
                <w:szCs w:val="22"/>
              </w:rPr>
            </w:pPr>
            <w:r>
              <w:rPr>
                <w:b w:val="0"/>
                <w:bCs w:val="0"/>
                <w:color w:val="000000"/>
                <w:sz w:val="22"/>
                <w:szCs w:val="22"/>
              </w:rPr>
            </w:r>
            <w:r>
              <w:rPr>
                <w:b w:val="0"/>
                <w:bCs w:val="0"/>
                <w:color w:val="000000"/>
                <w:sz w:val="22"/>
                <w:szCs w:val="22"/>
              </w:rPr>
              <w:t xml:space="preserve">v2.5</w:t>
            </w:r>
            <w:r>
              <w:rPr>
                <w:b w:val="0"/>
                <w:bCs w:val="0"/>
                <w:color w:val="000000"/>
                <w:sz w:val="22"/>
                <w:szCs w:val="22"/>
              </w:rPr>
            </w:r>
            <w:r>
              <w:rPr>
                <w:b w:val="0"/>
                <w:bCs w:val="0"/>
                <w:color w:val="000000"/>
                <w:sz w:val="22"/>
                <w:szCs w:val="22"/>
              </w:rPr>
            </w:r>
          </w:p>
        </w:tc>
      </w:tr>
      <w:tr>
        <w:trPr/>
        <w:tc>
          <w:tcPr>
            <w:shd w:val="clear" w:color="ffffff" w:fill="ffffff"/>
            <w:tcBorders/>
            <w:tcMar>
              <w:left w:w="115" w:type="dxa"/>
              <w:top w:w="80" w:type="dxa"/>
              <w:right w:w="115" w:type="dxa"/>
              <w:bottom w:w="80" w:type="dxa"/>
            </w:tcMar>
            <w:vMerge w:val="restart"/>
          </w:tcPr>
          <w:p w14:paraId="75556E22">
            <w:pPr>
              <w:pBdr/>
              <w:spacing/>
              <w:ind/>
              <w:jc w:val="left"/>
              <w:rPr>
                <w:b w:val="0"/>
                <w:bCs w:val="0"/>
                <w:color w:val="000000"/>
                <w:sz w:val="22"/>
                <w:szCs w:val="22"/>
              </w:rPr>
            </w:pPr>
            <w:r>
              <w:rPr>
                <w:b w:val="0"/>
                <w:bCs w:val="0"/>
                <w:color w:val="000000"/>
                <w:sz w:val="22"/>
                <w:szCs w:val="22"/>
              </w:rPr>
            </w:r>
            <w:r>
              <w:rPr>
                <w:b w:val="0"/>
                <w:bCs w:val="0"/>
                <w:color w:val="000000"/>
                <w:sz w:val="22"/>
                <w:szCs w:val="22"/>
              </w:rPr>
              <w:t xml:space="preserve">รูปแบบ</w:t>
            </w:r>
            <w:r>
              <w:rPr>
                <w:b w:val="0"/>
                <w:bCs w:val="0"/>
                <w:color w:val="000000"/>
                <w:sz w:val="22"/>
                <w:szCs w:val="22"/>
              </w:rPr>
            </w:r>
            <w:r>
              <w:rPr>
                <w:b w:val="0"/>
                <w:bCs w:val="0"/>
                <w:color w:val="000000"/>
                <w:sz w:val="22"/>
                <w:szCs w:val="22"/>
              </w:rPr>
            </w:r>
          </w:p>
        </w:tc>
        <w:tc>
          <w:tcPr>
            <w:shd w:val="clear" w:color="ffffff" w:fill="ffffff"/>
            <w:tcBorders/>
            <w:tcMar>
              <w:left w:w="115" w:type="dxa"/>
              <w:top w:w="80" w:type="dxa"/>
              <w:right w:w="115" w:type="dxa"/>
              <w:bottom w:w="80" w:type="dxa"/>
            </w:tcMar>
            <w:vMerge w:val="restart"/>
          </w:tcPr>
          <w:p w14:paraId="13728E22">
            <w:pPr>
              <w:pBdr/>
              <w:spacing/>
              <w:ind/>
              <w:jc w:val="left"/>
              <w:rPr>
                <w:b w:val="0"/>
                <w:bCs w:val="0"/>
                <w:color w:val="000000"/>
                <w:sz w:val="22"/>
                <w:szCs w:val="22"/>
              </w:rPr>
            </w:pPr>
            <w:r>
              <w:rPr>
                <w:b w:val="0"/>
                <w:bCs w:val="0"/>
                <w:color w:val="000000"/>
                <w:sz w:val="22"/>
                <w:szCs w:val="22"/>
              </w:rPr>
            </w:r>
            <w:r>
              <w:rPr>
                <w:b w:val="0"/>
                <w:bCs w:val="0"/>
                <w:color w:val="000000"/>
                <w:sz w:val="22"/>
                <w:szCs w:val="22"/>
              </w:rPr>
              <w:t xml:space="preserve">Tracked Changes + Accepted-Changes Version</w:t>
            </w:r>
            <w:r>
              <w:rPr>
                <w:b w:val="0"/>
                <w:bCs w:val="0"/>
                <w:color w:val="000000"/>
                <w:sz w:val="22"/>
                <w:szCs w:val="22"/>
              </w:rPr>
            </w:r>
            <w:r>
              <w:rPr>
                <w:b w:val="0"/>
                <w:bCs w:val="0"/>
                <w:color w:val="000000"/>
                <w:sz w:val="22"/>
                <w:szCs w:val="22"/>
              </w:rPr>
            </w:r>
          </w:p>
        </w:tc>
      </w:tr>
    </w:tbl>
    <w:p w14:paraId="419D0C82">
      <w:pPr>
        <w:pBdr/>
        <w:spacing/>
        <w:ind/>
        <w:rPr/>
      </w:pPr>
      <w:r/>
      <w:r/>
    </w:p>
    <w:p w14:paraId="1F269F1A">
      <w:pPr>
        <w:pBdr/>
        <w:spacing w:after="120"/>
        <w:ind/>
        <w:rPr/>
      </w:pPr>
      <w:r/>
      <w:r/>
    </w:p>
    <w:p w14:paraId="6B7C166B">
      <w:pPr>
        <w:pBdr/>
        <w:spacing w:after="100" w:line="276" w:lineRule="auto"/>
        <w:ind/>
        <w:rPr>
          <w:sz w:val="24"/>
          <w:szCs w:val="24"/>
        </w:rPr>
      </w:pPr>
      <w:r>
        <w:rPr>
          <w:sz w:val="24"/>
          <w:szCs w:val="24"/>
        </w:rPr>
        <w:t xml:space="preserve">หมวดเนื้อหาสำคัญ:</w:t>
      </w:r>
      <w:r>
        <w:rPr>
          <w:sz w:val="24"/>
          <w:szCs w:val="24"/>
        </w:rPr>
      </w:r>
      <w:r>
        <w:rPr>
          <w:sz w:val="24"/>
          <w:szCs w:val="24"/>
        </w:rPr>
      </w:r>
    </w:p>
    <w:tbl>
      <w:tblPr>
        <w:tblW w:w="5000" w:type="pct"/>
        <w:tblBorders>
          <w:top w:val="single" w:color="999999" w:sz="4" w:space="0"/>
          <w:left w:val="single" w:color="999999" w:sz="4" w:space="0"/>
          <w:bottom w:val="single" w:color="999999" w:sz="4" w:space="0"/>
          <w:right w:val="single" w:color="999999" w:sz="4" w:space="0"/>
          <w:insideH w:val="single" w:color="999999" w:sz="4" w:space="0"/>
          <w:insideV w:val="single" w:color="999999" w:sz="4" w:space="0"/>
        </w:tblBorders>
        <w:tblLook w:val="04A0" w:firstRow="1" w:lastRow="0" w:firstColumn="1" w:lastColumn="0" w:noHBand="0" w:noVBand="1"/>
      </w:tblPr>
      <w:tblGrid>
        <w:gridCol w:w="222"/>
        <w:gridCol w:w="222"/>
      </w:tblGrid>
      <w:tr>
        <w:trPr/>
        <w:tc>
          <w:tcPr>
            <w:shd w:val="clear" w:color="2e75b6" w:fill="2e75b6"/>
            <w:tcBorders/>
            <w:tcMar>
              <w:left w:w="115" w:type="dxa"/>
              <w:top w:w="80" w:type="dxa"/>
              <w:right w:w="115" w:type="dxa"/>
              <w:bottom w:w="80" w:type="dxa"/>
            </w:tcMar>
          </w:tcPr>
          <w:p w14:paraId="5E703B54">
            <w:pPr>
              <w:pBdr/>
              <w:spacing/>
              <w:ind/>
              <w:jc w:val="center"/>
              <w:rPr>
                <w:b/>
                <w:bCs/>
                <w:color w:val="ffffff"/>
                <w:sz w:val="22"/>
                <w:szCs w:val="22"/>
              </w:rPr>
            </w:pPr>
            <w:r>
              <w:rPr>
                <w:b/>
                <w:bCs/>
                <w:color w:val="ffffff"/>
                <w:sz w:val="22"/>
                <w:szCs w:val="22"/>
              </w:rPr>
            </w:r>
            <w:r>
              <w:rPr>
                <w:b/>
                <w:bCs/>
                <w:color w:val="ffffff"/>
                <w:sz w:val="22"/>
                <w:szCs w:val="22"/>
              </w:rPr>
              <w:t xml:space="preserve">หมวด</w:t>
            </w:r>
            <w:r>
              <w:rPr>
                <w:b/>
                <w:bCs/>
                <w:color w:val="ffffff"/>
                <w:sz w:val="22"/>
                <w:szCs w:val="22"/>
              </w:rPr>
            </w:r>
            <w:r>
              <w:rPr>
                <w:b/>
                <w:bCs/>
                <w:color w:val="ffffff"/>
                <w:sz w:val="22"/>
                <w:szCs w:val="22"/>
              </w:rPr>
            </w:r>
          </w:p>
        </w:tc>
        <w:tc>
          <w:tcPr>
            <w:shd w:val="clear" w:color="2e75b6" w:fill="2e75b6"/>
            <w:tcBorders/>
            <w:tcMar>
              <w:left w:w="115" w:type="dxa"/>
              <w:top w:w="80" w:type="dxa"/>
              <w:right w:w="115" w:type="dxa"/>
              <w:bottom w:w="80" w:type="dxa"/>
            </w:tcMar>
          </w:tcPr>
          <w:p w14:paraId="510AB1C8">
            <w:pPr>
              <w:pBdr/>
              <w:spacing/>
              <w:ind/>
              <w:jc w:val="center"/>
              <w:rPr>
                <w:b/>
                <w:bCs/>
                <w:color w:val="ffffff"/>
                <w:sz w:val="22"/>
                <w:szCs w:val="22"/>
              </w:rPr>
            </w:pPr>
            <w:r>
              <w:rPr>
                <w:b/>
                <w:bCs/>
                <w:color w:val="ffffff"/>
                <w:sz w:val="22"/>
                <w:szCs w:val="22"/>
              </w:rPr>
            </w:r>
            <w:r>
              <w:rPr>
                <w:b/>
                <w:bCs/>
                <w:color w:val="ffffff"/>
                <w:sz w:val="22"/>
                <w:szCs w:val="22"/>
              </w:rPr>
              <w:t xml:space="preserve">ชื่อ / เนื้อหา</w:t>
            </w:r>
            <w:r>
              <w:rPr>
                <w:b/>
                <w:bCs/>
                <w:color w:val="ffffff"/>
                <w:sz w:val="22"/>
                <w:szCs w:val="22"/>
              </w:rPr>
            </w:r>
            <w:r>
              <w:rPr>
                <w:b/>
                <w:bCs/>
                <w:color w:val="ffffff"/>
                <w:sz w:val="22"/>
                <w:szCs w:val="22"/>
              </w:rPr>
            </w:r>
          </w:p>
        </w:tc>
      </w:tr>
      <w:tr>
        <w:trPr/>
        <w:tc>
          <w:tcPr>
            <w:shd w:val="clear" w:color="f0f5ff" w:fill="f0f5ff"/>
            <w:tcBorders/>
            <w:tcMar>
              <w:left w:w="115" w:type="dxa"/>
              <w:top w:w="80" w:type="dxa"/>
              <w:right w:w="115" w:type="dxa"/>
              <w:bottom w:w="80" w:type="dxa"/>
            </w:tcMar>
            <w:vMerge w:val="restart"/>
          </w:tcPr>
          <w:p w14:paraId="2DB9211D">
            <w:pPr>
              <w:pBdr/>
              <w:spacing/>
              <w:ind/>
              <w:jc w:val="left"/>
              <w:rPr>
                <w:b w:val="0"/>
                <w:bCs w:val="0"/>
                <w:color w:val="000000"/>
                <w:sz w:val="22"/>
                <w:szCs w:val="22"/>
              </w:rPr>
            </w:pPr>
            <w:r>
              <w:rPr>
                <w:b w:val="0"/>
                <w:bCs w:val="0"/>
                <w:color w:val="000000"/>
                <w:sz w:val="22"/>
                <w:szCs w:val="22"/>
              </w:rPr>
            </w:r>
            <w:r>
              <w:rPr>
                <w:b w:val="0"/>
                <w:bCs w:val="0"/>
                <w:color w:val="000000"/>
                <w:sz w:val="22"/>
                <w:szCs w:val="22"/>
              </w:rPr>
              <w:t xml:space="preserve">S1–S6</w:t>
            </w:r>
            <w:r>
              <w:rPr>
                <w:b w:val="0"/>
                <w:bCs w:val="0"/>
                <w:color w:val="000000"/>
                <w:sz w:val="22"/>
                <w:szCs w:val="22"/>
              </w:rPr>
            </w:r>
            <w:r>
              <w:rPr>
                <w:b w:val="0"/>
                <w:bCs w:val="0"/>
                <w:color w:val="000000"/>
                <w:sz w:val="22"/>
                <w:szCs w:val="22"/>
              </w:rPr>
            </w:r>
          </w:p>
        </w:tc>
        <w:tc>
          <w:tcPr>
            <w:shd w:val="clear" w:color="f0f5ff" w:fill="f0f5ff"/>
            <w:tcBorders/>
            <w:tcMar>
              <w:left w:w="115" w:type="dxa"/>
              <w:top w:w="80" w:type="dxa"/>
              <w:right w:w="115" w:type="dxa"/>
              <w:bottom w:w="80" w:type="dxa"/>
            </w:tcMar>
            <w:vMerge w:val="restart"/>
          </w:tcPr>
          <w:p w14:paraId="58C5E025">
            <w:pPr>
              <w:pBdr/>
              <w:spacing/>
              <w:ind/>
              <w:jc w:val="left"/>
              <w:rPr>
                <w:b w:val="0"/>
                <w:bCs w:val="0"/>
                <w:color w:val="000000"/>
                <w:sz w:val="22"/>
                <w:szCs w:val="22"/>
              </w:rPr>
            </w:pPr>
            <w:r>
              <w:rPr>
                <w:b w:val="0"/>
                <w:bCs w:val="0"/>
                <w:color w:val="000000"/>
                <w:sz w:val="22"/>
                <w:szCs w:val="22"/>
              </w:rPr>
            </w:r>
            <w:r>
              <w:rPr>
                <w:b w:val="0"/>
                <w:bCs w:val="0"/>
                <w:color w:val="000000"/>
                <w:sz w:val="22"/>
                <w:szCs w:val="22"/>
              </w:rPr>
              <w:t xml:space="preserve">บทนำ, วิสัยทัศน์, โครงสร้างองค์กร, มาตรฐานวัสดุ, ขั้นตอนการออกแบบ, การจัดการลูกค้า</w:t>
            </w:r>
            <w:r>
              <w:rPr>
                <w:b w:val="0"/>
                <w:bCs w:val="0"/>
                <w:color w:val="000000"/>
                <w:sz w:val="22"/>
                <w:szCs w:val="22"/>
              </w:rPr>
            </w:r>
            <w:r>
              <w:rPr>
                <w:b w:val="0"/>
                <w:bCs w:val="0"/>
                <w:color w:val="000000"/>
                <w:sz w:val="22"/>
                <w:szCs w:val="22"/>
              </w:rPr>
            </w:r>
          </w:p>
        </w:tc>
      </w:tr>
      <w:tr>
        <w:trPr/>
        <w:tc>
          <w:tcPr>
            <w:shd w:val="clear" w:color="ffffff" w:fill="ffffff"/>
            <w:tcBorders/>
            <w:tcMar>
              <w:left w:w="115" w:type="dxa"/>
              <w:top w:w="80" w:type="dxa"/>
              <w:right w:w="115" w:type="dxa"/>
              <w:bottom w:w="80" w:type="dxa"/>
            </w:tcMar>
            <w:vMerge w:val="restart"/>
          </w:tcPr>
          <w:p w14:paraId="449C126D">
            <w:pPr>
              <w:pBdr/>
              <w:spacing/>
              <w:ind/>
              <w:jc w:val="left"/>
              <w:rPr>
                <w:b w:val="0"/>
                <w:bCs w:val="0"/>
                <w:color w:val="000000"/>
                <w:sz w:val="22"/>
                <w:szCs w:val="22"/>
              </w:rPr>
            </w:pPr>
            <w:r>
              <w:rPr>
                <w:b w:val="0"/>
                <w:bCs w:val="0"/>
                <w:color w:val="000000"/>
                <w:sz w:val="22"/>
                <w:szCs w:val="22"/>
              </w:rPr>
            </w:r>
            <w:r>
              <w:rPr>
                <w:b w:val="0"/>
                <w:bCs w:val="0"/>
                <w:color w:val="000000"/>
                <w:sz w:val="22"/>
                <w:szCs w:val="22"/>
              </w:rPr>
              <w:t xml:space="preserve">S7</w:t>
            </w:r>
            <w:r>
              <w:rPr>
                <w:b w:val="0"/>
                <w:bCs w:val="0"/>
                <w:color w:val="000000"/>
                <w:sz w:val="22"/>
                <w:szCs w:val="22"/>
              </w:rPr>
            </w:r>
            <w:r>
              <w:rPr>
                <w:b w:val="0"/>
                <w:bCs w:val="0"/>
                <w:color w:val="000000"/>
                <w:sz w:val="22"/>
                <w:szCs w:val="22"/>
              </w:rPr>
            </w:r>
          </w:p>
        </w:tc>
        <w:tc>
          <w:tcPr>
            <w:shd w:val="clear" w:color="ffffff" w:fill="ffffff"/>
            <w:tcBorders/>
            <w:tcMar>
              <w:left w:w="115" w:type="dxa"/>
              <w:top w:w="80" w:type="dxa"/>
              <w:right w:w="115" w:type="dxa"/>
              <w:bottom w:w="80" w:type="dxa"/>
            </w:tcMar>
            <w:vMerge w:val="restart"/>
          </w:tcPr>
          <w:p w14:paraId="67A680E6">
            <w:pPr>
              <w:pBdr/>
              <w:spacing/>
              <w:ind/>
              <w:jc w:val="left"/>
              <w:rPr>
                <w:b w:val="0"/>
                <w:bCs w:val="0"/>
                <w:color w:val="000000"/>
                <w:sz w:val="22"/>
                <w:szCs w:val="22"/>
              </w:rPr>
            </w:pPr>
            <w:r>
              <w:rPr>
                <w:b w:val="0"/>
                <w:bCs w:val="0"/>
                <w:color w:val="000000"/>
                <w:sz w:val="22"/>
                <w:szCs w:val="22"/>
              </w:rPr>
            </w:r>
            <w:r>
              <w:rPr>
                <w:b w:val="0"/>
                <w:bCs w:val="0"/>
                <w:color w:val="000000"/>
                <w:sz w:val="22"/>
                <w:szCs w:val="22"/>
              </w:rPr>
              <w:t xml:space="preserve">Core AI Agent Identity (7 Agents หลัก)</w:t>
            </w:r>
            <w:r>
              <w:rPr>
                <w:b w:val="0"/>
                <w:bCs w:val="0"/>
                <w:color w:val="000000"/>
                <w:sz w:val="22"/>
                <w:szCs w:val="22"/>
              </w:rPr>
            </w:r>
            <w:r>
              <w:rPr>
                <w:b w:val="0"/>
                <w:bCs w:val="0"/>
                <w:color w:val="000000"/>
                <w:sz w:val="22"/>
                <w:szCs w:val="22"/>
              </w:rPr>
            </w:r>
          </w:p>
        </w:tc>
      </w:tr>
      <w:tr>
        <w:trPr/>
        <w:tc>
          <w:tcPr>
            <w:shd w:val="clear" w:color="f0f5ff" w:fill="f0f5ff"/>
            <w:tcBorders/>
            <w:tcMar>
              <w:left w:w="115" w:type="dxa"/>
              <w:top w:w="80" w:type="dxa"/>
              <w:right w:w="115" w:type="dxa"/>
              <w:bottom w:w="80" w:type="dxa"/>
            </w:tcMar>
            <w:vMerge w:val="restart"/>
          </w:tcPr>
          <w:p w14:paraId="22224252">
            <w:pPr>
              <w:pBdr/>
              <w:spacing/>
              <w:ind/>
              <w:jc w:val="left"/>
              <w:rPr>
                <w:b w:val="0"/>
                <w:bCs w:val="0"/>
                <w:color w:val="000000"/>
                <w:sz w:val="22"/>
                <w:szCs w:val="22"/>
              </w:rPr>
            </w:pPr>
            <w:r>
              <w:rPr>
                <w:b w:val="0"/>
                <w:bCs w:val="0"/>
                <w:color w:val="000000"/>
                <w:sz w:val="22"/>
                <w:szCs w:val="22"/>
              </w:rPr>
            </w:r>
            <w:r>
              <w:rPr>
                <w:b w:val="0"/>
                <w:bCs w:val="0"/>
                <w:color w:val="000000"/>
                <w:sz w:val="22"/>
                <w:szCs w:val="22"/>
              </w:rPr>
              <w:t xml:space="preserve">S8</w:t>
            </w:r>
            <w:r>
              <w:rPr>
                <w:b w:val="0"/>
                <w:bCs w:val="0"/>
                <w:color w:val="000000"/>
                <w:sz w:val="22"/>
                <w:szCs w:val="22"/>
              </w:rPr>
            </w:r>
            <w:r>
              <w:rPr>
                <w:b w:val="0"/>
                <w:bCs w:val="0"/>
                <w:color w:val="000000"/>
                <w:sz w:val="22"/>
                <w:szCs w:val="22"/>
              </w:rPr>
            </w:r>
          </w:p>
        </w:tc>
        <w:tc>
          <w:tcPr>
            <w:shd w:val="clear" w:color="f0f5ff" w:fill="f0f5ff"/>
            <w:tcBorders/>
            <w:tcMar>
              <w:left w:w="115" w:type="dxa"/>
              <w:top w:w="80" w:type="dxa"/>
              <w:right w:w="115" w:type="dxa"/>
              <w:bottom w:w="80" w:type="dxa"/>
            </w:tcMar>
            <w:vMerge w:val="restart"/>
          </w:tcPr>
          <w:p w14:paraId="503645E8">
            <w:pPr>
              <w:pBdr/>
              <w:spacing/>
              <w:ind/>
              <w:jc w:val="left"/>
              <w:rPr>
                <w:b w:val="0"/>
                <w:bCs w:val="0"/>
                <w:color w:val="000000"/>
                <w:sz w:val="22"/>
                <w:szCs w:val="22"/>
              </w:rPr>
            </w:pPr>
            <w:r>
              <w:rPr>
                <w:b w:val="0"/>
                <w:bCs w:val="0"/>
                <w:color w:val="000000"/>
                <w:sz w:val="22"/>
                <w:szCs w:val="22"/>
              </w:rPr>
            </w:r>
            <w:r>
              <w:rPr>
                <w:b w:val="0"/>
                <w:bCs w:val="0"/>
                <w:color w:val="000000"/>
                <w:sz w:val="22"/>
                <w:szCs w:val="22"/>
              </w:rPr>
              <w:t xml:space="preserve">KPI Framework สำหรับ AI Agents</w:t>
            </w:r>
            <w:r>
              <w:rPr>
                <w:b w:val="0"/>
                <w:bCs w:val="0"/>
                <w:color w:val="000000"/>
                <w:sz w:val="22"/>
                <w:szCs w:val="22"/>
              </w:rPr>
            </w:r>
            <w:r>
              <w:rPr>
                <w:b w:val="0"/>
                <w:bCs w:val="0"/>
                <w:color w:val="000000"/>
                <w:sz w:val="22"/>
                <w:szCs w:val="22"/>
              </w:rPr>
            </w:r>
          </w:p>
        </w:tc>
      </w:tr>
      <w:tr>
        <w:trPr/>
        <w:tc>
          <w:tcPr>
            <w:shd w:val="clear" w:color="ffffff" w:fill="ffffff"/>
            <w:tcBorders/>
            <w:tcMar>
              <w:left w:w="115" w:type="dxa"/>
              <w:top w:w="80" w:type="dxa"/>
              <w:right w:w="115" w:type="dxa"/>
              <w:bottom w:w="80" w:type="dxa"/>
            </w:tcMar>
            <w:vMerge w:val="restart"/>
          </w:tcPr>
          <w:p w14:paraId="0D745733">
            <w:pPr>
              <w:pBdr/>
              <w:spacing/>
              <w:ind/>
              <w:jc w:val="left"/>
              <w:rPr>
                <w:b w:val="0"/>
                <w:bCs w:val="0"/>
                <w:color w:val="000000"/>
                <w:sz w:val="22"/>
                <w:szCs w:val="22"/>
              </w:rPr>
            </w:pPr>
            <w:r>
              <w:rPr>
                <w:b w:val="0"/>
                <w:bCs w:val="0"/>
                <w:color w:val="000000"/>
                <w:sz w:val="22"/>
                <w:szCs w:val="22"/>
              </w:rPr>
            </w:r>
            <w:r>
              <w:rPr>
                <w:b w:val="0"/>
                <w:bCs w:val="0"/>
                <w:color w:val="000000"/>
                <w:sz w:val="22"/>
                <w:szCs w:val="22"/>
              </w:rPr>
              <w:t xml:space="preserve">S9–S14</w:t>
            </w:r>
            <w:r>
              <w:rPr>
                <w:b w:val="0"/>
                <w:bCs w:val="0"/>
                <w:color w:val="000000"/>
                <w:sz w:val="22"/>
                <w:szCs w:val="22"/>
              </w:rPr>
            </w:r>
            <w:r>
              <w:rPr>
                <w:b w:val="0"/>
                <w:bCs w:val="0"/>
                <w:color w:val="000000"/>
                <w:sz w:val="22"/>
                <w:szCs w:val="22"/>
              </w:rPr>
            </w:r>
          </w:p>
        </w:tc>
        <w:tc>
          <w:tcPr>
            <w:shd w:val="clear" w:color="ffffff" w:fill="ffffff"/>
            <w:tcBorders/>
            <w:tcMar>
              <w:left w:w="115" w:type="dxa"/>
              <w:top w:w="80" w:type="dxa"/>
              <w:right w:w="115" w:type="dxa"/>
              <w:bottom w:w="80" w:type="dxa"/>
            </w:tcMar>
            <w:vMerge w:val="restart"/>
          </w:tcPr>
          <w:p w14:paraId="064D1E4C">
            <w:pPr>
              <w:pBdr/>
              <w:spacing/>
              <w:ind/>
              <w:jc w:val="left"/>
              <w:rPr>
                <w:b w:val="0"/>
                <w:bCs w:val="0"/>
                <w:color w:val="000000"/>
                <w:sz w:val="22"/>
                <w:szCs w:val="22"/>
              </w:rPr>
            </w:pPr>
            <w:r>
              <w:rPr>
                <w:b w:val="0"/>
                <w:bCs w:val="0"/>
                <w:color w:val="000000"/>
                <w:sz w:val="22"/>
                <w:szCs w:val="22"/>
              </w:rPr>
            </w:r>
            <w:r>
              <w:rPr>
                <w:b w:val="0"/>
                <w:bCs w:val="0"/>
                <w:color w:val="000000"/>
                <w:sz w:val="22"/>
                <w:szCs w:val="22"/>
              </w:rPr>
              <w:t xml:space="preserve">กระบวนการติดตั้ง, ควบคุมคุณภาพ, การจัดการโครงการ, POE, Emergency, BIM</w:t>
            </w:r>
            <w:r>
              <w:rPr>
                <w:b w:val="0"/>
                <w:bCs w:val="0"/>
                <w:color w:val="000000"/>
                <w:sz w:val="22"/>
                <w:szCs w:val="22"/>
              </w:rPr>
            </w:r>
            <w:r>
              <w:rPr>
                <w:b w:val="0"/>
                <w:bCs w:val="0"/>
                <w:color w:val="000000"/>
                <w:sz w:val="22"/>
                <w:szCs w:val="22"/>
              </w:rPr>
            </w:r>
          </w:p>
        </w:tc>
      </w:tr>
      <w:tr>
        <w:trPr/>
        <w:tc>
          <w:tcPr>
            <w:shd w:val="clear" w:color="f0f5ff" w:fill="f0f5ff"/>
            <w:tcBorders/>
            <w:tcMar>
              <w:left w:w="115" w:type="dxa"/>
              <w:top w:w="80" w:type="dxa"/>
              <w:right w:w="115" w:type="dxa"/>
              <w:bottom w:w="80" w:type="dxa"/>
            </w:tcMar>
            <w:vMerge w:val="restart"/>
          </w:tcPr>
          <w:p w14:paraId="39F3D1EC">
            <w:pPr>
              <w:pBdr/>
              <w:spacing/>
              <w:ind/>
              <w:jc w:val="left"/>
              <w:rPr>
                <w:b w:val="0"/>
                <w:bCs w:val="0"/>
                <w:color w:val="000000"/>
                <w:sz w:val="22"/>
                <w:szCs w:val="22"/>
              </w:rPr>
            </w:pPr>
            <w:r>
              <w:rPr>
                <w:b w:val="0"/>
                <w:bCs w:val="0"/>
                <w:color w:val="000000"/>
                <w:sz w:val="22"/>
                <w:szCs w:val="22"/>
              </w:rPr>
            </w:r>
            <w:r>
              <w:rPr>
                <w:b w:val="0"/>
                <w:bCs w:val="0"/>
                <w:color w:val="000000"/>
                <w:sz w:val="22"/>
                <w:szCs w:val="22"/>
              </w:rPr>
              <w:t xml:space="preserve">S15–S18</w:t>
            </w:r>
            <w:r>
              <w:rPr>
                <w:b w:val="0"/>
                <w:bCs w:val="0"/>
                <w:color w:val="000000"/>
                <w:sz w:val="22"/>
                <w:szCs w:val="22"/>
              </w:rPr>
            </w:r>
            <w:r>
              <w:rPr>
                <w:b w:val="0"/>
                <w:bCs w:val="0"/>
                <w:color w:val="000000"/>
                <w:sz w:val="22"/>
                <w:szCs w:val="22"/>
              </w:rPr>
            </w:r>
          </w:p>
        </w:tc>
        <w:tc>
          <w:tcPr>
            <w:shd w:val="clear" w:color="f0f5ff" w:fill="f0f5ff"/>
            <w:tcBorders/>
            <w:tcMar>
              <w:left w:w="115" w:type="dxa"/>
              <w:top w:w="80" w:type="dxa"/>
              <w:right w:w="115" w:type="dxa"/>
              <w:bottom w:w="80" w:type="dxa"/>
            </w:tcMar>
            <w:vMerge w:val="restart"/>
          </w:tcPr>
          <w:p w14:paraId="2D509C2F">
            <w:pPr>
              <w:pBdr/>
              <w:spacing/>
              <w:ind/>
              <w:jc w:val="left"/>
              <w:rPr>
                <w:b w:val="0"/>
                <w:bCs w:val="0"/>
                <w:color w:val="000000"/>
                <w:sz w:val="22"/>
                <w:szCs w:val="22"/>
              </w:rPr>
            </w:pPr>
            <w:r>
              <w:rPr>
                <w:b w:val="0"/>
                <w:bCs w:val="0"/>
                <w:color w:val="000000"/>
                <w:sz w:val="22"/>
                <w:szCs w:val="22"/>
              </w:rPr>
            </w:r>
            <w:r>
              <w:rPr>
                <w:b w:val="0"/>
                <w:bCs w:val="0"/>
                <w:color w:val="000000"/>
                <w:sz w:val="22"/>
                <w:szCs w:val="22"/>
              </w:rPr>
              <w:t xml:space="preserve">แบรนด์, ความยั่งยืน, การจัดการฉุกเฉิน, Digital Twin</w:t>
            </w:r>
            <w:r>
              <w:rPr>
                <w:b w:val="0"/>
                <w:bCs w:val="0"/>
                <w:color w:val="000000"/>
                <w:sz w:val="22"/>
                <w:szCs w:val="22"/>
              </w:rPr>
            </w:r>
            <w:r>
              <w:rPr>
                <w:b w:val="0"/>
                <w:bCs w:val="0"/>
                <w:color w:val="000000"/>
                <w:sz w:val="22"/>
                <w:szCs w:val="22"/>
              </w:rPr>
            </w:r>
          </w:p>
        </w:tc>
      </w:tr>
      <w:tr>
        <w:trPr/>
        <w:tc>
          <w:tcPr>
            <w:shd w:val="clear" w:color="ffffff" w:fill="ffffff"/>
            <w:tcBorders/>
            <w:tcMar>
              <w:left w:w="115" w:type="dxa"/>
              <w:top w:w="80" w:type="dxa"/>
              <w:right w:w="115" w:type="dxa"/>
              <w:bottom w:w="80" w:type="dxa"/>
            </w:tcMar>
            <w:vMerge w:val="restart"/>
          </w:tcPr>
          <w:p w14:paraId="4CFF03EA">
            <w:pPr>
              <w:pBdr/>
              <w:spacing/>
              <w:ind/>
              <w:jc w:val="left"/>
              <w:rPr>
                <w:b w:val="0"/>
                <w:bCs w:val="0"/>
                <w:color w:val="000000"/>
                <w:sz w:val="22"/>
                <w:szCs w:val="22"/>
              </w:rPr>
            </w:pPr>
            <w:r>
              <w:rPr>
                <w:b w:val="0"/>
                <w:bCs w:val="0"/>
                <w:color w:val="000000"/>
                <w:sz w:val="22"/>
                <w:szCs w:val="22"/>
              </w:rPr>
            </w:r>
            <w:r>
              <w:rPr>
                <w:b w:val="0"/>
                <w:bCs w:val="0"/>
                <w:color w:val="000000"/>
                <w:sz w:val="22"/>
                <w:szCs w:val="22"/>
              </w:rPr>
              <w:t xml:space="preserve">S19</w:t>
            </w:r>
            <w:r>
              <w:rPr>
                <w:b w:val="0"/>
                <w:bCs w:val="0"/>
                <w:color w:val="000000"/>
                <w:sz w:val="22"/>
                <w:szCs w:val="22"/>
              </w:rPr>
            </w:r>
            <w:r>
              <w:rPr>
                <w:b w:val="0"/>
                <w:bCs w:val="0"/>
                <w:color w:val="000000"/>
                <w:sz w:val="22"/>
                <w:szCs w:val="22"/>
              </w:rPr>
            </w:r>
          </w:p>
        </w:tc>
        <w:tc>
          <w:tcPr>
            <w:shd w:val="clear" w:color="ffffff" w:fill="ffffff"/>
            <w:tcBorders/>
            <w:tcMar>
              <w:left w:w="115" w:type="dxa"/>
              <w:top w:w="80" w:type="dxa"/>
              <w:right w:w="115" w:type="dxa"/>
              <w:bottom w:w="80" w:type="dxa"/>
            </w:tcMar>
            <w:vMerge w:val="restart"/>
          </w:tcPr>
          <w:p w14:paraId="03670CEF">
            <w:pPr>
              <w:pBdr/>
              <w:spacing/>
              <w:ind/>
              <w:jc w:val="left"/>
              <w:rPr>
                <w:b w:val="0"/>
                <w:bCs w:val="0"/>
                <w:color w:val="000000"/>
                <w:sz w:val="22"/>
                <w:szCs w:val="22"/>
              </w:rPr>
            </w:pPr>
            <w:r>
              <w:rPr>
                <w:b w:val="0"/>
                <w:bCs w:val="0"/>
                <w:color w:val="000000"/>
                <w:sz w:val="22"/>
                <w:szCs w:val="22"/>
              </w:rPr>
            </w:r>
            <w:r>
              <w:rPr>
                <w:b w:val="0"/>
                <w:bCs w:val="0"/>
                <w:color w:val="000000"/>
                <w:sz w:val="22"/>
                <w:szCs w:val="22"/>
              </w:rPr>
              <w:t xml:space="preserve">Vendor Management (การจัดการผู้จัดจำหน่าย)  ← ใหม่</w:t>
            </w:r>
            <w:r>
              <w:rPr>
                <w:b w:val="0"/>
                <w:bCs w:val="0"/>
                <w:color w:val="000000"/>
                <w:sz w:val="22"/>
                <w:szCs w:val="22"/>
              </w:rPr>
            </w:r>
            <w:r>
              <w:rPr>
                <w:b w:val="0"/>
                <w:bCs w:val="0"/>
                <w:color w:val="000000"/>
                <w:sz w:val="22"/>
                <w:szCs w:val="22"/>
              </w:rPr>
            </w:r>
          </w:p>
        </w:tc>
      </w:tr>
      <w:tr>
        <w:trPr/>
        <w:tc>
          <w:tcPr>
            <w:shd w:val="clear" w:color="f0f5ff" w:fill="f0f5ff"/>
            <w:tcBorders/>
            <w:tcMar>
              <w:left w:w="115" w:type="dxa"/>
              <w:top w:w="80" w:type="dxa"/>
              <w:right w:w="115" w:type="dxa"/>
              <w:bottom w:w="80" w:type="dxa"/>
            </w:tcMar>
            <w:vMerge w:val="restart"/>
          </w:tcPr>
          <w:p w14:paraId="018FC8B5">
            <w:pPr>
              <w:pBdr/>
              <w:spacing/>
              <w:ind/>
              <w:jc w:val="left"/>
              <w:rPr>
                <w:b w:val="0"/>
                <w:bCs w:val="0"/>
                <w:color w:val="000000"/>
                <w:sz w:val="22"/>
                <w:szCs w:val="22"/>
              </w:rPr>
            </w:pPr>
            <w:r>
              <w:rPr>
                <w:b w:val="0"/>
                <w:bCs w:val="0"/>
                <w:color w:val="000000"/>
                <w:sz w:val="22"/>
                <w:szCs w:val="22"/>
              </w:rPr>
            </w:r>
            <w:r>
              <w:rPr>
                <w:b w:val="0"/>
                <w:bCs w:val="0"/>
                <w:color w:val="000000"/>
                <w:sz w:val="22"/>
                <w:szCs w:val="22"/>
              </w:rPr>
              <w:t xml:space="preserve">S20</w:t>
            </w:r>
            <w:r>
              <w:rPr>
                <w:b w:val="0"/>
                <w:bCs w:val="0"/>
                <w:color w:val="000000"/>
                <w:sz w:val="22"/>
                <w:szCs w:val="22"/>
              </w:rPr>
            </w:r>
            <w:r>
              <w:rPr>
                <w:b w:val="0"/>
                <w:bCs w:val="0"/>
                <w:color w:val="000000"/>
                <w:sz w:val="22"/>
                <w:szCs w:val="22"/>
              </w:rPr>
            </w:r>
          </w:p>
        </w:tc>
        <w:tc>
          <w:tcPr>
            <w:shd w:val="clear" w:color="f0f5ff" w:fill="f0f5ff"/>
            <w:tcBorders/>
            <w:tcMar>
              <w:left w:w="115" w:type="dxa"/>
              <w:top w:w="80" w:type="dxa"/>
              <w:right w:w="115" w:type="dxa"/>
              <w:bottom w:w="80" w:type="dxa"/>
            </w:tcMar>
            <w:vMerge w:val="restart"/>
          </w:tcPr>
          <w:p w14:paraId="3823B3C7">
            <w:pPr>
              <w:pBdr/>
              <w:spacing/>
              <w:ind/>
              <w:jc w:val="left"/>
              <w:rPr>
                <w:b w:val="0"/>
                <w:bCs w:val="0"/>
                <w:color w:val="000000"/>
                <w:sz w:val="22"/>
                <w:szCs w:val="22"/>
              </w:rPr>
            </w:pPr>
            <w:r>
              <w:rPr>
                <w:b w:val="0"/>
                <w:bCs w:val="0"/>
                <w:color w:val="000000"/>
                <w:sz w:val="22"/>
                <w:szCs w:val="22"/>
              </w:rPr>
            </w:r>
            <w:r>
              <w:rPr>
                <w:b w:val="0"/>
                <w:bCs w:val="0"/>
                <w:color w:val="000000"/>
                <w:sz w:val="22"/>
                <w:szCs w:val="22"/>
              </w:rPr>
              <w:t xml:space="preserve">BIM Standards (มาตรฐาน BIM)  ← ใหม่</w:t>
            </w:r>
            <w:r>
              <w:rPr>
                <w:b w:val="0"/>
                <w:bCs w:val="0"/>
                <w:color w:val="000000"/>
                <w:sz w:val="22"/>
                <w:szCs w:val="22"/>
              </w:rPr>
            </w:r>
            <w:r>
              <w:rPr>
                <w:b w:val="0"/>
                <w:bCs w:val="0"/>
                <w:color w:val="000000"/>
                <w:sz w:val="22"/>
                <w:szCs w:val="22"/>
              </w:rPr>
            </w:r>
          </w:p>
        </w:tc>
      </w:tr>
      <w:tr>
        <w:trPr/>
        <w:tc>
          <w:tcPr>
            <w:shd w:val="clear" w:color="ffffff" w:fill="ffffff"/>
            <w:tcBorders/>
            <w:tcMar>
              <w:left w:w="115" w:type="dxa"/>
              <w:top w:w="80" w:type="dxa"/>
              <w:right w:w="115" w:type="dxa"/>
              <w:bottom w:w="80" w:type="dxa"/>
            </w:tcMar>
            <w:vMerge w:val="restart"/>
          </w:tcPr>
          <w:p w14:paraId="01444B11">
            <w:pPr>
              <w:pBdr/>
              <w:spacing/>
              <w:ind/>
              <w:jc w:val="left"/>
              <w:rPr>
                <w:b w:val="0"/>
                <w:bCs w:val="0"/>
                <w:color w:val="000000"/>
                <w:sz w:val="22"/>
                <w:szCs w:val="22"/>
              </w:rPr>
            </w:pPr>
            <w:r>
              <w:rPr>
                <w:b w:val="0"/>
                <w:bCs w:val="0"/>
                <w:color w:val="000000"/>
                <w:sz w:val="22"/>
                <w:szCs w:val="22"/>
              </w:rPr>
            </w:r>
            <w:r>
              <w:rPr>
                <w:b w:val="0"/>
                <w:bCs w:val="0"/>
                <w:color w:val="000000"/>
                <w:sz w:val="22"/>
                <w:szCs w:val="22"/>
              </w:rPr>
              <w:t xml:space="preserve">S21</w:t>
            </w:r>
            <w:r>
              <w:rPr>
                <w:b w:val="0"/>
                <w:bCs w:val="0"/>
                <w:color w:val="000000"/>
                <w:sz w:val="22"/>
                <w:szCs w:val="22"/>
              </w:rPr>
            </w:r>
            <w:r>
              <w:rPr>
                <w:b w:val="0"/>
                <w:bCs w:val="0"/>
                <w:color w:val="000000"/>
                <w:sz w:val="22"/>
                <w:szCs w:val="22"/>
              </w:rPr>
            </w:r>
          </w:p>
        </w:tc>
        <w:tc>
          <w:tcPr>
            <w:shd w:val="clear" w:color="ffffff" w:fill="ffffff"/>
            <w:tcBorders/>
            <w:tcMar>
              <w:left w:w="115" w:type="dxa"/>
              <w:top w:w="80" w:type="dxa"/>
              <w:right w:w="115" w:type="dxa"/>
              <w:bottom w:w="80" w:type="dxa"/>
            </w:tcMar>
            <w:vMerge w:val="restart"/>
          </w:tcPr>
          <w:p w14:paraId="5A4C083E">
            <w:pPr>
              <w:pBdr/>
              <w:spacing/>
              <w:ind/>
              <w:jc w:val="left"/>
              <w:rPr>
                <w:b w:val="0"/>
                <w:bCs w:val="0"/>
                <w:color w:val="000000"/>
                <w:sz w:val="22"/>
                <w:szCs w:val="22"/>
              </w:rPr>
            </w:pPr>
            <w:r>
              <w:rPr>
                <w:b w:val="0"/>
                <w:bCs w:val="0"/>
                <w:color w:val="000000"/>
                <w:sz w:val="22"/>
                <w:szCs w:val="22"/>
              </w:rPr>
            </w:r>
            <w:r>
              <w:rPr>
                <w:b w:val="0"/>
                <w:bCs w:val="0"/>
                <w:color w:val="000000"/>
                <w:sz w:val="22"/>
                <w:szCs w:val="22"/>
              </w:rPr>
              <w:t xml:space="preserve">Client Portal Manual (คู่มือพอร์ทัลลูกค้า)  ← ใหม่</w:t>
            </w:r>
            <w:r>
              <w:rPr>
                <w:b w:val="0"/>
                <w:bCs w:val="0"/>
                <w:color w:val="000000"/>
                <w:sz w:val="22"/>
                <w:szCs w:val="22"/>
              </w:rPr>
            </w:r>
            <w:r>
              <w:rPr>
                <w:b w:val="0"/>
                <w:bCs w:val="0"/>
                <w:color w:val="000000"/>
                <w:sz w:val="22"/>
                <w:szCs w:val="22"/>
              </w:rPr>
            </w:r>
          </w:p>
        </w:tc>
      </w:tr>
      <w:tr>
        <w:trPr/>
        <w:tc>
          <w:tcPr>
            <w:shd w:val="clear" w:color="f0f5ff" w:fill="f0f5ff"/>
            <w:tcBorders/>
            <w:tcMar>
              <w:left w:w="115" w:type="dxa"/>
              <w:top w:w="80" w:type="dxa"/>
              <w:right w:w="115" w:type="dxa"/>
              <w:bottom w:w="80" w:type="dxa"/>
            </w:tcMar>
            <w:vMerge w:val="restart"/>
          </w:tcPr>
          <w:p w14:paraId="4DE2EE0D">
            <w:pPr>
              <w:pBdr/>
              <w:spacing/>
              <w:ind/>
              <w:jc w:val="left"/>
              <w:rPr>
                <w:b w:val="0"/>
                <w:bCs w:val="0"/>
                <w:color w:val="000000"/>
                <w:sz w:val="22"/>
                <w:szCs w:val="22"/>
              </w:rPr>
            </w:pPr>
            <w:r>
              <w:rPr>
                <w:b w:val="0"/>
                <w:bCs w:val="0"/>
                <w:color w:val="000000"/>
                <w:sz w:val="22"/>
                <w:szCs w:val="22"/>
              </w:rPr>
            </w:r>
            <w:r>
              <w:rPr>
                <w:b w:val="0"/>
                <w:bCs w:val="0"/>
                <w:color w:val="000000"/>
                <w:sz w:val="22"/>
                <w:szCs w:val="22"/>
              </w:rPr>
              <w:t xml:space="preserve">S22</w:t>
            </w:r>
            <w:r>
              <w:rPr>
                <w:b w:val="0"/>
                <w:bCs w:val="0"/>
                <w:color w:val="000000"/>
                <w:sz w:val="22"/>
                <w:szCs w:val="22"/>
              </w:rPr>
            </w:r>
            <w:r>
              <w:rPr>
                <w:b w:val="0"/>
                <w:bCs w:val="0"/>
                <w:color w:val="000000"/>
                <w:sz w:val="22"/>
                <w:szCs w:val="22"/>
              </w:rPr>
            </w:r>
          </w:p>
        </w:tc>
        <w:tc>
          <w:tcPr>
            <w:shd w:val="clear" w:color="f0f5ff" w:fill="f0f5ff"/>
            <w:tcBorders/>
            <w:tcMar>
              <w:left w:w="115" w:type="dxa"/>
              <w:top w:w="80" w:type="dxa"/>
              <w:right w:w="115" w:type="dxa"/>
              <w:bottom w:w="80" w:type="dxa"/>
            </w:tcMar>
            <w:vMerge w:val="restart"/>
          </w:tcPr>
          <w:p w14:paraId="44127A94">
            <w:pPr>
              <w:pBdr/>
              <w:spacing/>
              <w:ind/>
              <w:jc w:val="left"/>
              <w:rPr>
                <w:b w:val="0"/>
                <w:bCs w:val="0"/>
                <w:color w:val="000000"/>
                <w:sz w:val="22"/>
                <w:szCs w:val="22"/>
              </w:rPr>
            </w:pPr>
            <w:r>
              <w:rPr>
                <w:b w:val="0"/>
                <w:bCs w:val="0"/>
                <w:color w:val="000000"/>
                <w:sz w:val="22"/>
                <w:szCs w:val="22"/>
              </w:rPr>
            </w:r>
            <w:r>
              <w:rPr>
                <w:b w:val="0"/>
                <w:bCs w:val="0"/>
                <w:color w:val="000000"/>
                <w:sz w:val="22"/>
                <w:szCs w:val="22"/>
              </w:rPr>
              <w:t xml:space="preserve">AI Governance (ธรรมาภิบาล AI)  ← ใหม่</w:t>
            </w:r>
            <w:r>
              <w:rPr>
                <w:b w:val="0"/>
                <w:bCs w:val="0"/>
                <w:color w:val="000000"/>
                <w:sz w:val="22"/>
                <w:szCs w:val="22"/>
              </w:rPr>
            </w:r>
            <w:r>
              <w:rPr>
                <w:b w:val="0"/>
                <w:bCs w:val="0"/>
                <w:color w:val="000000"/>
                <w:sz w:val="22"/>
                <w:szCs w:val="22"/>
              </w:rPr>
            </w:r>
          </w:p>
        </w:tc>
      </w:tr>
      <w:tr>
        <w:trPr/>
        <w:tc>
          <w:tcPr>
            <w:shd w:val="clear" w:color="ffffff" w:fill="ffffff"/>
            <w:tcBorders/>
            <w:tcMar>
              <w:left w:w="115" w:type="dxa"/>
              <w:top w:w="80" w:type="dxa"/>
              <w:right w:w="115" w:type="dxa"/>
              <w:bottom w:w="80" w:type="dxa"/>
            </w:tcMar>
            <w:vMerge w:val="restart"/>
          </w:tcPr>
          <w:p w14:paraId="08EA100F">
            <w:pPr>
              <w:pBdr/>
              <w:spacing/>
              <w:ind/>
              <w:jc w:val="left"/>
              <w:rPr>
                <w:b w:val="0"/>
                <w:bCs w:val="0"/>
                <w:color w:val="000000"/>
                <w:sz w:val="22"/>
                <w:szCs w:val="22"/>
              </w:rPr>
            </w:pPr>
            <w:r>
              <w:rPr>
                <w:b w:val="0"/>
                <w:bCs w:val="0"/>
                <w:color w:val="000000"/>
                <w:sz w:val="22"/>
                <w:szCs w:val="22"/>
              </w:rPr>
            </w:r>
            <w:r>
              <w:rPr>
                <w:b w:val="0"/>
                <w:bCs w:val="0"/>
                <w:color w:val="000000"/>
                <w:sz w:val="22"/>
                <w:szCs w:val="22"/>
              </w:rPr>
              <w:t xml:space="preserve">S23</w:t>
            </w:r>
            <w:r>
              <w:rPr>
                <w:b w:val="0"/>
                <w:bCs w:val="0"/>
                <w:color w:val="000000"/>
                <w:sz w:val="22"/>
                <w:szCs w:val="22"/>
              </w:rPr>
            </w:r>
            <w:r>
              <w:rPr>
                <w:b w:val="0"/>
                <w:bCs w:val="0"/>
                <w:color w:val="000000"/>
                <w:sz w:val="22"/>
                <w:szCs w:val="22"/>
              </w:rPr>
            </w:r>
          </w:p>
        </w:tc>
        <w:tc>
          <w:tcPr>
            <w:shd w:val="clear" w:color="ffffff" w:fill="ffffff"/>
            <w:tcBorders/>
            <w:tcMar>
              <w:left w:w="115" w:type="dxa"/>
              <w:top w:w="80" w:type="dxa"/>
              <w:right w:w="115" w:type="dxa"/>
              <w:bottom w:w="80" w:type="dxa"/>
            </w:tcMar>
            <w:vMerge w:val="restart"/>
          </w:tcPr>
          <w:p w14:paraId="43B95934">
            <w:pPr>
              <w:pBdr/>
              <w:spacing/>
              <w:ind/>
              <w:jc w:val="left"/>
              <w:rPr>
                <w:b w:val="0"/>
                <w:bCs w:val="0"/>
                <w:color w:val="000000"/>
                <w:sz w:val="22"/>
                <w:szCs w:val="22"/>
              </w:rPr>
            </w:pPr>
            <w:r>
              <w:rPr>
                <w:b w:val="0"/>
                <w:bCs w:val="0"/>
                <w:color w:val="000000"/>
                <w:sz w:val="22"/>
                <w:szCs w:val="22"/>
              </w:rPr>
            </w:r>
            <w:r>
              <w:rPr>
                <w:b w:val="0"/>
                <w:bCs w:val="0"/>
                <w:color w:val="000000"/>
                <w:sz w:val="22"/>
                <w:szCs w:val="22"/>
              </w:rPr>
              <w:t xml:space="preserve">Continuous Improvement Review  ← ใหม่</w:t>
            </w:r>
            <w:r>
              <w:rPr>
                <w:b w:val="0"/>
                <w:bCs w:val="0"/>
                <w:color w:val="000000"/>
                <w:sz w:val="22"/>
                <w:szCs w:val="22"/>
              </w:rPr>
            </w:r>
            <w:r>
              <w:rPr>
                <w:b w:val="0"/>
                <w:bCs w:val="0"/>
                <w:color w:val="000000"/>
                <w:sz w:val="22"/>
                <w:szCs w:val="22"/>
              </w:rPr>
            </w:r>
          </w:p>
        </w:tc>
      </w:tr>
    </w:tbl>
    <w:p w14:paraId="44EFE563">
      <w:pPr>
        <w:pBdr/>
        <w:spacing/>
        <w:ind/>
        <w:rPr/>
      </w:pPr>
      <w:r/>
      <w:r/>
    </w:p>
    <w:p w14:paraId="3E265544">
      <w:pPr>
        <w:pBdr/>
        <w:spacing w:after="80"/>
        <w:ind/>
        <w:rPr/>
      </w:pPr>
      <w:r/>
      <w:r/>
    </w:p>
    <w:p w14:paraId="68201425">
      <w:pPr>
        <w:pBdr/>
        <w:spacing w:after="80" w:before="200"/>
        <w:ind/>
        <w:rPr>
          <w:b/>
          <w:bCs/>
          <w:color w:val="2e75b6"/>
          <w:sz w:val="28"/>
          <w:szCs w:val="28"/>
        </w:rPr>
      </w:pPr>
      <w:r>
        <w:rPr>
          <w:b/>
          <w:bCs/>
          <w:color w:val="2e75b6"/>
          <w:sz w:val="28"/>
          <w:szCs w:val="28"/>
        </w:rPr>
        <w:t xml:space="preserve">2.2 Executive Presentation (PPTX)</w:t>
      </w:r>
      <w:r>
        <w:rPr>
          <w:b/>
          <w:bCs/>
          <w:color w:val="2e75b6"/>
          <w:sz w:val="28"/>
          <w:szCs w:val="28"/>
        </w:rPr>
      </w:r>
      <w:r>
        <w:rPr>
          <w:b/>
          <w:bCs/>
          <w:color w:val="2e75b6"/>
          <w:sz w:val="28"/>
          <w:szCs w:val="28"/>
        </w:rPr>
      </w:r>
    </w:p>
    <w:p w14:paraId="056FB9A6">
      <w:pPr>
        <w:pBdr/>
        <w:spacing w:after="80"/>
        <w:ind w:left="400"/>
        <w:rPr>
          <w:sz w:val="24"/>
          <w:szCs w:val="24"/>
        </w:rPr>
      </w:pPr>
      <w:r>
        <w:rPr>
          <w:sz w:val="24"/>
          <w:szCs w:val="24"/>
        </w:rPr>
        <w:t xml:space="preserve">•  ไฟล์: SOP_Monolith_Presentation.pptx / .pdf</w:t>
      </w:r>
      <w:r>
        <w:rPr>
          <w:sz w:val="24"/>
          <w:szCs w:val="24"/>
        </w:rPr>
      </w:r>
      <w:r>
        <w:rPr>
          <w:sz w:val="24"/>
          <w:szCs w:val="24"/>
        </w:rPr>
      </w:r>
    </w:p>
    <w:p w14:paraId="18E72FEB">
      <w:pPr>
        <w:pBdr/>
        <w:spacing w:after="80"/>
        <w:ind w:left="400"/>
        <w:rPr>
          <w:sz w:val="24"/>
          <w:szCs w:val="24"/>
        </w:rPr>
      </w:pPr>
      <w:r>
        <w:rPr>
          <w:sz w:val="24"/>
          <w:szCs w:val="24"/>
        </w:rPr>
        <w:t xml:space="preserve">•  จำนวนสไลด์: 23 สไลด์  (เวอร์ชัน v2.5)</w:t>
      </w:r>
      <w:r>
        <w:rPr>
          <w:sz w:val="24"/>
          <w:szCs w:val="24"/>
        </w:rPr>
      </w:r>
      <w:r>
        <w:rPr>
          <w:sz w:val="24"/>
          <w:szCs w:val="24"/>
        </w:rPr>
      </w:r>
    </w:p>
    <w:p w14:paraId="425F39BF">
      <w:pPr>
        <w:pBdr/>
        <w:spacing w:after="80"/>
        <w:ind w:left="400"/>
        <w:rPr>
          <w:sz w:val="24"/>
          <w:szCs w:val="24"/>
        </w:rPr>
      </w:pPr>
      <w:r>
        <w:rPr>
          <w:sz w:val="24"/>
          <w:szCs w:val="24"/>
        </w:rPr>
        <w:t xml:space="preserve">•  เนื้อหา: ครอบคลุม AI Agent Architecture, KPI Dashboard, RACI Matrix, Roadmap</w:t>
      </w:r>
      <w:r>
        <w:rPr>
          <w:sz w:val="24"/>
          <w:szCs w:val="24"/>
        </w:rPr>
      </w:r>
      <w:r>
        <w:rPr>
          <w:sz w:val="24"/>
          <w:szCs w:val="24"/>
        </w:rPr>
      </w:r>
    </w:p>
    <w:p w14:paraId="28A847E4">
      <w:pPr>
        <w:pBdr/>
        <w:spacing w:after="80"/>
        <w:ind/>
        <w:rPr/>
      </w:pPr>
      <w:r/>
      <w:r/>
    </w:p>
    <w:p w14:paraId="33A4D4B2">
      <w:pPr>
        <w:pBdr/>
        <w:spacing w:after="80" w:before="200"/>
        <w:ind/>
        <w:rPr>
          <w:b/>
          <w:bCs/>
          <w:color w:val="2e75b6"/>
          <w:sz w:val="28"/>
          <w:szCs w:val="28"/>
        </w:rPr>
      </w:pPr>
      <w:r>
        <w:rPr>
          <w:b/>
          <w:bCs/>
          <w:color w:val="2e75b6"/>
          <w:sz w:val="28"/>
          <w:szCs w:val="28"/>
        </w:rPr>
        <w:t xml:space="preserve">2.3 เอกสาร PDF ทั้งชุด</w:t>
      </w:r>
      <w:r>
        <w:rPr>
          <w:b/>
          <w:bCs/>
          <w:color w:val="2e75b6"/>
          <w:sz w:val="28"/>
          <w:szCs w:val="28"/>
        </w:rPr>
      </w:r>
      <w:r>
        <w:rPr>
          <w:b/>
          <w:bCs/>
          <w:color w:val="2e75b6"/>
          <w:sz w:val="28"/>
          <w:szCs w:val="28"/>
        </w:rPr>
      </w:r>
    </w:p>
    <w:tbl>
      <w:tblPr>
        <w:tblW w:w="5000" w:type="pct"/>
        <w:tblBorders>
          <w:top w:val="single" w:color="999999" w:sz="4" w:space="0"/>
          <w:left w:val="single" w:color="999999" w:sz="4" w:space="0"/>
          <w:bottom w:val="single" w:color="999999" w:sz="4" w:space="0"/>
          <w:right w:val="single" w:color="999999" w:sz="4" w:space="0"/>
          <w:insideH w:val="single" w:color="999999" w:sz="4" w:space="0"/>
          <w:insideV w:val="single" w:color="999999" w:sz="4" w:space="0"/>
        </w:tblBorders>
        <w:tblLook w:val="04A0" w:firstRow="1" w:lastRow="0" w:firstColumn="1" w:lastColumn="0" w:noHBand="0" w:noVBand="1"/>
      </w:tblPr>
      <w:tblGrid>
        <w:gridCol w:w="222"/>
        <w:gridCol w:w="222"/>
      </w:tblGrid>
      <w:tr>
        <w:trPr/>
        <w:tc>
          <w:tcPr>
            <w:shd w:val="clear" w:color="2e75b6" w:fill="2e75b6"/>
            <w:tcBorders/>
            <w:tcMar>
              <w:left w:w="115" w:type="dxa"/>
              <w:top w:w="80" w:type="dxa"/>
              <w:right w:w="115" w:type="dxa"/>
              <w:bottom w:w="80" w:type="dxa"/>
            </w:tcMar>
          </w:tcPr>
          <w:p w14:paraId="0C6E182E">
            <w:pPr>
              <w:pBdr/>
              <w:spacing/>
              <w:ind/>
              <w:jc w:val="center"/>
              <w:rPr>
                <w:b/>
                <w:bCs/>
                <w:color w:val="ffffff"/>
                <w:sz w:val="22"/>
                <w:szCs w:val="22"/>
              </w:rPr>
            </w:pPr>
            <w:r>
              <w:rPr>
                <w:b/>
                <w:bCs/>
                <w:color w:val="ffffff"/>
                <w:sz w:val="22"/>
                <w:szCs w:val="22"/>
              </w:rPr>
            </w:r>
            <w:r>
              <w:rPr>
                <w:b/>
                <w:bCs/>
                <w:color w:val="ffffff"/>
                <w:sz w:val="22"/>
                <w:szCs w:val="22"/>
              </w:rPr>
              <w:t xml:space="preserve">ไฟล์</w:t>
            </w:r>
            <w:r>
              <w:rPr>
                <w:b/>
                <w:bCs/>
                <w:color w:val="ffffff"/>
                <w:sz w:val="22"/>
                <w:szCs w:val="22"/>
              </w:rPr>
            </w:r>
            <w:r>
              <w:rPr>
                <w:b/>
                <w:bCs/>
                <w:color w:val="ffffff"/>
                <w:sz w:val="22"/>
                <w:szCs w:val="22"/>
              </w:rPr>
            </w:r>
          </w:p>
        </w:tc>
        <w:tc>
          <w:tcPr>
            <w:shd w:val="clear" w:color="2e75b6" w:fill="2e75b6"/>
            <w:tcBorders/>
            <w:tcMar>
              <w:left w:w="115" w:type="dxa"/>
              <w:top w:w="80" w:type="dxa"/>
              <w:right w:w="115" w:type="dxa"/>
              <w:bottom w:w="80" w:type="dxa"/>
            </w:tcMar>
          </w:tcPr>
          <w:p w14:paraId="770C1F91">
            <w:pPr>
              <w:pBdr/>
              <w:spacing/>
              <w:ind/>
              <w:jc w:val="center"/>
              <w:rPr>
                <w:b/>
                <w:bCs/>
                <w:color w:val="ffffff"/>
                <w:sz w:val="22"/>
                <w:szCs w:val="22"/>
              </w:rPr>
            </w:pPr>
            <w:r>
              <w:rPr>
                <w:b/>
                <w:bCs/>
                <w:color w:val="ffffff"/>
                <w:sz w:val="22"/>
                <w:szCs w:val="22"/>
              </w:rPr>
            </w:r>
            <w:r>
              <w:rPr>
                <w:b/>
                <w:bCs/>
                <w:color w:val="ffffff"/>
                <w:sz w:val="22"/>
                <w:szCs w:val="22"/>
              </w:rPr>
              <w:t xml:space="preserve">วัตถุประสงค์</w:t>
            </w:r>
            <w:r>
              <w:rPr>
                <w:b/>
                <w:bCs/>
                <w:color w:val="ffffff"/>
                <w:sz w:val="22"/>
                <w:szCs w:val="22"/>
              </w:rPr>
            </w:r>
            <w:r>
              <w:rPr>
                <w:b/>
                <w:bCs/>
                <w:color w:val="ffffff"/>
                <w:sz w:val="22"/>
                <w:szCs w:val="22"/>
              </w:rPr>
            </w:r>
          </w:p>
        </w:tc>
      </w:tr>
      <w:tr>
        <w:trPr/>
        <w:tc>
          <w:tcPr>
            <w:shd w:val="clear" w:color="f0f5ff" w:fill="f0f5ff"/>
            <w:tcBorders/>
            <w:tcMar>
              <w:left w:w="115" w:type="dxa"/>
              <w:top w:w="80" w:type="dxa"/>
              <w:right w:w="115" w:type="dxa"/>
              <w:bottom w:w="80" w:type="dxa"/>
            </w:tcMar>
            <w:vMerge w:val="restart"/>
          </w:tcPr>
          <w:p w14:paraId="23FA75FC">
            <w:pPr>
              <w:pBdr/>
              <w:spacing/>
              <w:ind/>
              <w:jc w:val="left"/>
              <w:rPr>
                <w:b w:val="0"/>
                <w:bCs w:val="0"/>
                <w:color w:val="000000"/>
                <w:sz w:val="22"/>
                <w:szCs w:val="22"/>
              </w:rPr>
            </w:pPr>
            <w:r>
              <w:rPr>
                <w:b w:val="0"/>
                <w:bCs w:val="0"/>
                <w:color w:val="000000"/>
                <w:sz w:val="22"/>
                <w:szCs w:val="22"/>
              </w:rPr>
            </w:r>
            <w:r>
              <w:rPr>
                <w:b w:val="0"/>
                <w:bCs w:val="0"/>
                <w:color w:val="000000"/>
                <w:sz w:val="22"/>
                <w:szCs w:val="22"/>
              </w:rPr>
              <w:t xml:space="preserve">executive_brief.pdf</w:t>
            </w:r>
            <w:r>
              <w:rPr>
                <w:b w:val="0"/>
                <w:bCs w:val="0"/>
                <w:color w:val="000000"/>
                <w:sz w:val="22"/>
                <w:szCs w:val="22"/>
              </w:rPr>
            </w:r>
            <w:r>
              <w:rPr>
                <w:b w:val="0"/>
                <w:bCs w:val="0"/>
                <w:color w:val="000000"/>
                <w:sz w:val="22"/>
                <w:szCs w:val="22"/>
              </w:rPr>
            </w:r>
          </w:p>
        </w:tc>
        <w:tc>
          <w:tcPr>
            <w:shd w:val="clear" w:color="f0f5ff" w:fill="f0f5ff"/>
            <w:tcBorders/>
            <w:tcMar>
              <w:left w:w="115" w:type="dxa"/>
              <w:top w:w="80" w:type="dxa"/>
              <w:right w:w="115" w:type="dxa"/>
              <w:bottom w:w="80" w:type="dxa"/>
            </w:tcMar>
            <w:vMerge w:val="restart"/>
          </w:tcPr>
          <w:p w14:paraId="07C214FA">
            <w:pPr>
              <w:pBdr/>
              <w:spacing/>
              <w:ind/>
              <w:jc w:val="left"/>
              <w:rPr>
                <w:b w:val="0"/>
                <w:bCs w:val="0"/>
                <w:color w:val="000000"/>
                <w:sz w:val="22"/>
                <w:szCs w:val="22"/>
              </w:rPr>
            </w:pPr>
            <w:r>
              <w:rPr>
                <w:b w:val="0"/>
                <w:bCs w:val="0"/>
                <w:color w:val="000000"/>
                <w:sz w:val="22"/>
                <w:szCs w:val="22"/>
              </w:rPr>
            </w:r>
            <w:r>
              <w:rPr>
                <w:b w:val="0"/>
                <w:bCs w:val="0"/>
                <w:color w:val="000000"/>
                <w:sz w:val="22"/>
                <w:szCs w:val="22"/>
              </w:rPr>
              <w:t xml:space="preserve">สรุปสำหรับผู้บริหาร</w:t>
            </w:r>
            <w:r>
              <w:rPr>
                <w:b w:val="0"/>
                <w:bCs w:val="0"/>
                <w:color w:val="000000"/>
                <w:sz w:val="22"/>
                <w:szCs w:val="22"/>
              </w:rPr>
            </w:r>
            <w:r>
              <w:rPr>
                <w:b w:val="0"/>
                <w:bCs w:val="0"/>
                <w:color w:val="000000"/>
                <w:sz w:val="22"/>
                <w:szCs w:val="22"/>
              </w:rPr>
            </w:r>
          </w:p>
        </w:tc>
      </w:tr>
      <w:tr>
        <w:trPr/>
        <w:tc>
          <w:tcPr>
            <w:shd w:val="clear" w:color="ffffff" w:fill="ffffff"/>
            <w:tcBorders/>
            <w:tcMar>
              <w:left w:w="115" w:type="dxa"/>
              <w:top w:w="80" w:type="dxa"/>
              <w:right w:w="115" w:type="dxa"/>
              <w:bottom w:w="80" w:type="dxa"/>
            </w:tcMar>
            <w:vMerge w:val="restart"/>
          </w:tcPr>
          <w:p w14:paraId="04FC94AA">
            <w:pPr>
              <w:pBdr/>
              <w:spacing/>
              <w:ind/>
              <w:jc w:val="left"/>
              <w:rPr>
                <w:b w:val="0"/>
                <w:bCs w:val="0"/>
                <w:color w:val="000000"/>
                <w:sz w:val="22"/>
                <w:szCs w:val="22"/>
              </w:rPr>
            </w:pPr>
            <w:r>
              <w:rPr>
                <w:b w:val="0"/>
                <w:bCs w:val="0"/>
                <w:color w:val="000000"/>
                <w:sz w:val="22"/>
                <w:szCs w:val="22"/>
              </w:rPr>
            </w:r>
            <w:r>
              <w:rPr>
                <w:b w:val="0"/>
                <w:bCs w:val="0"/>
                <w:color w:val="000000"/>
                <w:sz w:val="22"/>
                <w:szCs w:val="22"/>
              </w:rPr>
              <w:t xml:space="preserve">sop_master_index.pdf</w:t>
            </w:r>
            <w:r>
              <w:rPr>
                <w:b w:val="0"/>
                <w:bCs w:val="0"/>
                <w:color w:val="000000"/>
                <w:sz w:val="22"/>
                <w:szCs w:val="22"/>
              </w:rPr>
            </w:r>
            <w:r>
              <w:rPr>
                <w:b w:val="0"/>
                <w:bCs w:val="0"/>
                <w:color w:val="000000"/>
                <w:sz w:val="22"/>
                <w:szCs w:val="22"/>
              </w:rPr>
            </w:r>
          </w:p>
        </w:tc>
        <w:tc>
          <w:tcPr>
            <w:shd w:val="clear" w:color="ffffff" w:fill="ffffff"/>
            <w:tcBorders/>
            <w:tcMar>
              <w:left w:w="115" w:type="dxa"/>
              <w:top w:w="80" w:type="dxa"/>
              <w:right w:w="115" w:type="dxa"/>
              <w:bottom w:w="80" w:type="dxa"/>
            </w:tcMar>
            <w:vMerge w:val="restart"/>
          </w:tcPr>
          <w:p w14:paraId="5964097D">
            <w:pPr>
              <w:pBdr/>
              <w:spacing/>
              <w:ind/>
              <w:jc w:val="left"/>
              <w:rPr>
                <w:b w:val="0"/>
                <w:bCs w:val="0"/>
                <w:color w:val="000000"/>
                <w:sz w:val="22"/>
                <w:szCs w:val="22"/>
              </w:rPr>
            </w:pPr>
            <w:r>
              <w:rPr>
                <w:b w:val="0"/>
                <w:bCs w:val="0"/>
                <w:color w:val="000000"/>
                <w:sz w:val="22"/>
                <w:szCs w:val="22"/>
              </w:rPr>
            </w:r>
            <w:r>
              <w:rPr>
                <w:b w:val="0"/>
                <w:bCs w:val="0"/>
                <w:color w:val="000000"/>
                <w:sz w:val="22"/>
                <w:szCs w:val="22"/>
              </w:rPr>
              <w:t xml:space="preserve">ดัชนีหลักพร้อมหน้าอ้างอิง</w:t>
            </w:r>
            <w:r>
              <w:rPr>
                <w:b w:val="0"/>
                <w:bCs w:val="0"/>
                <w:color w:val="000000"/>
                <w:sz w:val="22"/>
                <w:szCs w:val="22"/>
              </w:rPr>
            </w:r>
            <w:r>
              <w:rPr>
                <w:b w:val="0"/>
                <w:bCs w:val="0"/>
                <w:color w:val="000000"/>
                <w:sz w:val="22"/>
                <w:szCs w:val="22"/>
              </w:rPr>
            </w:r>
          </w:p>
        </w:tc>
      </w:tr>
      <w:tr>
        <w:trPr/>
        <w:tc>
          <w:tcPr>
            <w:shd w:val="clear" w:color="f0f5ff" w:fill="f0f5ff"/>
            <w:tcBorders/>
            <w:tcMar>
              <w:left w:w="115" w:type="dxa"/>
              <w:top w:w="80" w:type="dxa"/>
              <w:right w:w="115" w:type="dxa"/>
              <w:bottom w:w="80" w:type="dxa"/>
            </w:tcMar>
            <w:vMerge w:val="restart"/>
          </w:tcPr>
          <w:p w14:paraId="32841ED6">
            <w:pPr>
              <w:pBdr/>
              <w:spacing/>
              <w:ind/>
              <w:jc w:val="left"/>
              <w:rPr>
                <w:b w:val="0"/>
                <w:bCs w:val="0"/>
                <w:color w:val="000000"/>
                <w:sz w:val="22"/>
                <w:szCs w:val="22"/>
              </w:rPr>
            </w:pPr>
            <w:r>
              <w:rPr>
                <w:b w:val="0"/>
                <w:bCs w:val="0"/>
                <w:color w:val="000000"/>
                <w:sz w:val="22"/>
                <w:szCs w:val="22"/>
              </w:rPr>
            </w:r>
            <w:r>
              <w:rPr>
                <w:b w:val="0"/>
                <w:bCs w:val="0"/>
                <w:color w:val="000000"/>
                <w:sz w:val="22"/>
                <w:szCs w:val="22"/>
              </w:rPr>
              <w:t xml:space="preserve">bep_template.pdf</w:t>
            </w:r>
            <w:r>
              <w:rPr>
                <w:b w:val="0"/>
                <w:bCs w:val="0"/>
                <w:color w:val="000000"/>
                <w:sz w:val="22"/>
                <w:szCs w:val="22"/>
              </w:rPr>
            </w:r>
            <w:r>
              <w:rPr>
                <w:b w:val="0"/>
                <w:bCs w:val="0"/>
                <w:color w:val="000000"/>
                <w:sz w:val="22"/>
                <w:szCs w:val="22"/>
              </w:rPr>
            </w:r>
          </w:p>
        </w:tc>
        <w:tc>
          <w:tcPr>
            <w:shd w:val="clear" w:color="f0f5ff" w:fill="f0f5ff"/>
            <w:tcBorders/>
            <w:tcMar>
              <w:left w:w="115" w:type="dxa"/>
              <w:top w:w="80" w:type="dxa"/>
              <w:right w:w="115" w:type="dxa"/>
              <w:bottom w:w="80" w:type="dxa"/>
            </w:tcMar>
            <w:vMerge w:val="restart"/>
          </w:tcPr>
          <w:p w14:paraId="63454AF0">
            <w:pPr>
              <w:pBdr/>
              <w:spacing/>
              <w:ind/>
              <w:jc w:val="left"/>
              <w:rPr>
                <w:b w:val="0"/>
                <w:bCs w:val="0"/>
                <w:color w:val="000000"/>
                <w:sz w:val="22"/>
                <w:szCs w:val="22"/>
              </w:rPr>
            </w:pPr>
            <w:r>
              <w:rPr>
                <w:b w:val="0"/>
                <w:bCs w:val="0"/>
                <w:color w:val="000000"/>
                <w:sz w:val="22"/>
                <w:szCs w:val="22"/>
              </w:rPr>
            </w:r>
            <w:r>
              <w:rPr>
                <w:b w:val="0"/>
                <w:bCs w:val="0"/>
                <w:color w:val="000000"/>
                <w:sz w:val="22"/>
                <w:szCs w:val="22"/>
              </w:rPr>
              <w:t xml:space="preserve">BIM Execution Plan Template</w:t>
            </w:r>
            <w:r>
              <w:rPr>
                <w:b w:val="0"/>
                <w:bCs w:val="0"/>
                <w:color w:val="000000"/>
                <w:sz w:val="22"/>
                <w:szCs w:val="22"/>
              </w:rPr>
            </w:r>
            <w:r>
              <w:rPr>
                <w:b w:val="0"/>
                <w:bCs w:val="0"/>
                <w:color w:val="000000"/>
                <w:sz w:val="22"/>
                <w:szCs w:val="22"/>
              </w:rPr>
            </w:r>
          </w:p>
        </w:tc>
      </w:tr>
      <w:tr>
        <w:trPr/>
        <w:tc>
          <w:tcPr>
            <w:shd w:val="clear" w:color="ffffff" w:fill="ffffff"/>
            <w:tcBorders/>
            <w:tcMar>
              <w:left w:w="115" w:type="dxa"/>
              <w:top w:w="80" w:type="dxa"/>
              <w:right w:w="115" w:type="dxa"/>
              <w:bottom w:w="80" w:type="dxa"/>
            </w:tcMar>
            <w:vMerge w:val="restart"/>
          </w:tcPr>
          <w:p w14:paraId="7040552F">
            <w:pPr>
              <w:pBdr/>
              <w:spacing/>
              <w:ind/>
              <w:jc w:val="left"/>
              <w:rPr>
                <w:b w:val="0"/>
                <w:bCs w:val="0"/>
                <w:color w:val="000000"/>
                <w:sz w:val="22"/>
                <w:szCs w:val="22"/>
              </w:rPr>
            </w:pPr>
            <w:r>
              <w:rPr>
                <w:b w:val="0"/>
                <w:bCs w:val="0"/>
                <w:color w:val="000000"/>
                <w:sz w:val="22"/>
                <w:szCs w:val="22"/>
              </w:rPr>
            </w:r>
            <w:r>
              <w:rPr>
                <w:b w:val="0"/>
                <w:bCs w:val="0"/>
                <w:color w:val="000000"/>
                <w:sz w:val="22"/>
                <w:szCs w:val="22"/>
              </w:rPr>
              <w:t xml:space="preserve">bim_coordination_report_template.pdf</w:t>
            </w:r>
            <w:r>
              <w:rPr>
                <w:b w:val="0"/>
                <w:bCs w:val="0"/>
                <w:color w:val="000000"/>
                <w:sz w:val="22"/>
                <w:szCs w:val="22"/>
              </w:rPr>
            </w:r>
            <w:r>
              <w:rPr>
                <w:b w:val="0"/>
                <w:bCs w:val="0"/>
                <w:color w:val="000000"/>
                <w:sz w:val="22"/>
                <w:szCs w:val="22"/>
              </w:rPr>
            </w:r>
          </w:p>
        </w:tc>
        <w:tc>
          <w:tcPr>
            <w:shd w:val="clear" w:color="ffffff" w:fill="ffffff"/>
            <w:tcBorders/>
            <w:tcMar>
              <w:left w:w="115" w:type="dxa"/>
              <w:top w:w="80" w:type="dxa"/>
              <w:right w:w="115" w:type="dxa"/>
              <w:bottom w:w="80" w:type="dxa"/>
            </w:tcMar>
            <w:vMerge w:val="restart"/>
          </w:tcPr>
          <w:p w14:paraId="29822E7F">
            <w:pPr>
              <w:pBdr/>
              <w:spacing/>
              <w:ind/>
              <w:jc w:val="left"/>
              <w:rPr>
                <w:b w:val="0"/>
                <w:bCs w:val="0"/>
                <w:color w:val="000000"/>
                <w:sz w:val="22"/>
                <w:szCs w:val="22"/>
              </w:rPr>
            </w:pPr>
            <w:r>
              <w:rPr>
                <w:b w:val="0"/>
                <w:bCs w:val="0"/>
                <w:color w:val="000000"/>
                <w:sz w:val="22"/>
                <w:szCs w:val="22"/>
              </w:rPr>
            </w:r>
            <w:r>
              <w:rPr>
                <w:b w:val="0"/>
                <w:bCs w:val="0"/>
                <w:color w:val="000000"/>
                <w:sz w:val="22"/>
                <w:szCs w:val="22"/>
              </w:rPr>
              <w:t xml:space="preserve">รายงานประสานงาน BIM</w:t>
            </w:r>
            <w:r>
              <w:rPr>
                <w:b w:val="0"/>
                <w:bCs w:val="0"/>
                <w:color w:val="000000"/>
                <w:sz w:val="22"/>
                <w:szCs w:val="22"/>
              </w:rPr>
            </w:r>
            <w:r>
              <w:rPr>
                <w:b w:val="0"/>
                <w:bCs w:val="0"/>
                <w:color w:val="000000"/>
                <w:sz w:val="22"/>
                <w:szCs w:val="22"/>
              </w:rPr>
            </w:r>
          </w:p>
        </w:tc>
      </w:tr>
      <w:tr>
        <w:trPr/>
        <w:tc>
          <w:tcPr>
            <w:shd w:val="clear" w:color="f0f5ff" w:fill="f0f5ff"/>
            <w:tcBorders/>
            <w:tcMar>
              <w:left w:w="115" w:type="dxa"/>
              <w:top w:w="80" w:type="dxa"/>
              <w:right w:w="115" w:type="dxa"/>
              <w:bottom w:w="80" w:type="dxa"/>
            </w:tcMar>
            <w:vMerge w:val="restart"/>
          </w:tcPr>
          <w:p w14:paraId="01AAFCEB">
            <w:pPr>
              <w:pBdr/>
              <w:spacing/>
              <w:ind/>
              <w:jc w:val="left"/>
              <w:rPr>
                <w:b w:val="0"/>
                <w:bCs w:val="0"/>
                <w:color w:val="000000"/>
                <w:sz w:val="22"/>
                <w:szCs w:val="22"/>
              </w:rPr>
            </w:pPr>
            <w:r>
              <w:rPr>
                <w:b w:val="0"/>
                <w:bCs w:val="0"/>
                <w:color w:val="000000"/>
                <w:sz w:val="22"/>
                <w:szCs w:val="22"/>
              </w:rPr>
            </w:r>
            <w:r>
              <w:rPr>
                <w:b w:val="0"/>
                <w:bCs w:val="0"/>
                <w:color w:val="000000"/>
                <w:sz w:val="22"/>
                <w:szCs w:val="22"/>
              </w:rPr>
              <w:t xml:space="preserve">client_portal_user_manual.pdf</w:t>
            </w:r>
            <w:r>
              <w:rPr>
                <w:b w:val="0"/>
                <w:bCs w:val="0"/>
                <w:color w:val="000000"/>
                <w:sz w:val="22"/>
                <w:szCs w:val="22"/>
              </w:rPr>
            </w:r>
            <w:r>
              <w:rPr>
                <w:b w:val="0"/>
                <w:bCs w:val="0"/>
                <w:color w:val="000000"/>
                <w:sz w:val="22"/>
                <w:szCs w:val="22"/>
              </w:rPr>
            </w:r>
          </w:p>
        </w:tc>
        <w:tc>
          <w:tcPr>
            <w:shd w:val="clear" w:color="f0f5ff" w:fill="f0f5ff"/>
            <w:tcBorders/>
            <w:tcMar>
              <w:left w:w="115" w:type="dxa"/>
              <w:top w:w="80" w:type="dxa"/>
              <w:right w:w="115" w:type="dxa"/>
              <w:bottom w:w="80" w:type="dxa"/>
            </w:tcMar>
            <w:vMerge w:val="restart"/>
          </w:tcPr>
          <w:p w14:paraId="666EC4A8">
            <w:pPr>
              <w:pBdr/>
              <w:spacing/>
              <w:ind/>
              <w:jc w:val="left"/>
              <w:rPr>
                <w:b w:val="0"/>
                <w:bCs w:val="0"/>
                <w:color w:val="000000"/>
                <w:sz w:val="22"/>
                <w:szCs w:val="22"/>
              </w:rPr>
            </w:pPr>
            <w:r>
              <w:rPr>
                <w:b w:val="0"/>
                <w:bCs w:val="0"/>
                <w:color w:val="000000"/>
                <w:sz w:val="22"/>
                <w:szCs w:val="22"/>
              </w:rPr>
            </w:r>
            <w:r>
              <w:rPr>
                <w:b w:val="0"/>
                <w:bCs w:val="0"/>
                <w:color w:val="000000"/>
                <w:sz w:val="22"/>
                <w:szCs w:val="22"/>
              </w:rPr>
              <w:t xml:space="preserve">คู่มือการใช้งานพอร์ทัลลูกค้า</w:t>
            </w:r>
            <w:r>
              <w:rPr>
                <w:b w:val="0"/>
                <w:bCs w:val="0"/>
                <w:color w:val="000000"/>
                <w:sz w:val="22"/>
                <w:szCs w:val="22"/>
              </w:rPr>
            </w:r>
            <w:r>
              <w:rPr>
                <w:b w:val="0"/>
                <w:bCs w:val="0"/>
                <w:color w:val="000000"/>
                <w:sz w:val="22"/>
                <w:szCs w:val="22"/>
              </w:rPr>
            </w:r>
          </w:p>
        </w:tc>
      </w:tr>
      <w:tr>
        <w:trPr/>
        <w:tc>
          <w:tcPr>
            <w:shd w:val="clear" w:color="ffffff" w:fill="ffffff"/>
            <w:tcBorders/>
            <w:tcMar>
              <w:left w:w="115" w:type="dxa"/>
              <w:top w:w="80" w:type="dxa"/>
              <w:right w:w="115" w:type="dxa"/>
              <w:bottom w:w="80" w:type="dxa"/>
            </w:tcMar>
            <w:vMerge w:val="restart"/>
          </w:tcPr>
          <w:p w14:paraId="47C10FA3">
            <w:pPr>
              <w:pBdr/>
              <w:spacing/>
              <w:ind/>
              <w:jc w:val="left"/>
              <w:rPr>
                <w:b w:val="0"/>
                <w:bCs w:val="0"/>
                <w:color w:val="000000"/>
                <w:sz w:val="22"/>
                <w:szCs w:val="22"/>
              </w:rPr>
            </w:pPr>
            <w:r>
              <w:rPr>
                <w:b w:val="0"/>
                <w:bCs w:val="0"/>
                <w:color w:val="000000"/>
                <w:sz w:val="22"/>
                <w:szCs w:val="22"/>
              </w:rPr>
            </w:r>
            <w:r>
              <w:rPr>
                <w:b w:val="0"/>
                <w:bCs w:val="0"/>
                <w:color w:val="000000"/>
                <w:sz w:val="22"/>
                <w:szCs w:val="22"/>
              </w:rPr>
              <w:t xml:space="preserve">client_onboarding_checklist.pdf</w:t>
            </w:r>
            <w:r>
              <w:rPr>
                <w:b w:val="0"/>
                <w:bCs w:val="0"/>
                <w:color w:val="000000"/>
                <w:sz w:val="22"/>
                <w:szCs w:val="22"/>
              </w:rPr>
            </w:r>
            <w:r>
              <w:rPr>
                <w:b w:val="0"/>
                <w:bCs w:val="0"/>
                <w:color w:val="000000"/>
                <w:sz w:val="22"/>
                <w:szCs w:val="22"/>
              </w:rPr>
            </w:r>
          </w:p>
        </w:tc>
        <w:tc>
          <w:tcPr>
            <w:shd w:val="clear" w:color="ffffff" w:fill="ffffff"/>
            <w:tcBorders/>
            <w:tcMar>
              <w:left w:w="115" w:type="dxa"/>
              <w:top w:w="80" w:type="dxa"/>
              <w:right w:w="115" w:type="dxa"/>
              <w:bottom w:w="80" w:type="dxa"/>
            </w:tcMar>
            <w:vMerge w:val="restart"/>
          </w:tcPr>
          <w:p w14:paraId="33CA2A88">
            <w:pPr>
              <w:pBdr/>
              <w:spacing/>
              <w:ind/>
              <w:jc w:val="left"/>
              <w:rPr>
                <w:b w:val="0"/>
                <w:bCs w:val="0"/>
                <w:color w:val="000000"/>
                <w:sz w:val="22"/>
                <w:szCs w:val="22"/>
              </w:rPr>
            </w:pPr>
            <w:r>
              <w:rPr>
                <w:b w:val="0"/>
                <w:bCs w:val="0"/>
                <w:color w:val="000000"/>
                <w:sz w:val="22"/>
                <w:szCs w:val="22"/>
              </w:rPr>
            </w:r>
            <w:r>
              <w:rPr>
                <w:b w:val="0"/>
                <w:bCs w:val="0"/>
                <w:color w:val="000000"/>
                <w:sz w:val="22"/>
                <w:szCs w:val="22"/>
              </w:rPr>
              <w:t xml:space="preserve">Checklist รับลูกค้าใหม่</w:t>
            </w:r>
            <w:r>
              <w:rPr>
                <w:b w:val="0"/>
                <w:bCs w:val="0"/>
                <w:color w:val="000000"/>
                <w:sz w:val="22"/>
                <w:szCs w:val="22"/>
              </w:rPr>
            </w:r>
            <w:r>
              <w:rPr>
                <w:b w:val="0"/>
                <w:bCs w:val="0"/>
                <w:color w:val="000000"/>
                <w:sz w:val="22"/>
                <w:szCs w:val="22"/>
              </w:rPr>
            </w:r>
          </w:p>
        </w:tc>
      </w:tr>
      <w:tr>
        <w:trPr/>
        <w:tc>
          <w:tcPr>
            <w:shd w:val="clear" w:color="f0f5ff" w:fill="f0f5ff"/>
            <w:tcBorders/>
            <w:tcMar>
              <w:left w:w="115" w:type="dxa"/>
              <w:top w:w="80" w:type="dxa"/>
              <w:right w:w="115" w:type="dxa"/>
              <w:bottom w:w="80" w:type="dxa"/>
            </w:tcMar>
            <w:vMerge w:val="restart"/>
          </w:tcPr>
          <w:p w14:paraId="2636F457">
            <w:pPr>
              <w:pBdr/>
              <w:spacing/>
              <w:ind/>
              <w:jc w:val="left"/>
              <w:rPr>
                <w:b w:val="0"/>
                <w:bCs w:val="0"/>
                <w:color w:val="000000"/>
                <w:sz w:val="22"/>
                <w:szCs w:val="22"/>
              </w:rPr>
            </w:pPr>
            <w:r>
              <w:rPr>
                <w:b w:val="0"/>
                <w:bCs w:val="0"/>
                <w:color w:val="000000"/>
                <w:sz w:val="22"/>
                <w:szCs w:val="22"/>
              </w:rPr>
            </w:r>
            <w:r>
              <w:rPr>
                <w:b w:val="0"/>
                <w:bCs w:val="0"/>
                <w:color w:val="000000"/>
                <w:sz w:val="22"/>
                <w:szCs w:val="22"/>
              </w:rPr>
              <w:t xml:space="preserve">vendor_qualification_checklist.pdf</w:t>
            </w:r>
            <w:r>
              <w:rPr>
                <w:b w:val="0"/>
                <w:bCs w:val="0"/>
                <w:color w:val="000000"/>
                <w:sz w:val="22"/>
                <w:szCs w:val="22"/>
              </w:rPr>
            </w:r>
            <w:r>
              <w:rPr>
                <w:b w:val="0"/>
                <w:bCs w:val="0"/>
                <w:color w:val="000000"/>
                <w:sz w:val="22"/>
                <w:szCs w:val="22"/>
              </w:rPr>
            </w:r>
          </w:p>
        </w:tc>
        <w:tc>
          <w:tcPr>
            <w:shd w:val="clear" w:color="f0f5ff" w:fill="f0f5ff"/>
            <w:tcBorders/>
            <w:tcMar>
              <w:left w:w="115" w:type="dxa"/>
              <w:top w:w="80" w:type="dxa"/>
              <w:right w:w="115" w:type="dxa"/>
              <w:bottom w:w="80" w:type="dxa"/>
            </w:tcMar>
            <w:vMerge w:val="restart"/>
          </w:tcPr>
          <w:p w14:paraId="30137DA3">
            <w:pPr>
              <w:pBdr/>
              <w:spacing/>
              <w:ind/>
              <w:jc w:val="left"/>
              <w:rPr>
                <w:b w:val="0"/>
                <w:bCs w:val="0"/>
                <w:color w:val="000000"/>
                <w:sz w:val="22"/>
                <w:szCs w:val="22"/>
              </w:rPr>
            </w:pPr>
            <w:r>
              <w:rPr>
                <w:b w:val="0"/>
                <w:bCs w:val="0"/>
                <w:color w:val="000000"/>
                <w:sz w:val="22"/>
                <w:szCs w:val="22"/>
              </w:rPr>
            </w:r>
            <w:r>
              <w:rPr>
                <w:b w:val="0"/>
                <w:bCs w:val="0"/>
                <w:color w:val="000000"/>
                <w:sz w:val="22"/>
                <w:szCs w:val="22"/>
              </w:rPr>
              <w:t xml:space="preserve">Checklist ประเมินผู้จัดจำหน่าย</w:t>
            </w:r>
            <w:r>
              <w:rPr>
                <w:b w:val="0"/>
                <w:bCs w:val="0"/>
                <w:color w:val="000000"/>
                <w:sz w:val="22"/>
                <w:szCs w:val="22"/>
              </w:rPr>
            </w:r>
            <w:r>
              <w:rPr>
                <w:b w:val="0"/>
                <w:bCs w:val="0"/>
                <w:color w:val="000000"/>
                <w:sz w:val="22"/>
                <w:szCs w:val="22"/>
              </w:rPr>
            </w:r>
          </w:p>
        </w:tc>
      </w:tr>
      <w:tr>
        <w:trPr/>
        <w:tc>
          <w:tcPr>
            <w:shd w:val="clear" w:color="ffffff" w:fill="ffffff"/>
            <w:tcBorders/>
            <w:tcMar>
              <w:left w:w="115" w:type="dxa"/>
              <w:top w:w="80" w:type="dxa"/>
              <w:right w:w="115" w:type="dxa"/>
              <w:bottom w:w="80" w:type="dxa"/>
            </w:tcMar>
            <w:vMerge w:val="restart"/>
          </w:tcPr>
          <w:p w14:paraId="5237E1FB">
            <w:pPr>
              <w:pBdr/>
              <w:spacing/>
              <w:ind/>
              <w:jc w:val="left"/>
              <w:rPr>
                <w:b w:val="0"/>
                <w:bCs w:val="0"/>
                <w:color w:val="000000"/>
                <w:sz w:val="22"/>
                <w:szCs w:val="22"/>
              </w:rPr>
            </w:pPr>
            <w:r>
              <w:rPr>
                <w:b w:val="0"/>
                <w:bCs w:val="0"/>
                <w:color w:val="000000"/>
                <w:sz w:val="22"/>
                <w:szCs w:val="22"/>
              </w:rPr>
            </w:r>
            <w:r>
              <w:rPr>
                <w:b w:val="0"/>
                <w:bCs w:val="0"/>
                <w:color w:val="000000"/>
                <w:sz w:val="22"/>
                <w:szCs w:val="22"/>
              </w:rPr>
              <w:t xml:space="preserve">vendor_scorecard_dashboard.pdf</w:t>
            </w:r>
            <w:r>
              <w:rPr>
                <w:b w:val="0"/>
                <w:bCs w:val="0"/>
                <w:color w:val="000000"/>
                <w:sz w:val="22"/>
                <w:szCs w:val="22"/>
              </w:rPr>
            </w:r>
            <w:r>
              <w:rPr>
                <w:b w:val="0"/>
                <w:bCs w:val="0"/>
                <w:color w:val="000000"/>
                <w:sz w:val="22"/>
                <w:szCs w:val="22"/>
              </w:rPr>
            </w:r>
          </w:p>
        </w:tc>
        <w:tc>
          <w:tcPr>
            <w:shd w:val="clear" w:color="ffffff" w:fill="ffffff"/>
            <w:tcBorders/>
            <w:tcMar>
              <w:left w:w="115" w:type="dxa"/>
              <w:top w:w="80" w:type="dxa"/>
              <w:right w:w="115" w:type="dxa"/>
              <w:bottom w:w="80" w:type="dxa"/>
            </w:tcMar>
            <w:vMerge w:val="restart"/>
          </w:tcPr>
          <w:p w14:paraId="503237BC">
            <w:pPr>
              <w:pBdr/>
              <w:spacing/>
              <w:ind/>
              <w:jc w:val="left"/>
              <w:rPr>
                <w:b w:val="0"/>
                <w:bCs w:val="0"/>
                <w:color w:val="000000"/>
                <w:sz w:val="22"/>
                <w:szCs w:val="22"/>
              </w:rPr>
            </w:pPr>
            <w:r>
              <w:rPr>
                <w:b w:val="0"/>
                <w:bCs w:val="0"/>
                <w:color w:val="000000"/>
                <w:sz w:val="22"/>
                <w:szCs w:val="22"/>
              </w:rPr>
            </w:r>
            <w:r>
              <w:rPr>
                <w:b w:val="0"/>
                <w:bCs w:val="0"/>
                <w:color w:val="000000"/>
                <w:sz w:val="22"/>
                <w:szCs w:val="22"/>
              </w:rPr>
              <w:t xml:space="preserve">แดชบอร์ดคะแนน Vendor</w:t>
            </w:r>
            <w:r>
              <w:rPr>
                <w:b w:val="0"/>
                <w:bCs w:val="0"/>
                <w:color w:val="000000"/>
                <w:sz w:val="22"/>
                <w:szCs w:val="22"/>
              </w:rPr>
            </w:r>
            <w:r>
              <w:rPr>
                <w:b w:val="0"/>
                <w:bCs w:val="0"/>
                <w:color w:val="000000"/>
                <w:sz w:val="22"/>
                <w:szCs w:val="22"/>
              </w:rPr>
            </w:r>
          </w:p>
        </w:tc>
      </w:tr>
      <w:tr>
        <w:trPr/>
        <w:tc>
          <w:tcPr>
            <w:shd w:val="clear" w:color="f0f5ff" w:fill="f0f5ff"/>
            <w:tcBorders/>
            <w:tcMar>
              <w:left w:w="115" w:type="dxa"/>
              <w:top w:w="80" w:type="dxa"/>
              <w:right w:w="115" w:type="dxa"/>
              <w:bottom w:w="80" w:type="dxa"/>
            </w:tcMar>
            <w:vMerge w:val="restart"/>
          </w:tcPr>
          <w:p w14:paraId="73C93861">
            <w:pPr>
              <w:pBdr/>
              <w:spacing/>
              <w:ind/>
              <w:jc w:val="left"/>
              <w:rPr>
                <w:b w:val="0"/>
                <w:bCs w:val="0"/>
                <w:color w:val="000000"/>
                <w:sz w:val="22"/>
                <w:szCs w:val="22"/>
              </w:rPr>
            </w:pPr>
            <w:r>
              <w:rPr>
                <w:b w:val="0"/>
                <w:bCs w:val="0"/>
                <w:color w:val="000000"/>
                <w:sz w:val="22"/>
                <w:szCs w:val="22"/>
              </w:rPr>
            </w:r>
            <w:r>
              <w:rPr>
                <w:b w:val="0"/>
                <w:bCs w:val="0"/>
                <w:color w:val="000000"/>
                <w:sz w:val="22"/>
                <w:szCs w:val="22"/>
              </w:rPr>
              <w:t xml:space="preserve">sustainability_scorecard.pdf</w:t>
            </w:r>
            <w:r>
              <w:rPr>
                <w:b w:val="0"/>
                <w:bCs w:val="0"/>
                <w:color w:val="000000"/>
                <w:sz w:val="22"/>
                <w:szCs w:val="22"/>
              </w:rPr>
            </w:r>
            <w:r>
              <w:rPr>
                <w:b w:val="0"/>
                <w:bCs w:val="0"/>
                <w:color w:val="000000"/>
                <w:sz w:val="22"/>
                <w:szCs w:val="22"/>
              </w:rPr>
            </w:r>
          </w:p>
        </w:tc>
        <w:tc>
          <w:tcPr>
            <w:shd w:val="clear" w:color="f0f5ff" w:fill="f0f5ff"/>
            <w:tcBorders/>
            <w:tcMar>
              <w:left w:w="115" w:type="dxa"/>
              <w:top w:w="80" w:type="dxa"/>
              <w:right w:w="115" w:type="dxa"/>
              <w:bottom w:w="80" w:type="dxa"/>
            </w:tcMar>
            <w:vMerge w:val="restart"/>
          </w:tcPr>
          <w:p w14:paraId="5C05C4C3">
            <w:pPr>
              <w:pBdr/>
              <w:spacing/>
              <w:ind/>
              <w:jc w:val="left"/>
              <w:rPr>
                <w:b w:val="0"/>
                <w:bCs w:val="0"/>
                <w:color w:val="000000"/>
                <w:sz w:val="22"/>
                <w:szCs w:val="22"/>
              </w:rPr>
            </w:pPr>
            <w:r>
              <w:rPr>
                <w:b w:val="0"/>
                <w:bCs w:val="0"/>
                <w:color w:val="000000"/>
                <w:sz w:val="22"/>
                <w:szCs w:val="22"/>
              </w:rPr>
            </w:r>
            <w:r>
              <w:rPr>
                <w:b w:val="0"/>
                <w:bCs w:val="0"/>
                <w:color w:val="000000"/>
                <w:sz w:val="22"/>
                <w:szCs w:val="22"/>
              </w:rPr>
              <w:t xml:space="preserve">รายงานความยั่งยืน</w:t>
            </w:r>
            <w:r>
              <w:rPr>
                <w:b w:val="0"/>
                <w:bCs w:val="0"/>
                <w:color w:val="000000"/>
                <w:sz w:val="22"/>
                <w:szCs w:val="22"/>
              </w:rPr>
            </w:r>
            <w:r>
              <w:rPr>
                <w:b w:val="0"/>
                <w:bCs w:val="0"/>
                <w:color w:val="000000"/>
                <w:sz w:val="22"/>
                <w:szCs w:val="22"/>
              </w:rPr>
            </w:r>
          </w:p>
        </w:tc>
      </w:tr>
      <w:tr>
        <w:trPr/>
        <w:tc>
          <w:tcPr>
            <w:shd w:val="clear" w:color="ffffff" w:fill="ffffff"/>
            <w:tcBorders/>
            <w:tcMar>
              <w:left w:w="115" w:type="dxa"/>
              <w:top w:w="80" w:type="dxa"/>
              <w:right w:w="115" w:type="dxa"/>
              <w:bottom w:w="80" w:type="dxa"/>
            </w:tcMar>
            <w:vMerge w:val="restart"/>
          </w:tcPr>
          <w:p w14:paraId="0D781D47">
            <w:pPr>
              <w:pBdr/>
              <w:spacing/>
              <w:ind/>
              <w:jc w:val="left"/>
              <w:rPr>
                <w:b w:val="0"/>
                <w:bCs w:val="0"/>
                <w:color w:val="000000"/>
                <w:sz w:val="22"/>
                <w:szCs w:val="22"/>
              </w:rPr>
            </w:pPr>
            <w:r>
              <w:rPr>
                <w:b w:val="0"/>
                <w:bCs w:val="0"/>
                <w:color w:val="000000"/>
                <w:sz w:val="22"/>
                <w:szCs w:val="22"/>
              </w:rPr>
            </w:r>
            <w:r>
              <w:rPr>
                <w:b w:val="0"/>
                <w:bCs w:val="0"/>
                <w:color w:val="000000"/>
                <w:sz w:val="22"/>
                <w:szCs w:val="22"/>
              </w:rPr>
              <w:t xml:space="preserve">training_quiz_section20-22.pdf</w:t>
            </w:r>
            <w:r>
              <w:rPr>
                <w:b w:val="0"/>
                <w:bCs w:val="0"/>
                <w:color w:val="000000"/>
                <w:sz w:val="22"/>
                <w:szCs w:val="22"/>
              </w:rPr>
            </w:r>
            <w:r>
              <w:rPr>
                <w:b w:val="0"/>
                <w:bCs w:val="0"/>
                <w:color w:val="000000"/>
                <w:sz w:val="22"/>
                <w:szCs w:val="22"/>
              </w:rPr>
            </w:r>
          </w:p>
        </w:tc>
        <w:tc>
          <w:tcPr>
            <w:shd w:val="clear" w:color="ffffff" w:fill="ffffff"/>
            <w:tcBorders/>
            <w:tcMar>
              <w:left w:w="115" w:type="dxa"/>
              <w:top w:w="80" w:type="dxa"/>
              <w:right w:w="115" w:type="dxa"/>
              <w:bottom w:w="80" w:type="dxa"/>
            </w:tcMar>
            <w:vMerge w:val="restart"/>
          </w:tcPr>
          <w:p w14:paraId="4E4BC410">
            <w:pPr>
              <w:pBdr/>
              <w:spacing/>
              <w:ind/>
              <w:jc w:val="left"/>
              <w:rPr>
                <w:b w:val="0"/>
                <w:bCs w:val="0"/>
                <w:color w:val="000000"/>
                <w:sz w:val="22"/>
                <w:szCs w:val="22"/>
              </w:rPr>
            </w:pPr>
            <w:r>
              <w:rPr>
                <w:b w:val="0"/>
                <w:bCs w:val="0"/>
                <w:color w:val="000000"/>
                <w:sz w:val="22"/>
                <w:szCs w:val="22"/>
              </w:rPr>
            </w:r>
            <w:r>
              <w:rPr>
                <w:b w:val="0"/>
                <w:bCs w:val="0"/>
                <w:color w:val="000000"/>
                <w:sz w:val="22"/>
                <w:szCs w:val="22"/>
              </w:rPr>
              <w:t xml:space="preserve">แบบทดสอบ (S20, S21, S22)</w:t>
            </w:r>
            <w:r>
              <w:rPr>
                <w:b w:val="0"/>
                <w:bCs w:val="0"/>
                <w:color w:val="000000"/>
                <w:sz w:val="22"/>
                <w:szCs w:val="22"/>
              </w:rPr>
            </w:r>
            <w:r>
              <w:rPr>
                <w:b w:val="0"/>
                <w:bCs w:val="0"/>
                <w:color w:val="000000"/>
                <w:sz w:val="22"/>
                <w:szCs w:val="22"/>
              </w:rPr>
            </w:r>
          </w:p>
        </w:tc>
      </w:tr>
      <w:tr>
        <w:trPr/>
        <w:tc>
          <w:tcPr>
            <w:shd w:val="clear" w:color="f0f5ff" w:fill="f0f5ff"/>
            <w:tcBorders/>
            <w:tcMar>
              <w:left w:w="115" w:type="dxa"/>
              <w:top w:w="80" w:type="dxa"/>
              <w:right w:w="115" w:type="dxa"/>
              <w:bottom w:w="80" w:type="dxa"/>
            </w:tcMar>
            <w:vMerge w:val="restart"/>
          </w:tcPr>
          <w:p w14:paraId="65DC7F3D">
            <w:pPr>
              <w:pBdr/>
              <w:spacing/>
              <w:ind/>
              <w:jc w:val="left"/>
              <w:rPr>
                <w:b w:val="0"/>
                <w:bCs w:val="0"/>
                <w:color w:val="000000"/>
                <w:sz w:val="22"/>
                <w:szCs w:val="22"/>
              </w:rPr>
            </w:pPr>
            <w:r>
              <w:rPr>
                <w:b w:val="0"/>
                <w:bCs w:val="0"/>
                <w:color w:val="000000"/>
                <w:sz w:val="22"/>
                <w:szCs w:val="22"/>
              </w:rPr>
            </w:r>
            <w:r>
              <w:rPr>
                <w:b w:val="0"/>
                <w:bCs w:val="0"/>
                <w:color w:val="000000"/>
                <w:sz w:val="22"/>
                <w:szCs w:val="22"/>
              </w:rPr>
              <w:t xml:space="preserve">ai_agent_dashboard.pdf</w:t>
            </w:r>
            <w:r>
              <w:rPr>
                <w:b w:val="0"/>
                <w:bCs w:val="0"/>
                <w:color w:val="000000"/>
                <w:sz w:val="22"/>
                <w:szCs w:val="22"/>
              </w:rPr>
            </w:r>
            <w:r>
              <w:rPr>
                <w:b w:val="0"/>
                <w:bCs w:val="0"/>
                <w:color w:val="000000"/>
                <w:sz w:val="22"/>
                <w:szCs w:val="22"/>
              </w:rPr>
            </w:r>
          </w:p>
        </w:tc>
        <w:tc>
          <w:tcPr>
            <w:shd w:val="clear" w:color="f0f5ff" w:fill="f0f5ff"/>
            <w:tcBorders/>
            <w:tcMar>
              <w:left w:w="115" w:type="dxa"/>
              <w:top w:w="80" w:type="dxa"/>
              <w:right w:w="115" w:type="dxa"/>
              <w:bottom w:w="80" w:type="dxa"/>
            </w:tcMar>
            <w:vMerge w:val="restart"/>
          </w:tcPr>
          <w:p w14:paraId="4B3B10B3">
            <w:pPr>
              <w:pBdr/>
              <w:spacing/>
              <w:ind/>
              <w:jc w:val="left"/>
              <w:rPr>
                <w:b w:val="0"/>
                <w:bCs w:val="0"/>
                <w:color w:val="000000"/>
                <w:sz w:val="22"/>
                <w:szCs w:val="22"/>
              </w:rPr>
            </w:pPr>
            <w:r>
              <w:rPr>
                <w:b w:val="0"/>
                <w:bCs w:val="0"/>
                <w:color w:val="000000"/>
                <w:sz w:val="22"/>
                <w:szCs w:val="22"/>
              </w:rPr>
            </w:r>
            <w:r>
              <w:rPr>
                <w:b w:val="0"/>
                <w:bCs w:val="0"/>
                <w:color w:val="000000"/>
                <w:sz w:val="22"/>
                <w:szCs w:val="22"/>
              </w:rPr>
              <w:t xml:space="preserve">แดชบอร์ด AI Agent Performance</w:t>
            </w:r>
            <w:r>
              <w:rPr>
                <w:b w:val="0"/>
                <w:bCs w:val="0"/>
                <w:color w:val="000000"/>
                <w:sz w:val="22"/>
                <w:szCs w:val="22"/>
              </w:rPr>
            </w:r>
            <w:r>
              <w:rPr>
                <w:b w:val="0"/>
                <w:bCs w:val="0"/>
                <w:color w:val="000000"/>
                <w:sz w:val="22"/>
                <w:szCs w:val="22"/>
              </w:rPr>
            </w:r>
          </w:p>
        </w:tc>
      </w:tr>
    </w:tbl>
    <w:p w14:paraId="7252E4AC">
      <w:pPr>
        <w:pBdr/>
        <w:spacing/>
        <w:ind/>
        <w:rPr/>
      </w:pPr>
      <w:r/>
      <w:r/>
    </w:p>
    <w:p w14:paraId="6C32BC33">
      <w:pPr>
        <w:pBdr/>
        <w:spacing w:after="80"/>
        <w:ind/>
        <w:rPr/>
      </w:pPr>
      <w:r/>
      <w:r/>
    </w:p>
    <w:p w14:paraId="12870419">
      <w:pPr>
        <w:pBdr/>
        <w:spacing w:after="80" w:before="200"/>
        <w:ind/>
        <w:rPr>
          <w:b/>
          <w:bCs/>
          <w:color w:val="2e75b6"/>
          <w:sz w:val="28"/>
          <w:szCs w:val="28"/>
        </w:rPr>
      </w:pPr>
      <w:r>
        <w:rPr>
          <w:b/>
          <w:bCs/>
          <w:color w:val="2e75b6"/>
          <w:sz w:val="28"/>
          <w:szCs w:val="28"/>
        </w:rPr>
        <w:t xml:space="preserve">2.4 ZIP Package</w:t>
      </w:r>
      <w:r>
        <w:rPr>
          <w:b/>
          <w:bCs/>
          <w:color w:val="2e75b6"/>
          <w:sz w:val="28"/>
          <w:szCs w:val="28"/>
        </w:rPr>
      </w:r>
      <w:r>
        <w:rPr>
          <w:b/>
          <w:bCs/>
          <w:color w:val="2e75b6"/>
          <w:sz w:val="28"/>
          <w:szCs w:val="28"/>
        </w:rPr>
      </w:r>
    </w:p>
    <w:p w14:paraId="121B1FD9">
      <w:pPr>
        <w:pBdr/>
        <w:spacing w:after="80"/>
        <w:ind w:left="400"/>
        <w:rPr>
          <w:sz w:val="24"/>
          <w:szCs w:val="24"/>
        </w:rPr>
      </w:pPr>
      <w:r>
        <w:rPr>
          <w:sz w:val="24"/>
          <w:szCs w:val="24"/>
        </w:rPr>
        <w:t xml:space="preserve">•  ไฟล์: MONOLITH_SOP_Package_v2.4.zip</w:t>
      </w:r>
      <w:r>
        <w:rPr>
          <w:sz w:val="24"/>
          <w:szCs w:val="24"/>
        </w:rPr>
      </w:r>
      <w:r>
        <w:rPr>
          <w:sz w:val="24"/>
          <w:szCs w:val="24"/>
        </w:rPr>
      </w:r>
    </w:p>
    <w:p w14:paraId="6B71D1D7">
      <w:pPr>
        <w:pBdr/>
        <w:spacing w:after="80"/>
        <w:ind w:left="400"/>
        <w:rPr>
          <w:sz w:val="24"/>
          <w:szCs w:val="24"/>
        </w:rPr>
      </w:pPr>
      <w:r>
        <w:rPr>
          <w:sz w:val="24"/>
          <w:szCs w:val="24"/>
        </w:rPr>
        <w:t xml:space="preserve">•  รวมทุกเอกสาร Core + Client-Facing + Dashboard ทั้งหมด</w:t>
      </w:r>
      <w:r>
        <w:rPr>
          <w:sz w:val="24"/>
          <w:szCs w:val="24"/>
        </w:rPr>
      </w:r>
      <w:r>
        <w:rPr>
          <w:sz w:val="24"/>
          <w:szCs w:val="24"/>
        </w:rPr>
      </w:r>
    </w:p>
    <w:p w14:paraId="42C02794">
      <w:pPr>
        <w:pBdr/>
        <w:spacing w:after="120" w:before="320"/>
        <w:ind/>
        <w:rPr>
          <w:b/>
          <w:bCs/>
          <w:color w:val="1f2d5a"/>
          <w:sz w:val="36"/>
          <w:szCs w:val="36"/>
        </w:rPr>
      </w:pPr>
      <w:r>
        <w:rPr>
          <w:b/>
          <w:bCs/>
          <w:color w:val="1f2d5a"/>
          <w:sz w:val="36"/>
          <w:szCs w:val="36"/>
        </w:rPr>
        <w:t xml:space="preserve">3. AI Agent Roster — 14 Agents (SOP v2.5)</w:t>
      </w:r>
      <w:r>
        <w:rPr>
          <w:b/>
          <w:bCs/>
          <w:color w:val="1f2d5a"/>
          <w:sz w:val="36"/>
          <w:szCs w:val="36"/>
        </w:rPr>
      </w:r>
      <w:r>
        <w:rPr>
          <w:b/>
          <w:bCs/>
          <w:color w:val="1f2d5a"/>
          <w:sz w:val="36"/>
          <w:szCs w:val="36"/>
        </w:rPr>
      </w:r>
    </w:p>
    <w:tbl>
      <w:tblPr>
        <w:tblW w:w="5000" w:type="pct"/>
        <w:tblBorders>
          <w:top w:val="single" w:color="999999" w:sz="4" w:space="0"/>
          <w:left w:val="single" w:color="999999" w:sz="4" w:space="0"/>
          <w:bottom w:val="single" w:color="999999" w:sz="4" w:space="0"/>
          <w:right w:val="single" w:color="999999" w:sz="4" w:space="0"/>
          <w:insideH w:val="single" w:color="999999" w:sz="4" w:space="0"/>
          <w:insideV w:val="single" w:color="999999" w:sz="4" w:space="0"/>
        </w:tblBorders>
        <w:tblLook w:val="04A0" w:firstRow="1" w:lastRow="0" w:firstColumn="1" w:lastColumn="0" w:noHBand="0" w:noVBand="1"/>
      </w:tblPr>
      <w:tblGrid>
        <w:gridCol w:w="222"/>
        <w:gridCol w:w="222"/>
        <w:gridCol w:w="222"/>
        <w:gridCol w:w="222"/>
        <w:gridCol w:w="222"/>
      </w:tblGrid>
      <w:tr>
        <w:trPr/>
        <w:tc>
          <w:tcPr>
            <w:shd w:val="clear" w:color="2e75b6" w:fill="2e75b6"/>
            <w:tcBorders/>
            <w:tcMar>
              <w:left w:w="115" w:type="dxa"/>
              <w:top w:w="80" w:type="dxa"/>
              <w:right w:w="115" w:type="dxa"/>
              <w:bottom w:w="80" w:type="dxa"/>
            </w:tcMar>
          </w:tcPr>
          <w:p w14:paraId="24027FCF">
            <w:pPr>
              <w:pBdr/>
              <w:spacing/>
              <w:ind/>
              <w:jc w:val="center"/>
              <w:rPr>
                <w:b/>
                <w:bCs/>
                <w:color w:val="ffffff"/>
                <w:sz w:val="22"/>
                <w:szCs w:val="22"/>
              </w:rPr>
            </w:pPr>
            <w:r>
              <w:rPr>
                <w:b/>
                <w:bCs/>
                <w:color w:val="ffffff"/>
                <w:sz w:val="22"/>
                <w:szCs w:val="22"/>
              </w:rPr>
            </w:r>
            <w:r>
              <w:rPr>
                <w:b/>
                <w:bCs/>
                <w:color w:val="ffffff"/>
                <w:sz w:val="22"/>
                <w:szCs w:val="22"/>
              </w:rPr>
              <w:t xml:space="preserve">#</w:t>
            </w:r>
            <w:r>
              <w:rPr>
                <w:b/>
                <w:bCs/>
                <w:color w:val="ffffff"/>
                <w:sz w:val="22"/>
                <w:szCs w:val="22"/>
              </w:rPr>
            </w:r>
            <w:r>
              <w:rPr>
                <w:b/>
                <w:bCs/>
                <w:color w:val="ffffff"/>
                <w:sz w:val="22"/>
                <w:szCs w:val="22"/>
              </w:rPr>
            </w:r>
          </w:p>
        </w:tc>
        <w:tc>
          <w:tcPr>
            <w:shd w:val="clear" w:color="2e75b6" w:fill="2e75b6"/>
            <w:tcBorders/>
            <w:tcMar>
              <w:left w:w="115" w:type="dxa"/>
              <w:top w:w="80" w:type="dxa"/>
              <w:right w:w="115" w:type="dxa"/>
              <w:bottom w:w="80" w:type="dxa"/>
            </w:tcMar>
          </w:tcPr>
          <w:p w14:paraId="4741610F">
            <w:pPr>
              <w:pBdr/>
              <w:spacing/>
              <w:ind/>
              <w:jc w:val="center"/>
              <w:rPr>
                <w:b/>
                <w:bCs/>
                <w:color w:val="ffffff"/>
                <w:sz w:val="22"/>
                <w:szCs w:val="22"/>
              </w:rPr>
            </w:pPr>
            <w:r>
              <w:rPr>
                <w:b/>
                <w:bCs/>
                <w:color w:val="ffffff"/>
                <w:sz w:val="22"/>
                <w:szCs w:val="22"/>
              </w:rPr>
            </w:r>
            <w:r>
              <w:rPr>
                <w:b/>
                <w:bCs/>
                <w:color w:val="ffffff"/>
                <w:sz w:val="22"/>
                <w:szCs w:val="22"/>
              </w:rPr>
              <w:t xml:space="preserve">Agent</w:t>
            </w:r>
            <w:r>
              <w:rPr>
                <w:b/>
                <w:bCs/>
                <w:color w:val="ffffff"/>
                <w:sz w:val="22"/>
                <w:szCs w:val="22"/>
              </w:rPr>
            </w:r>
            <w:r>
              <w:rPr>
                <w:b/>
                <w:bCs/>
                <w:color w:val="ffffff"/>
                <w:sz w:val="22"/>
                <w:szCs w:val="22"/>
              </w:rPr>
            </w:r>
          </w:p>
        </w:tc>
        <w:tc>
          <w:tcPr>
            <w:shd w:val="clear" w:color="2e75b6" w:fill="2e75b6"/>
            <w:tcBorders/>
            <w:tcMar>
              <w:left w:w="115" w:type="dxa"/>
              <w:top w:w="80" w:type="dxa"/>
              <w:right w:w="115" w:type="dxa"/>
              <w:bottom w:w="80" w:type="dxa"/>
            </w:tcMar>
          </w:tcPr>
          <w:p w14:paraId="7E59AB9F">
            <w:pPr>
              <w:pBdr/>
              <w:spacing/>
              <w:ind/>
              <w:jc w:val="center"/>
              <w:rPr>
                <w:b/>
                <w:bCs/>
                <w:color w:val="ffffff"/>
                <w:sz w:val="22"/>
                <w:szCs w:val="22"/>
              </w:rPr>
            </w:pPr>
            <w:r>
              <w:rPr>
                <w:b/>
                <w:bCs/>
                <w:color w:val="ffffff"/>
                <w:sz w:val="22"/>
                <w:szCs w:val="22"/>
              </w:rPr>
            </w:r>
            <w:r>
              <w:rPr>
                <w:b/>
                <w:bCs/>
                <w:color w:val="ffffff"/>
                <w:sz w:val="22"/>
                <w:szCs w:val="22"/>
              </w:rPr>
              <w:t xml:space="preserve">บทบาท</w:t>
            </w:r>
            <w:r>
              <w:rPr>
                <w:b/>
                <w:bCs/>
                <w:color w:val="ffffff"/>
                <w:sz w:val="22"/>
                <w:szCs w:val="22"/>
              </w:rPr>
            </w:r>
            <w:r>
              <w:rPr>
                <w:b/>
                <w:bCs/>
                <w:color w:val="ffffff"/>
                <w:sz w:val="22"/>
                <w:szCs w:val="22"/>
              </w:rPr>
            </w:r>
          </w:p>
        </w:tc>
        <w:tc>
          <w:tcPr>
            <w:shd w:val="clear" w:color="2e75b6" w:fill="2e75b6"/>
            <w:tcBorders/>
            <w:tcMar>
              <w:left w:w="115" w:type="dxa"/>
              <w:top w:w="80" w:type="dxa"/>
              <w:right w:w="115" w:type="dxa"/>
              <w:bottom w:w="80" w:type="dxa"/>
            </w:tcMar>
          </w:tcPr>
          <w:p w14:paraId="3ECBBE2B">
            <w:pPr>
              <w:pBdr/>
              <w:spacing/>
              <w:ind/>
              <w:jc w:val="center"/>
              <w:rPr>
                <w:b/>
                <w:bCs/>
                <w:color w:val="ffffff"/>
                <w:sz w:val="22"/>
                <w:szCs w:val="22"/>
              </w:rPr>
            </w:pPr>
            <w:r>
              <w:rPr>
                <w:b/>
                <w:bCs/>
                <w:color w:val="ffffff"/>
                <w:sz w:val="22"/>
                <w:szCs w:val="22"/>
              </w:rPr>
            </w:r>
            <w:r>
              <w:rPr>
                <w:b/>
                <w:bCs/>
                <w:color w:val="ffffff"/>
                <w:sz w:val="22"/>
                <w:szCs w:val="22"/>
              </w:rPr>
              <w:t xml:space="preserve">ตำแหน่งที่รับผิดชอบ</w:t>
            </w:r>
            <w:r>
              <w:rPr>
                <w:b/>
                <w:bCs/>
                <w:color w:val="ffffff"/>
                <w:sz w:val="22"/>
                <w:szCs w:val="22"/>
              </w:rPr>
            </w:r>
            <w:r>
              <w:rPr>
                <w:b/>
                <w:bCs/>
                <w:color w:val="ffffff"/>
                <w:sz w:val="22"/>
                <w:szCs w:val="22"/>
              </w:rPr>
            </w:r>
          </w:p>
        </w:tc>
        <w:tc>
          <w:tcPr>
            <w:shd w:val="clear" w:color="2e75b6" w:fill="2e75b6"/>
            <w:tcBorders/>
            <w:tcMar>
              <w:left w:w="115" w:type="dxa"/>
              <w:top w:w="80" w:type="dxa"/>
              <w:right w:w="115" w:type="dxa"/>
              <w:bottom w:w="80" w:type="dxa"/>
            </w:tcMar>
          </w:tcPr>
          <w:p w14:paraId="0F5C42D3">
            <w:pPr>
              <w:pBdr/>
              <w:spacing/>
              <w:ind/>
              <w:jc w:val="center"/>
              <w:rPr>
                <w:b/>
                <w:bCs/>
                <w:color w:val="ffffff"/>
                <w:sz w:val="22"/>
                <w:szCs w:val="22"/>
              </w:rPr>
            </w:pPr>
            <w:r>
              <w:rPr>
                <w:b/>
                <w:bCs/>
                <w:color w:val="ffffff"/>
                <w:sz w:val="22"/>
                <w:szCs w:val="22"/>
              </w:rPr>
            </w:r>
            <w:r>
              <w:rPr>
                <w:b/>
                <w:bCs/>
                <w:color w:val="ffffff"/>
                <w:sz w:val="22"/>
                <w:szCs w:val="22"/>
              </w:rPr>
              <w:t xml:space="preserve">Human Accountable</w:t>
            </w:r>
            <w:r>
              <w:rPr>
                <w:b/>
                <w:bCs/>
                <w:color w:val="ffffff"/>
                <w:sz w:val="22"/>
                <w:szCs w:val="22"/>
              </w:rPr>
            </w:r>
            <w:r>
              <w:rPr>
                <w:b/>
                <w:bCs/>
                <w:color w:val="ffffff"/>
                <w:sz w:val="22"/>
                <w:szCs w:val="22"/>
              </w:rPr>
            </w:r>
          </w:p>
        </w:tc>
      </w:tr>
      <w:tr>
        <w:trPr/>
        <w:tc>
          <w:tcPr>
            <w:shd w:val="clear" w:color="f0f5ff" w:fill="f0f5ff"/>
            <w:tcBorders/>
            <w:tcMar>
              <w:left w:w="115" w:type="dxa"/>
              <w:top w:w="80" w:type="dxa"/>
              <w:right w:w="115" w:type="dxa"/>
              <w:bottom w:w="80" w:type="dxa"/>
            </w:tcMar>
            <w:vMerge w:val="restart"/>
          </w:tcPr>
          <w:p w14:paraId="6623E1C5">
            <w:pPr>
              <w:pBdr/>
              <w:spacing/>
              <w:ind/>
              <w:jc w:val="left"/>
              <w:rPr>
                <w:b w:val="0"/>
                <w:bCs w:val="0"/>
                <w:color w:val="000000"/>
                <w:sz w:val="22"/>
                <w:szCs w:val="22"/>
              </w:rPr>
            </w:pPr>
            <w:r>
              <w:rPr>
                <w:b w:val="0"/>
                <w:bCs w:val="0"/>
                <w:color w:val="000000"/>
                <w:sz w:val="22"/>
                <w:szCs w:val="22"/>
              </w:rPr>
            </w:r>
            <w:r>
              <w:rPr>
                <w:b w:val="0"/>
                <w:bCs w:val="0"/>
                <w:color w:val="000000"/>
                <w:sz w:val="22"/>
                <w:szCs w:val="22"/>
              </w:rPr>
              <w:t xml:space="preserve">1</w:t>
            </w:r>
            <w:r>
              <w:rPr>
                <w:b w:val="0"/>
                <w:bCs w:val="0"/>
                <w:color w:val="000000"/>
                <w:sz w:val="22"/>
                <w:szCs w:val="22"/>
              </w:rPr>
            </w:r>
            <w:r>
              <w:rPr>
                <w:b w:val="0"/>
                <w:bCs w:val="0"/>
                <w:color w:val="000000"/>
                <w:sz w:val="22"/>
                <w:szCs w:val="22"/>
              </w:rPr>
            </w:r>
          </w:p>
        </w:tc>
        <w:tc>
          <w:tcPr>
            <w:shd w:val="clear" w:color="f0f5ff" w:fill="f0f5ff"/>
            <w:tcBorders/>
            <w:tcMar>
              <w:left w:w="115" w:type="dxa"/>
              <w:top w:w="80" w:type="dxa"/>
              <w:right w:w="115" w:type="dxa"/>
              <w:bottom w:w="80" w:type="dxa"/>
            </w:tcMar>
            <w:vMerge w:val="restart"/>
          </w:tcPr>
          <w:p w14:paraId="64387828">
            <w:pPr>
              <w:pBdr/>
              <w:spacing/>
              <w:ind/>
              <w:jc w:val="left"/>
              <w:rPr>
                <w:b w:val="0"/>
                <w:bCs w:val="0"/>
                <w:color w:val="000000"/>
                <w:sz w:val="22"/>
                <w:szCs w:val="22"/>
              </w:rPr>
            </w:pPr>
            <w:r>
              <w:rPr>
                <w:b w:val="0"/>
                <w:bCs w:val="0"/>
                <w:color w:val="000000"/>
                <w:sz w:val="22"/>
                <w:szCs w:val="22"/>
              </w:rPr>
            </w:r>
            <w:r>
              <w:rPr>
                <w:b w:val="0"/>
                <w:bCs w:val="0"/>
                <w:color w:val="000000"/>
                <w:sz w:val="22"/>
                <w:szCs w:val="22"/>
              </w:rPr>
              <w:t xml:space="preserve">Kelly</w:t>
            </w:r>
            <w:r>
              <w:rPr>
                <w:b w:val="0"/>
                <w:bCs w:val="0"/>
                <w:color w:val="000000"/>
                <w:sz w:val="22"/>
                <w:szCs w:val="22"/>
              </w:rPr>
            </w:r>
            <w:r>
              <w:rPr>
                <w:b w:val="0"/>
                <w:bCs w:val="0"/>
                <w:color w:val="000000"/>
                <w:sz w:val="22"/>
                <w:szCs w:val="22"/>
              </w:rPr>
            </w:r>
          </w:p>
        </w:tc>
        <w:tc>
          <w:tcPr>
            <w:shd w:val="clear" w:color="f0f5ff" w:fill="f0f5ff"/>
            <w:tcBorders/>
            <w:tcMar>
              <w:left w:w="115" w:type="dxa"/>
              <w:top w:w="80" w:type="dxa"/>
              <w:right w:w="115" w:type="dxa"/>
              <w:bottom w:w="80" w:type="dxa"/>
            </w:tcMar>
            <w:vMerge w:val="restart"/>
          </w:tcPr>
          <w:p w14:paraId="5FD756BB">
            <w:pPr>
              <w:pBdr/>
              <w:spacing/>
              <w:ind/>
              <w:jc w:val="left"/>
              <w:rPr>
                <w:b w:val="0"/>
                <w:bCs w:val="0"/>
                <w:color w:val="000000"/>
                <w:sz w:val="22"/>
                <w:szCs w:val="22"/>
              </w:rPr>
            </w:pPr>
            <w:r>
              <w:rPr>
                <w:b w:val="0"/>
                <w:bCs w:val="0"/>
                <w:color w:val="000000"/>
                <w:sz w:val="22"/>
                <w:szCs w:val="22"/>
              </w:rPr>
            </w:r>
            <w:r>
              <w:rPr>
                <w:b w:val="0"/>
                <w:bCs w:val="0"/>
                <w:color w:val="000000"/>
                <w:sz w:val="22"/>
                <w:szCs w:val="22"/>
              </w:rPr>
              <w:t xml:space="preserve">Project &amp; Operations Coordinator</w:t>
            </w:r>
            <w:r>
              <w:rPr>
                <w:b w:val="0"/>
                <w:bCs w:val="0"/>
                <w:color w:val="000000"/>
                <w:sz w:val="22"/>
                <w:szCs w:val="22"/>
              </w:rPr>
            </w:r>
            <w:r>
              <w:rPr>
                <w:b w:val="0"/>
                <w:bCs w:val="0"/>
                <w:color w:val="000000"/>
                <w:sz w:val="22"/>
                <w:szCs w:val="22"/>
              </w:rPr>
            </w:r>
          </w:p>
        </w:tc>
        <w:tc>
          <w:tcPr>
            <w:shd w:val="clear" w:color="f0f5ff" w:fill="f0f5ff"/>
            <w:tcBorders/>
            <w:tcMar>
              <w:left w:w="115" w:type="dxa"/>
              <w:top w:w="80" w:type="dxa"/>
              <w:right w:w="115" w:type="dxa"/>
              <w:bottom w:w="80" w:type="dxa"/>
            </w:tcMar>
            <w:vMerge w:val="restart"/>
          </w:tcPr>
          <w:p w14:paraId="4CB1EDEE">
            <w:pPr>
              <w:pBdr/>
              <w:spacing/>
              <w:ind/>
              <w:jc w:val="left"/>
              <w:rPr>
                <w:b w:val="0"/>
                <w:bCs w:val="0"/>
                <w:color w:val="000000"/>
                <w:sz w:val="22"/>
                <w:szCs w:val="22"/>
              </w:rPr>
            </w:pPr>
            <w:r>
              <w:rPr>
                <w:b w:val="0"/>
                <w:bCs w:val="0"/>
                <w:color w:val="000000"/>
                <w:sz w:val="22"/>
                <w:szCs w:val="22"/>
              </w:rPr>
            </w:r>
            <w:r>
              <w:rPr>
                <w:b w:val="0"/>
                <w:bCs w:val="0"/>
                <w:color w:val="000000"/>
                <w:sz w:val="22"/>
                <w:szCs w:val="22"/>
              </w:rPr>
              <w:t xml:space="preserve">A1, D1, D2</w:t>
            </w:r>
            <w:r>
              <w:rPr>
                <w:b w:val="0"/>
                <w:bCs w:val="0"/>
                <w:color w:val="000000"/>
                <w:sz w:val="22"/>
                <w:szCs w:val="22"/>
              </w:rPr>
            </w:r>
            <w:r>
              <w:rPr>
                <w:b w:val="0"/>
                <w:bCs w:val="0"/>
                <w:color w:val="000000"/>
                <w:sz w:val="22"/>
                <w:szCs w:val="22"/>
              </w:rPr>
            </w:r>
          </w:p>
        </w:tc>
        <w:tc>
          <w:tcPr>
            <w:shd w:val="clear" w:color="f0f5ff" w:fill="f0f5ff"/>
            <w:tcBorders/>
            <w:tcMar>
              <w:left w:w="115" w:type="dxa"/>
              <w:top w:w="80" w:type="dxa"/>
              <w:right w:w="115" w:type="dxa"/>
              <w:bottom w:w="80" w:type="dxa"/>
            </w:tcMar>
            <w:vMerge w:val="restart"/>
          </w:tcPr>
          <w:p w14:paraId="62CEEAE3">
            <w:pPr>
              <w:pBdr/>
              <w:spacing/>
              <w:ind/>
              <w:jc w:val="left"/>
              <w:rPr>
                <w:b w:val="0"/>
                <w:bCs w:val="0"/>
                <w:color w:val="000000"/>
                <w:sz w:val="22"/>
                <w:szCs w:val="22"/>
              </w:rPr>
            </w:pPr>
            <w:r>
              <w:rPr>
                <w:b w:val="0"/>
                <w:bCs w:val="0"/>
                <w:color w:val="000000"/>
                <w:sz w:val="22"/>
                <w:szCs w:val="22"/>
              </w:rPr>
            </w:r>
            <w:r>
              <w:rPr>
                <w:b w:val="0"/>
                <w:bCs w:val="0"/>
                <w:color w:val="000000"/>
                <w:sz w:val="22"/>
                <w:szCs w:val="22"/>
              </w:rPr>
              <w:t xml:space="preserve">MD / Studio Director</w:t>
            </w:r>
            <w:r>
              <w:rPr>
                <w:b w:val="0"/>
                <w:bCs w:val="0"/>
                <w:color w:val="000000"/>
                <w:sz w:val="22"/>
                <w:szCs w:val="22"/>
              </w:rPr>
            </w:r>
            <w:r>
              <w:rPr>
                <w:b w:val="0"/>
                <w:bCs w:val="0"/>
                <w:color w:val="000000"/>
                <w:sz w:val="22"/>
                <w:szCs w:val="22"/>
              </w:rPr>
            </w:r>
          </w:p>
        </w:tc>
      </w:tr>
      <w:tr>
        <w:trPr/>
        <w:tc>
          <w:tcPr>
            <w:shd w:val="clear" w:color="ffffff" w:fill="ffffff"/>
            <w:tcBorders/>
            <w:tcMar>
              <w:left w:w="115" w:type="dxa"/>
              <w:top w:w="80" w:type="dxa"/>
              <w:right w:w="115" w:type="dxa"/>
              <w:bottom w:w="80" w:type="dxa"/>
            </w:tcMar>
            <w:vMerge w:val="restart"/>
          </w:tcPr>
          <w:p w14:paraId="1B310F5B">
            <w:pPr>
              <w:pBdr/>
              <w:spacing/>
              <w:ind/>
              <w:jc w:val="left"/>
              <w:rPr>
                <w:b w:val="0"/>
                <w:bCs w:val="0"/>
                <w:color w:val="000000"/>
                <w:sz w:val="22"/>
                <w:szCs w:val="22"/>
              </w:rPr>
            </w:pPr>
            <w:r>
              <w:rPr>
                <w:b w:val="0"/>
                <w:bCs w:val="0"/>
                <w:color w:val="000000"/>
                <w:sz w:val="22"/>
                <w:szCs w:val="22"/>
              </w:rPr>
            </w:r>
            <w:r>
              <w:rPr>
                <w:b w:val="0"/>
                <w:bCs w:val="0"/>
                <w:color w:val="000000"/>
                <w:sz w:val="22"/>
                <w:szCs w:val="22"/>
              </w:rPr>
              <w:t xml:space="preserve">2</w:t>
            </w:r>
            <w:r>
              <w:rPr>
                <w:b w:val="0"/>
                <w:bCs w:val="0"/>
                <w:color w:val="000000"/>
                <w:sz w:val="22"/>
                <w:szCs w:val="22"/>
              </w:rPr>
            </w:r>
            <w:r>
              <w:rPr>
                <w:b w:val="0"/>
                <w:bCs w:val="0"/>
                <w:color w:val="000000"/>
                <w:sz w:val="22"/>
                <w:szCs w:val="22"/>
              </w:rPr>
            </w:r>
          </w:p>
        </w:tc>
        <w:tc>
          <w:tcPr>
            <w:shd w:val="clear" w:color="ffffff" w:fill="ffffff"/>
            <w:tcBorders/>
            <w:tcMar>
              <w:left w:w="115" w:type="dxa"/>
              <w:top w:w="80" w:type="dxa"/>
              <w:right w:w="115" w:type="dxa"/>
              <w:bottom w:w="80" w:type="dxa"/>
            </w:tcMar>
            <w:vMerge w:val="restart"/>
          </w:tcPr>
          <w:p w14:paraId="3B9BB0CF">
            <w:pPr>
              <w:pBdr/>
              <w:spacing/>
              <w:ind/>
              <w:jc w:val="left"/>
              <w:rPr>
                <w:b w:val="0"/>
                <w:bCs w:val="0"/>
                <w:color w:val="000000"/>
                <w:sz w:val="22"/>
                <w:szCs w:val="22"/>
              </w:rPr>
            </w:pPr>
            <w:r>
              <w:rPr>
                <w:b w:val="0"/>
                <w:bCs w:val="0"/>
                <w:color w:val="000000"/>
                <w:sz w:val="22"/>
                <w:szCs w:val="22"/>
              </w:rPr>
            </w:r>
            <w:r>
              <w:rPr>
                <w:b w:val="0"/>
                <w:bCs w:val="0"/>
                <w:color w:val="000000"/>
                <w:sz w:val="22"/>
                <w:szCs w:val="22"/>
              </w:rPr>
              <w:t xml:space="preserve">Signal</w:t>
            </w:r>
            <w:r>
              <w:rPr>
                <w:b w:val="0"/>
                <w:bCs w:val="0"/>
                <w:color w:val="000000"/>
                <w:sz w:val="22"/>
                <w:szCs w:val="22"/>
              </w:rPr>
            </w:r>
            <w:r>
              <w:rPr>
                <w:b w:val="0"/>
                <w:bCs w:val="0"/>
                <w:color w:val="000000"/>
                <w:sz w:val="22"/>
                <w:szCs w:val="22"/>
              </w:rPr>
            </w:r>
          </w:p>
        </w:tc>
        <w:tc>
          <w:tcPr>
            <w:shd w:val="clear" w:color="ffffff" w:fill="ffffff"/>
            <w:tcBorders/>
            <w:tcMar>
              <w:left w:w="115" w:type="dxa"/>
              <w:top w:w="80" w:type="dxa"/>
              <w:right w:w="115" w:type="dxa"/>
              <w:bottom w:w="80" w:type="dxa"/>
            </w:tcMar>
            <w:vMerge w:val="restart"/>
          </w:tcPr>
          <w:p w14:paraId="0A114E55">
            <w:pPr>
              <w:pBdr/>
              <w:spacing/>
              <w:ind/>
              <w:jc w:val="left"/>
              <w:rPr>
                <w:b w:val="0"/>
                <w:bCs w:val="0"/>
                <w:color w:val="000000"/>
                <w:sz w:val="22"/>
                <w:szCs w:val="22"/>
              </w:rPr>
            </w:pPr>
            <w:r>
              <w:rPr>
                <w:b w:val="0"/>
                <w:bCs w:val="0"/>
                <w:color w:val="000000"/>
                <w:sz w:val="22"/>
                <w:szCs w:val="22"/>
              </w:rPr>
            </w:r>
            <w:r>
              <w:rPr>
                <w:b w:val="0"/>
                <w:bCs w:val="0"/>
                <w:color w:val="000000"/>
                <w:sz w:val="22"/>
                <w:szCs w:val="22"/>
              </w:rPr>
              <w:t xml:space="preserve">Marketing Intelligence &amp; Brand Scout</w:t>
            </w:r>
            <w:r>
              <w:rPr>
                <w:b w:val="0"/>
                <w:bCs w:val="0"/>
                <w:color w:val="000000"/>
                <w:sz w:val="22"/>
                <w:szCs w:val="22"/>
              </w:rPr>
            </w:r>
            <w:r>
              <w:rPr>
                <w:b w:val="0"/>
                <w:bCs w:val="0"/>
                <w:color w:val="000000"/>
                <w:sz w:val="22"/>
                <w:szCs w:val="22"/>
              </w:rPr>
            </w:r>
          </w:p>
        </w:tc>
        <w:tc>
          <w:tcPr>
            <w:shd w:val="clear" w:color="ffffff" w:fill="ffffff"/>
            <w:tcBorders/>
            <w:tcMar>
              <w:left w:w="115" w:type="dxa"/>
              <w:top w:w="80" w:type="dxa"/>
              <w:right w:w="115" w:type="dxa"/>
              <w:bottom w:w="80" w:type="dxa"/>
            </w:tcMar>
            <w:vMerge w:val="restart"/>
          </w:tcPr>
          <w:p w14:paraId="12DCB546">
            <w:pPr>
              <w:pBdr/>
              <w:spacing/>
              <w:ind/>
              <w:jc w:val="left"/>
              <w:rPr>
                <w:b w:val="0"/>
                <w:bCs w:val="0"/>
                <w:color w:val="000000"/>
                <w:sz w:val="22"/>
                <w:szCs w:val="22"/>
              </w:rPr>
            </w:pPr>
            <w:r>
              <w:rPr>
                <w:b w:val="0"/>
                <w:bCs w:val="0"/>
                <w:color w:val="000000"/>
                <w:sz w:val="22"/>
                <w:szCs w:val="22"/>
              </w:rPr>
            </w:r>
            <w:r>
              <w:rPr>
                <w:b w:val="0"/>
                <w:bCs w:val="0"/>
                <w:color w:val="000000"/>
                <w:sz w:val="22"/>
                <w:szCs w:val="22"/>
              </w:rPr>
              <w:t xml:space="preserve">H3, H4</w:t>
            </w:r>
            <w:r>
              <w:rPr>
                <w:b w:val="0"/>
                <w:bCs w:val="0"/>
                <w:color w:val="000000"/>
                <w:sz w:val="22"/>
                <w:szCs w:val="22"/>
              </w:rPr>
            </w:r>
            <w:r>
              <w:rPr>
                <w:b w:val="0"/>
                <w:bCs w:val="0"/>
                <w:color w:val="000000"/>
                <w:sz w:val="22"/>
                <w:szCs w:val="22"/>
              </w:rPr>
            </w:r>
          </w:p>
        </w:tc>
        <w:tc>
          <w:tcPr>
            <w:shd w:val="clear" w:color="ffffff" w:fill="ffffff"/>
            <w:tcBorders/>
            <w:tcMar>
              <w:left w:w="115" w:type="dxa"/>
              <w:top w:w="80" w:type="dxa"/>
              <w:right w:w="115" w:type="dxa"/>
              <w:bottom w:w="80" w:type="dxa"/>
            </w:tcMar>
            <w:vMerge w:val="restart"/>
          </w:tcPr>
          <w:p w14:paraId="163B8F1D">
            <w:pPr>
              <w:pBdr/>
              <w:spacing/>
              <w:ind/>
              <w:jc w:val="left"/>
              <w:rPr>
                <w:b w:val="0"/>
                <w:bCs w:val="0"/>
                <w:color w:val="000000"/>
                <w:sz w:val="22"/>
                <w:szCs w:val="22"/>
              </w:rPr>
            </w:pPr>
            <w:r>
              <w:rPr>
                <w:b w:val="0"/>
                <w:bCs w:val="0"/>
                <w:color w:val="000000"/>
                <w:sz w:val="22"/>
                <w:szCs w:val="22"/>
              </w:rPr>
            </w:r>
            <w:r>
              <w:rPr>
                <w:b w:val="0"/>
                <w:bCs w:val="0"/>
                <w:color w:val="000000"/>
                <w:sz w:val="22"/>
                <w:szCs w:val="22"/>
              </w:rPr>
              <w:t xml:space="preserve">GM / Marketing Manager</w:t>
            </w:r>
            <w:r>
              <w:rPr>
                <w:b w:val="0"/>
                <w:bCs w:val="0"/>
                <w:color w:val="000000"/>
                <w:sz w:val="22"/>
                <w:szCs w:val="22"/>
              </w:rPr>
            </w:r>
            <w:r>
              <w:rPr>
                <w:b w:val="0"/>
                <w:bCs w:val="0"/>
                <w:color w:val="000000"/>
                <w:sz w:val="22"/>
                <w:szCs w:val="22"/>
              </w:rPr>
            </w:r>
          </w:p>
        </w:tc>
      </w:tr>
      <w:tr>
        <w:trPr/>
        <w:tc>
          <w:tcPr>
            <w:shd w:val="clear" w:color="f0f5ff" w:fill="f0f5ff"/>
            <w:tcBorders/>
            <w:tcMar>
              <w:left w:w="115" w:type="dxa"/>
              <w:top w:w="80" w:type="dxa"/>
              <w:right w:w="115" w:type="dxa"/>
              <w:bottom w:w="80" w:type="dxa"/>
            </w:tcMar>
            <w:vMerge w:val="restart"/>
          </w:tcPr>
          <w:p w14:paraId="62C6EB41">
            <w:pPr>
              <w:pBdr/>
              <w:spacing/>
              <w:ind/>
              <w:jc w:val="left"/>
              <w:rPr>
                <w:b w:val="0"/>
                <w:bCs w:val="0"/>
                <w:color w:val="000000"/>
                <w:sz w:val="22"/>
                <w:szCs w:val="22"/>
              </w:rPr>
            </w:pPr>
            <w:r>
              <w:rPr>
                <w:b w:val="0"/>
                <w:bCs w:val="0"/>
                <w:color w:val="000000"/>
                <w:sz w:val="22"/>
                <w:szCs w:val="22"/>
              </w:rPr>
            </w:r>
            <w:r>
              <w:rPr>
                <w:b w:val="0"/>
                <w:bCs w:val="0"/>
                <w:color w:val="000000"/>
                <w:sz w:val="22"/>
                <w:szCs w:val="22"/>
              </w:rPr>
              <w:t xml:space="preserve">3</w:t>
            </w:r>
            <w:r>
              <w:rPr>
                <w:b w:val="0"/>
                <w:bCs w:val="0"/>
                <w:color w:val="000000"/>
                <w:sz w:val="22"/>
                <w:szCs w:val="22"/>
              </w:rPr>
            </w:r>
            <w:r>
              <w:rPr>
                <w:b w:val="0"/>
                <w:bCs w:val="0"/>
                <w:color w:val="000000"/>
                <w:sz w:val="22"/>
                <w:szCs w:val="22"/>
              </w:rPr>
            </w:r>
          </w:p>
        </w:tc>
        <w:tc>
          <w:tcPr>
            <w:shd w:val="clear" w:color="f0f5ff" w:fill="f0f5ff"/>
            <w:tcBorders/>
            <w:tcMar>
              <w:left w:w="115" w:type="dxa"/>
              <w:top w:w="80" w:type="dxa"/>
              <w:right w:w="115" w:type="dxa"/>
              <w:bottom w:w="80" w:type="dxa"/>
            </w:tcMar>
            <w:vMerge w:val="restart"/>
          </w:tcPr>
          <w:p w14:paraId="7798D867">
            <w:pPr>
              <w:pBdr/>
              <w:spacing/>
              <w:ind/>
              <w:jc w:val="left"/>
              <w:rPr>
                <w:b w:val="0"/>
                <w:bCs w:val="0"/>
                <w:color w:val="000000"/>
                <w:sz w:val="22"/>
                <w:szCs w:val="22"/>
              </w:rPr>
            </w:pPr>
            <w:r>
              <w:rPr>
                <w:b w:val="0"/>
                <w:bCs w:val="0"/>
                <w:color w:val="000000"/>
                <w:sz w:val="22"/>
                <w:szCs w:val="22"/>
              </w:rPr>
            </w:r>
            <w:r>
              <w:rPr>
                <w:b w:val="0"/>
                <w:bCs w:val="0"/>
                <w:color w:val="000000"/>
                <w:sz w:val="22"/>
                <w:szCs w:val="22"/>
              </w:rPr>
              <w:t xml:space="preserve">Blaze</w:t>
            </w:r>
            <w:r>
              <w:rPr>
                <w:b w:val="0"/>
                <w:bCs w:val="0"/>
                <w:color w:val="000000"/>
                <w:sz w:val="22"/>
                <w:szCs w:val="22"/>
              </w:rPr>
            </w:r>
            <w:r>
              <w:rPr>
                <w:b w:val="0"/>
                <w:bCs w:val="0"/>
                <w:color w:val="000000"/>
                <w:sz w:val="22"/>
                <w:szCs w:val="22"/>
              </w:rPr>
            </w:r>
          </w:p>
        </w:tc>
        <w:tc>
          <w:tcPr>
            <w:shd w:val="clear" w:color="f0f5ff" w:fill="f0f5ff"/>
            <w:tcBorders/>
            <w:tcMar>
              <w:left w:w="115" w:type="dxa"/>
              <w:top w:w="80" w:type="dxa"/>
              <w:right w:w="115" w:type="dxa"/>
              <w:bottom w:w="80" w:type="dxa"/>
            </w:tcMar>
            <w:vMerge w:val="restart"/>
          </w:tcPr>
          <w:p w14:paraId="46B7ACA7">
            <w:pPr>
              <w:pBdr/>
              <w:spacing/>
              <w:ind/>
              <w:jc w:val="left"/>
              <w:rPr>
                <w:b w:val="0"/>
                <w:bCs w:val="0"/>
                <w:color w:val="000000"/>
                <w:sz w:val="22"/>
                <w:szCs w:val="22"/>
              </w:rPr>
            </w:pPr>
            <w:r>
              <w:rPr>
                <w:b w:val="0"/>
                <w:bCs w:val="0"/>
                <w:color w:val="000000"/>
                <w:sz w:val="22"/>
                <w:szCs w:val="22"/>
              </w:rPr>
            </w:r>
            <w:r>
              <w:rPr>
                <w:b w:val="0"/>
                <w:bCs w:val="0"/>
                <w:color w:val="000000"/>
                <w:sz w:val="22"/>
                <w:szCs w:val="22"/>
              </w:rPr>
              <w:t xml:space="preserve">Design Automation &amp; Visualization</w:t>
            </w:r>
            <w:r>
              <w:rPr>
                <w:b w:val="0"/>
                <w:bCs w:val="0"/>
                <w:color w:val="000000"/>
                <w:sz w:val="22"/>
                <w:szCs w:val="22"/>
              </w:rPr>
            </w:r>
            <w:r>
              <w:rPr>
                <w:b w:val="0"/>
                <w:bCs w:val="0"/>
                <w:color w:val="000000"/>
                <w:sz w:val="22"/>
                <w:szCs w:val="22"/>
              </w:rPr>
            </w:r>
          </w:p>
        </w:tc>
        <w:tc>
          <w:tcPr>
            <w:shd w:val="clear" w:color="f0f5ff" w:fill="f0f5ff"/>
            <w:tcBorders/>
            <w:tcMar>
              <w:left w:w="115" w:type="dxa"/>
              <w:top w:w="80" w:type="dxa"/>
              <w:right w:w="115" w:type="dxa"/>
              <w:bottom w:w="80" w:type="dxa"/>
            </w:tcMar>
            <w:vMerge w:val="restart"/>
          </w:tcPr>
          <w:p w14:paraId="719969E2">
            <w:pPr>
              <w:pBdr/>
              <w:spacing/>
              <w:ind/>
              <w:jc w:val="left"/>
              <w:rPr>
                <w:b w:val="0"/>
                <w:bCs w:val="0"/>
                <w:color w:val="000000"/>
                <w:sz w:val="22"/>
                <w:szCs w:val="22"/>
              </w:rPr>
            </w:pPr>
            <w:r>
              <w:rPr>
                <w:b w:val="0"/>
                <w:bCs w:val="0"/>
                <w:color w:val="000000"/>
                <w:sz w:val="22"/>
                <w:szCs w:val="22"/>
              </w:rPr>
            </w:r>
            <w:r>
              <w:rPr>
                <w:b w:val="0"/>
                <w:bCs w:val="0"/>
                <w:color w:val="000000"/>
                <w:sz w:val="22"/>
                <w:szCs w:val="22"/>
              </w:rPr>
              <w:t xml:space="preserve">B1, B2, B3</w:t>
            </w:r>
            <w:r>
              <w:rPr>
                <w:b w:val="0"/>
                <w:bCs w:val="0"/>
                <w:color w:val="000000"/>
                <w:sz w:val="22"/>
                <w:szCs w:val="22"/>
              </w:rPr>
            </w:r>
            <w:r>
              <w:rPr>
                <w:b w:val="0"/>
                <w:bCs w:val="0"/>
                <w:color w:val="000000"/>
                <w:sz w:val="22"/>
                <w:szCs w:val="22"/>
              </w:rPr>
            </w:r>
          </w:p>
        </w:tc>
        <w:tc>
          <w:tcPr>
            <w:shd w:val="clear" w:color="f0f5ff" w:fill="f0f5ff"/>
            <w:tcBorders/>
            <w:tcMar>
              <w:left w:w="115" w:type="dxa"/>
              <w:top w:w="80" w:type="dxa"/>
              <w:right w:w="115" w:type="dxa"/>
              <w:bottom w:w="80" w:type="dxa"/>
            </w:tcMar>
            <w:vMerge w:val="restart"/>
          </w:tcPr>
          <w:p w14:paraId="47745DBC">
            <w:pPr>
              <w:pBdr/>
              <w:spacing/>
              <w:ind/>
              <w:jc w:val="left"/>
              <w:rPr>
                <w:b w:val="0"/>
                <w:bCs w:val="0"/>
                <w:color w:val="000000"/>
                <w:sz w:val="22"/>
                <w:szCs w:val="22"/>
              </w:rPr>
            </w:pPr>
            <w:r>
              <w:rPr>
                <w:b w:val="0"/>
                <w:bCs w:val="0"/>
                <w:color w:val="000000"/>
                <w:sz w:val="22"/>
                <w:szCs w:val="22"/>
              </w:rPr>
            </w:r>
            <w:r>
              <w:rPr>
                <w:b w:val="0"/>
                <w:bCs w:val="0"/>
                <w:color w:val="000000"/>
                <w:sz w:val="22"/>
                <w:szCs w:val="22"/>
              </w:rPr>
              <w:t xml:space="preserve">Designer Manager</w:t>
            </w:r>
            <w:r>
              <w:rPr>
                <w:b w:val="0"/>
                <w:bCs w:val="0"/>
                <w:color w:val="000000"/>
                <w:sz w:val="22"/>
                <w:szCs w:val="22"/>
              </w:rPr>
            </w:r>
            <w:r>
              <w:rPr>
                <w:b w:val="0"/>
                <w:bCs w:val="0"/>
                <w:color w:val="000000"/>
                <w:sz w:val="22"/>
                <w:szCs w:val="22"/>
              </w:rPr>
            </w:r>
          </w:p>
        </w:tc>
      </w:tr>
      <w:tr>
        <w:trPr/>
        <w:tc>
          <w:tcPr>
            <w:shd w:val="clear" w:color="ffffff" w:fill="ffffff"/>
            <w:tcBorders/>
            <w:tcMar>
              <w:left w:w="115" w:type="dxa"/>
              <w:top w:w="80" w:type="dxa"/>
              <w:right w:w="115" w:type="dxa"/>
              <w:bottom w:w="80" w:type="dxa"/>
            </w:tcMar>
            <w:vMerge w:val="restart"/>
          </w:tcPr>
          <w:p w14:paraId="23F98BA0">
            <w:pPr>
              <w:pBdr/>
              <w:spacing/>
              <w:ind/>
              <w:jc w:val="left"/>
              <w:rPr>
                <w:b w:val="0"/>
                <w:bCs w:val="0"/>
                <w:color w:val="000000"/>
                <w:sz w:val="22"/>
                <w:szCs w:val="22"/>
              </w:rPr>
            </w:pPr>
            <w:r>
              <w:rPr>
                <w:b w:val="0"/>
                <w:bCs w:val="0"/>
                <w:color w:val="000000"/>
                <w:sz w:val="22"/>
                <w:szCs w:val="22"/>
              </w:rPr>
            </w:r>
            <w:r>
              <w:rPr>
                <w:b w:val="0"/>
                <w:bCs w:val="0"/>
                <w:color w:val="000000"/>
                <w:sz w:val="22"/>
                <w:szCs w:val="22"/>
              </w:rPr>
              <w:t xml:space="preserve">4</w:t>
            </w:r>
            <w:r>
              <w:rPr>
                <w:b w:val="0"/>
                <w:bCs w:val="0"/>
                <w:color w:val="000000"/>
                <w:sz w:val="22"/>
                <w:szCs w:val="22"/>
              </w:rPr>
            </w:r>
            <w:r>
              <w:rPr>
                <w:b w:val="0"/>
                <w:bCs w:val="0"/>
                <w:color w:val="000000"/>
                <w:sz w:val="22"/>
                <w:szCs w:val="22"/>
              </w:rPr>
            </w:r>
          </w:p>
        </w:tc>
        <w:tc>
          <w:tcPr>
            <w:shd w:val="clear" w:color="ffffff" w:fill="ffffff"/>
            <w:tcBorders/>
            <w:tcMar>
              <w:left w:w="115" w:type="dxa"/>
              <w:top w:w="80" w:type="dxa"/>
              <w:right w:w="115" w:type="dxa"/>
              <w:bottom w:w="80" w:type="dxa"/>
            </w:tcMar>
            <w:vMerge w:val="restart"/>
          </w:tcPr>
          <w:p w14:paraId="627BC869">
            <w:pPr>
              <w:pBdr/>
              <w:spacing/>
              <w:ind/>
              <w:jc w:val="left"/>
              <w:rPr>
                <w:b w:val="0"/>
                <w:bCs w:val="0"/>
                <w:color w:val="000000"/>
                <w:sz w:val="22"/>
                <w:szCs w:val="22"/>
              </w:rPr>
            </w:pPr>
            <w:r>
              <w:rPr>
                <w:b w:val="0"/>
                <w:bCs w:val="0"/>
                <w:color w:val="000000"/>
                <w:sz w:val="22"/>
                <w:szCs w:val="22"/>
              </w:rPr>
            </w:r>
            <w:r>
              <w:rPr>
                <w:b w:val="0"/>
                <w:bCs w:val="0"/>
                <w:color w:val="000000"/>
                <w:sz w:val="22"/>
                <w:szCs w:val="22"/>
              </w:rPr>
              <w:t xml:space="preserve">Atlas</w:t>
            </w:r>
            <w:r>
              <w:rPr>
                <w:b w:val="0"/>
                <w:bCs w:val="0"/>
                <w:color w:val="000000"/>
                <w:sz w:val="22"/>
                <w:szCs w:val="22"/>
              </w:rPr>
            </w:r>
            <w:r>
              <w:rPr>
                <w:b w:val="0"/>
                <w:bCs w:val="0"/>
                <w:color w:val="000000"/>
                <w:sz w:val="22"/>
                <w:szCs w:val="22"/>
              </w:rPr>
            </w:r>
          </w:p>
        </w:tc>
        <w:tc>
          <w:tcPr>
            <w:shd w:val="clear" w:color="ffffff" w:fill="ffffff"/>
            <w:tcBorders/>
            <w:tcMar>
              <w:left w:w="115" w:type="dxa"/>
              <w:top w:w="80" w:type="dxa"/>
              <w:right w:w="115" w:type="dxa"/>
              <w:bottom w:w="80" w:type="dxa"/>
            </w:tcMar>
            <w:vMerge w:val="restart"/>
          </w:tcPr>
          <w:p w14:paraId="2EE722DE">
            <w:pPr>
              <w:pBdr/>
              <w:spacing/>
              <w:ind/>
              <w:jc w:val="left"/>
              <w:rPr>
                <w:b w:val="0"/>
                <w:bCs w:val="0"/>
                <w:color w:val="000000"/>
                <w:sz w:val="22"/>
                <w:szCs w:val="22"/>
              </w:rPr>
            </w:pPr>
            <w:r>
              <w:rPr>
                <w:b w:val="0"/>
                <w:bCs w:val="0"/>
                <w:color w:val="000000"/>
                <w:sz w:val="22"/>
                <w:szCs w:val="22"/>
              </w:rPr>
            </w:r>
            <w:r>
              <w:rPr>
                <w:b w:val="0"/>
                <w:bCs w:val="0"/>
                <w:color w:val="000000"/>
                <w:sz w:val="22"/>
                <w:szCs w:val="22"/>
              </w:rPr>
              <w:t xml:space="preserve">Production Control &amp; Schedule</w:t>
            </w:r>
            <w:r>
              <w:rPr>
                <w:b w:val="0"/>
                <w:bCs w:val="0"/>
                <w:color w:val="000000"/>
                <w:sz w:val="22"/>
                <w:szCs w:val="22"/>
              </w:rPr>
            </w:r>
            <w:r>
              <w:rPr>
                <w:b w:val="0"/>
                <w:bCs w:val="0"/>
                <w:color w:val="000000"/>
                <w:sz w:val="22"/>
                <w:szCs w:val="22"/>
              </w:rPr>
            </w:r>
          </w:p>
        </w:tc>
        <w:tc>
          <w:tcPr>
            <w:shd w:val="clear" w:color="ffffff" w:fill="ffffff"/>
            <w:tcBorders/>
            <w:tcMar>
              <w:left w:w="115" w:type="dxa"/>
              <w:top w:w="80" w:type="dxa"/>
              <w:right w:w="115" w:type="dxa"/>
              <w:bottom w:w="80" w:type="dxa"/>
            </w:tcMar>
            <w:vMerge w:val="restart"/>
          </w:tcPr>
          <w:p w14:paraId="64983050">
            <w:pPr>
              <w:pBdr/>
              <w:spacing/>
              <w:ind/>
              <w:jc w:val="left"/>
              <w:rPr>
                <w:b w:val="0"/>
                <w:bCs w:val="0"/>
                <w:color w:val="000000"/>
                <w:sz w:val="22"/>
                <w:szCs w:val="22"/>
              </w:rPr>
            </w:pPr>
            <w:r>
              <w:rPr>
                <w:b w:val="0"/>
                <w:bCs w:val="0"/>
                <w:color w:val="000000"/>
                <w:sz w:val="22"/>
                <w:szCs w:val="22"/>
              </w:rPr>
            </w:r>
            <w:r>
              <w:rPr>
                <w:b w:val="0"/>
                <w:bCs w:val="0"/>
                <w:color w:val="000000"/>
                <w:sz w:val="22"/>
                <w:szCs w:val="22"/>
              </w:rPr>
              <w:t xml:space="preserve">B4, E1, E2</w:t>
            </w:r>
            <w:r>
              <w:rPr>
                <w:b w:val="0"/>
                <w:bCs w:val="0"/>
                <w:color w:val="000000"/>
                <w:sz w:val="22"/>
                <w:szCs w:val="22"/>
              </w:rPr>
            </w:r>
            <w:r>
              <w:rPr>
                <w:b w:val="0"/>
                <w:bCs w:val="0"/>
                <w:color w:val="000000"/>
                <w:sz w:val="22"/>
                <w:szCs w:val="22"/>
              </w:rPr>
            </w:r>
          </w:p>
        </w:tc>
        <w:tc>
          <w:tcPr>
            <w:shd w:val="clear" w:color="ffffff" w:fill="ffffff"/>
            <w:tcBorders/>
            <w:tcMar>
              <w:left w:w="115" w:type="dxa"/>
              <w:top w:w="80" w:type="dxa"/>
              <w:right w:w="115" w:type="dxa"/>
              <w:bottom w:w="80" w:type="dxa"/>
            </w:tcMar>
            <w:vMerge w:val="restart"/>
          </w:tcPr>
          <w:p w14:paraId="26FEAED9">
            <w:pPr>
              <w:pBdr/>
              <w:spacing/>
              <w:ind/>
              <w:jc w:val="left"/>
              <w:rPr>
                <w:b w:val="0"/>
                <w:bCs w:val="0"/>
                <w:color w:val="000000"/>
                <w:sz w:val="22"/>
                <w:szCs w:val="22"/>
              </w:rPr>
            </w:pPr>
            <w:r>
              <w:rPr>
                <w:b w:val="0"/>
                <w:bCs w:val="0"/>
                <w:color w:val="000000"/>
                <w:sz w:val="22"/>
                <w:szCs w:val="22"/>
              </w:rPr>
            </w:r>
            <w:r>
              <w:rPr>
                <w:b w:val="0"/>
                <w:bCs w:val="0"/>
                <w:color w:val="000000"/>
                <w:sz w:val="22"/>
                <w:szCs w:val="22"/>
              </w:rPr>
              <w:t xml:space="preserve">Plant Manager + PM</w:t>
            </w:r>
            <w:r>
              <w:rPr>
                <w:b w:val="0"/>
                <w:bCs w:val="0"/>
                <w:color w:val="000000"/>
                <w:sz w:val="22"/>
                <w:szCs w:val="22"/>
              </w:rPr>
            </w:r>
            <w:r>
              <w:rPr>
                <w:b w:val="0"/>
                <w:bCs w:val="0"/>
                <w:color w:val="000000"/>
                <w:sz w:val="22"/>
                <w:szCs w:val="22"/>
              </w:rPr>
            </w:r>
          </w:p>
        </w:tc>
      </w:tr>
      <w:tr>
        <w:trPr/>
        <w:tc>
          <w:tcPr>
            <w:shd w:val="clear" w:color="f0f5ff" w:fill="f0f5ff"/>
            <w:tcBorders/>
            <w:tcMar>
              <w:left w:w="115" w:type="dxa"/>
              <w:top w:w="80" w:type="dxa"/>
              <w:right w:w="115" w:type="dxa"/>
              <w:bottom w:w="80" w:type="dxa"/>
            </w:tcMar>
            <w:vMerge w:val="restart"/>
          </w:tcPr>
          <w:p w14:paraId="36B8D0FC">
            <w:pPr>
              <w:pBdr/>
              <w:spacing/>
              <w:ind/>
              <w:jc w:val="left"/>
              <w:rPr>
                <w:b w:val="0"/>
                <w:bCs w:val="0"/>
                <w:color w:val="000000"/>
                <w:sz w:val="22"/>
                <w:szCs w:val="22"/>
              </w:rPr>
            </w:pPr>
            <w:r>
              <w:rPr>
                <w:b w:val="0"/>
                <w:bCs w:val="0"/>
                <w:color w:val="000000"/>
                <w:sz w:val="22"/>
                <w:szCs w:val="22"/>
              </w:rPr>
            </w:r>
            <w:r>
              <w:rPr>
                <w:b w:val="0"/>
                <w:bCs w:val="0"/>
                <w:color w:val="000000"/>
                <w:sz w:val="22"/>
                <w:szCs w:val="22"/>
              </w:rPr>
              <w:t xml:space="preserve">5</w:t>
            </w:r>
            <w:r>
              <w:rPr>
                <w:b w:val="0"/>
                <w:bCs w:val="0"/>
                <w:color w:val="000000"/>
                <w:sz w:val="22"/>
                <w:szCs w:val="22"/>
              </w:rPr>
            </w:r>
            <w:r>
              <w:rPr>
                <w:b w:val="0"/>
                <w:bCs w:val="0"/>
                <w:color w:val="000000"/>
                <w:sz w:val="22"/>
                <w:szCs w:val="22"/>
              </w:rPr>
            </w:r>
          </w:p>
        </w:tc>
        <w:tc>
          <w:tcPr>
            <w:shd w:val="clear" w:color="f0f5ff" w:fill="f0f5ff"/>
            <w:tcBorders/>
            <w:tcMar>
              <w:left w:w="115" w:type="dxa"/>
              <w:top w:w="80" w:type="dxa"/>
              <w:right w:w="115" w:type="dxa"/>
              <w:bottom w:w="80" w:type="dxa"/>
            </w:tcMar>
            <w:vMerge w:val="restart"/>
          </w:tcPr>
          <w:p w14:paraId="7CAD8CCC">
            <w:pPr>
              <w:pBdr/>
              <w:spacing/>
              <w:ind/>
              <w:jc w:val="left"/>
              <w:rPr>
                <w:b w:val="0"/>
                <w:bCs w:val="0"/>
                <w:color w:val="000000"/>
                <w:sz w:val="22"/>
                <w:szCs w:val="22"/>
              </w:rPr>
            </w:pPr>
            <w:r>
              <w:rPr>
                <w:b w:val="0"/>
                <w:bCs w:val="0"/>
                <w:color w:val="000000"/>
                <w:sz w:val="22"/>
                <w:szCs w:val="22"/>
              </w:rPr>
            </w:r>
            <w:r>
              <w:rPr>
                <w:b w:val="0"/>
                <w:bCs w:val="0"/>
                <w:color w:val="000000"/>
                <w:sz w:val="22"/>
                <w:szCs w:val="22"/>
              </w:rPr>
              <w:t xml:space="preserve">Bo</w:t>
            </w:r>
            <w:r>
              <w:rPr>
                <w:b w:val="0"/>
                <w:bCs w:val="0"/>
                <w:color w:val="000000"/>
                <w:sz w:val="22"/>
                <w:szCs w:val="22"/>
              </w:rPr>
            </w:r>
            <w:r>
              <w:rPr>
                <w:b w:val="0"/>
                <w:bCs w:val="0"/>
                <w:color w:val="000000"/>
                <w:sz w:val="22"/>
                <w:szCs w:val="22"/>
              </w:rPr>
            </w:r>
          </w:p>
        </w:tc>
        <w:tc>
          <w:tcPr>
            <w:shd w:val="clear" w:color="f0f5ff" w:fill="f0f5ff"/>
            <w:tcBorders/>
            <w:tcMar>
              <w:left w:w="115" w:type="dxa"/>
              <w:top w:w="80" w:type="dxa"/>
              <w:right w:w="115" w:type="dxa"/>
              <w:bottom w:w="80" w:type="dxa"/>
            </w:tcMar>
            <w:vMerge w:val="restart"/>
          </w:tcPr>
          <w:p w14:paraId="70F6E575">
            <w:pPr>
              <w:pBdr/>
              <w:spacing/>
              <w:ind/>
              <w:jc w:val="left"/>
              <w:rPr>
                <w:b w:val="0"/>
                <w:bCs w:val="0"/>
                <w:color w:val="000000"/>
                <w:sz w:val="22"/>
                <w:szCs w:val="22"/>
              </w:rPr>
            </w:pPr>
            <w:r>
              <w:rPr>
                <w:b w:val="0"/>
                <w:bCs w:val="0"/>
                <w:color w:val="000000"/>
                <w:sz w:val="22"/>
                <w:szCs w:val="22"/>
              </w:rPr>
            </w:r>
            <w:r>
              <w:rPr>
                <w:b w:val="0"/>
                <w:bCs w:val="0"/>
                <w:color w:val="000000"/>
                <w:sz w:val="22"/>
                <w:szCs w:val="22"/>
              </w:rPr>
              <w:t xml:space="preserve">Technical Drawing &amp; Measurement</w:t>
            </w:r>
            <w:r>
              <w:rPr>
                <w:b w:val="0"/>
                <w:bCs w:val="0"/>
                <w:color w:val="000000"/>
                <w:sz w:val="22"/>
                <w:szCs w:val="22"/>
              </w:rPr>
            </w:r>
            <w:r>
              <w:rPr>
                <w:b w:val="0"/>
                <w:bCs w:val="0"/>
                <w:color w:val="000000"/>
                <w:sz w:val="22"/>
                <w:szCs w:val="22"/>
              </w:rPr>
            </w:r>
          </w:p>
        </w:tc>
        <w:tc>
          <w:tcPr>
            <w:shd w:val="clear" w:color="f0f5ff" w:fill="f0f5ff"/>
            <w:tcBorders/>
            <w:tcMar>
              <w:left w:w="115" w:type="dxa"/>
              <w:top w:w="80" w:type="dxa"/>
              <w:right w:w="115" w:type="dxa"/>
              <w:bottom w:w="80" w:type="dxa"/>
            </w:tcMar>
            <w:vMerge w:val="restart"/>
          </w:tcPr>
          <w:p w14:paraId="069FAE15">
            <w:pPr>
              <w:pBdr/>
              <w:spacing/>
              <w:ind/>
              <w:jc w:val="left"/>
              <w:rPr>
                <w:b w:val="0"/>
                <w:bCs w:val="0"/>
                <w:color w:val="000000"/>
                <w:sz w:val="22"/>
                <w:szCs w:val="22"/>
              </w:rPr>
            </w:pPr>
            <w:r>
              <w:rPr>
                <w:b w:val="0"/>
                <w:bCs w:val="0"/>
                <w:color w:val="000000"/>
                <w:sz w:val="22"/>
                <w:szCs w:val="22"/>
              </w:rPr>
            </w:r>
            <w:r>
              <w:rPr>
                <w:b w:val="0"/>
                <w:bCs w:val="0"/>
                <w:color w:val="000000"/>
                <w:sz w:val="22"/>
                <w:szCs w:val="22"/>
              </w:rPr>
              <w:t xml:space="preserve">B5, C1, C2</w:t>
            </w:r>
            <w:r>
              <w:rPr>
                <w:b w:val="0"/>
                <w:bCs w:val="0"/>
                <w:color w:val="000000"/>
                <w:sz w:val="22"/>
                <w:szCs w:val="22"/>
              </w:rPr>
            </w:r>
            <w:r>
              <w:rPr>
                <w:b w:val="0"/>
                <w:bCs w:val="0"/>
                <w:color w:val="000000"/>
                <w:sz w:val="22"/>
                <w:szCs w:val="22"/>
              </w:rPr>
            </w:r>
          </w:p>
        </w:tc>
        <w:tc>
          <w:tcPr>
            <w:shd w:val="clear" w:color="f0f5ff" w:fill="f0f5ff"/>
            <w:tcBorders/>
            <w:tcMar>
              <w:left w:w="115" w:type="dxa"/>
              <w:top w:w="80" w:type="dxa"/>
              <w:right w:w="115" w:type="dxa"/>
              <w:bottom w:w="80" w:type="dxa"/>
            </w:tcMar>
            <w:vMerge w:val="restart"/>
          </w:tcPr>
          <w:p w14:paraId="7522CD06">
            <w:pPr>
              <w:pBdr/>
              <w:spacing/>
              <w:ind/>
              <w:jc w:val="left"/>
              <w:rPr>
                <w:b w:val="0"/>
                <w:bCs w:val="0"/>
                <w:color w:val="000000"/>
                <w:sz w:val="22"/>
                <w:szCs w:val="22"/>
              </w:rPr>
            </w:pPr>
            <w:r>
              <w:rPr>
                <w:b w:val="0"/>
                <w:bCs w:val="0"/>
                <w:color w:val="000000"/>
                <w:sz w:val="22"/>
                <w:szCs w:val="22"/>
              </w:rPr>
            </w:r>
            <w:r>
              <w:rPr>
                <w:b w:val="0"/>
                <w:bCs w:val="0"/>
                <w:color w:val="000000"/>
                <w:sz w:val="22"/>
                <w:szCs w:val="22"/>
              </w:rPr>
              <w:t xml:space="preserve">Designer Manager / PM</w:t>
            </w:r>
            <w:r>
              <w:rPr>
                <w:b w:val="0"/>
                <w:bCs w:val="0"/>
                <w:color w:val="000000"/>
                <w:sz w:val="22"/>
                <w:szCs w:val="22"/>
              </w:rPr>
            </w:r>
            <w:r>
              <w:rPr>
                <w:b w:val="0"/>
                <w:bCs w:val="0"/>
                <w:color w:val="000000"/>
                <w:sz w:val="22"/>
                <w:szCs w:val="22"/>
              </w:rPr>
            </w:r>
          </w:p>
        </w:tc>
      </w:tr>
      <w:tr>
        <w:trPr/>
        <w:tc>
          <w:tcPr>
            <w:shd w:val="clear" w:color="ffffff" w:fill="ffffff"/>
            <w:tcBorders/>
            <w:tcMar>
              <w:left w:w="115" w:type="dxa"/>
              <w:top w:w="80" w:type="dxa"/>
              <w:right w:w="115" w:type="dxa"/>
              <w:bottom w:w="80" w:type="dxa"/>
            </w:tcMar>
            <w:vMerge w:val="restart"/>
          </w:tcPr>
          <w:p w14:paraId="16A97242">
            <w:pPr>
              <w:pBdr/>
              <w:spacing/>
              <w:ind/>
              <w:jc w:val="left"/>
              <w:rPr>
                <w:b w:val="0"/>
                <w:bCs w:val="0"/>
                <w:color w:val="000000"/>
                <w:sz w:val="22"/>
                <w:szCs w:val="22"/>
              </w:rPr>
            </w:pPr>
            <w:r>
              <w:rPr>
                <w:b w:val="0"/>
                <w:bCs w:val="0"/>
                <w:color w:val="000000"/>
                <w:sz w:val="22"/>
                <w:szCs w:val="22"/>
              </w:rPr>
            </w:r>
            <w:r>
              <w:rPr>
                <w:b w:val="0"/>
                <w:bCs w:val="0"/>
                <w:color w:val="000000"/>
                <w:sz w:val="22"/>
                <w:szCs w:val="22"/>
              </w:rPr>
              <w:t xml:space="preserve">6</w:t>
            </w:r>
            <w:r>
              <w:rPr>
                <w:b w:val="0"/>
                <w:bCs w:val="0"/>
                <w:color w:val="000000"/>
                <w:sz w:val="22"/>
                <w:szCs w:val="22"/>
              </w:rPr>
            </w:r>
            <w:r>
              <w:rPr>
                <w:b w:val="0"/>
                <w:bCs w:val="0"/>
                <w:color w:val="000000"/>
                <w:sz w:val="22"/>
                <w:szCs w:val="22"/>
              </w:rPr>
            </w:r>
          </w:p>
        </w:tc>
        <w:tc>
          <w:tcPr>
            <w:shd w:val="clear" w:color="ffffff" w:fill="ffffff"/>
            <w:tcBorders/>
            <w:tcMar>
              <w:left w:w="115" w:type="dxa"/>
              <w:top w:w="80" w:type="dxa"/>
              <w:right w:w="115" w:type="dxa"/>
              <w:bottom w:w="80" w:type="dxa"/>
            </w:tcMar>
            <w:vMerge w:val="restart"/>
          </w:tcPr>
          <w:p w14:paraId="07C582D8">
            <w:pPr>
              <w:pBdr/>
              <w:spacing/>
              <w:ind/>
              <w:jc w:val="left"/>
              <w:rPr>
                <w:b w:val="0"/>
                <w:bCs w:val="0"/>
                <w:color w:val="000000"/>
                <w:sz w:val="22"/>
                <w:szCs w:val="22"/>
              </w:rPr>
            </w:pPr>
            <w:r>
              <w:rPr>
                <w:b w:val="0"/>
                <w:bCs w:val="0"/>
                <w:color w:val="000000"/>
                <w:sz w:val="22"/>
                <w:szCs w:val="22"/>
              </w:rPr>
            </w:r>
            <w:r>
              <w:rPr>
                <w:b w:val="0"/>
                <w:bCs w:val="0"/>
                <w:color w:val="000000"/>
                <w:sz w:val="22"/>
                <w:szCs w:val="22"/>
              </w:rPr>
              <w:t xml:space="preserve">Nova</w:t>
            </w:r>
            <w:r>
              <w:rPr>
                <w:b w:val="0"/>
                <w:bCs w:val="0"/>
                <w:color w:val="000000"/>
                <w:sz w:val="22"/>
                <w:szCs w:val="22"/>
              </w:rPr>
            </w:r>
            <w:r>
              <w:rPr>
                <w:b w:val="0"/>
                <w:bCs w:val="0"/>
                <w:color w:val="000000"/>
                <w:sz w:val="22"/>
                <w:szCs w:val="22"/>
              </w:rPr>
            </w:r>
          </w:p>
        </w:tc>
        <w:tc>
          <w:tcPr>
            <w:shd w:val="clear" w:color="ffffff" w:fill="ffffff"/>
            <w:tcBorders/>
            <w:tcMar>
              <w:left w:w="115" w:type="dxa"/>
              <w:top w:w="80" w:type="dxa"/>
              <w:right w:w="115" w:type="dxa"/>
              <w:bottom w:w="80" w:type="dxa"/>
            </w:tcMar>
            <w:vMerge w:val="restart"/>
          </w:tcPr>
          <w:p w14:paraId="554BF488">
            <w:pPr>
              <w:pBdr/>
              <w:spacing/>
              <w:ind/>
              <w:jc w:val="left"/>
              <w:rPr>
                <w:b w:val="0"/>
                <w:bCs w:val="0"/>
                <w:color w:val="000000"/>
                <w:sz w:val="22"/>
                <w:szCs w:val="22"/>
              </w:rPr>
            </w:pPr>
            <w:r>
              <w:rPr>
                <w:b w:val="0"/>
                <w:bCs w:val="0"/>
                <w:color w:val="000000"/>
                <w:sz w:val="22"/>
                <w:szCs w:val="22"/>
              </w:rPr>
            </w:r>
            <w:r>
              <w:rPr>
                <w:b w:val="0"/>
                <w:bCs w:val="0"/>
                <w:color w:val="000000"/>
                <w:sz w:val="22"/>
                <w:szCs w:val="22"/>
              </w:rPr>
              <w:t xml:space="preserve">Client Relations &amp; Sales Support</w:t>
            </w:r>
            <w:r>
              <w:rPr>
                <w:b w:val="0"/>
                <w:bCs w:val="0"/>
                <w:color w:val="000000"/>
                <w:sz w:val="22"/>
                <w:szCs w:val="22"/>
              </w:rPr>
            </w:r>
            <w:r>
              <w:rPr>
                <w:b w:val="0"/>
                <w:bCs w:val="0"/>
                <w:color w:val="000000"/>
                <w:sz w:val="22"/>
                <w:szCs w:val="22"/>
              </w:rPr>
            </w:r>
          </w:p>
        </w:tc>
        <w:tc>
          <w:tcPr>
            <w:shd w:val="clear" w:color="ffffff" w:fill="ffffff"/>
            <w:tcBorders/>
            <w:tcMar>
              <w:left w:w="115" w:type="dxa"/>
              <w:top w:w="80" w:type="dxa"/>
              <w:right w:w="115" w:type="dxa"/>
              <w:bottom w:w="80" w:type="dxa"/>
            </w:tcMar>
            <w:vMerge w:val="restart"/>
          </w:tcPr>
          <w:p w14:paraId="64D6096C">
            <w:pPr>
              <w:pBdr/>
              <w:spacing/>
              <w:ind/>
              <w:jc w:val="left"/>
              <w:rPr>
                <w:b w:val="0"/>
                <w:bCs w:val="0"/>
                <w:color w:val="000000"/>
                <w:sz w:val="22"/>
                <w:szCs w:val="22"/>
              </w:rPr>
            </w:pPr>
            <w:r>
              <w:rPr>
                <w:b w:val="0"/>
                <w:bCs w:val="0"/>
                <w:color w:val="000000"/>
                <w:sz w:val="22"/>
                <w:szCs w:val="22"/>
              </w:rPr>
            </w:r>
            <w:r>
              <w:rPr>
                <w:b w:val="0"/>
                <w:bCs w:val="0"/>
                <w:color w:val="000000"/>
                <w:sz w:val="22"/>
                <w:szCs w:val="22"/>
              </w:rPr>
              <w:t xml:space="preserve">H1, H2</w:t>
            </w:r>
            <w:r>
              <w:rPr>
                <w:b w:val="0"/>
                <w:bCs w:val="0"/>
                <w:color w:val="000000"/>
                <w:sz w:val="22"/>
                <w:szCs w:val="22"/>
              </w:rPr>
            </w:r>
            <w:r>
              <w:rPr>
                <w:b w:val="0"/>
                <w:bCs w:val="0"/>
                <w:color w:val="000000"/>
                <w:sz w:val="22"/>
                <w:szCs w:val="22"/>
              </w:rPr>
            </w:r>
          </w:p>
        </w:tc>
        <w:tc>
          <w:tcPr>
            <w:shd w:val="clear" w:color="ffffff" w:fill="ffffff"/>
            <w:tcBorders/>
            <w:tcMar>
              <w:left w:w="115" w:type="dxa"/>
              <w:top w:w="80" w:type="dxa"/>
              <w:right w:w="115" w:type="dxa"/>
              <w:bottom w:w="80" w:type="dxa"/>
            </w:tcMar>
            <w:vMerge w:val="restart"/>
          </w:tcPr>
          <w:p w14:paraId="2C203A3B">
            <w:pPr>
              <w:pBdr/>
              <w:spacing/>
              <w:ind/>
              <w:jc w:val="left"/>
              <w:rPr>
                <w:b w:val="0"/>
                <w:bCs w:val="0"/>
                <w:color w:val="000000"/>
                <w:sz w:val="22"/>
                <w:szCs w:val="22"/>
              </w:rPr>
            </w:pPr>
            <w:r>
              <w:rPr>
                <w:b w:val="0"/>
                <w:bCs w:val="0"/>
                <w:color w:val="000000"/>
                <w:sz w:val="22"/>
                <w:szCs w:val="22"/>
              </w:rPr>
            </w:r>
            <w:r>
              <w:rPr>
                <w:b w:val="0"/>
                <w:bCs w:val="0"/>
                <w:color w:val="000000"/>
                <w:sz w:val="22"/>
                <w:szCs w:val="22"/>
              </w:rPr>
              <w:t xml:space="preserve">Sales Manager</w:t>
            </w:r>
            <w:r>
              <w:rPr>
                <w:b w:val="0"/>
                <w:bCs w:val="0"/>
                <w:color w:val="000000"/>
                <w:sz w:val="22"/>
                <w:szCs w:val="22"/>
              </w:rPr>
            </w:r>
            <w:r>
              <w:rPr>
                <w:b w:val="0"/>
                <w:bCs w:val="0"/>
                <w:color w:val="000000"/>
                <w:sz w:val="22"/>
                <w:szCs w:val="22"/>
              </w:rPr>
            </w:r>
          </w:p>
        </w:tc>
      </w:tr>
      <w:tr>
        <w:trPr/>
        <w:tc>
          <w:tcPr>
            <w:shd w:val="clear" w:color="f0f5ff" w:fill="f0f5ff"/>
            <w:tcBorders/>
            <w:tcMar>
              <w:left w:w="115" w:type="dxa"/>
              <w:top w:w="80" w:type="dxa"/>
              <w:right w:w="115" w:type="dxa"/>
              <w:bottom w:w="80" w:type="dxa"/>
            </w:tcMar>
            <w:vMerge w:val="restart"/>
          </w:tcPr>
          <w:p w14:paraId="486A4E45">
            <w:pPr>
              <w:pBdr/>
              <w:spacing/>
              <w:ind/>
              <w:jc w:val="left"/>
              <w:rPr>
                <w:b w:val="0"/>
                <w:bCs w:val="0"/>
                <w:color w:val="000000"/>
                <w:sz w:val="22"/>
                <w:szCs w:val="22"/>
              </w:rPr>
            </w:pPr>
            <w:r>
              <w:rPr>
                <w:b w:val="0"/>
                <w:bCs w:val="0"/>
                <w:color w:val="000000"/>
                <w:sz w:val="22"/>
                <w:szCs w:val="22"/>
              </w:rPr>
            </w:r>
            <w:r>
              <w:rPr>
                <w:b w:val="0"/>
                <w:bCs w:val="0"/>
                <w:color w:val="000000"/>
                <w:sz w:val="22"/>
                <w:szCs w:val="22"/>
              </w:rPr>
              <w:t xml:space="preserve">7</w:t>
            </w:r>
            <w:r>
              <w:rPr>
                <w:b w:val="0"/>
                <w:bCs w:val="0"/>
                <w:color w:val="000000"/>
                <w:sz w:val="22"/>
                <w:szCs w:val="22"/>
              </w:rPr>
            </w:r>
            <w:r>
              <w:rPr>
                <w:b w:val="0"/>
                <w:bCs w:val="0"/>
                <w:color w:val="000000"/>
                <w:sz w:val="22"/>
                <w:szCs w:val="22"/>
              </w:rPr>
            </w:r>
          </w:p>
        </w:tc>
        <w:tc>
          <w:tcPr>
            <w:shd w:val="clear" w:color="f0f5ff" w:fill="f0f5ff"/>
            <w:tcBorders/>
            <w:tcMar>
              <w:left w:w="115" w:type="dxa"/>
              <w:top w:w="80" w:type="dxa"/>
              <w:right w:w="115" w:type="dxa"/>
              <w:bottom w:w="80" w:type="dxa"/>
            </w:tcMar>
            <w:vMerge w:val="restart"/>
          </w:tcPr>
          <w:p w14:paraId="18774966">
            <w:pPr>
              <w:pBdr/>
              <w:spacing/>
              <w:ind/>
              <w:jc w:val="left"/>
              <w:rPr>
                <w:b w:val="0"/>
                <w:bCs w:val="0"/>
                <w:color w:val="000000"/>
                <w:sz w:val="22"/>
                <w:szCs w:val="22"/>
              </w:rPr>
            </w:pPr>
            <w:r>
              <w:rPr>
                <w:b w:val="0"/>
                <w:bCs w:val="0"/>
                <w:color w:val="000000"/>
                <w:sz w:val="22"/>
                <w:szCs w:val="22"/>
              </w:rPr>
            </w:r>
            <w:r>
              <w:rPr>
                <w:b w:val="0"/>
                <w:bCs w:val="0"/>
                <w:color w:val="000000"/>
                <w:sz w:val="22"/>
                <w:szCs w:val="22"/>
              </w:rPr>
              <w:t xml:space="preserve">Aria</w:t>
            </w:r>
            <w:r>
              <w:rPr>
                <w:b w:val="0"/>
                <w:bCs w:val="0"/>
                <w:color w:val="000000"/>
                <w:sz w:val="22"/>
                <w:szCs w:val="22"/>
              </w:rPr>
            </w:r>
            <w:r>
              <w:rPr>
                <w:b w:val="0"/>
                <w:bCs w:val="0"/>
                <w:color w:val="000000"/>
                <w:sz w:val="22"/>
                <w:szCs w:val="22"/>
              </w:rPr>
            </w:r>
          </w:p>
        </w:tc>
        <w:tc>
          <w:tcPr>
            <w:shd w:val="clear" w:color="f0f5ff" w:fill="f0f5ff"/>
            <w:tcBorders/>
            <w:tcMar>
              <w:left w:w="115" w:type="dxa"/>
              <w:top w:w="80" w:type="dxa"/>
              <w:right w:w="115" w:type="dxa"/>
              <w:bottom w:w="80" w:type="dxa"/>
            </w:tcMar>
            <w:vMerge w:val="restart"/>
          </w:tcPr>
          <w:p w14:paraId="62577364">
            <w:pPr>
              <w:pBdr/>
              <w:spacing/>
              <w:ind/>
              <w:jc w:val="left"/>
              <w:rPr>
                <w:b w:val="0"/>
                <w:bCs w:val="0"/>
                <w:color w:val="000000"/>
                <w:sz w:val="22"/>
                <w:szCs w:val="22"/>
              </w:rPr>
            </w:pPr>
            <w:r>
              <w:rPr>
                <w:b w:val="0"/>
                <w:bCs w:val="0"/>
                <w:color w:val="000000"/>
                <w:sz w:val="22"/>
                <w:szCs w:val="22"/>
              </w:rPr>
            </w:r>
            <w:r>
              <w:rPr>
                <w:b w:val="0"/>
                <w:bCs w:val="0"/>
                <w:color w:val="000000"/>
                <w:sz w:val="22"/>
                <w:szCs w:val="22"/>
              </w:rPr>
              <w:t xml:space="preserve">QA &amp; Standards Compliance</w:t>
            </w:r>
            <w:r>
              <w:rPr>
                <w:b w:val="0"/>
                <w:bCs w:val="0"/>
                <w:color w:val="000000"/>
                <w:sz w:val="22"/>
                <w:szCs w:val="22"/>
              </w:rPr>
            </w:r>
            <w:r>
              <w:rPr>
                <w:b w:val="0"/>
                <w:bCs w:val="0"/>
                <w:color w:val="000000"/>
                <w:sz w:val="22"/>
                <w:szCs w:val="22"/>
              </w:rPr>
            </w:r>
          </w:p>
        </w:tc>
        <w:tc>
          <w:tcPr>
            <w:shd w:val="clear" w:color="f0f5ff" w:fill="f0f5ff"/>
            <w:tcBorders/>
            <w:tcMar>
              <w:left w:w="115" w:type="dxa"/>
              <w:top w:w="80" w:type="dxa"/>
              <w:right w:w="115" w:type="dxa"/>
              <w:bottom w:w="80" w:type="dxa"/>
            </w:tcMar>
            <w:vMerge w:val="restart"/>
          </w:tcPr>
          <w:p w14:paraId="4AC45361">
            <w:pPr>
              <w:pBdr/>
              <w:spacing/>
              <w:ind/>
              <w:jc w:val="left"/>
              <w:rPr>
                <w:b w:val="0"/>
                <w:bCs w:val="0"/>
                <w:color w:val="000000"/>
                <w:sz w:val="22"/>
                <w:szCs w:val="22"/>
              </w:rPr>
            </w:pPr>
            <w:r>
              <w:rPr>
                <w:b w:val="0"/>
                <w:bCs w:val="0"/>
                <w:color w:val="000000"/>
                <w:sz w:val="22"/>
                <w:szCs w:val="22"/>
              </w:rPr>
            </w:r>
            <w:r>
              <w:rPr>
                <w:b w:val="0"/>
                <w:bCs w:val="0"/>
                <w:color w:val="000000"/>
                <w:sz w:val="22"/>
                <w:szCs w:val="22"/>
              </w:rPr>
              <w:t xml:space="preserve">E5</w:t>
            </w:r>
            <w:r>
              <w:rPr>
                <w:b w:val="0"/>
                <w:bCs w:val="0"/>
                <w:color w:val="000000"/>
                <w:sz w:val="22"/>
                <w:szCs w:val="22"/>
              </w:rPr>
            </w:r>
            <w:r>
              <w:rPr>
                <w:b w:val="0"/>
                <w:bCs w:val="0"/>
                <w:color w:val="000000"/>
                <w:sz w:val="22"/>
                <w:szCs w:val="22"/>
              </w:rPr>
            </w:r>
          </w:p>
        </w:tc>
        <w:tc>
          <w:tcPr>
            <w:shd w:val="clear" w:color="f0f5ff" w:fill="f0f5ff"/>
            <w:tcBorders/>
            <w:tcMar>
              <w:left w:w="115" w:type="dxa"/>
              <w:top w:w="80" w:type="dxa"/>
              <w:right w:w="115" w:type="dxa"/>
              <w:bottom w:w="80" w:type="dxa"/>
            </w:tcMar>
            <w:vMerge w:val="restart"/>
          </w:tcPr>
          <w:p w14:paraId="7D10E9AB">
            <w:pPr>
              <w:pBdr/>
              <w:spacing/>
              <w:ind/>
              <w:jc w:val="left"/>
              <w:rPr>
                <w:b w:val="0"/>
                <w:bCs w:val="0"/>
                <w:color w:val="000000"/>
                <w:sz w:val="22"/>
                <w:szCs w:val="22"/>
              </w:rPr>
            </w:pPr>
            <w:r>
              <w:rPr>
                <w:b w:val="0"/>
                <w:bCs w:val="0"/>
                <w:color w:val="000000"/>
                <w:sz w:val="22"/>
                <w:szCs w:val="22"/>
              </w:rPr>
            </w:r>
            <w:r>
              <w:rPr>
                <w:b w:val="0"/>
                <w:bCs w:val="0"/>
                <w:color w:val="000000"/>
                <w:sz w:val="22"/>
                <w:szCs w:val="22"/>
              </w:rPr>
              <w:t xml:space="preserve">Plant Manager / QA Manager</w:t>
            </w:r>
            <w:r>
              <w:rPr>
                <w:b w:val="0"/>
                <w:bCs w:val="0"/>
                <w:color w:val="000000"/>
                <w:sz w:val="22"/>
                <w:szCs w:val="22"/>
              </w:rPr>
            </w:r>
            <w:r>
              <w:rPr>
                <w:b w:val="0"/>
                <w:bCs w:val="0"/>
                <w:color w:val="000000"/>
                <w:sz w:val="22"/>
                <w:szCs w:val="22"/>
              </w:rPr>
            </w:r>
          </w:p>
        </w:tc>
      </w:tr>
      <w:tr>
        <w:trPr/>
        <w:tc>
          <w:tcPr>
            <w:shd w:val="clear" w:color="ffffff" w:fill="ffffff"/>
            <w:tcBorders/>
            <w:tcMar>
              <w:left w:w="115" w:type="dxa"/>
              <w:top w:w="80" w:type="dxa"/>
              <w:right w:w="115" w:type="dxa"/>
              <w:bottom w:w="80" w:type="dxa"/>
            </w:tcMar>
            <w:vMerge w:val="restart"/>
          </w:tcPr>
          <w:p w14:paraId="435BC74C">
            <w:pPr>
              <w:pBdr/>
              <w:spacing/>
              <w:ind/>
              <w:jc w:val="left"/>
              <w:rPr>
                <w:b w:val="0"/>
                <w:bCs w:val="0"/>
                <w:color w:val="000000"/>
                <w:sz w:val="22"/>
                <w:szCs w:val="22"/>
              </w:rPr>
            </w:pPr>
            <w:r>
              <w:rPr>
                <w:b w:val="0"/>
                <w:bCs w:val="0"/>
                <w:color w:val="000000"/>
                <w:sz w:val="22"/>
                <w:szCs w:val="22"/>
              </w:rPr>
            </w:r>
            <w:r>
              <w:rPr>
                <w:b w:val="0"/>
                <w:bCs w:val="0"/>
                <w:color w:val="000000"/>
                <w:sz w:val="22"/>
                <w:szCs w:val="22"/>
              </w:rPr>
              <w:t xml:space="preserve">8 ★</w:t>
            </w:r>
            <w:r>
              <w:rPr>
                <w:b w:val="0"/>
                <w:bCs w:val="0"/>
                <w:color w:val="000000"/>
                <w:sz w:val="22"/>
                <w:szCs w:val="22"/>
              </w:rPr>
            </w:r>
            <w:r>
              <w:rPr>
                <w:b w:val="0"/>
                <w:bCs w:val="0"/>
                <w:color w:val="000000"/>
                <w:sz w:val="22"/>
                <w:szCs w:val="22"/>
              </w:rPr>
            </w:r>
          </w:p>
        </w:tc>
        <w:tc>
          <w:tcPr>
            <w:shd w:val="clear" w:color="ffffff" w:fill="ffffff"/>
            <w:tcBorders/>
            <w:tcMar>
              <w:left w:w="115" w:type="dxa"/>
              <w:top w:w="80" w:type="dxa"/>
              <w:right w:w="115" w:type="dxa"/>
              <w:bottom w:w="80" w:type="dxa"/>
            </w:tcMar>
            <w:vMerge w:val="restart"/>
          </w:tcPr>
          <w:p w14:paraId="539C19C5">
            <w:pPr>
              <w:pBdr/>
              <w:spacing/>
              <w:ind/>
              <w:jc w:val="left"/>
              <w:rPr>
                <w:b w:val="0"/>
                <w:bCs w:val="0"/>
                <w:color w:val="000000"/>
                <w:sz w:val="22"/>
                <w:szCs w:val="22"/>
              </w:rPr>
            </w:pPr>
            <w:r>
              <w:rPr>
                <w:b w:val="0"/>
                <w:bCs w:val="0"/>
                <w:color w:val="000000"/>
                <w:sz w:val="22"/>
                <w:szCs w:val="22"/>
              </w:rPr>
            </w:r>
            <w:r>
              <w:rPr>
                <w:b w:val="0"/>
                <w:bCs w:val="0"/>
                <w:color w:val="000000"/>
                <w:sz w:val="22"/>
                <w:szCs w:val="22"/>
              </w:rPr>
              <w:t xml:space="preserve">Rex</w:t>
            </w:r>
            <w:r>
              <w:rPr>
                <w:b w:val="0"/>
                <w:bCs w:val="0"/>
                <w:color w:val="000000"/>
                <w:sz w:val="22"/>
                <w:szCs w:val="22"/>
              </w:rPr>
            </w:r>
            <w:r>
              <w:rPr>
                <w:b w:val="0"/>
                <w:bCs w:val="0"/>
                <w:color w:val="000000"/>
                <w:sz w:val="22"/>
                <w:szCs w:val="22"/>
              </w:rPr>
            </w:r>
          </w:p>
        </w:tc>
        <w:tc>
          <w:tcPr>
            <w:shd w:val="clear" w:color="ffffff" w:fill="ffffff"/>
            <w:tcBorders/>
            <w:tcMar>
              <w:left w:w="115" w:type="dxa"/>
              <w:top w:w="80" w:type="dxa"/>
              <w:right w:w="115" w:type="dxa"/>
              <w:bottom w:w="80" w:type="dxa"/>
            </w:tcMar>
            <w:vMerge w:val="restart"/>
          </w:tcPr>
          <w:p w14:paraId="5BE85D96">
            <w:pPr>
              <w:pBdr/>
              <w:spacing/>
              <w:ind/>
              <w:jc w:val="left"/>
              <w:rPr>
                <w:b w:val="0"/>
                <w:bCs w:val="0"/>
                <w:color w:val="000000"/>
                <w:sz w:val="22"/>
                <w:szCs w:val="22"/>
              </w:rPr>
            </w:pPr>
            <w:r>
              <w:rPr>
                <w:b w:val="0"/>
                <w:bCs w:val="0"/>
                <w:color w:val="000000"/>
                <w:sz w:val="22"/>
                <w:szCs w:val="22"/>
              </w:rPr>
            </w:r>
            <w:r>
              <w:rPr>
                <w:b w:val="0"/>
                <w:bCs w:val="0"/>
                <w:color w:val="000000"/>
                <w:sz w:val="22"/>
                <w:szCs w:val="22"/>
              </w:rPr>
              <w:t xml:space="preserve">Installation Operations &amp; Field Coordination</w:t>
            </w:r>
            <w:r>
              <w:rPr>
                <w:b w:val="0"/>
                <w:bCs w:val="0"/>
                <w:color w:val="000000"/>
                <w:sz w:val="22"/>
                <w:szCs w:val="22"/>
              </w:rPr>
            </w:r>
            <w:r>
              <w:rPr>
                <w:b w:val="0"/>
                <w:bCs w:val="0"/>
                <w:color w:val="000000"/>
                <w:sz w:val="22"/>
                <w:szCs w:val="22"/>
              </w:rPr>
            </w:r>
          </w:p>
        </w:tc>
        <w:tc>
          <w:tcPr>
            <w:shd w:val="clear" w:color="ffffff" w:fill="ffffff"/>
            <w:tcBorders/>
            <w:tcMar>
              <w:left w:w="115" w:type="dxa"/>
              <w:top w:w="80" w:type="dxa"/>
              <w:right w:w="115" w:type="dxa"/>
              <w:bottom w:w="80" w:type="dxa"/>
            </w:tcMar>
            <w:vMerge w:val="restart"/>
          </w:tcPr>
          <w:p w14:paraId="09D71E03">
            <w:pPr>
              <w:pBdr/>
              <w:spacing/>
              <w:ind/>
              <w:jc w:val="left"/>
              <w:rPr>
                <w:b w:val="0"/>
                <w:bCs w:val="0"/>
                <w:color w:val="000000"/>
                <w:sz w:val="22"/>
                <w:szCs w:val="22"/>
              </w:rPr>
            </w:pPr>
            <w:r>
              <w:rPr>
                <w:b w:val="0"/>
                <w:bCs w:val="0"/>
                <w:color w:val="000000"/>
                <w:sz w:val="22"/>
                <w:szCs w:val="22"/>
              </w:rPr>
            </w:r>
            <w:r>
              <w:rPr>
                <w:b w:val="0"/>
                <w:bCs w:val="0"/>
                <w:color w:val="000000"/>
                <w:sz w:val="22"/>
                <w:szCs w:val="22"/>
              </w:rPr>
              <w:t xml:space="preserve">D3, D4, D5, D6, D7</w:t>
            </w:r>
            <w:r>
              <w:rPr>
                <w:b w:val="0"/>
                <w:bCs w:val="0"/>
                <w:color w:val="000000"/>
                <w:sz w:val="22"/>
                <w:szCs w:val="22"/>
              </w:rPr>
            </w:r>
            <w:r>
              <w:rPr>
                <w:b w:val="0"/>
                <w:bCs w:val="0"/>
                <w:color w:val="000000"/>
                <w:sz w:val="22"/>
                <w:szCs w:val="22"/>
              </w:rPr>
            </w:r>
          </w:p>
        </w:tc>
        <w:tc>
          <w:tcPr>
            <w:shd w:val="clear" w:color="ffffff" w:fill="ffffff"/>
            <w:tcBorders/>
            <w:tcMar>
              <w:left w:w="115" w:type="dxa"/>
              <w:top w:w="80" w:type="dxa"/>
              <w:right w:w="115" w:type="dxa"/>
              <w:bottom w:w="80" w:type="dxa"/>
            </w:tcMar>
            <w:vMerge w:val="restart"/>
          </w:tcPr>
          <w:p w14:paraId="6314FE62">
            <w:pPr>
              <w:pBdr/>
              <w:spacing/>
              <w:ind/>
              <w:jc w:val="left"/>
              <w:rPr>
                <w:b w:val="0"/>
                <w:bCs w:val="0"/>
                <w:color w:val="000000"/>
                <w:sz w:val="22"/>
                <w:szCs w:val="22"/>
              </w:rPr>
            </w:pPr>
            <w:r>
              <w:rPr>
                <w:b w:val="0"/>
                <w:bCs w:val="0"/>
                <w:color w:val="000000"/>
                <w:sz w:val="22"/>
                <w:szCs w:val="22"/>
              </w:rPr>
            </w:r>
            <w:r>
              <w:rPr>
                <w:b w:val="0"/>
                <w:bCs w:val="0"/>
                <w:color w:val="000000"/>
                <w:sz w:val="22"/>
                <w:szCs w:val="22"/>
              </w:rPr>
              <w:t xml:space="preserve">PM</w:t>
            </w:r>
            <w:r>
              <w:rPr>
                <w:b w:val="0"/>
                <w:bCs w:val="0"/>
                <w:color w:val="000000"/>
                <w:sz w:val="22"/>
                <w:szCs w:val="22"/>
              </w:rPr>
            </w:r>
            <w:r>
              <w:rPr>
                <w:b w:val="0"/>
                <w:bCs w:val="0"/>
                <w:color w:val="000000"/>
                <w:sz w:val="22"/>
                <w:szCs w:val="22"/>
              </w:rPr>
            </w:r>
          </w:p>
        </w:tc>
      </w:tr>
      <w:tr>
        <w:trPr/>
        <w:tc>
          <w:tcPr>
            <w:shd w:val="clear" w:color="f0f5ff" w:fill="f0f5ff"/>
            <w:tcBorders/>
            <w:tcMar>
              <w:left w:w="115" w:type="dxa"/>
              <w:top w:w="80" w:type="dxa"/>
              <w:right w:w="115" w:type="dxa"/>
              <w:bottom w:w="80" w:type="dxa"/>
            </w:tcMar>
            <w:vMerge w:val="restart"/>
          </w:tcPr>
          <w:p w14:paraId="42E93661">
            <w:pPr>
              <w:pBdr/>
              <w:spacing/>
              <w:ind/>
              <w:jc w:val="left"/>
              <w:rPr>
                <w:b w:val="0"/>
                <w:bCs w:val="0"/>
                <w:color w:val="000000"/>
                <w:sz w:val="22"/>
                <w:szCs w:val="22"/>
              </w:rPr>
            </w:pPr>
            <w:r>
              <w:rPr>
                <w:b w:val="0"/>
                <w:bCs w:val="0"/>
                <w:color w:val="000000"/>
                <w:sz w:val="22"/>
                <w:szCs w:val="22"/>
              </w:rPr>
            </w:r>
            <w:r>
              <w:rPr>
                <w:b w:val="0"/>
                <w:bCs w:val="0"/>
                <w:color w:val="000000"/>
                <w:sz w:val="22"/>
                <w:szCs w:val="22"/>
              </w:rPr>
              <w:t xml:space="preserve">9 ★</w:t>
            </w:r>
            <w:r>
              <w:rPr>
                <w:b w:val="0"/>
                <w:bCs w:val="0"/>
                <w:color w:val="000000"/>
                <w:sz w:val="22"/>
                <w:szCs w:val="22"/>
              </w:rPr>
            </w:r>
            <w:r>
              <w:rPr>
                <w:b w:val="0"/>
                <w:bCs w:val="0"/>
                <w:color w:val="000000"/>
                <w:sz w:val="22"/>
                <w:szCs w:val="22"/>
              </w:rPr>
            </w:r>
          </w:p>
        </w:tc>
        <w:tc>
          <w:tcPr>
            <w:shd w:val="clear" w:color="f0f5ff" w:fill="f0f5ff"/>
            <w:tcBorders/>
            <w:tcMar>
              <w:left w:w="115" w:type="dxa"/>
              <w:top w:w="80" w:type="dxa"/>
              <w:right w:w="115" w:type="dxa"/>
              <w:bottom w:w="80" w:type="dxa"/>
            </w:tcMar>
            <w:vMerge w:val="restart"/>
          </w:tcPr>
          <w:p w14:paraId="468C2701">
            <w:pPr>
              <w:pBdr/>
              <w:spacing/>
              <w:ind/>
              <w:jc w:val="left"/>
              <w:rPr>
                <w:b w:val="0"/>
                <w:bCs w:val="0"/>
                <w:color w:val="000000"/>
                <w:sz w:val="22"/>
                <w:szCs w:val="22"/>
              </w:rPr>
            </w:pPr>
            <w:r>
              <w:rPr>
                <w:b w:val="0"/>
                <w:bCs w:val="0"/>
                <w:color w:val="000000"/>
                <w:sz w:val="22"/>
                <w:szCs w:val="22"/>
              </w:rPr>
            </w:r>
            <w:r>
              <w:rPr>
                <w:b w:val="0"/>
                <w:bCs w:val="0"/>
                <w:color w:val="000000"/>
                <w:sz w:val="22"/>
                <w:szCs w:val="22"/>
              </w:rPr>
              <w:t xml:space="preserve">Forge</w:t>
            </w:r>
            <w:r>
              <w:rPr>
                <w:b w:val="0"/>
                <w:bCs w:val="0"/>
                <w:color w:val="000000"/>
                <w:sz w:val="22"/>
                <w:szCs w:val="22"/>
              </w:rPr>
            </w:r>
            <w:r>
              <w:rPr>
                <w:b w:val="0"/>
                <w:bCs w:val="0"/>
                <w:color w:val="000000"/>
                <w:sz w:val="22"/>
                <w:szCs w:val="22"/>
              </w:rPr>
            </w:r>
          </w:p>
        </w:tc>
        <w:tc>
          <w:tcPr>
            <w:shd w:val="clear" w:color="f0f5ff" w:fill="f0f5ff"/>
            <w:tcBorders/>
            <w:tcMar>
              <w:left w:w="115" w:type="dxa"/>
              <w:top w:w="80" w:type="dxa"/>
              <w:right w:w="115" w:type="dxa"/>
              <w:bottom w:w="80" w:type="dxa"/>
            </w:tcMar>
            <w:vMerge w:val="restart"/>
          </w:tcPr>
          <w:p w14:paraId="5D534DB2">
            <w:pPr>
              <w:pBdr/>
              <w:spacing/>
              <w:ind/>
              <w:jc w:val="left"/>
              <w:rPr>
                <w:b w:val="0"/>
                <w:bCs w:val="0"/>
                <w:color w:val="000000"/>
                <w:sz w:val="22"/>
                <w:szCs w:val="22"/>
              </w:rPr>
            </w:pPr>
            <w:r>
              <w:rPr>
                <w:b w:val="0"/>
                <w:bCs w:val="0"/>
                <w:color w:val="000000"/>
                <w:sz w:val="22"/>
                <w:szCs w:val="22"/>
              </w:rPr>
            </w:r>
            <w:r>
              <w:rPr>
                <w:b w:val="0"/>
                <w:bCs w:val="0"/>
                <w:color w:val="000000"/>
                <w:sz w:val="22"/>
                <w:szCs w:val="22"/>
              </w:rPr>
              <w:t xml:space="preserve">Factory Production, Maintenance &amp; Warehouse</w:t>
            </w:r>
            <w:r>
              <w:rPr>
                <w:b w:val="0"/>
                <w:bCs w:val="0"/>
                <w:color w:val="000000"/>
                <w:sz w:val="22"/>
                <w:szCs w:val="22"/>
              </w:rPr>
            </w:r>
            <w:r>
              <w:rPr>
                <w:b w:val="0"/>
                <w:bCs w:val="0"/>
                <w:color w:val="000000"/>
                <w:sz w:val="22"/>
                <w:szCs w:val="22"/>
              </w:rPr>
            </w:r>
          </w:p>
        </w:tc>
        <w:tc>
          <w:tcPr>
            <w:shd w:val="clear" w:color="f0f5ff" w:fill="f0f5ff"/>
            <w:tcBorders/>
            <w:tcMar>
              <w:left w:w="115" w:type="dxa"/>
              <w:top w:w="80" w:type="dxa"/>
              <w:right w:w="115" w:type="dxa"/>
              <w:bottom w:w="80" w:type="dxa"/>
            </w:tcMar>
            <w:vMerge w:val="restart"/>
          </w:tcPr>
          <w:p w14:paraId="1771CC19">
            <w:pPr>
              <w:pBdr/>
              <w:spacing/>
              <w:ind/>
              <w:jc w:val="left"/>
              <w:rPr>
                <w:b w:val="0"/>
                <w:bCs w:val="0"/>
                <w:color w:val="000000"/>
                <w:sz w:val="22"/>
                <w:szCs w:val="22"/>
              </w:rPr>
            </w:pPr>
            <w:r>
              <w:rPr>
                <w:b w:val="0"/>
                <w:bCs w:val="0"/>
                <w:color w:val="000000"/>
                <w:sz w:val="22"/>
                <w:szCs w:val="22"/>
              </w:rPr>
            </w:r>
            <w:r>
              <w:rPr>
                <w:b w:val="0"/>
                <w:bCs w:val="0"/>
                <w:color w:val="000000"/>
                <w:sz w:val="22"/>
                <w:szCs w:val="22"/>
              </w:rPr>
              <w:t xml:space="preserve">E1, E2, E3, E4, E6</w:t>
            </w:r>
            <w:r>
              <w:rPr>
                <w:b w:val="0"/>
                <w:bCs w:val="0"/>
                <w:color w:val="000000"/>
                <w:sz w:val="22"/>
                <w:szCs w:val="22"/>
              </w:rPr>
            </w:r>
            <w:r>
              <w:rPr>
                <w:b w:val="0"/>
                <w:bCs w:val="0"/>
                <w:color w:val="000000"/>
                <w:sz w:val="22"/>
                <w:szCs w:val="22"/>
              </w:rPr>
            </w:r>
          </w:p>
        </w:tc>
        <w:tc>
          <w:tcPr>
            <w:shd w:val="clear" w:color="f0f5ff" w:fill="f0f5ff"/>
            <w:tcBorders/>
            <w:tcMar>
              <w:left w:w="115" w:type="dxa"/>
              <w:top w:w="80" w:type="dxa"/>
              <w:right w:w="115" w:type="dxa"/>
              <w:bottom w:w="80" w:type="dxa"/>
            </w:tcMar>
            <w:vMerge w:val="restart"/>
          </w:tcPr>
          <w:p w14:paraId="72244F70">
            <w:pPr>
              <w:pBdr/>
              <w:spacing/>
              <w:ind/>
              <w:jc w:val="left"/>
              <w:rPr>
                <w:b w:val="0"/>
                <w:bCs w:val="0"/>
                <w:color w:val="000000"/>
                <w:sz w:val="22"/>
                <w:szCs w:val="22"/>
              </w:rPr>
            </w:pPr>
            <w:r>
              <w:rPr>
                <w:b w:val="0"/>
                <w:bCs w:val="0"/>
                <w:color w:val="000000"/>
                <w:sz w:val="22"/>
                <w:szCs w:val="22"/>
              </w:rPr>
            </w:r>
            <w:r>
              <w:rPr>
                <w:b w:val="0"/>
                <w:bCs w:val="0"/>
                <w:color w:val="000000"/>
                <w:sz w:val="22"/>
                <w:szCs w:val="22"/>
              </w:rPr>
              <w:t xml:space="preserve">Plant Manager</w:t>
            </w:r>
            <w:r>
              <w:rPr>
                <w:b w:val="0"/>
                <w:bCs w:val="0"/>
                <w:color w:val="000000"/>
                <w:sz w:val="22"/>
                <w:szCs w:val="22"/>
              </w:rPr>
            </w:r>
            <w:r>
              <w:rPr>
                <w:b w:val="0"/>
                <w:bCs w:val="0"/>
                <w:color w:val="000000"/>
                <w:sz w:val="22"/>
                <w:szCs w:val="22"/>
              </w:rPr>
            </w:r>
          </w:p>
        </w:tc>
      </w:tr>
      <w:tr>
        <w:trPr/>
        <w:tc>
          <w:tcPr>
            <w:shd w:val="clear" w:color="ffffff" w:fill="ffffff"/>
            <w:tcBorders/>
            <w:tcMar>
              <w:left w:w="115" w:type="dxa"/>
              <w:top w:w="80" w:type="dxa"/>
              <w:right w:w="115" w:type="dxa"/>
              <w:bottom w:w="80" w:type="dxa"/>
            </w:tcMar>
            <w:vMerge w:val="restart"/>
          </w:tcPr>
          <w:p w14:paraId="63637970">
            <w:pPr>
              <w:pBdr/>
              <w:spacing/>
              <w:ind/>
              <w:jc w:val="left"/>
              <w:rPr>
                <w:b w:val="0"/>
                <w:bCs w:val="0"/>
                <w:color w:val="000000"/>
                <w:sz w:val="22"/>
                <w:szCs w:val="22"/>
              </w:rPr>
            </w:pPr>
            <w:r>
              <w:rPr>
                <w:b w:val="0"/>
                <w:bCs w:val="0"/>
                <w:color w:val="000000"/>
                <w:sz w:val="22"/>
                <w:szCs w:val="22"/>
              </w:rPr>
            </w:r>
            <w:r>
              <w:rPr>
                <w:b w:val="0"/>
                <w:bCs w:val="0"/>
                <w:color w:val="000000"/>
                <w:sz w:val="22"/>
                <w:szCs w:val="22"/>
              </w:rPr>
              <w:t xml:space="preserve">10 ★</w:t>
            </w:r>
            <w:r>
              <w:rPr>
                <w:b w:val="0"/>
                <w:bCs w:val="0"/>
                <w:color w:val="000000"/>
                <w:sz w:val="22"/>
                <w:szCs w:val="22"/>
              </w:rPr>
            </w:r>
            <w:r>
              <w:rPr>
                <w:b w:val="0"/>
                <w:bCs w:val="0"/>
                <w:color w:val="000000"/>
                <w:sz w:val="22"/>
                <w:szCs w:val="22"/>
              </w:rPr>
            </w:r>
          </w:p>
        </w:tc>
        <w:tc>
          <w:tcPr>
            <w:shd w:val="clear" w:color="ffffff" w:fill="ffffff"/>
            <w:tcBorders/>
            <w:tcMar>
              <w:left w:w="115" w:type="dxa"/>
              <w:top w:w="80" w:type="dxa"/>
              <w:right w:w="115" w:type="dxa"/>
              <w:bottom w:w="80" w:type="dxa"/>
            </w:tcMar>
            <w:vMerge w:val="restart"/>
          </w:tcPr>
          <w:p w14:paraId="3CA9D598">
            <w:pPr>
              <w:pBdr/>
              <w:spacing/>
              <w:ind/>
              <w:jc w:val="left"/>
              <w:rPr>
                <w:b w:val="0"/>
                <w:bCs w:val="0"/>
                <w:color w:val="000000"/>
                <w:sz w:val="22"/>
                <w:szCs w:val="22"/>
              </w:rPr>
            </w:pPr>
            <w:r>
              <w:rPr>
                <w:b w:val="0"/>
                <w:bCs w:val="0"/>
                <w:color w:val="000000"/>
                <w:sz w:val="22"/>
                <w:szCs w:val="22"/>
              </w:rPr>
            </w:r>
            <w:r>
              <w:rPr>
                <w:b w:val="0"/>
                <w:bCs w:val="0"/>
                <w:color w:val="000000"/>
                <w:sz w:val="22"/>
                <w:szCs w:val="22"/>
              </w:rPr>
              <w:t xml:space="preserve">Leo</w:t>
            </w:r>
            <w:r>
              <w:rPr>
                <w:b w:val="0"/>
                <w:bCs w:val="0"/>
                <w:color w:val="000000"/>
                <w:sz w:val="22"/>
                <w:szCs w:val="22"/>
              </w:rPr>
            </w:r>
            <w:r>
              <w:rPr>
                <w:b w:val="0"/>
                <w:bCs w:val="0"/>
                <w:color w:val="000000"/>
                <w:sz w:val="22"/>
                <w:szCs w:val="22"/>
              </w:rPr>
            </w:r>
          </w:p>
        </w:tc>
        <w:tc>
          <w:tcPr>
            <w:shd w:val="clear" w:color="ffffff" w:fill="ffffff"/>
            <w:tcBorders/>
            <w:tcMar>
              <w:left w:w="115" w:type="dxa"/>
              <w:top w:w="80" w:type="dxa"/>
              <w:right w:w="115" w:type="dxa"/>
              <w:bottom w:w="80" w:type="dxa"/>
            </w:tcMar>
            <w:vMerge w:val="restart"/>
          </w:tcPr>
          <w:p w14:paraId="26D7F2F2">
            <w:pPr>
              <w:pBdr/>
              <w:spacing/>
              <w:ind/>
              <w:jc w:val="left"/>
              <w:rPr>
                <w:b w:val="0"/>
                <w:bCs w:val="0"/>
                <w:color w:val="000000"/>
                <w:sz w:val="22"/>
                <w:szCs w:val="22"/>
              </w:rPr>
            </w:pPr>
            <w:r>
              <w:rPr>
                <w:b w:val="0"/>
                <w:bCs w:val="0"/>
                <w:color w:val="000000"/>
                <w:sz w:val="22"/>
                <w:szCs w:val="22"/>
              </w:rPr>
            </w:r>
            <w:r>
              <w:rPr>
                <w:b w:val="0"/>
                <w:bCs w:val="0"/>
                <w:color w:val="000000"/>
                <w:sz w:val="22"/>
                <w:szCs w:val="22"/>
              </w:rPr>
              <w:t xml:space="preserve">Logistics, Safety/HSE &amp; Site Compliance</w:t>
            </w:r>
            <w:r>
              <w:rPr>
                <w:b w:val="0"/>
                <w:bCs w:val="0"/>
                <w:color w:val="000000"/>
                <w:sz w:val="22"/>
                <w:szCs w:val="22"/>
              </w:rPr>
            </w:r>
            <w:r>
              <w:rPr>
                <w:b w:val="0"/>
                <w:bCs w:val="0"/>
                <w:color w:val="000000"/>
                <w:sz w:val="22"/>
                <w:szCs w:val="22"/>
              </w:rPr>
            </w:r>
          </w:p>
        </w:tc>
        <w:tc>
          <w:tcPr>
            <w:shd w:val="clear" w:color="ffffff" w:fill="ffffff"/>
            <w:tcBorders/>
            <w:tcMar>
              <w:left w:w="115" w:type="dxa"/>
              <w:top w:w="80" w:type="dxa"/>
              <w:right w:w="115" w:type="dxa"/>
              <w:bottom w:w="80" w:type="dxa"/>
            </w:tcMar>
            <w:vMerge w:val="restart"/>
          </w:tcPr>
          <w:p w14:paraId="76E3B7D9">
            <w:pPr>
              <w:pBdr/>
              <w:spacing/>
              <w:ind/>
              <w:jc w:val="left"/>
              <w:rPr>
                <w:b w:val="0"/>
                <w:bCs w:val="0"/>
                <w:color w:val="000000"/>
                <w:sz w:val="22"/>
                <w:szCs w:val="22"/>
              </w:rPr>
            </w:pPr>
            <w:r>
              <w:rPr>
                <w:b w:val="0"/>
                <w:bCs w:val="0"/>
                <w:color w:val="000000"/>
                <w:sz w:val="22"/>
                <w:szCs w:val="22"/>
              </w:rPr>
            </w:r>
            <w:r>
              <w:rPr>
                <w:b w:val="0"/>
                <w:bCs w:val="0"/>
                <w:color w:val="000000"/>
                <w:sz w:val="22"/>
                <w:szCs w:val="22"/>
              </w:rPr>
              <w:t xml:space="preserve">E7, E8</w:t>
            </w:r>
            <w:r>
              <w:rPr>
                <w:b w:val="0"/>
                <w:bCs w:val="0"/>
                <w:color w:val="000000"/>
                <w:sz w:val="22"/>
                <w:szCs w:val="22"/>
              </w:rPr>
            </w:r>
            <w:r>
              <w:rPr>
                <w:b w:val="0"/>
                <w:bCs w:val="0"/>
                <w:color w:val="000000"/>
                <w:sz w:val="22"/>
                <w:szCs w:val="22"/>
              </w:rPr>
            </w:r>
          </w:p>
        </w:tc>
        <w:tc>
          <w:tcPr>
            <w:shd w:val="clear" w:color="ffffff" w:fill="ffffff"/>
            <w:tcBorders/>
            <w:tcMar>
              <w:left w:w="115" w:type="dxa"/>
              <w:top w:w="80" w:type="dxa"/>
              <w:right w:w="115" w:type="dxa"/>
              <w:bottom w:w="80" w:type="dxa"/>
            </w:tcMar>
            <w:vMerge w:val="restart"/>
          </w:tcPr>
          <w:p w14:paraId="04F4F4A9">
            <w:pPr>
              <w:pBdr/>
              <w:spacing/>
              <w:ind/>
              <w:jc w:val="left"/>
              <w:rPr>
                <w:b w:val="0"/>
                <w:bCs w:val="0"/>
                <w:color w:val="000000"/>
                <w:sz w:val="22"/>
                <w:szCs w:val="22"/>
              </w:rPr>
            </w:pPr>
            <w:r>
              <w:rPr>
                <w:b w:val="0"/>
                <w:bCs w:val="0"/>
                <w:color w:val="000000"/>
                <w:sz w:val="22"/>
                <w:szCs w:val="22"/>
              </w:rPr>
            </w:r>
            <w:r>
              <w:rPr>
                <w:b w:val="0"/>
                <w:bCs w:val="0"/>
                <w:color w:val="000000"/>
                <w:sz w:val="22"/>
                <w:szCs w:val="22"/>
              </w:rPr>
              <w:t xml:space="preserve">Plant Manager</w:t>
            </w:r>
            <w:r>
              <w:rPr>
                <w:b w:val="0"/>
                <w:bCs w:val="0"/>
                <w:color w:val="000000"/>
                <w:sz w:val="22"/>
                <w:szCs w:val="22"/>
              </w:rPr>
            </w:r>
            <w:r>
              <w:rPr>
                <w:b w:val="0"/>
                <w:bCs w:val="0"/>
                <w:color w:val="000000"/>
                <w:sz w:val="22"/>
                <w:szCs w:val="22"/>
              </w:rPr>
            </w:r>
          </w:p>
        </w:tc>
      </w:tr>
      <w:tr>
        <w:trPr/>
        <w:tc>
          <w:tcPr>
            <w:shd w:val="clear" w:color="f0f5ff" w:fill="f0f5ff"/>
            <w:tcBorders/>
            <w:tcMar>
              <w:left w:w="115" w:type="dxa"/>
              <w:top w:w="80" w:type="dxa"/>
              <w:right w:w="115" w:type="dxa"/>
              <w:bottom w:w="80" w:type="dxa"/>
            </w:tcMar>
            <w:vMerge w:val="restart"/>
          </w:tcPr>
          <w:p w14:paraId="62251863">
            <w:pPr>
              <w:pBdr/>
              <w:spacing/>
              <w:ind/>
              <w:jc w:val="left"/>
              <w:rPr>
                <w:b w:val="0"/>
                <w:bCs w:val="0"/>
                <w:color w:val="000000"/>
                <w:sz w:val="22"/>
                <w:szCs w:val="22"/>
              </w:rPr>
            </w:pPr>
            <w:r>
              <w:rPr>
                <w:b w:val="0"/>
                <w:bCs w:val="0"/>
                <w:color w:val="000000"/>
                <w:sz w:val="22"/>
                <w:szCs w:val="22"/>
              </w:rPr>
            </w:r>
            <w:r>
              <w:rPr>
                <w:b w:val="0"/>
                <w:bCs w:val="0"/>
                <w:color w:val="000000"/>
                <w:sz w:val="22"/>
                <w:szCs w:val="22"/>
              </w:rPr>
              <w:t xml:space="preserve">11 ★</w:t>
            </w:r>
            <w:r>
              <w:rPr>
                <w:b w:val="0"/>
                <w:bCs w:val="0"/>
                <w:color w:val="000000"/>
                <w:sz w:val="22"/>
                <w:szCs w:val="22"/>
              </w:rPr>
            </w:r>
            <w:r>
              <w:rPr>
                <w:b w:val="0"/>
                <w:bCs w:val="0"/>
                <w:color w:val="000000"/>
                <w:sz w:val="22"/>
                <w:szCs w:val="22"/>
              </w:rPr>
            </w:r>
          </w:p>
        </w:tc>
        <w:tc>
          <w:tcPr>
            <w:shd w:val="clear" w:color="f0f5ff" w:fill="f0f5ff"/>
            <w:tcBorders/>
            <w:tcMar>
              <w:left w:w="115" w:type="dxa"/>
              <w:top w:w="80" w:type="dxa"/>
              <w:right w:w="115" w:type="dxa"/>
              <w:bottom w:w="80" w:type="dxa"/>
            </w:tcMar>
            <w:vMerge w:val="restart"/>
          </w:tcPr>
          <w:p w14:paraId="0B2CFCE4">
            <w:pPr>
              <w:pBdr/>
              <w:spacing/>
              <w:ind/>
              <w:jc w:val="left"/>
              <w:rPr>
                <w:b w:val="0"/>
                <w:bCs w:val="0"/>
                <w:color w:val="000000"/>
                <w:sz w:val="22"/>
                <w:szCs w:val="22"/>
              </w:rPr>
            </w:pPr>
            <w:r>
              <w:rPr>
                <w:b w:val="0"/>
                <w:bCs w:val="0"/>
                <w:color w:val="000000"/>
                <w:sz w:val="22"/>
                <w:szCs w:val="22"/>
              </w:rPr>
            </w:r>
            <w:r>
              <w:rPr>
                <w:b w:val="0"/>
                <w:bCs w:val="0"/>
                <w:color w:val="000000"/>
                <w:sz w:val="22"/>
                <w:szCs w:val="22"/>
              </w:rPr>
              <w:t xml:space="preserve">Remy</w:t>
            </w:r>
            <w:r>
              <w:rPr>
                <w:b w:val="0"/>
                <w:bCs w:val="0"/>
                <w:color w:val="000000"/>
                <w:sz w:val="22"/>
                <w:szCs w:val="22"/>
              </w:rPr>
            </w:r>
            <w:r>
              <w:rPr>
                <w:b w:val="0"/>
                <w:bCs w:val="0"/>
                <w:color w:val="000000"/>
                <w:sz w:val="22"/>
                <w:szCs w:val="22"/>
              </w:rPr>
            </w:r>
          </w:p>
        </w:tc>
        <w:tc>
          <w:tcPr>
            <w:shd w:val="clear" w:color="f0f5ff" w:fill="f0f5ff"/>
            <w:tcBorders/>
            <w:tcMar>
              <w:left w:w="115" w:type="dxa"/>
              <w:top w:w="80" w:type="dxa"/>
              <w:right w:w="115" w:type="dxa"/>
              <w:bottom w:w="80" w:type="dxa"/>
            </w:tcMar>
            <w:vMerge w:val="restart"/>
          </w:tcPr>
          <w:p w14:paraId="0F82F5CD">
            <w:pPr>
              <w:pBdr/>
              <w:spacing/>
              <w:ind/>
              <w:jc w:val="left"/>
              <w:rPr>
                <w:b w:val="0"/>
                <w:bCs w:val="0"/>
                <w:color w:val="000000"/>
                <w:sz w:val="22"/>
                <w:szCs w:val="22"/>
              </w:rPr>
            </w:pPr>
            <w:r>
              <w:rPr>
                <w:b w:val="0"/>
                <w:bCs w:val="0"/>
                <w:color w:val="000000"/>
                <w:sz w:val="22"/>
                <w:szCs w:val="22"/>
              </w:rPr>
            </w:r>
            <w:r>
              <w:rPr>
                <w:b w:val="0"/>
                <w:bCs w:val="0"/>
                <w:color w:val="000000"/>
                <w:sz w:val="22"/>
                <w:szCs w:val="22"/>
              </w:rPr>
              <w:t xml:space="preserve">R&amp;D, Materials Innovation &amp; Standards</w:t>
            </w:r>
            <w:r>
              <w:rPr>
                <w:b w:val="0"/>
                <w:bCs w:val="0"/>
                <w:color w:val="000000"/>
                <w:sz w:val="22"/>
                <w:szCs w:val="22"/>
              </w:rPr>
            </w:r>
            <w:r>
              <w:rPr>
                <w:b w:val="0"/>
                <w:bCs w:val="0"/>
                <w:color w:val="000000"/>
                <w:sz w:val="22"/>
                <w:szCs w:val="22"/>
              </w:rPr>
            </w:r>
          </w:p>
        </w:tc>
        <w:tc>
          <w:tcPr>
            <w:shd w:val="clear" w:color="f0f5ff" w:fill="f0f5ff"/>
            <w:tcBorders/>
            <w:tcMar>
              <w:left w:w="115" w:type="dxa"/>
              <w:top w:w="80" w:type="dxa"/>
              <w:right w:w="115" w:type="dxa"/>
              <w:bottom w:w="80" w:type="dxa"/>
            </w:tcMar>
            <w:vMerge w:val="restart"/>
          </w:tcPr>
          <w:p w14:paraId="48CC8B98">
            <w:pPr>
              <w:pBdr/>
              <w:spacing/>
              <w:ind/>
              <w:jc w:val="left"/>
              <w:rPr>
                <w:b w:val="0"/>
                <w:bCs w:val="0"/>
                <w:color w:val="000000"/>
                <w:sz w:val="22"/>
                <w:szCs w:val="22"/>
              </w:rPr>
            </w:pPr>
            <w:r>
              <w:rPr>
                <w:b w:val="0"/>
                <w:bCs w:val="0"/>
                <w:color w:val="000000"/>
                <w:sz w:val="22"/>
                <w:szCs w:val="22"/>
              </w:rPr>
            </w:r>
            <w:r>
              <w:rPr>
                <w:b w:val="0"/>
                <w:bCs w:val="0"/>
                <w:color w:val="000000"/>
                <w:sz w:val="22"/>
                <w:szCs w:val="22"/>
              </w:rPr>
              <w:t xml:space="preserve">E9</w:t>
            </w:r>
            <w:r>
              <w:rPr>
                <w:b w:val="0"/>
                <w:bCs w:val="0"/>
                <w:color w:val="000000"/>
                <w:sz w:val="22"/>
                <w:szCs w:val="22"/>
              </w:rPr>
            </w:r>
            <w:r>
              <w:rPr>
                <w:b w:val="0"/>
                <w:bCs w:val="0"/>
                <w:color w:val="000000"/>
                <w:sz w:val="22"/>
                <w:szCs w:val="22"/>
              </w:rPr>
            </w:r>
          </w:p>
        </w:tc>
        <w:tc>
          <w:tcPr>
            <w:shd w:val="clear" w:color="f0f5ff" w:fill="f0f5ff"/>
            <w:tcBorders/>
            <w:tcMar>
              <w:left w:w="115" w:type="dxa"/>
              <w:top w:w="80" w:type="dxa"/>
              <w:right w:w="115" w:type="dxa"/>
              <w:bottom w:w="80" w:type="dxa"/>
            </w:tcMar>
            <w:vMerge w:val="restart"/>
          </w:tcPr>
          <w:p w14:paraId="13A551A9">
            <w:pPr>
              <w:pBdr/>
              <w:spacing/>
              <w:ind/>
              <w:jc w:val="left"/>
              <w:rPr>
                <w:b w:val="0"/>
                <w:bCs w:val="0"/>
                <w:color w:val="000000"/>
                <w:sz w:val="22"/>
                <w:szCs w:val="22"/>
              </w:rPr>
            </w:pPr>
            <w:r>
              <w:rPr>
                <w:b w:val="0"/>
                <w:bCs w:val="0"/>
                <w:color w:val="000000"/>
                <w:sz w:val="22"/>
                <w:szCs w:val="22"/>
              </w:rPr>
            </w:r>
            <w:r>
              <w:rPr>
                <w:b w:val="0"/>
                <w:bCs w:val="0"/>
                <w:color w:val="000000"/>
                <w:sz w:val="22"/>
                <w:szCs w:val="22"/>
              </w:rPr>
              <w:t xml:space="preserve">GM / Plant Manager</w:t>
            </w:r>
            <w:r>
              <w:rPr>
                <w:b w:val="0"/>
                <w:bCs w:val="0"/>
                <w:color w:val="000000"/>
                <w:sz w:val="22"/>
                <w:szCs w:val="22"/>
              </w:rPr>
            </w:r>
            <w:r>
              <w:rPr>
                <w:b w:val="0"/>
                <w:bCs w:val="0"/>
                <w:color w:val="000000"/>
                <w:sz w:val="22"/>
                <w:szCs w:val="22"/>
              </w:rPr>
            </w:r>
          </w:p>
        </w:tc>
      </w:tr>
      <w:tr>
        <w:trPr/>
        <w:tc>
          <w:tcPr>
            <w:shd w:val="clear" w:color="ffffff" w:fill="ffffff"/>
            <w:tcBorders/>
            <w:tcMar>
              <w:left w:w="115" w:type="dxa"/>
              <w:top w:w="80" w:type="dxa"/>
              <w:right w:w="115" w:type="dxa"/>
              <w:bottom w:w="80" w:type="dxa"/>
            </w:tcMar>
            <w:vMerge w:val="restart"/>
          </w:tcPr>
          <w:p w14:paraId="6B9A3C9C">
            <w:pPr>
              <w:pBdr/>
              <w:spacing/>
              <w:ind/>
              <w:jc w:val="left"/>
              <w:rPr>
                <w:b w:val="0"/>
                <w:bCs w:val="0"/>
                <w:color w:val="000000"/>
                <w:sz w:val="22"/>
                <w:szCs w:val="22"/>
              </w:rPr>
            </w:pPr>
            <w:r>
              <w:rPr>
                <w:b w:val="0"/>
                <w:bCs w:val="0"/>
                <w:color w:val="000000"/>
                <w:sz w:val="22"/>
                <w:szCs w:val="22"/>
              </w:rPr>
            </w:r>
            <w:r>
              <w:rPr>
                <w:b w:val="0"/>
                <w:bCs w:val="0"/>
                <w:color w:val="000000"/>
                <w:sz w:val="22"/>
                <w:szCs w:val="22"/>
              </w:rPr>
              <w:t xml:space="preserve">12 ★</w:t>
            </w:r>
            <w:r>
              <w:rPr>
                <w:b w:val="0"/>
                <w:bCs w:val="0"/>
                <w:color w:val="000000"/>
                <w:sz w:val="22"/>
                <w:szCs w:val="22"/>
              </w:rPr>
            </w:r>
            <w:r>
              <w:rPr>
                <w:b w:val="0"/>
                <w:bCs w:val="0"/>
                <w:color w:val="000000"/>
                <w:sz w:val="22"/>
                <w:szCs w:val="22"/>
              </w:rPr>
            </w:r>
          </w:p>
        </w:tc>
        <w:tc>
          <w:tcPr>
            <w:shd w:val="clear" w:color="ffffff" w:fill="ffffff"/>
            <w:tcBorders/>
            <w:tcMar>
              <w:left w:w="115" w:type="dxa"/>
              <w:top w:w="80" w:type="dxa"/>
              <w:right w:w="115" w:type="dxa"/>
              <w:bottom w:w="80" w:type="dxa"/>
            </w:tcMar>
            <w:vMerge w:val="restart"/>
          </w:tcPr>
          <w:p w14:paraId="2AFABB06">
            <w:pPr>
              <w:pBdr/>
              <w:spacing/>
              <w:ind/>
              <w:jc w:val="left"/>
              <w:rPr>
                <w:b w:val="0"/>
                <w:bCs w:val="0"/>
                <w:color w:val="000000"/>
                <w:sz w:val="22"/>
                <w:szCs w:val="22"/>
              </w:rPr>
            </w:pPr>
            <w:r>
              <w:rPr>
                <w:b w:val="0"/>
                <w:bCs w:val="0"/>
                <w:color w:val="000000"/>
                <w:sz w:val="22"/>
                <w:szCs w:val="22"/>
              </w:rPr>
            </w:r>
            <w:r>
              <w:rPr>
                <w:b w:val="0"/>
                <w:bCs w:val="0"/>
                <w:color w:val="000000"/>
                <w:sz w:val="22"/>
                <w:szCs w:val="22"/>
              </w:rPr>
              <w:t xml:space="preserve">Finn</w:t>
            </w:r>
            <w:r>
              <w:rPr>
                <w:b w:val="0"/>
                <w:bCs w:val="0"/>
                <w:color w:val="000000"/>
                <w:sz w:val="22"/>
                <w:szCs w:val="22"/>
              </w:rPr>
            </w:r>
            <w:r>
              <w:rPr>
                <w:b w:val="0"/>
                <w:bCs w:val="0"/>
                <w:color w:val="000000"/>
                <w:sz w:val="22"/>
                <w:szCs w:val="22"/>
              </w:rPr>
            </w:r>
          </w:p>
        </w:tc>
        <w:tc>
          <w:tcPr>
            <w:shd w:val="clear" w:color="ffffff" w:fill="ffffff"/>
            <w:tcBorders/>
            <w:tcMar>
              <w:left w:w="115" w:type="dxa"/>
              <w:top w:w="80" w:type="dxa"/>
              <w:right w:w="115" w:type="dxa"/>
              <w:bottom w:w="80" w:type="dxa"/>
            </w:tcMar>
            <w:vMerge w:val="restart"/>
          </w:tcPr>
          <w:p w14:paraId="350644E8">
            <w:pPr>
              <w:pBdr/>
              <w:spacing/>
              <w:ind/>
              <w:jc w:val="left"/>
              <w:rPr>
                <w:b w:val="0"/>
                <w:bCs w:val="0"/>
                <w:color w:val="000000"/>
                <w:sz w:val="22"/>
                <w:szCs w:val="22"/>
              </w:rPr>
            </w:pPr>
            <w:r>
              <w:rPr>
                <w:b w:val="0"/>
                <w:bCs w:val="0"/>
                <w:color w:val="000000"/>
                <w:sz w:val="22"/>
                <w:szCs w:val="22"/>
              </w:rPr>
            </w:r>
            <w:r>
              <w:rPr>
                <w:b w:val="0"/>
                <w:bCs w:val="0"/>
                <w:color w:val="000000"/>
                <w:sz w:val="22"/>
                <w:szCs w:val="22"/>
              </w:rPr>
              <w:t xml:space="preserve">Finance, Accounting &amp; Procurement</w:t>
            </w:r>
            <w:r>
              <w:rPr>
                <w:b w:val="0"/>
                <w:bCs w:val="0"/>
                <w:color w:val="000000"/>
                <w:sz w:val="22"/>
                <w:szCs w:val="22"/>
              </w:rPr>
            </w:r>
            <w:r>
              <w:rPr>
                <w:b w:val="0"/>
                <w:bCs w:val="0"/>
                <w:color w:val="000000"/>
                <w:sz w:val="22"/>
                <w:szCs w:val="22"/>
              </w:rPr>
            </w:r>
          </w:p>
        </w:tc>
        <w:tc>
          <w:tcPr>
            <w:shd w:val="clear" w:color="ffffff" w:fill="ffffff"/>
            <w:tcBorders/>
            <w:tcMar>
              <w:left w:w="115" w:type="dxa"/>
              <w:top w:w="80" w:type="dxa"/>
              <w:right w:w="115" w:type="dxa"/>
              <w:bottom w:w="80" w:type="dxa"/>
            </w:tcMar>
            <w:vMerge w:val="restart"/>
          </w:tcPr>
          <w:p w14:paraId="48DD9BAE">
            <w:pPr>
              <w:pBdr/>
              <w:spacing/>
              <w:ind/>
              <w:jc w:val="left"/>
              <w:rPr>
                <w:b w:val="0"/>
                <w:bCs w:val="0"/>
                <w:color w:val="000000"/>
                <w:sz w:val="22"/>
                <w:szCs w:val="22"/>
              </w:rPr>
            </w:pPr>
            <w:r>
              <w:rPr>
                <w:b w:val="0"/>
                <w:bCs w:val="0"/>
                <w:color w:val="000000"/>
                <w:sz w:val="22"/>
                <w:szCs w:val="22"/>
              </w:rPr>
            </w:r>
            <w:r>
              <w:rPr>
                <w:b w:val="0"/>
                <w:bCs w:val="0"/>
                <w:color w:val="000000"/>
                <w:sz w:val="22"/>
                <w:szCs w:val="22"/>
              </w:rPr>
              <w:t xml:space="preserve">F1, F2, F3, F4</w:t>
            </w:r>
            <w:r>
              <w:rPr>
                <w:b w:val="0"/>
                <w:bCs w:val="0"/>
                <w:color w:val="000000"/>
                <w:sz w:val="22"/>
                <w:szCs w:val="22"/>
              </w:rPr>
            </w:r>
            <w:r>
              <w:rPr>
                <w:b w:val="0"/>
                <w:bCs w:val="0"/>
                <w:color w:val="000000"/>
                <w:sz w:val="22"/>
                <w:szCs w:val="22"/>
              </w:rPr>
            </w:r>
          </w:p>
        </w:tc>
        <w:tc>
          <w:tcPr>
            <w:shd w:val="clear" w:color="ffffff" w:fill="ffffff"/>
            <w:tcBorders/>
            <w:tcMar>
              <w:left w:w="115" w:type="dxa"/>
              <w:top w:w="80" w:type="dxa"/>
              <w:right w:w="115" w:type="dxa"/>
              <w:bottom w:w="80" w:type="dxa"/>
            </w:tcMar>
            <w:vMerge w:val="restart"/>
          </w:tcPr>
          <w:p w14:paraId="1B2A7CCD">
            <w:pPr>
              <w:pBdr/>
              <w:spacing/>
              <w:ind/>
              <w:jc w:val="left"/>
              <w:rPr>
                <w:b w:val="0"/>
                <w:bCs w:val="0"/>
                <w:color w:val="000000"/>
                <w:sz w:val="22"/>
                <w:szCs w:val="22"/>
              </w:rPr>
            </w:pPr>
            <w:r>
              <w:rPr>
                <w:b w:val="0"/>
                <w:bCs w:val="0"/>
                <w:color w:val="000000"/>
                <w:sz w:val="22"/>
                <w:szCs w:val="22"/>
              </w:rPr>
            </w:r>
            <w:r>
              <w:rPr>
                <w:b w:val="0"/>
                <w:bCs w:val="0"/>
                <w:color w:val="000000"/>
                <w:sz w:val="22"/>
                <w:szCs w:val="22"/>
              </w:rPr>
              <w:t xml:space="preserve">Finance Manager / MD</w:t>
            </w:r>
            <w:r>
              <w:rPr>
                <w:b w:val="0"/>
                <w:bCs w:val="0"/>
                <w:color w:val="000000"/>
                <w:sz w:val="22"/>
                <w:szCs w:val="22"/>
              </w:rPr>
            </w:r>
            <w:r>
              <w:rPr>
                <w:b w:val="0"/>
                <w:bCs w:val="0"/>
                <w:color w:val="000000"/>
                <w:sz w:val="22"/>
                <w:szCs w:val="22"/>
              </w:rPr>
            </w:r>
          </w:p>
        </w:tc>
      </w:tr>
      <w:tr>
        <w:trPr/>
        <w:tc>
          <w:tcPr>
            <w:shd w:val="clear" w:color="f0f5ff" w:fill="f0f5ff"/>
            <w:tcBorders/>
            <w:tcMar>
              <w:left w:w="115" w:type="dxa"/>
              <w:top w:w="80" w:type="dxa"/>
              <w:right w:w="115" w:type="dxa"/>
              <w:bottom w:w="80" w:type="dxa"/>
            </w:tcMar>
            <w:vMerge w:val="restart"/>
          </w:tcPr>
          <w:p w14:paraId="7B6C351C">
            <w:pPr>
              <w:pBdr/>
              <w:spacing/>
              <w:ind/>
              <w:jc w:val="left"/>
              <w:rPr>
                <w:b w:val="0"/>
                <w:bCs w:val="0"/>
                <w:color w:val="000000"/>
                <w:sz w:val="22"/>
                <w:szCs w:val="22"/>
              </w:rPr>
            </w:pPr>
            <w:r>
              <w:rPr>
                <w:b w:val="0"/>
                <w:bCs w:val="0"/>
                <w:color w:val="000000"/>
                <w:sz w:val="22"/>
                <w:szCs w:val="22"/>
              </w:rPr>
            </w:r>
            <w:r>
              <w:rPr>
                <w:b w:val="0"/>
                <w:bCs w:val="0"/>
                <w:color w:val="000000"/>
                <w:sz w:val="22"/>
                <w:szCs w:val="22"/>
              </w:rPr>
              <w:t xml:space="preserve">13 ★</w:t>
            </w:r>
            <w:r>
              <w:rPr>
                <w:b w:val="0"/>
                <w:bCs w:val="0"/>
                <w:color w:val="000000"/>
                <w:sz w:val="22"/>
                <w:szCs w:val="22"/>
              </w:rPr>
            </w:r>
            <w:r>
              <w:rPr>
                <w:b w:val="0"/>
                <w:bCs w:val="0"/>
                <w:color w:val="000000"/>
                <w:sz w:val="22"/>
                <w:szCs w:val="22"/>
              </w:rPr>
            </w:r>
          </w:p>
        </w:tc>
        <w:tc>
          <w:tcPr>
            <w:shd w:val="clear" w:color="f0f5ff" w:fill="f0f5ff"/>
            <w:tcBorders/>
            <w:tcMar>
              <w:left w:w="115" w:type="dxa"/>
              <w:top w:w="80" w:type="dxa"/>
              <w:right w:w="115" w:type="dxa"/>
              <w:bottom w:w="80" w:type="dxa"/>
            </w:tcMar>
            <w:vMerge w:val="restart"/>
          </w:tcPr>
          <w:p w14:paraId="76C52F49">
            <w:pPr>
              <w:pBdr/>
              <w:spacing/>
              <w:ind/>
              <w:jc w:val="left"/>
              <w:rPr>
                <w:b w:val="0"/>
                <w:bCs w:val="0"/>
                <w:color w:val="000000"/>
                <w:sz w:val="22"/>
                <w:szCs w:val="22"/>
              </w:rPr>
            </w:pPr>
            <w:r>
              <w:rPr>
                <w:b w:val="0"/>
                <w:bCs w:val="0"/>
                <w:color w:val="000000"/>
                <w:sz w:val="22"/>
                <w:szCs w:val="22"/>
              </w:rPr>
            </w:r>
            <w:r>
              <w:rPr>
                <w:b w:val="0"/>
                <w:bCs w:val="0"/>
                <w:color w:val="000000"/>
                <w:sz w:val="22"/>
                <w:szCs w:val="22"/>
              </w:rPr>
              <w:t xml:space="preserve">Hana</w:t>
            </w:r>
            <w:r>
              <w:rPr>
                <w:b w:val="0"/>
                <w:bCs w:val="0"/>
                <w:color w:val="000000"/>
                <w:sz w:val="22"/>
                <w:szCs w:val="22"/>
              </w:rPr>
            </w:r>
            <w:r>
              <w:rPr>
                <w:b w:val="0"/>
                <w:bCs w:val="0"/>
                <w:color w:val="000000"/>
                <w:sz w:val="22"/>
                <w:szCs w:val="22"/>
              </w:rPr>
            </w:r>
          </w:p>
        </w:tc>
        <w:tc>
          <w:tcPr>
            <w:shd w:val="clear" w:color="f0f5ff" w:fill="f0f5ff"/>
            <w:tcBorders/>
            <w:tcMar>
              <w:left w:w="115" w:type="dxa"/>
              <w:top w:w="80" w:type="dxa"/>
              <w:right w:w="115" w:type="dxa"/>
              <w:bottom w:w="80" w:type="dxa"/>
            </w:tcMar>
            <w:vMerge w:val="restart"/>
          </w:tcPr>
          <w:p w14:paraId="56B719B6">
            <w:pPr>
              <w:pBdr/>
              <w:spacing/>
              <w:ind/>
              <w:jc w:val="left"/>
              <w:rPr>
                <w:b w:val="0"/>
                <w:bCs w:val="0"/>
                <w:color w:val="000000"/>
                <w:sz w:val="22"/>
                <w:szCs w:val="22"/>
              </w:rPr>
            </w:pPr>
            <w:r>
              <w:rPr>
                <w:b w:val="0"/>
                <w:bCs w:val="0"/>
                <w:color w:val="000000"/>
                <w:sz w:val="22"/>
                <w:szCs w:val="22"/>
              </w:rPr>
            </w:r>
            <w:r>
              <w:rPr>
                <w:b w:val="0"/>
                <w:bCs w:val="0"/>
                <w:color w:val="000000"/>
                <w:sz w:val="22"/>
                <w:szCs w:val="22"/>
              </w:rPr>
              <w:t xml:space="preserve">HR, People &amp; Culture</w:t>
            </w:r>
            <w:r>
              <w:rPr>
                <w:b w:val="0"/>
                <w:bCs w:val="0"/>
                <w:color w:val="000000"/>
                <w:sz w:val="22"/>
                <w:szCs w:val="22"/>
              </w:rPr>
            </w:r>
            <w:r>
              <w:rPr>
                <w:b w:val="0"/>
                <w:bCs w:val="0"/>
                <w:color w:val="000000"/>
                <w:sz w:val="22"/>
                <w:szCs w:val="22"/>
              </w:rPr>
            </w:r>
          </w:p>
        </w:tc>
        <w:tc>
          <w:tcPr>
            <w:shd w:val="clear" w:color="f0f5ff" w:fill="f0f5ff"/>
            <w:tcBorders/>
            <w:tcMar>
              <w:left w:w="115" w:type="dxa"/>
              <w:top w:w="80" w:type="dxa"/>
              <w:right w:w="115" w:type="dxa"/>
              <w:bottom w:w="80" w:type="dxa"/>
            </w:tcMar>
            <w:vMerge w:val="restart"/>
          </w:tcPr>
          <w:p w14:paraId="67C6C18F">
            <w:pPr>
              <w:pBdr/>
              <w:spacing/>
              <w:ind/>
              <w:jc w:val="left"/>
              <w:rPr>
                <w:b w:val="0"/>
                <w:bCs w:val="0"/>
                <w:color w:val="000000"/>
                <w:sz w:val="22"/>
                <w:szCs w:val="22"/>
              </w:rPr>
            </w:pPr>
            <w:r>
              <w:rPr>
                <w:b w:val="0"/>
                <w:bCs w:val="0"/>
                <w:color w:val="000000"/>
                <w:sz w:val="22"/>
                <w:szCs w:val="22"/>
              </w:rPr>
            </w:r>
            <w:r>
              <w:rPr>
                <w:b w:val="0"/>
                <w:bCs w:val="0"/>
                <w:color w:val="000000"/>
                <w:sz w:val="22"/>
                <w:szCs w:val="22"/>
              </w:rPr>
              <w:t xml:space="preserve">G1, G2</w:t>
            </w:r>
            <w:r>
              <w:rPr>
                <w:b w:val="0"/>
                <w:bCs w:val="0"/>
                <w:color w:val="000000"/>
                <w:sz w:val="22"/>
                <w:szCs w:val="22"/>
              </w:rPr>
            </w:r>
            <w:r>
              <w:rPr>
                <w:b w:val="0"/>
                <w:bCs w:val="0"/>
                <w:color w:val="000000"/>
                <w:sz w:val="22"/>
                <w:szCs w:val="22"/>
              </w:rPr>
            </w:r>
          </w:p>
        </w:tc>
        <w:tc>
          <w:tcPr>
            <w:shd w:val="clear" w:color="f0f5ff" w:fill="f0f5ff"/>
            <w:tcBorders/>
            <w:tcMar>
              <w:left w:w="115" w:type="dxa"/>
              <w:top w:w="80" w:type="dxa"/>
              <w:right w:w="115" w:type="dxa"/>
              <w:bottom w:w="80" w:type="dxa"/>
            </w:tcMar>
            <w:vMerge w:val="restart"/>
          </w:tcPr>
          <w:p w14:paraId="422114E6">
            <w:pPr>
              <w:pBdr/>
              <w:spacing/>
              <w:ind/>
              <w:jc w:val="left"/>
              <w:rPr>
                <w:b w:val="0"/>
                <w:bCs w:val="0"/>
                <w:color w:val="000000"/>
                <w:sz w:val="22"/>
                <w:szCs w:val="22"/>
              </w:rPr>
            </w:pPr>
            <w:r>
              <w:rPr>
                <w:b w:val="0"/>
                <w:bCs w:val="0"/>
                <w:color w:val="000000"/>
                <w:sz w:val="22"/>
                <w:szCs w:val="22"/>
              </w:rPr>
            </w:r>
            <w:r>
              <w:rPr>
                <w:b w:val="0"/>
                <w:bCs w:val="0"/>
                <w:color w:val="000000"/>
                <w:sz w:val="22"/>
                <w:szCs w:val="22"/>
              </w:rPr>
              <w:t xml:space="preserve">HR Manager / GM</w:t>
            </w:r>
            <w:r>
              <w:rPr>
                <w:b w:val="0"/>
                <w:bCs w:val="0"/>
                <w:color w:val="000000"/>
                <w:sz w:val="22"/>
                <w:szCs w:val="22"/>
              </w:rPr>
            </w:r>
            <w:r>
              <w:rPr>
                <w:b w:val="0"/>
                <w:bCs w:val="0"/>
                <w:color w:val="000000"/>
                <w:sz w:val="22"/>
                <w:szCs w:val="22"/>
              </w:rPr>
            </w:r>
          </w:p>
        </w:tc>
      </w:tr>
      <w:tr>
        <w:trPr/>
        <w:tc>
          <w:tcPr>
            <w:shd w:val="clear" w:color="ffffff" w:fill="ffffff"/>
            <w:tcBorders/>
            <w:tcMar>
              <w:left w:w="115" w:type="dxa"/>
              <w:top w:w="80" w:type="dxa"/>
              <w:right w:w="115" w:type="dxa"/>
              <w:bottom w:w="80" w:type="dxa"/>
            </w:tcMar>
            <w:vMerge w:val="restart"/>
          </w:tcPr>
          <w:p w14:paraId="28242222">
            <w:pPr>
              <w:pBdr/>
              <w:spacing/>
              <w:ind/>
              <w:jc w:val="left"/>
              <w:rPr>
                <w:b w:val="0"/>
                <w:bCs w:val="0"/>
                <w:color w:val="000000"/>
                <w:sz w:val="22"/>
                <w:szCs w:val="22"/>
              </w:rPr>
            </w:pPr>
            <w:r>
              <w:rPr>
                <w:b w:val="0"/>
                <w:bCs w:val="0"/>
                <w:color w:val="000000"/>
                <w:sz w:val="22"/>
                <w:szCs w:val="22"/>
              </w:rPr>
            </w:r>
            <w:r>
              <w:rPr>
                <w:b w:val="0"/>
                <w:bCs w:val="0"/>
                <w:color w:val="000000"/>
                <w:sz w:val="22"/>
                <w:szCs w:val="22"/>
              </w:rPr>
              <w:t xml:space="preserve">14 ★</w:t>
            </w:r>
            <w:r>
              <w:rPr>
                <w:b w:val="0"/>
                <w:bCs w:val="0"/>
                <w:color w:val="000000"/>
                <w:sz w:val="22"/>
                <w:szCs w:val="22"/>
              </w:rPr>
            </w:r>
            <w:r>
              <w:rPr>
                <w:b w:val="0"/>
                <w:bCs w:val="0"/>
                <w:color w:val="000000"/>
                <w:sz w:val="22"/>
                <w:szCs w:val="22"/>
              </w:rPr>
            </w:r>
          </w:p>
        </w:tc>
        <w:tc>
          <w:tcPr>
            <w:shd w:val="clear" w:color="ffffff" w:fill="ffffff"/>
            <w:tcBorders/>
            <w:tcMar>
              <w:left w:w="115" w:type="dxa"/>
              <w:top w:w="80" w:type="dxa"/>
              <w:right w:w="115" w:type="dxa"/>
              <w:bottom w:w="80" w:type="dxa"/>
            </w:tcMar>
            <w:vMerge w:val="restart"/>
          </w:tcPr>
          <w:p w14:paraId="4B463548">
            <w:pPr>
              <w:pBdr/>
              <w:spacing/>
              <w:ind/>
              <w:jc w:val="left"/>
              <w:rPr>
                <w:b w:val="0"/>
                <w:bCs w:val="0"/>
                <w:color w:val="000000"/>
                <w:sz w:val="22"/>
                <w:szCs w:val="22"/>
              </w:rPr>
            </w:pPr>
            <w:r>
              <w:rPr>
                <w:b w:val="0"/>
                <w:bCs w:val="0"/>
                <w:color w:val="000000"/>
                <w:sz w:val="22"/>
                <w:szCs w:val="22"/>
              </w:rPr>
            </w:r>
            <w:r>
              <w:rPr>
                <w:b w:val="0"/>
                <w:bCs w:val="0"/>
                <w:color w:val="000000"/>
                <w:sz w:val="22"/>
                <w:szCs w:val="22"/>
              </w:rPr>
              <w:t xml:space="preserve">Core</w:t>
            </w:r>
            <w:r>
              <w:rPr>
                <w:b w:val="0"/>
                <w:bCs w:val="0"/>
                <w:color w:val="000000"/>
                <w:sz w:val="22"/>
                <w:szCs w:val="22"/>
              </w:rPr>
            </w:r>
            <w:r>
              <w:rPr>
                <w:b w:val="0"/>
                <w:bCs w:val="0"/>
                <w:color w:val="000000"/>
                <w:sz w:val="22"/>
                <w:szCs w:val="22"/>
              </w:rPr>
            </w:r>
          </w:p>
        </w:tc>
        <w:tc>
          <w:tcPr>
            <w:shd w:val="clear" w:color="ffffff" w:fill="ffffff"/>
            <w:tcBorders/>
            <w:tcMar>
              <w:left w:w="115" w:type="dxa"/>
              <w:top w:w="80" w:type="dxa"/>
              <w:right w:w="115" w:type="dxa"/>
              <w:bottom w:w="80" w:type="dxa"/>
            </w:tcMar>
            <w:vMerge w:val="restart"/>
          </w:tcPr>
          <w:p w14:paraId="01D3EFC5">
            <w:pPr>
              <w:pBdr/>
              <w:spacing/>
              <w:ind/>
              <w:jc w:val="left"/>
              <w:rPr>
                <w:b w:val="0"/>
                <w:bCs w:val="0"/>
                <w:color w:val="000000"/>
                <w:sz w:val="22"/>
                <w:szCs w:val="22"/>
              </w:rPr>
            </w:pPr>
            <w:r>
              <w:rPr>
                <w:b w:val="0"/>
                <w:bCs w:val="0"/>
                <w:color w:val="000000"/>
                <w:sz w:val="22"/>
                <w:szCs w:val="22"/>
              </w:rPr>
            </w:r>
            <w:r>
              <w:rPr>
                <w:b w:val="0"/>
                <w:bCs w:val="0"/>
                <w:color w:val="000000"/>
                <w:sz w:val="22"/>
                <w:szCs w:val="22"/>
              </w:rPr>
              <w:t xml:space="preserve">Software Development, DevOps &amp; Systems</w:t>
            </w:r>
            <w:r>
              <w:rPr>
                <w:b w:val="0"/>
                <w:bCs w:val="0"/>
                <w:color w:val="000000"/>
                <w:sz w:val="22"/>
                <w:szCs w:val="22"/>
              </w:rPr>
            </w:r>
            <w:r>
              <w:rPr>
                <w:b w:val="0"/>
                <w:bCs w:val="0"/>
                <w:color w:val="000000"/>
                <w:sz w:val="22"/>
                <w:szCs w:val="22"/>
              </w:rPr>
            </w:r>
          </w:p>
        </w:tc>
        <w:tc>
          <w:tcPr>
            <w:shd w:val="clear" w:color="ffffff" w:fill="ffffff"/>
            <w:tcBorders/>
            <w:tcMar>
              <w:left w:w="115" w:type="dxa"/>
              <w:top w:w="80" w:type="dxa"/>
              <w:right w:w="115" w:type="dxa"/>
              <w:bottom w:w="80" w:type="dxa"/>
            </w:tcMar>
            <w:vMerge w:val="restart"/>
          </w:tcPr>
          <w:p w14:paraId="5C1FBB2D">
            <w:pPr>
              <w:pBdr/>
              <w:spacing/>
              <w:ind/>
              <w:jc w:val="left"/>
              <w:rPr>
                <w:b w:val="0"/>
                <w:bCs w:val="0"/>
                <w:color w:val="000000"/>
                <w:sz w:val="22"/>
                <w:szCs w:val="22"/>
              </w:rPr>
            </w:pPr>
            <w:r>
              <w:rPr>
                <w:b w:val="0"/>
                <w:bCs w:val="0"/>
                <w:color w:val="000000"/>
                <w:sz w:val="22"/>
                <w:szCs w:val="22"/>
              </w:rPr>
            </w:r>
            <w:r>
              <w:rPr>
                <w:b w:val="0"/>
                <w:bCs w:val="0"/>
                <w:color w:val="000000"/>
                <w:sz w:val="22"/>
                <w:szCs w:val="22"/>
              </w:rPr>
              <w:t xml:space="preserve">I1, I2, I3</w:t>
            </w:r>
            <w:r>
              <w:rPr>
                <w:b w:val="0"/>
                <w:bCs w:val="0"/>
                <w:color w:val="000000"/>
                <w:sz w:val="22"/>
                <w:szCs w:val="22"/>
              </w:rPr>
            </w:r>
            <w:r>
              <w:rPr>
                <w:b w:val="0"/>
                <w:bCs w:val="0"/>
                <w:color w:val="000000"/>
                <w:sz w:val="22"/>
                <w:szCs w:val="22"/>
              </w:rPr>
            </w:r>
          </w:p>
        </w:tc>
        <w:tc>
          <w:tcPr>
            <w:shd w:val="clear" w:color="ffffff" w:fill="ffffff"/>
            <w:tcBorders/>
            <w:tcMar>
              <w:left w:w="115" w:type="dxa"/>
              <w:top w:w="80" w:type="dxa"/>
              <w:right w:w="115" w:type="dxa"/>
              <w:bottom w:w="80" w:type="dxa"/>
            </w:tcMar>
            <w:vMerge w:val="restart"/>
          </w:tcPr>
          <w:p w14:paraId="2916C6E9">
            <w:pPr>
              <w:pBdr/>
              <w:spacing/>
              <w:ind/>
              <w:jc w:val="left"/>
              <w:rPr>
                <w:b w:val="0"/>
                <w:bCs w:val="0"/>
                <w:color w:val="000000"/>
                <w:sz w:val="22"/>
                <w:szCs w:val="22"/>
              </w:rPr>
            </w:pPr>
            <w:r>
              <w:rPr>
                <w:b w:val="0"/>
                <w:bCs w:val="0"/>
                <w:color w:val="000000"/>
                <w:sz w:val="22"/>
                <w:szCs w:val="22"/>
              </w:rPr>
            </w:r>
            <w:r>
              <w:rPr>
                <w:b w:val="0"/>
                <w:bCs w:val="0"/>
                <w:color w:val="000000"/>
                <w:sz w:val="22"/>
                <w:szCs w:val="22"/>
              </w:rPr>
              <w:t xml:space="preserve">GM / MD</w:t>
            </w:r>
            <w:r>
              <w:rPr>
                <w:b w:val="0"/>
                <w:bCs w:val="0"/>
                <w:color w:val="000000"/>
                <w:sz w:val="22"/>
                <w:szCs w:val="22"/>
              </w:rPr>
            </w:r>
            <w:r>
              <w:rPr>
                <w:b w:val="0"/>
                <w:bCs w:val="0"/>
                <w:color w:val="000000"/>
                <w:sz w:val="22"/>
                <w:szCs w:val="22"/>
              </w:rPr>
            </w:r>
          </w:p>
        </w:tc>
      </w:tr>
    </w:tbl>
    <w:p w14:paraId="0E61C140">
      <w:pPr>
        <w:pBdr/>
        <w:spacing/>
        <w:ind/>
        <w:rPr/>
      </w:pPr>
      <w:r/>
      <w:r/>
    </w:p>
    <w:p w14:paraId="4217115D">
      <w:pPr>
        <w:pBdr/>
        <w:spacing w:after="120"/>
        <w:ind/>
        <w:rPr>
          <w:bCs/>
          <w:i/>
          <w:color w:val="555555"/>
          <w:sz w:val="20"/>
          <w:szCs w:val="20"/>
        </w:rPr>
      </w:pPr>
      <w:r>
        <w:rPr>
          <w:i/>
          <w:iCs/>
          <w:color w:val="555555"/>
          <w:sz w:val="20"/>
          <w:szCs w:val="20"/>
        </w:rPr>
        <w:t xml:space="preserve">★ = New Agents เพิ่มในรอบ v2.4–v2.5 (Rex #8 ถึง Core #14)</w:t>
      </w:r>
      <w:r>
        <w:rPr>
          <w:bCs/>
          <w:i/>
          <w:color w:val="555555"/>
          <w:sz w:val="20"/>
          <w:szCs w:val="20"/>
        </w:rPr>
      </w:r>
      <w:r>
        <w:rPr>
          <w:bCs/>
          <w:i/>
          <w:color w:val="555555"/>
          <w:sz w:val="20"/>
          <w:szCs w:val="20"/>
        </w:rPr>
      </w:r>
    </w:p>
    <w:p w14:paraId="60F68C59">
      <w:pPr>
        <w:pBdr/>
        <w:spacing w:after="100" w:line="276" w:lineRule="auto"/>
        <w:ind/>
        <w:rPr>
          <w:sz w:val="24"/>
          <w:szCs w:val="24"/>
        </w:rPr>
      </w:pPr>
      <w:r>
        <w:rPr>
          <w:sz w:val="24"/>
          <w:szCs w:val="24"/>
        </w:rPr>
        <w:t xml:space="preserve">Coverage ครบทั้ง 38 ตำแหน่งของ DAPH — 100% (รวม MD ในฐานะตำแหน่งที่ Kelly รับผิดชอบ)</w:t>
      </w:r>
      <w:r>
        <w:rPr>
          <w:sz w:val="24"/>
          <w:szCs w:val="24"/>
        </w:rPr>
      </w:r>
      <w:r>
        <w:rPr>
          <w:sz w:val="24"/>
          <w:szCs w:val="24"/>
        </w:rPr>
      </w:r>
    </w:p>
    <w:p w14:paraId="7B0C32CD">
      <w:pPr>
        <w:pBdr/>
        <w:spacing w:after="120" w:before="320"/>
        <w:ind/>
        <w:rPr>
          <w:b/>
          <w:bCs/>
          <w:color w:val="1f2d5a"/>
          <w:sz w:val="36"/>
          <w:szCs w:val="36"/>
        </w:rPr>
      </w:pPr>
      <w:r>
        <w:rPr>
          <w:b/>
          <w:bCs/>
          <w:color w:val="1f2d5a"/>
          <w:sz w:val="36"/>
          <w:szCs w:val="36"/>
        </w:rPr>
        <w:t xml:space="preserve">4. Gap Analysis สรุป</w:t>
      </w:r>
      <w:r>
        <w:rPr>
          <w:b/>
          <w:bCs/>
          <w:color w:val="1f2d5a"/>
          <w:sz w:val="36"/>
          <w:szCs w:val="36"/>
        </w:rPr>
      </w:r>
      <w:r>
        <w:rPr>
          <w:b/>
          <w:bCs/>
          <w:color w:val="1f2d5a"/>
          <w:sz w:val="36"/>
          <w:szCs w:val="36"/>
        </w:rPr>
      </w:r>
    </w:p>
    <w:p w14:paraId="1EF95C48">
      <w:pPr>
        <w:pBdr/>
        <w:spacing w:after="80" w:before="200"/>
        <w:ind/>
        <w:rPr>
          <w:b/>
          <w:bCs/>
          <w:color w:val="2e75b6"/>
          <w:sz w:val="28"/>
          <w:szCs w:val="28"/>
        </w:rPr>
      </w:pPr>
      <w:r>
        <w:rPr>
          <w:b/>
          <w:bCs/>
          <w:color w:val="2e75b6"/>
          <w:sz w:val="28"/>
          <w:szCs w:val="28"/>
        </w:rPr>
        <w:t xml:space="preserve">ปัญหาที่พบและแก้ไขแล้ว (จาก 7 Agents เดิม)</w:t>
      </w:r>
      <w:r>
        <w:rPr>
          <w:b/>
          <w:bCs/>
          <w:color w:val="2e75b6"/>
          <w:sz w:val="28"/>
          <w:szCs w:val="28"/>
        </w:rPr>
      </w:r>
      <w:r>
        <w:rPr>
          <w:b/>
          <w:bCs/>
          <w:color w:val="2e75b6"/>
          <w:sz w:val="28"/>
          <w:szCs w:val="28"/>
        </w:rPr>
      </w:r>
    </w:p>
    <w:tbl>
      <w:tblPr>
        <w:tblW w:w="5000" w:type="pct"/>
        <w:tblBorders>
          <w:top w:val="single" w:color="999999" w:sz="4" w:space="0"/>
          <w:left w:val="single" w:color="999999" w:sz="4" w:space="0"/>
          <w:bottom w:val="single" w:color="999999" w:sz="4" w:space="0"/>
          <w:right w:val="single" w:color="999999" w:sz="4" w:space="0"/>
          <w:insideH w:val="single" w:color="999999" w:sz="4" w:space="0"/>
          <w:insideV w:val="single" w:color="999999" w:sz="4" w:space="0"/>
        </w:tblBorders>
        <w:tblLook w:val="04A0" w:firstRow="1" w:lastRow="0" w:firstColumn="1" w:lastColumn="0" w:noHBand="0" w:noVBand="1"/>
      </w:tblPr>
      <w:tblGrid>
        <w:gridCol w:w="222"/>
        <w:gridCol w:w="222"/>
        <w:gridCol w:w="222"/>
      </w:tblGrid>
      <w:tr>
        <w:trPr/>
        <w:tc>
          <w:tcPr>
            <w:shd w:val="clear" w:color="2e75b6" w:fill="2e75b6"/>
            <w:tcBorders/>
            <w:tcMar>
              <w:left w:w="115" w:type="dxa"/>
              <w:top w:w="80" w:type="dxa"/>
              <w:right w:w="115" w:type="dxa"/>
              <w:bottom w:w="80" w:type="dxa"/>
            </w:tcMar>
          </w:tcPr>
          <w:p w14:paraId="705E092B">
            <w:pPr>
              <w:pBdr/>
              <w:spacing/>
              <w:ind/>
              <w:jc w:val="center"/>
              <w:rPr>
                <w:b/>
                <w:bCs/>
                <w:color w:val="ffffff"/>
                <w:sz w:val="22"/>
                <w:szCs w:val="22"/>
              </w:rPr>
            </w:pPr>
            <w:r>
              <w:rPr>
                <w:b/>
                <w:bCs/>
                <w:color w:val="ffffff"/>
                <w:sz w:val="22"/>
                <w:szCs w:val="22"/>
              </w:rPr>
            </w:r>
            <w:r>
              <w:rPr>
                <w:b/>
                <w:bCs/>
                <w:color w:val="ffffff"/>
                <w:sz w:val="22"/>
                <w:szCs w:val="22"/>
              </w:rPr>
              <w:t xml:space="preserve">Agent</w:t>
            </w:r>
            <w:r>
              <w:rPr>
                <w:b/>
                <w:bCs/>
                <w:color w:val="ffffff"/>
                <w:sz w:val="22"/>
                <w:szCs w:val="22"/>
              </w:rPr>
            </w:r>
            <w:r>
              <w:rPr>
                <w:b/>
                <w:bCs/>
                <w:color w:val="ffffff"/>
                <w:sz w:val="22"/>
                <w:szCs w:val="22"/>
              </w:rPr>
            </w:r>
          </w:p>
        </w:tc>
        <w:tc>
          <w:tcPr>
            <w:shd w:val="clear" w:color="2e75b6" w:fill="2e75b6"/>
            <w:tcBorders/>
            <w:tcMar>
              <w:left w:w="115" w:type="dxa"/>
              <w:top w:w="80" w:type="dxa"/>
              <w:right w:w="115" w:type="dxa"/>
              <w:bottom w:w="80" w:type="dxa"/>
            </w:tcMar>
          </w:tcPr>
          <w:p w14:paraId="1C201B24">
            <w:pPr>
              <w:pBdr/>
              <w:spacing/>
              <w:ind/>
              <w:jc w:val="center"/>
              <w:rPr>
                <w:b/>
                <w:bCs/>
                <w:color w:val="ffffff"/>
                <w:sz w:val="22"/>
                <w:szCs w:val="22"/>
              </w:rPr>
            </w:pPr>
            <w:r>
              <w:rPr>
                <w:b/>
                <w:bCs/>
                <w:color w:val="ffffff"/>
                <w:sz w:val="22"/>
                <w:szCs w:val="22"/>
              </w:rPr>
            </w:r>
            <w:r>
              <w:rPr>
                <w:b/>
                <w:bCs/>
                <w:color w:val="ffffff"/>
                <w:sz w:val="22"/>
                <w:szCs w:val="22"/>
              </w:rPr>
              <w:t xml:space="preserve">ปัญหาเดิม</w:t>
            </w:r>
            <w:r>
              <w:rPr>
                <w:b/>
                <w:bCs/>
                <w:color w:val="ffffff"/>
                <w:sz w:val="22"/>
                <w:szCs w:val="22"/>
              </w:rPr>
            </w:r>
            <w:r>
              <w:rPr>
                <w:b/>
                <w:bCs/>
                <w:color w:val="ffffff"/>
                <w:sz w:val="22"/>
                <w:szCs w:val="22"/>
              </w:rPr>
            </w:r>
          </w:p>
        </w:tc>
        <w:tc>
          <w:tcPr>
            <w:shd w:val="clear" w:color="2e75b6" w:fill="2e75b6"/>
            <w:tcBorders/>
            <w:tcMar>
              <w:left w:w="115" w:type="dxa"/>
              <w:top w:w="80" w:type="dxa"/>
              <w:right w:w="115" w:type="dxa"/>
              <w:bottom w:w="80" w:type="dxa"/>
            </w:tcMar>
          </w:tcPr>
          <w:p w14:paraId="7E573021">
            <w:pPr>
              <w:pBdr/>
              <w:spacing/>
              <w:ind/>
              <w:jc w:val="center"/>
              <w:rPr>
                <w:b/>
                <w:bCs/>
                <w:color w:val="ffffff"/>
                <w:sz w:val="22"/>
                <w:szCs w:val="22"/>
              </w:rPr>
            </w:pPr>
            <w:r>
              <w:rPr>
                <w:b/>
                <w:bCs/>
                <w:color w:val="ffffff"/>
                <w:sz w:val="22"/>
                <w:szCs w:val="22"/>
              </w:rPr>
            </w:r>
            <w:r>
              <w:rPr>
                <w:b/>
                <w:bCs/>
                <w:color w:val="ffffff"/>
                <w:sz w:val="22"/>
                <w:szCs w:val="22"/>
              </w:rPr>
              <w:t xml:space="preserve">การแก้ไข v2.5</w:t>
            </w:r>
            <w:r>
              <w:rPr>
                <w:b/>
                <w:bCs/>
                <w:color w:val="ffffff"/>
                <w:sz w:val="22"/>
                <w:szCs w:val="22"/>
              </w:rPr>
            </w:r>
            <w:r>
              <w:rPr>
                <w:b/>
                <w:bCs/>
                <w:color w:val="ffffff"/>
                <w:sz w:val="22"/>
                <w:szCs w:val="22"/>
              </w:rPr>
            </w:r>
          </w:p>
        </w:tc>
      </w:tr>
      <w:tr>
        <w:trPr/>
        <w:tc>
          <w:tcPr>
            <w:shd w:val="clear" w:color="f0f5ff" w:fill="f0f5ff"/>
            <w:tcBorders/>
            <w:tcMar>
              <w:left w:w="115" w:type="dxa"/>
              <w:top w:w="80" w:type="dxa"/>
              <w:right w:w="115" w:type="dxa"/>
              <w:bottom w:w="80" w:type="dxa"/>
            </w:tcMar>
            <w:vMerge w:val="restart"/>
          </w:tcPr>
          <w:p w14:paraId="12456D63">
            <w:pPr>
              <w:pBdr/>
              <w:spacing/>
              <w:ind/>
              <w:jc w:val="left"/>
              <w:rPr>
                <w:b w:val="0"/>
                <w:bCs w:val="0"/>
                <w:color w:val="000000"/>
                <w:sz w:val="22"/>
                <w:szCs w:val="22"/>
              </w:rPr>
            </w:pPr>
            <w:r>
              <w:rPr>
                <w:b w:val="0"/>
                <w:bCs w:val="0"/>
                <w:color w:val="000000"/>
                <w:sz w:val="22"/>
                <w:szCs w:val="22"/>
              </w:rPr>
            </w:r>
            <w:r>
              <w:rPr>
                <w:b w:val="0"/>
                <w:bCs w:val="0"/>
                <w:color w:val="000000"/>
                <w:sz w:val="22"/>
                <w:szCs w:val="22"/>
              </w:rPr>
              <w:t xml:space="preserve">Bo</w:t>
            </w:r>
            <w:r>
              <w:rPr>
                <w:b w:val="0"/>
                <w:bCs w:val="0"/>
                <w:color w:val="000000"/>
                <w:sz w:val="22"/>
                <w:szCs w:val="22"/>
              </w:rPr>
            </w:r>
            <w:r>
              <w:rPr>
                <w:b w:val="0"/>
                <w:bCs w:val="0"/>
                <w:color w:val="000000"/>
                <w:sz w:val="22"/>
                <w:szCs w:val="22"/>
              </w:rPr>
            </w:r>
          </w:p>
        </w:tc>
        <w:tc>
          <w:tcPr>
            <w:shd w:val="clear" w:color="f0f5ff" w:fill="f0f5ff"/>
            <w:tcBorders/>
            <w:tcMar>
              <w:left w:w="115" w:type="dxa"/>
              <w:top w:w="80" w:type="dxa"/>
              <w:right w:w="115" w:type="dxa"/>
              <w:bottom w:w="80" w:type="dxa"/>
            </w:tcMar>
            <w:vMerge w:val="restart"/>
          </w:tcPr>
          <w:p w14:paraId="04400863">
            <w:pPr>
              <w:pBdr/>
              <w:spacing/>
              <w:ind/>
              <w:jc w:val="left"/>
              <w:rPr>
                <w:b w:val="0"/>
                <w:bCs w:val="0"/>
                <w:color w:val="000000"/>
                <w:sz w:val="22"/>
                <w:szCs w:val="22"/>
              </w:rPr>
            </w:pPr>
            <w:r>
              <w:rPr>
                <w:b w:val="0"/>
                <w:bCs w:val="0"/>
                <w:color w:val="000000"/>
                <w:sz w:val="22"/>
                <w:szCs w:val="22"/>
              </w:rPr>
            </w:r>
            <w:r>
              <w:rPr>
                <w:b w:val="0"/>
                <w:bCs w:val="0"/>
                <w:color w:val="000000"/>
                <w:sz w:val="22"/>
                <w:szCs w:val="22"/>
              </w:rPr>
              <w:t xml:space="preserve">S22 assign งาน Finance &amp; Procurement ให้ Bo (BIM Engineer) — ผิดสายงาน</w:t>
            </w:r>
            <w:r>
              <w:rPr>
                <w:b w:val="0"/>
                <w:bCs w:val="0"/>
                <w:color w:val="000000"/>
                <w:sz w:val="22"/>
                <w:szCs w:val="22"/>
              </w:rPr>
            </w:r>
            <w:r>
              <w:rPr>
                <w:b w:val="0"/>
                <w:bCs w:val="0"/>
                <w:color w:val="000000"/>
                <w:sz w:val="22"/>
                <w:szCs w:val="22"/>
              </w:rPr>
            </w:r>
          </w:p>
        </w:tc>
        <w:tc>
          <w:tcPr>
            <w:shd w:val="clear" w:color="f0f5ff" w:fill="f0f5ff"/>
            <w:tcBorders/>
            <w:tcMar>
              <w:left w:w="115" w:type="dxa"/>
              <w:top w:w="80" w:type="dxa"/>
              <w:right w:w="115" w:type="dxa"/>
              <w:bottom w:w="80" w:type="dxa"/>
            </w:tcMar>
            <w:vMerge w:val="restart"/>
          </w:tcPr>
          <w:p w14:paraId="3A7E9C58">
            <w:pPr>
              <w:pBdr/>
              <w:spacing/>
              <w:ind/>
              <w:jc w:val="left"/>
              <w:rPr>
                <w:b w:val="0"/>
                <w:bCs w:val="0"/>
                <w:color w:val="000000"/>
                <w:sz w:val="22"/>
                <w:szCs w:val="22"/>
              </w:rPr>
            </w:pPr>
            <w:r>
              <w:rPr>
                <w:b w:val="0"/>
                <w:bCs w:val="0"/>
                <w:color w:val="000000"/>
                <w:sz w:val="22"/>
                <w:szCs w:val="22"/>
              </w:rPr>
            </w:r>
            <w:r>
              <w:rPr>
                <w:b w:val="0"/>
                <w:bCs w:val="0"/>
                <w:color w:val="000000"/>
                <w:sz w:val="22"/>
                <w:szCs w:val="22"/>
              </w:rPr>
              <w:t xml:space="preserve">โยกงาน Finance ไปให้ Finn (Agent ใหม่)</w:t>
            </w:r>
            <w:r>
              <w:rPr>
                <w:b w:val="0"/>
                <w:bCs w:val="0"/>
                <w:color w:val="000000"/>
                <w:sz w:val="22"/>
                <w:szCs w:val="22"/>
              </w:rPr>
            </w:r>
            <w:r>
              <w:rPr>
                <w:b w:val="0"/>
                <w:bCs w:val="0"/>
                <w:color w:val="000000"/>
                <w:sz w:val="22"/>
                <w:szCs w:val="22"/>
              </w:rPr>
            </w:r>
          </w:p>
        </w:tc>
      </w:tr>
      <w:tr>
        <w:trPr/>
        <w:tc>
          <w:tcPr>
            <w:shd w:val="clear" w:color="ffffff" w:fill="ffffff"/>
            <w:tcBorders/>
            <w:tcMar>
              <w:left w:w="115" w:type="dxa"/>
              <w:top w:w="80" w:type="dxa"/>
              <w:right w:w="115" w:type="dxa"/>
              <w:bottom w:w="80" w:type="dxa"/>
            </w:tcMar>
            <w:vMerge w:val="restart"/>
          </w:tcPr>
          <w:p w14:paraId="295F23CA">
            <w:pPr>
              <w:pBdr/>
              <w:spacing/>
              <w:ind/>
              <w:jc w:val="left"/>
              <w:rPr>
                <w:b w:val="0"/>
                <w:bCs w:val="0"/>
                <w:color w:val="000000"/>
                <w:sz w:val="22"/>
                <w:szCs w:val="22"/>
              </w:rPr>
            </w:pPr>
            <w:r>
              <w:rPr>
                <w:b w:val="0"/>
                <w:bCs w:val="0"/>
                <w:color w:val="000000"/>
                <w:sz w:val="22"/>
                <w:szCs w:val="22"/>
              </w:rPr>
            </w:r>
            <w:r>
              <w:rPr>
                <w:b w:val="0"/>
                <w:bCs w:val="0"/>
                <w:color w:val="000000"/>
                <w:sz w:val="22"/>
                <w:szCs w:val="22"/>
              </w:rPr>
              <w:t xml:space="preserve">Atlas</w:t>
            </w:r>
            <w:r>
              <w:rPr>
                <w:b w:val="0"/>
                <w:bCs w:val="0"/>
                <w:color w:val="000000"/>
                <w:sz w:val="22"/>
                <w:szCs w:val="22"/>
              </w:rPr>
            </w:r>
            <w:r>
              <w:rPr>
                <w:b w:val="0"/>
                <w:bCs w:val="0"/>
                <w:color w:val="000000"/>
                <w:sz w:val="22"/>
                <w:szCs w:val="22"/>
              </w:rPr>
            </w:r>
          </w:p>
        </w:tc>
        <w:tc>
          <w:tcPr>
            <w:shd w:val="clear" w:color="ffffff" w:fill="ffffff"/>
            <w:tcBorders/>
            <w:tcMar>
              <w:left w:w="115" w:type="dxa"/>
              <w:top w:w="80" w:type="dxa"/>
              <w:right w:w="115" w:type="dxa"/>
              <w:bottom w:w="80" w:type="dxa"/>
            </w:tcMar>
            <w:vMerge w:val="restart"/>
          </w:tcPr>
          <w:p w14:paraId="044830DA">
            <w:pPr>
              <w:pBdr/>
              <w:spacing/>
              <w:ind/>
              <w:jc w:val="left"/>
              <w:rPr>
                <w:b w:val="0"/>
                <w:bCs w:val="0"/>
                <w:color w:val="000000"/>
                <w:sz w:val="22"/>
                <w:szCs w:val="22"/>
              </w:rPr>
            </w:pPr>
            <w:r>
              <w:rPr>
                <w:b w:val="0"/>
                <w:bCs w:val="0"/>
                <w:color w:val="000000"/>
                <w:sz w:val="22"/>
                <w:szCs w:val="22"/>
              </w:rPr>
            </w:r>
            <w:r>
              <w:rPr>
                <w:b w:val="0"/>
                <w:bCs w:val="0"/>
                <w:color w:val="000000"/>
                <w:sz w:val="22"/>
                <w:szCs w:val="22"/>
              </w:rPr>
              <w:t xml:space="preserve">ถูก assign 3 บทบาทต่างกัน: IT, BIM, Project Control</w:t>
            </w:r>
            <w:r>
              <w:rPr>
                <w:b w:val="0"/>
                <w:bCs w:val="0"/>
                <w:color w:val="000000"/>
                <w:sz w:val="22"/>
                <w:szCs w:val="22"/>
              </w:rPr>
            </w:r>
            <w:r>
              <w:rPr>
                <w:b w:val="0"/>
                <w:bCs w:val="0"/>
                <w:color w:val="000000"/>
                <w:sz w:val="22"/>
                <w:szCs w:val="22"/>
              </w:rPr>
            </w:r>
          </w:p>
        </w:tc>
        <w:tc>
          <w:tcPr>
            <w:shd w:val="clear" w:color="ffffff" w:fill="ffffff"/>
            <w:tcBorders/>
            <w:tcMar>
              <w:left w:w="115" w:type="dxa"/>
              <w:top w:w="80" w:type="dxa"/>
              <w:right w:w="115" w:type="dxa"/>
              <w:bottom w:w="80" w:type="dxa"/>
            </w:tcMar>
            <w:vMerge w:val="restart"/>
          </w:tcPr>
          <w:p w14:paraId="27ADB215">
            <w:pPr>
              <w:pBdr/>
              <w:spacing/>
              <w:ind/>
              <w:jc w:val="left"/>
              <w:rPr>
                <w:b w:val="0"/>
                <w:bCs w:val="0"/>
                <w:color w:val="000000"/>
                <w:sz w:val="22"/>
                <w:szCs w:val="22"/>
              </w:rPr>
            </w:pPr>
            <w:r>
              <w:rPr>
                <w:b w:val="0"/>
                <w:bCs w:val="0"/>
                <w:color w:val="000000"/>
                <w:sz w:val="22"/>
                <w:szCs w:val="22"/>
              </w:rPr>
            </w:r>
            <w:r>
              <w:rPr>
                <w:b w:val="0"/>
                <w:bCs w:val="0"/>
                <w:color w:val="000000"/>
                <w:sz w:val="22"/>
                <w:szCs w:val="22"/>
              </w:rPr>
              <w:t xml:space="preserve">แยก: Atlas = Production, Forge = Factory, Rex = Installation</w:t>
            </w:r>
            <w:r>
              <w:rPr>
                <w:b w:val="0"/>
                <w:bCs w:val="0"/>
                <w:color w:val="000000"/>
                <w:sz w:val="22"/>
                <w:szCs w:val="22"/>
              </w:rPr>
            </w:r>
            <w:r>
              <w:rPr>
                <w:b w:val="0"/>
                <w:bCs w:val="0"/>
                <w:color w:val="000000"/>
                <w:sz w:val="22"/>
                <w:szCs w:val="22"/>
              </w:rPr>
            </w:r>
          </w:p>
        </w:tc>
      </w:tr>
      <w:tr>
        <w:trPr/>
        <w:tc>
          <w:tcPr>
            <w:shd w:val="clear" w:color="f0f5ff" w:fill="f0f5ff"/>
            <w:tcBorders/>
            <w:tcMar>
              <w:left w:w="115" w:type="dxa"/>
              <w:top w:w="80" w:type="dxa"/>
              <w:right w:w="115" w:type="dxa"/>
              <w:bottom w:w="80" w:type="dxa"/>
            </w:tcMar>
            <w:vMerge w:val="restart"/>
          </w:tcPr>
          <w:p w14:paraId="54EB6707">
            <w:pPr>
              <w:pBdr/>
              <w:spacing/>
              <w:ind/>
              <w:jc w:val="left"/>
              <w:rPr>
                <w:b w:val="0"/>
                <w:bCs w:val="0"/>
                <w:color w:val="000000"/>
                <w:sz w:val="22"/>
                <w:szCs w:val="22"/>
              </w:rPr>
            </w:pPr>
            <w:r>
              <w:rPr>
                <w:b w:val="0"/>
                <w:bCs w:val="0"/>
                <w:color w:val="000000"/>
                <w:sz w:val="22"/>
                <w:szCs w:val="22"/>
              </w:rPr>
            </w:r>
            <w:r>
              <w:rPr>
                <w:b w:val="0"/>
                <w:bCs w:val="0"/>
                <w:color w:val="000000"/>
                <w:sz w:val="22"/>
                <w:szCs w:val="22"/>
              </w:rPr>
              <w:t xml:space="preserve">Signal</w:t>
            </w:r>
            <w:r>
              <w:rPr>
                <w:b w:val="0"/>
                <w:bCs w:val="0"/>
                <w:color w:val="000000"/>
                <w:sz w:val="22"/>
                <w:szCs w:val="22"/>
              </w:rPr>
            </w:r>
            <w:r>
              <w:rPr>
                <w:b w:val="0"/>
                <w:bCs w:val="0"/>
                <w:color w:val="000000"/>
                <w:sz w:val="22"/>
                <w:szCs w:val="22"/>
              </w:rPr>
            </w:r>
          </w:p>
        </w:tc>
        <w:tc>
          <w:tcPr>
            <w:shd w:val="clear" w:color="f0f5ff" w:fill="f0f5ff"/>
            <w:tcBorders/>
            <w:tcMar>
              <w:left w:w="115" w:type="dxa"/>
              <w:top w:w="80" w:type="dxa"/>
              <w:right w:w="115" w:type="dxa"/>
              <w:bottom w:w="80" w:type="dxa"/>
            </w:tcMar>
            <w:vMerge w:val="restart"/>
          </w:tcPr>
          <w:p w14:paraId="0C047D73">
            <w:pPr>
              <w:pBdr/>
              <w:spacing/>
              <w:ind/>
              <w:jc w:val="left"/>
              <w:rPr>
                <w:b w:val="0"/>
                <w:bCs w:val="0"/>
                <w:color w:val="000000"/>
                <w:sz w:val="22"/>
                <w:szCs w:val="22"/>
              </w:rPr>
            </w:pPr>
            <w:r>
              <w:rPr>
                <w:b w:val="0"/>
                <w:bCs w:val="0"/>
                <w:color w:val="000000"/>
                <w:sz w:val="22"/>
                <w:szCs w:val="22"/>
              </w:rPr>
            </w:r>
            <w:r>
              <w:rPr>
                <w:b w:val="0"/>
                <w:bCs w:val="0"/>
                <w:color w:val="000000"/>
                <w:sz w:val="22"/>
                <w:szCs w:val="22"/>
              </w:rPr>
              <w:t xml:space="preserve">KPI วัดงาน Comms แต่ Core Identity คือ Market Intelligence</w:t>
            </w:r>
            <w:r>
              <w:rPr>
                <w:b w:val="0"/>
                <w:bCs w:val="0"/>
                <w:color w:val="000000"/>
                <w:sz w:val="22"/>
                <w:szCs w:val="22"/>
              </w:rPr>
            </w:r>
            <w:r>
              <w:rPr>
                <w:b w:val="0"/>
                <w:bCs w:val="0"/>
                <w:color w:val="000000"/>
                <w:sz w:val="22"/>
                <w:szCs w:val="22"/>
              </w:rPr>
            </w:r>
          </w:p>
        </w:tc>
        <w:tc>
          <w:tcPr>
            <w:shd w:val="clear" w:color="f0f5ff" w:fill="f0f5ff"/>
            <w:tcBorders/>
            <w:tcMar>
              <w:left w:w="115" w:type="dxa"/>
              <w:top w:w="80" w:type="dxa"/>
              <w:right w:w="115" w:type="dxa"/>
              <w:bottom w:w="80" w:type="dxa"/>
            </w:tcMar>
            <w:vMerge w:val="restart"/>
          </w:tcPr>
          <w:p w14:paraId="403E9D31">
            <w:pPr>
              <w:pBdr/>
              <w:spacing/>
              <w:ind/>
              <w:jc w:val="left"/>
              <w:rPr>
                <w:b w:val="0"/>
                <w:bCs w:val="0"/>
                <w:color w:val="000000"/>
                <w:sz w:val="22"/>
                <w:szCs w:val="22"/>
              </w:rPr>
            </w:pPr>
            <w:r>
              <w:rPr>
                <w:b w:val="0"/>
                <w:bCs w:val="0"/>
                <w:color w:val="000000"/>
                <w:sz w:val="22"/>
                <w:szCs w:val="22"/>
              </w:rPr>
            </w:r>
            <w:r>
              <w:rPr>
                <w:b w:val="0"/>
                <w:bCs w:val="0"/>
                <w:color w:val="000000"/>
                <w:sz w:val="22"/>
                <w:szCs w:val="22"/>
              </w:rPr>
              <w:t xml:space="preserve">ยืนยัน Signal = Marketing Intelligence เต็มตัว</w:t>
            </w:r>
            <w:r>
              <w:rPr>
                <w:b w:val="0"/>
                <w:bCs w:val="0"/>
                <w:color w:val="000000"/>
                <w:sz w:val="22"/>
                <w:szCs w:val="22"/>
              </w:rPr>
            </w:r>
            <w:r>
              <w:rPr>
                <w:b w:val="0"/>
                <w:bCs w:val="0"/>
                <w:color w:val="000000"/>
                <w:sz w:val="22"/>
                <w:szCs w:val="22"/>
              </w:rPr>
            </w:r>
          </w:p>
        </w:tc>
      </w:tr>
      <w:tr>
        <w:trPr/>
        <w:tc>
          <w:tcPr>
            <w:shd w:val="clear" w:color="ffffff" w:fill="ffffff"/>
            <w:tcBorders/>
            <w:tcMar>
              <w:left w:w="115" w:type="dxa"/>
              <w:top w:w="80" w:type="dxa"/>
              <w:right w:w="115" w:type="dxa"/>
              <w:bottom w:w="80" w:type="dxa"/>
            </w:tcMar>
            <w:vMerge w:val="restart"/>
          </w:tcPr>
          <w:p w14:paraId="626DE800">
            <w:pPr>
              <w:pBdr/>
              <w:spacing/>
              <w:ind/>
              <w:jc w:val="left"/>
              <w:rPr>
                <w:b w:val="0"/>
                <w:bCs w:val="0"/>
                <w:color w:val="000000"/>
                <w:sz w:val="22"/>
                <w:szCs w:val="22"/>
              </w:rPr>
            </w:pPr>
            <w:r>
              <w:rPr>
                <w:b w:val="0"/>
                <w:bCs w:val="0"/>
                <w:color w:val="000000"/>
                <w:sz w:val="22"/>
                <w:szCs w:val="22"/>
              </w:rPr>
            </w:r>
            <w:r>
              <w:rPr>
                <w:b w:val="0"/>
                <w:bCs w:val="0"/>
                <w:color w:val="000000"/>
                <w:sz w:val="22"/>
                <w:szCs w:val="22"/>
              </w:rPr>
              <w:t xml:space="preserve">Nova</w:t>
            </w:r>
            <w:r>
              <w:rPr>
                <w:b w:val="0"/>
                <w:bCs w:val="0"/>
                <w:color w:val="000000"/>
                <w:sz w:val="22"/>
                <w:szCs w:val="22"/>
              </w:rPr>
            </w:r>
            <w:r>
              <w:rPr>
                <w:b w:val="0"/>
                <w:bCs w:val="0"/>
                <w:color w:val="000000"/>
                <w:sz w:val="22"/>
                <w:szCs w:val="22"/>
              </w:rPr>
            </w:r>
          </w:p>
        </w:tc>
        <w:tc>
          <w:tcPr>
            <w:shd w:val="clear" w:color="ffffff" w:fill="ffffff"/>
            <w:tcBorders/>
            <w:tcMar>
              <w:left w:w="115" w:type="dxa"/>
              <w:top w:w="80" w:type="dxa"/>
              <w:right w:w="115" w:type="dxa"/>
              <w:bottom w:w="80" w:type="dxa"/>
            </w:tcMar>
            <w:vMerge w:val="restart"/>
          </w:tcPr>
          <w:p w14:paraId="366CE890">
            <w:pPr>
              <w:pBdr/>
              <w:spacing/>
              <w:ind/>
              <w:jc w:val="left"/>
              <w:rPr>
                <w:b w:val="0"/>
                <w:bCs w:val="0"/>
                <w:color w:val="000000"/>
                <w:sz w:val="22"/>
                <w:szCs w:val="22"/>
              </w:rPr>
            </w:pPr>
            <w:r>
              <w:rPr>
                <w:b w:val="0"/>
                <w:bCs w:val="0"/>
                <w:color w:val="000000"/>
                <w:sz w:val="22"/>
                <w:szCs w:val="22"/>
              </w:rPr>
            </w:r>
            <w:r>
              <w:rPr>
                <w:b w:val="0"/>
                <w:bCs w:val="0"/>
                <w:color w:val="000000"/>
                <w:sz w:val="22"/>
                <w:szCs w:val="22"/>
              </w:rPr>
              <w:t xml:space="preserve">KPI S8 วัดงาน Research แต่ Nova คือ Client Relations</w:t>
            </w:r>
            <w:r>
              <w:rPr>
                <w:b w:val="0"/>
                <w:bCs w:val="0"/>
                <w:color w:val="000000"/>
                <w:sz w:val="22"/>
                <w:szCs w:val="22"/>
              </w:rPr>
            </w:r>
            <w:r>
              <w:rPr>
                <w:b w:val="0"/>
                <w:bCs w:val="0"/>
                <w:color w:val="000000"/>
                <w:sz w:val="22"/>
                <w:szCs w:val="22"/>
              </w:rPr>
            </w:r>
          </w:p>
        </w:tc>
        <w:tc>
          <w:tcPr>
            <w:shd w:val="clear" w:color="ffffff" w:fill="ffffff"/>
            <w:tcBorders/>
            <w:tcMar>
              <w:left w:w="115" w:type="dxa"/>
              <w:top w:w="80" w:type="dxa"/>
              <w:right w:w="115" w:type="dxa"/>
              <w:bottom w:w="80" w:type="dxa"/>
            </w:tcMar>
            <w:vMerge w:val="restart"/>
          </w:tcPr>
          <w:p w14:paraId="613F866A">
            <w:pPr>
              <w:pBdr/>
              <w:spacing/>
              <w:ind/>
              <w:jc w:val="left"/>
              <w:rPr>
                <w:b w:val="0"/>
                <w:bCs w:val="0"/>
                <w:color w:val="000000"/>
                <w:sz w:val="22"/>
                <w:szCs w:val="22"/>
              </w:rPr>
            </w:pPr>
            <w:r>
              <w:rPr>
                <w:b w:val="0"/>
                <w:bCs w:val="0"/>
                <w:color w:val="000000"/>
                <w:sz w:val="22"/>
                <w:szCs w:val="22"/>
              </w:rPr>
            </w:r>
            <w:r>
              <w:rPr>
                <w:b w:val="0"/>
                <w:bCs w:val="0"/>
                <w:color w:val="000000"/>
                <w:sz w:val="22"/>
                <w:szCs w:val="22"/>
              </w:rPr>
              <w:t xml:space="preserve">แยก Nova = Sales Support ชัดเจน</w:t>
            </w:r>
            <w:r>
              <w:rPr>
                <w:b w:val="0"/>
                <w:bCs w:val="0"/>
                <w:color w:val="000000"/>
                <w:sz w:val="22"/>
                <w:szCs w:val="22"/>
              </w:rPr>
            </w:r>
            <w:r>
              <w:rPr>
                <w:b w:val="0"/>
                <w:bCs w:val="0"/>
                <w:color w:val="000000"/>
                <w:sz w:val="22"/>
                <w:szCs w:val="22"/>
              </w:rPr>
            </w:r>
          </w:p>
        </w:tc>
      </w:tr>
    </w:tbl>
    <w:p w14:paraId="7A7F6588">
      <w:pPr>
        <w:pBdr/>
        <w:spacing/>
        <w:ind/>
        <w:rPr/>
      </w:pPr>
      <w:r/>
      <w:r/>
    </w:p>
    <w:p w14:paraId="57A51A2F">
      <w:pPr>
        <w:pBdr/>
        <w:spacing w:after="100"/>
        <w:ind/>
        <w:rPr/>
      </w:pPr>
      <w:r/>
      <w:r/>
    </w:p>
    <w:p w14:paraId="6799F894">
      <w:pPr>
        <w:pBdr/>
        <w:spacing w:after="80" w:before="200"/>
        <w:ind/>
        <w:rPr>
          <w:b/>
          <w:bCs/>
          <w:color w:val="2e75b6"/>
          <w:sz w:val="28"/>
          <w:szCs w:val="28"/>
        </w:rPr>
      </w:pPr>
      <w:r>
        <w:rPr>
          <w:b/>
          <w:bCs/>
          <w:color w:val="2e75b6"/>
          <w:sz w:val="28"/>
          <w:szCs w:val="28"/>
        </w:rPr>
        <w:t xml:space="preserve">Coverage สรุป</w:t>
      </w:r>
      <w:r>
        <w:rPr>
          <w:b/>
          <w:bCs/>
          <w:color w:val="2e75b6"/>
          <w:sz w:val="28"/>
          <w:szCs w:val="28"/>
        </w:rPr>
      </w:r>
      <w:r>
        <w:rPr>
          <w:b/>
          <w:bCs/>
          <w:color w:val="2e75b6"/>
          <w:sz w:val="28"/>
          <w:szCs w:val="28"/>
        </w:rPr>
      </w:r>
    </w:p>
    <w:tbl>
      <w:tblPr>
        <w:tblW w:w="5000" w:type="pct"/>
        <w:tblBorders>
          <w:top w:val="single" w:color="999999" w:sz="4" w:space="0"/>
          <w:left w:val="single" w:color="999999" w:sz="4" w:space="0"/>
          <w:bottom w:val="single" w:color="999999" w:sz="4" w:space="0"/>
          <w:right w:val="single" w:color="999999" w:sz="4" w:space="0"/>
          <w:insideH w:val="single" w:color="999999" w:sz="4" w:space="0"/>
          <w:insideV w:val="single" w:color="999999" w:sz="4" w:space="0"/>
        </w:tblBorders>
        <w:tblLook w:val="04A0" w:firstRow="1" w:lastRow="0" w:firstColumn="1" w:lastColumn="0" w:noHBand="0" w:noVBand="1"/>
      </w:tblPr>
      <w:tblGrid>
        <w:gridCol w:w="222"/>
        <w:gridCol w:w="222"/>
        <w:gridCol w:w="222"/>
      </w:tblGrid>
      <w:tr>
        <w:trPr/>
        <w:tc>
          <w:tcPr>
            <w:shd w:val="clear" w:color="2e75b6" w:fill="2e75b6"/>
            <w:tcBorders/>
            <w:tcMar>
              <w:left w:w="115" w:type="dxa"/>
              <w:top w:w="80" w:type="dxa"/>
              <w:right w:w="115" w:type="dxa"/>
              <w:bottom w:w="80" w:type="dxa"/>
            </w:tcMar>
          </w:tcPr>
          <w:p w14:paraId="7883F091">
            <w:pPr>
              <w:pBdr/>
              <w:spacing/>
              <w:ind/>
              <w:jc w:val="center"/>
              <w:rPr>
                <w:b/>
                <w:bCs/>
                <w:color w:val="ffffff"/>
                <w:sz w:val="22"/>
                <w:szCs w:val="22"/>
              </w:rPr>
            </w:pPr>
            <w:r>
              <w:rPr>
                <w:b/>
                <w:bCs/>
                <w:color w:val="ffffff"/>
                <w:sz w:val="22"/>
                <w:szCs w:val="22"/>
              </w:rPr>
            </w:r>
            <w:r>
              <w:rPr>
                <w:b/>
                <w:bCs/>
                <w:color w:val="ffffff"/>
                <w:sz w:val="22"/>
                <w:szCs w:val="22"/>
              </w:rPr>
              <w:t xml:space="preserve">แผนก</w:t>
            </w:r>
            <w:r>
              <w:rPr>
                <w:b/>
                <w:bCs/>
                <w:color w:val="ffffff"/>
                <w:sz w:val="22"/>
                <w:szCs w:val="22"/>
              </w:rPr>
            </w:r>
            <w:r>
              <w:rPr>
                <w:b/>
                <w:bCs/>
                <w:color w:val="ffffff"/>
                <w:sz w:val="22"/>
                <w:szCs w:val="22"/>
              </w:rPr>
            </w:r>
          </w:p>
        </w:tc>
        <w:tc>
          <w:tcPr>
            <w:shd w:val="clear" w:color="2e75b6" w:fill="2e75b6"/>
            <w:tcBorders/>
            <w:tcMar>
              <w:left w:w="115" w:type="dxa"/>
              <w:top w:w="80" w:type="dxa"/>
              <w:right w:w="115" w:type="dxa"/>
              <w:bottom w:w="80" w:type="dxa"/>
            </w:tcMar>
          </w:tcPr>
          <w:p w14:paraId="52A630B6">
            <w:pPr>
              <w:pBdr/>
              <w:spacing/>
              <w:ind/>
              <w:jc w:val="center"/>
              <w:rPr>
                <w:b/>
                <w:bCs/>
                <w:color w:val="ffffff"/>
                <w:sz w:val="22"/>
                <w:szCs w:val="22"/>
              </w:rPr>
            </w:pPr>
            <w:r>
              <w:rPr>
                <w:b/>
                <w:bCs/>
                <w:color w:val="ffffff"/>
                <w:sz w:val="22"/>
                <w:szCs w:val="22"/>
              </w:rPr>
            </w:r>
            <w:r>
              <w:rPr>
                <w:b/>
                <w:bCs/>
                <w:color w:val="ffffff"/>
                <w:sz w:val="22"/>
                <w:szCs w:val="22"/>
              </w:rPr>
              <w:t xml:space="preserve">ตำแหน่ง</w:t>
            </w:r>
            <w:r>
              <w:rPr>
                <w:b/>
                <w:bCs/>
                <w:color w:val="ffffff"/>
                <w:sz w:val="22"/>
                <w:szCs w:val="22"/>
              </w:rPr>
            </w:r>
            <w:r>
              <w:rPr>
                <w:b/>
                <w:bCs/>
                <w:color w:val="ffffff"/>
                <w:sz w:val="22"/>
                <w:szCs w:val="22"/>
              </w:rPr>
            </w:r>
          </w:p>
        </w:tc>
        <w:tc>
          <w:tcPr>
            <w:shd w:val="clear" w:color="2e75b6" w:fill="2e75b6"/>
            <w:tcBorders/>
            <w:tcMar>
              <w:left w:w="115" w:type="dxa"/>
              <w:top w:w="80" w:type="dxa"/>
              <w:right w:w="115" w:type="dxa"/>
              <w:bottom w:w="80" w:type="dxa"/>
            </w:tcMar>
          </w:tcPr>
          <w:p w14:paraId="716D07DC">
            <w:pPr>
              <w:pBdr/>
              <w:spacing/>
              <w:ind/>
              <w:jc w:val="center"/>
              <w:rPr>
                <w:b/>
                <w:bCs/>
                <w:color w:val="ffffff"/>
                <w:sz w:val="22"/>
                <w:szCs w:val="22"/>
              </w:rPr>
            </w:pPr>
            <w:r>
              <w:rPr>
                <w:b/>
                <w:bCs/>
                <w:color w:val="ffffff"/>
                <w:sz w:val="22"/>
                <w:szCs w:val="22"/>
              </w:rPr>
            </w:r>
            <w:r>
              <w:rPr>
                <w:b/>
                <w:bCs/>
                <w:color w:val="ffffff"/>
                <w:sz w:val="22"/>
                <w:szCs w:val="22"/>
              </w:rPr>
              <w:t xml:space="preserve">Coverage Status</w:t>
            </w:r>
            <w:r>
              <w:rPr>
                <w:b/>
                <w:bCs/>
                <w:color w:val="ffffff"/>
                <w:sz w:val="22"/>
                <w:szCs w:val="22"/>
              </w:rPr>
            </w:r>
            <w:r>
              <w:rPr>
                <w:b/>
                <w:bCs/>
                <w:color w:val="ffffff"/>
                <w:sz w:val="22"/>
                <w:szCs w:val="22"/>
              </w:rPr>
            </w:r>
          </w:p>
        </w:tc>
      </w:tr>
      <w:tr>
        <w:trPr/>
        <w:tc>
          <w:tcPr>
            <w:shd w:val="clear" w:color="f0f5ff" w:fill="f0f5ff"/>
            <w:tcBorders/>
            <w:tcMar>
              <w:left w:w="115" w:type="dxa"/>
              <w:top w:w="80" w:type="dxa"/>
              <w:right w:w="115" w:type="dxa"/>
              <w:bottom w:w="80" w:type="dxa"/>
            </w:tcMar>
            <w:vMerge w:val="restart"/>
          </w:tcPr>
          <w:p w14:paraId="2B057633">
            <w:pPr>
              <w:pBdr/>
              <w:spacing/>
              <w:ind/>
              <w:jc w:val="left"/>
              <w:rPr>
                <w:b w:val="0"/>
                <w:bCs w:val="0"/>
                <w:color w:val="000000"/>
                <w:sz w:val="22"/>
                <w:szCs w:val="22"/>
              </w:rPr>
            </w:pPr>
            <w:r>
              <w:rPr>
                <w:b w:val="0"/>
                <w:bCs w:val="0"/>
                <w:color w:val="000000"/>
                <w:sz w:val="22"/>
                <w:szCs w:val="22"/>
              </w:rPr>
            </w:r>
            <w:r>
              <w:rPr>
                <w:b w:val="0"/>
                <w:bCs w:val="0"/>
                <w:color w:val="000000"/>
                <w:sz w:val="22"/>
                <w:szCs w:val="22"/>
              </w:rPr>
              <w:t xml:space="preserve">ผู้บริหาร (A)</w:t>
            </w:r>
            <w:r>
              <w:rPr>
                <w:b w:val="0"/>
                <w:bCs w:val="0"/>
                <w:color w:val="000000"/>
                <w:sz w:val="22"/>
                <w:szCs w:val="22"/>
              </w:rPr>
            </w:r>
            <w:r>
              <w:rPr>
                <w:b w:val="0"/>
                <w:bCs w:val="0"/>
                <w:color w:val="000000"/>
                <w:sz w:val="22"/>
                <w:szCs w:val="22"/>
              </w:rPr>
            </w:r>
          </w:p>
        </w:tc>
        <w:tc>
          <w:tcPr>
            <w:shd w:val="clear" w:color="f0f5ff" w:fill="f0f5ff"/>
            <w:tcBorders/>
            <w:tcMar>
              <w:left w:w="115" w:type="dxa"/>
              <w:top w:w="80" w:type="dxa"/>
              <w:right w:w="115" w:type="dxa"/>
              <w:bottom w:w="80" w:type="dxa"/>
            </w:tcMar>
            <w:vMerge w:val="restart"/>
          </w:tcPr>
          <w:p w14:paraId="3F955993">
            <w:pPr>
              <w:pBdr/>
              <w:spacing/>
              <w:ind/>
              <w:jc w:val="left"/>
              <w:rPr>
                <w:b w:val="0"/>
                <w:bCs w:val="0"/>
                <w:color w:val="000000"/>
                <w:sz w:val="22"/>
                <w:szCs w:val="22"/>
              </w:rPr>
            </w:pPr>
            <w:r>
              <w:rPr>
                <w:b w:val="0"/>
                <w:bCs w:val="0"/>
                <w:color w:val="000000"/>
                <w:sz w:val="22"/>
                <w:szCs w:val="22"/>
              </w:rPr>
            </w:r>
            <w:r>
              <w:rPr>
                <w:b w:val="0"/>
                <w:bCs w:val="0"/>
                <w:color w:val="000000"/>
                <w:sz w:val="22"/>
                <w:szCs w:val="22"/>
              </w:rPr>
              <w:t xml:space="preserve">A1 + MD</w:t>
            </w:r>
            <w:r>
              <w:rPr>
                <w:b w:val="0"/>
                <w:bCs w:val="0"/>
                <w:color w:val="000000"/>
                <w:sz w:val="22"/>
                <w:szCs w:val="22"/>
              </w:rPr>
            </w:r>
            <w:r>
              <w:rPr>
                <w:b w:val="0"/>
                <w:bCs w:val="0"/>
                <w:color w:val="000000"/>
                <w:sz w:val="22"/>
                <w:szCs w:val="22"/>
              </w:rPr>
            </w:r>
          </w:p>
        </w:tc>
        <w:tc>
          <w:tcPr>
            <w:shd w:val="clear" w:color="f0f5ff" w:fill="f0f5ff"/>
            <w:tcBorders/>
            <w:tcMar>
              <w:left w:w="115" w:type="dxa"/>
              <w:top w:w="80" w:type="dxa"/>
              <w:right w:w="115" w:type="dxa"/>
              <w:bottom w:w="80" w:type="dxa"/>
            </w:tcMar>
            <w:vMerge w:val="restart"/>
          </w:tcPr>
          <w:p w14:paraId="30896748">
            <w:pPr>
              <w:pBdr/>
              <w:spacing/>
              <w:ind/>
              <w:jc w:val="left"/>
              <w:rPr>
                <w:b w:val="0"/>
                <w:bCs w:val="0"/>
                <w:color w:val="000000"/>
                <w:sz w:val="22"/>
                <w:szCs w:val="22"/>
              </w:rPr>
            </w:pPr>
            <w:r>
              <w:rPr>
                <w:b w:val="0"/>
                <w:bCs w:val="0"/>
                <w:color w:val="000000"/>
                <w:sz w:val="22"/>
                <w:szCs w:val="22"/>
              </w:rPr>
            </w:r>
            <w:r>
              <w:rPr>
                <w:b w:val="0"/>
                <w:bCs w:val="0"/>
                <w:color w:val="000000"/>
                <w:sz w:val="22"/>
                <w:szCs w:val="22"/>
              </w:rPr>
              <w:t xml:space="preserve">✅ Kelly</w:t>
            </w:r>
            <w:r>
              <w:rPr>
                <w:b w:val="0"/>
                <w:bCs w:val="0"/>
                <w:color w:val="000000"/>
                <w:sz w:val="22"/>
                <w:szCs w:val="22"/>
              </w:rPr>
            </w:r>
            <w:r>
              <w:rPr>
                <w:b w:val="0"/>
                <w:bCs w:val="0"/>
                <w:color w:val="000000"/>
                <w:sz w:val="22"/>
                <w:szCs w:val="22"/>
              </w:rPr>
            </w:r>
          </w:p>
        </w:tc>
      </w:tr>
      <w:tr>
        <w:trPr/>
        <w:tc>
          <w:tcPr>
            <w:shd w:val="clear" w:color="ffffff" w:fill="ffffff"/>
            <w:tcBorders/>
            <w:tcMar>
              <w:left w:w="115" w:type="dxa"/>
              <w:top w:w="80" w:type="dxa"/>
              <w:right w:w="115" w:type="dxa"/>
              <w:bottom w:w="80" w:type="dxa"/>
            </w:tcMar>
            <w:vMerge w:val="restart"/>
          </w:tcPr>
          <w:p w14:paraId="573326C3">
            <w:pPr>
              <w:pBdr/>
              <w:spacing/>
              <w:ind/>
              <w:jc w:val="left"/>
              <w:rPr>
                <w:b w:val="0"/>
                <w:bCs w:val="0"/>
                <w:color w:val="000000"/>
                <w:sz w:val="22"/>
                <w:szCs w:val="22"/>
              </w:rPr>
            </w:pPr>
            <w:r>
              <w:rPr>
                <w:b w:val="0"/>
                <w:bCs w:val="0"/>
                <w:color w:val="000000"/>
                <w:sz w:val="22"/>
                <w:szCs w:val="22"/>
              </w:rPr>
            </w:r>
            <w:r>
              <w:rPr>
                <w:b w:val="0"/>
                <w:bCs w:val="0"/>
                <w:color w:val="000000"/>
                <w:sz w:val="22"/>
                <w:szCs w:val="22"/>
              </w:rPr>
              <w:t xml:space="preserve">ออกแบบ (B)</w:t>
            </w:r>
            <w:r>
              <w:rPr>
                <w:b w:val="0"/>
                <w:bCs w:val="0"/>
                <w:color w:val="000000"/>
                <w:sz w:val="22"/>
                <w:szCs w:val="22"/>
              </w:rPr>
            </w:r>
            <w:r>
              <w:rPr>
                <w:b w:val="0"/>
                <w:bCs w:val="0"/>
                <w:color w:val="000000"/>
                <w:sz w:val="22"/>
                <w:szCs w:val="22"/>
              </w:rPr>
            </w:r>
          </w:p>
        </w:tc>
        <w:tc>
          <w:tcPr>
            <w:shd w:val="clear" w:color="ffffff" w:fill="ffffff"/>
            <w:tcBorders/>
            <w:tcMar>
              <w:left w:w="115" w:type="dxa"/>
              <w:top w:w="80" w:type="dxa"/>
              <w:right w:w="115" w:type="dxa"/>
              <w:bottom w:w="80" w:type="dxa"/>
            </w:tcMar>
            <w:vMerge w:val="restart"/>
          </w:tcPr>
          <w:p w14:paraId="6F9D6386">
            <w:pPr>
              <w:pBdr/>
              <w:spacing/>
              <w:ind/>
              <w:jc w:val="left"/>
              <w:rPr>
                <w:b w:val="0"/>
                <w:bCs w:val="0"/>
                <w:color w:val="000000"/>
                <w:sz w:val="22"/>
                <w:szCs w:val="22"/>
              </w:rPr>
            </w:pPr>
            <w:r>
              <w:rPr>
                <w:b w:val="0"/>
                <w:bCs w:val="0"/>
                <w:color w:val="000000"/>
                <w:sz w:val="22"/>
                <w:szCs w:val="22"/>
              </w:rPr>
            </w:r>
            <w:r>
              <w:rPr>
                <w:b w:val="0"/>
                <w:bCs w:val="0"/>
                <w:color w:val="000000"/>
                <w:sz w:val="22"/>
                <w:szCs w:val="22"/>
              </w:rPr>
              <w:t xml:space="preserve">B1–B5</w:t>
            </w:r>
            <w:r>
              <w:rPr>
                <w:b w:val="0"/>
                <w:bCs w:val="0"/>
                <w:color w:val="000000"/>
                <w:sz w:val="22"/>
                <w:szCs w:val="22"/>
              </w:rPr>
            </w:r>
            <w:r>
              <w:rPr>
                <w:b w:val="0"/>
                <w:bCs w:val="0"/>
                <w:color w:val="000000"/>
                <w:sz w:val="22"/>
                <w:szCs w:val="22"/>
              </w:rPr>
            </w:r>
          </w:p>
        </w:tc>
        <w:tc>
          <w:tcPr>
            <w:shd w:val="clear" w:color="ffffff" w:fill="ffffff"/>
            <w:tcBorders/>
            <w:tcMar>
              <w:left w:w="115" w:type="dxa"/>
              <w:top w:w="80" w:type="dxa"/>
              <w:right w:w="115" w:type="dxa"/>
              <w:bottom w:w="80" w:type="dxa"/>
            </w:tcMar>
            <w:vMerge w:val="restart"/>
          </w:tcPr>
          <w:p w14:paraId="5D6A16CB">
            <w:pPr>
              <w:pBdr/>
              <w:spacing/>
              <w:ind/>
              <w:jc w:val="left"/>
              <w:rPr>
                <w:b w:val="0"/>
                <w:bCs w:val="0"/>
                <w:color w:val="000000"/>
                <w:sz w:val="22"/>
                <w:szCs w:val="22"/>
              </w:rPr>
            </w:pPr>
            <w:r>
              <w:rPr>
                <w:b w:val="0"/>
                <w:bCs w:val="0"/>
                <w:color w:val="000000"/>
                <w:sz w:val="22"/>
                <w:szCs w:val="22"/>
              </w:rPr>
            </w:r>
            <w:r>
              <w:rPr>
                <w:b w:val="0"/>
                <w:bCs w:val="0"/>
                <w:color w:val="000000"/>
                <w:sz w:val="22"/>
                <w:szCs w:val="22"/>
              </w:rPr>
              <w:t xml:space="preserve">✅ Blaze + Atlas + Bo</w:t>
            </w:r>
            <w:r>
              <w:rPr>
                <w:b w:val="0"/>
                <w:bCs w:val="0"/>
                <w:color w:val="000000"/>
                <w:sz w:val="22"/>
                <w:szCs w:val="22"/>
              </w:rPr>
            </w:r>
            <w:r>
              <w:rPr>
                <w:b w:val="0"/>
                <w:bCs w:val="0"/>
                <w:color w:val="000000"/>
                <w:sz w:val="22"/>
                <w:szCs w:val="22"/>
              </w:rPr>
            </w:r>
          </w:p>
        </w:tc>
      </w:tr>
      <w:tr>
        <w:trPr/>
        <w:tc>
          <w:tcPr>
            <w:shd w:val="clear" w:color="f0f5ff" w:fill="f0f5ff"/>
            <w:tcBorders/>
            <w:tcMar>
              <w:left w:w="115" w:type="dxa"/>
              <w:top w:w="80" w:type="dxa"/>
              <w:right w:w="115" w:type="dxa"/>
              <w:bottom w:w="80" w:type="dxa"/>
            </w:tcMar>
            <w:vMerge w:val="restart"/>
          </w:tcPr>
          <w:p w14:paraId="15FDDE3D">
            <w:pPr>
              <w:pBdr/>
              <w:spacing/>
              <w:ind/>
              <w:jc w:val="left"/>
              <w:rPr>
                <w:b w:val="0"/>
                <w:bCs w:val="0"/>
                <w:color w:val="000000"/>
                <w:sz w:val="22"/>
                <w:szCs w:val="22"/>
              </w:rPr>
            </w:pPr>
            <w:r>
              <w:rPr>
                <w:b w:val="0"/>
                <w:bCs w:val="0"/>
                <w:color w:val="000000"/>
                <w:sz w:val="22"/>
                <w:szCs w:val="22"/>
              </w:rPr>
            </w:r>
            <w:r>
              <w:rPr>
                <w:b w:val="0"/>
                <w:bCs w:val="0"/>
                <w:color w:val="000000"/>
                <w:sz w:val="22"/>
                <w:szCs w:val="22"/>
              </w:rPr>
              <w:t xml:space="preserve">วัดพื้นที่ (C)</w:t>
            </w:r>
            <w:r>
              <w:rPr>
                <w:b w:val="0"/>
                <w:bCs w:val="0"/>
                <w:color w:val="000000"/>
                <w:sz w:val="22"/>
                <w:szCs w:val="22"/>
              </w:rPr>
            </w:r>
            <w:r>
              <w:rPr>
                <w:b w:val="0"/>
                <w:bCs w:val="0"/>
                <w:color w:val="000000"/>
                <w:sz w:val="22"/>
                <w:szCs w:val="22"/>
              </w:rPr>
            </w:r>
          </w:p>
        </w:tc>
        <w:tc>
          <w:tcPr>
            <w:shd w:val="clear" w:color="f0f5ff" w:fill="f0f5ff"/>
            <w:tcBorders/>
            <w:tcMar>
              <w:left w:w="115" w:type="dxa"/>
              <w:top w:w="80" w:type="dxa"/>
              <w:right w:w="115" w:type="dxa"/>
              <w:bottom w:w="80" w:type="dxa"/>
            </w:tcMar>
            <w:vMerge w:val="restart"/>
          </w:tcPr>
          <w:p w14:paraId="4D274F72">
            <w:pPr>
              <w:pBdr/>
              <w:spacing/>
              <w:ind/>
              <w:jc w:val="left"/>
              <w:rPr>
                <w:b w:val="0"/>
                <w:bCs w:val="0"/>
                <w:color w:val="000000"/>
                <w:sz w:val="22"/>
                <w:szCs w:val="22"/>
              </w:rPr>
            </w:pPr>
            <w:r>
              <w:rPr>
                <w:b w:val="0"/>
                <w:bCs w:val="0"/>
                <w:color w:val="000000"/>
                <w:sz w:val="22"/>
                <w:szCs w:val="22"/>
              </w:rPr>
            </w:r>
            <w:r>
              <w:rPr>
                <w:b w:val="0"/>
                <w:bCs w:val="0"/>
                <w:color w:val="000000"/>
                <w:sz w:val="22"/>
                <w:szCs w:val="22"/>
              </w:rPr>
              <w:t xml:space="preserve">C1–C2</w:t>
            </w:r>
            <w:r>
              <w:rPr>
                <w:b w:val="0"/>
                <w:bCs w:val="0"/>
                <w:color w:val="000000"/>
                <w:sz w:val="22"/>
                <w:szCs w:val="22"/>
              </w:rPr>
            </w:r>
            <w:r>
              <w:rPr>
                <w:b w:val="0"/>
                <w:bCs w:val="0"/>
                <w:color w:val="000000"/>
                <w:sz w:val="22"/>
                <w:szCs w:val="22"/>
              </w:rPr>
            </w:r>
          </w:p>
        </w:tc>
        <w:tc>
          <w:tcPr>
            <w:shd w:val="clear" w:color="f0f5ff" w:fill="f0f5ff"/>
            <w:tcBorders/>
            <w:tcMar>
              <w:left w:w="115" w:type="dxa"/>
              <w:top w:w="80" w:type="dxa"/>
              <w:right w:w="115" w:type="dxa"/>
              <w:bottom w:w="80" w:type="dxa"/>
            </w:tcMar>
            <w:vMerge w:val="restart"/>
          </w:tcPr>
          <w:p w14:paraId="7BB10446">
            <w:pPr>
              <w:pBdr/>
              <w:spacing/>
              <w:ind/>
              <w:jc w:val="left"/>
              <w:rPr>
                <w:b w:val="0"/>
                <w:bCs w:val="0"/>
                <w:color w:val="000000"/>
                <w:sz w:val="22"/>
                <w:szCs w:val="22"/>
              </w:rPr>
            </w:pPr>
            <w:r>
              <w:rPr>
                <w:b w:val="0"/>
                <w:bCs w:val="0"/>
                <w:color w:val="000000"/>
                <w:sz w:val="22"/>
                <w:szCs w:val="22"/>
              </w:rPr>
            </w:r>
            <w:r>
              <w:rPr>
                <w:b w:val="0"/>
                <w:bCs w:val="0"/>
                <w:color w:val="000000"/>
                <w:sz w:val="22"/>
                <w:szCs w:val="22"/>
              </w:rPr>
              <w:t xml:space="preserve">✅ Bo</w:t>
            </w:r>
            <w:r>
              <w:rPr>
                <w:b w:val="0"/>
                <w:bCs w:val="0"/>
                <w:color w:val="000000"/>
                <w:sz w:val="22"/>
                <w:szCs w:val="22"/>
              </w:rPr>
            </w:r>
            <w:r>
              <w:rPr>
                <w:b w:val="0"/>
                <w:bCs w:val="0"/>
                <w:color w:val="000000"/>
                <w:sz w:val="22"/>
                <w:szCs w:val="22"/>
              </w:rPr>
            </w:r>
          </w:p>
        </w:tc>
      </w:tr>
      <w:tr>
        <w:trPr/>
        <w:tc>
          <w:tcPr>
            <w:shd w:val="clear" w:color="ffffff" w:fill="ffffff"/>
            <w:tcBorders/>
            <w:tcMar>
              <w:left w:w="115" w:type="dxa"/>
              <w:top w:w="80" w:type="dxa"/>
              <w:right w:w="115" w:type="dxa"/>
              <w:bottom w:w="80" w:type="dxa"/>
            </w:tcMar>
            <w:vMerge w:val="restart"/>
          </w:tcPr>
          <w:p w14:paraId="2F7AA4FA">
            <w:pPr>
              <w:pBdr/>
              <w:spacing/>
              <w:ind/>
              <w:jc w:val="left"/>
              <w:rPr>
                <w:b w:val="0"/>
                <w:bCs w:val="0"/>
                <w:color w:val="000000"/>
                <w:sz w:val="22"/>
                <w:szCs w:val="22"/>
              </w:rPr>
            </w:pPr>
            <w:r>
              <w:rPr>
                <w:b w:val="0"/>
                <w:bCs w:val="0"/>
                <w:color w:val="000000"/>
                <w:sz w:val="22"/>
                <w:szCs w:val="22"/>
              </w:rPr>
            </w:r>
            <w:r>
              <w:rPr>
                <w:b w:val="0"/>
                <w:bCs w:val="0"/>
                <w:color w:val="000000"/>
                <w:sz w:val="22"/>
                <w:szCs w:val="22"/>
              </w:rPr>
              <w:t xml:space="preserve">โครงการ+ติดตั้ง (D)</w:t>
            </w:r>
            <w:r>
              <w:rPr>
                <w:b w:val="0"/>
                <w:bCs w:val="0"/>
                <w:color w:val="000000"/>
                <w:sz w:val="22"/>
                <w:szCs w:val="22"/>
              </w:rPr>
            </w:r>
            <w:r>
              <w:rPr>
                <w:b w:val="0"/>
                <w:bCs w:val="0"/>
                <w:color w:val="000000"/>
                <w:sz w:val="22"/>
                <w:szCs w:val="22"/>
              </w:rPr>
            </w:r>
          </w:p>
        </w:tc>
        <w:tc>
          <w:tcPr>
            <w:shd w:val="clear" w:color="ffffff" w:fill="ffffff"/>
            <w:tcBorders/>
            <w:tcMar>
              <w:left w:w="115" w:type="dxa"/>
              <w:top w:w="80" w:type="dxa"/>
              <w:right w:w="115" w:type="dxa"/>
              <w:bottom w:w="80" w:type="dxa"/>
            </w:tcMar>
            <w:vMerge w:val="restart"/>
          </w:tcPr>
          <w:p w14:paraId="6A9DA43E">
            <w:pPr>
              <w:pBdr/>
              <w:spacing/>
              <w:ind/>
              <w:jc w:val="left"/>
              <w:rPr>
                <w:b w:val="0"/>
                <w:bCs w:val="0"/>
                <w:color w:val="000000"/>
                <w:sz w:val="22"/>
                <w:szCs w:val="22"/>
              </w:rPr>
            </w:pPr>
            <w:r>
              <w:rPr>
                <w:b w:val="0"/>
                <w:bCs w:val="0"/>
                <w:color w:val="000000"/>
                <w:sz w:val="22"/>
                <w:szCs w:val="22"/>
              </w:rPr>
            </w:r>
            <w:r>
              <w:rPr>
                <w:b w:val="0"/>
                <w:bCs w:val="0"/>
                <w:color w:val="000000"/>
                <w:sz w:val="22"/>
                <w:szCs w:val="22"/>
              </w:rPr>
              <w:t xml:space="preserve">D1–D7</w:t>
            </w:r>
            <w:r>
              <w:rPr>
                <w:b w:val="0"/>
                <w:bCs w:val="0"/>
                <w:color w:val="000000"/>
                <w:sz w:val="22"/>
                <w:szCs w:val="22"/>
              </w:rPr>
            </w:r>
            <w:r>
              <w:rPr>
                <w:b w:val="0"/>
                <w:bCs w:val="0"/>
                <w:color w:val="000000"/>
                <w:sz w:val="22"/>
                <w:szCs w:val="22"/>
              </w:rPr>
            </w:r>
          </w:p>
        </w:tc>
        <w:tc>
          <w:tcPr>
            <w:shd w:val="clear" w:color="ffffff" w:fill="ffffff"/>
            <w:tcBorders/>
            <w:tcMar>
              <w:left w:w="115" w:type="dxa"/>
              <w:top w:w="80" w:type="dxa"/>
              <w:right w:w="115" w:type="dxa"/>
              <w:bottom w:w="80" w:type="dxa"/>
            </w:tcMar>
            <w:vMerge w:val="restart"/>
          </w:tcPr>
          <w:p w14:paraId="61D71C48">
            <w:pPr>
              <w:pBdr/>
              <w:spacing/>
              <w:ind/>
              <w:jc w:val="left"/>
              <w:rPr>
                <w:b w:val="0"/>
                <w:bCs w:val="0"/>
                <w:color w:val="000000"/>
                <w:sz w:val="22"/>
                <w:szCs w:val="22"/>
              </w:rPr>
            </w:pPr>
            <w:r>
              <w:rPr>
                <w:b w:val="0"/>
                <w:bCs w:val="0"/>
                <w:color w:val="000000"/>
                <w:sz w:val="22"/>
                <w:szCs w:val="22"/>
              </w:rPr>
            </w:r>
            <w:r>
              <w:rPr>
                <w:b w:val="0"/>
                <w:bCs w:val="0"/>
                <w:color w:val="000000"/>
                <w:sz w:val="22"/>
                <w:szCs w:val="22"/>
              </w:rPr>
              <w:t xml:space="preserve">✅ Kelly + Rex</w:t>
            </w:r>
            <w:r>
              <w:rPr>
                <w:b w:val="0"/>
                <w:bCs w:val="0"/>
                <w:color w:val="000000"/>
                <w:sz w:val="22"/>
                <w:szCs w:val="22"/>
              </w:rPr>
            </w:r>
            <w:r>
              <w:rPr>
                <w:b w:val="0"/>
                <w:bCs w:val="0"/>
                <w:color w:val="000000"/>
                <w:sz w:val="22"/>
                <w:szCs w:val="22"/>
              </w:rPr>
            </w:r>
          </w:p>
        </w:tc>
      </w:tr>
      <w:tr>
        <w:trPr/>
        <w:tc>
          <w:tcPr>
            <w:shd w:val="clear" w:color="f0f5ff" w:fill="f0f5ff"/>
            <w:tcBorders/>
            <w:tcMar>
              <w:left w:w="115" w:type="dxa"/>
              <w:top w:w="80" w:type="dxa"/>
              <w:right w:w="115" w:type="dxa"/>
              <w:bottom w:w="80" w:type="dxa"/>
            </w:tcMar>
            <w:vMerge w:val="restart"/>
          </w:tcPr>
          <w:p w14:paraId="32DFB0A4">
            <w:pPr>
              <w:pBdr/>
              <w:spacing/>
              <w:ind/>
              <w:jc w:val="left"/>
              <w:rPr>
                <w:b w:val="0"/>
                <w:bCs w:val="0"/>
                <w:color w:val="000000"/>
                <w:sz w:val="22"/>
                <w:szCs w:val="22"/>
              </w:rPr>
            </w:pPr>
            <w:r>
              <w:rPr>
                <w:b w:val="0"/>
                <w:bCs w:val="0"/>
                <w:color w:val="000000"/>
                <w:sz w:val="22"/>
                <w:szCs w:val="22"/>
              </w:rPr>
            </w:r>
            <w:r>
              <w:rPr>
                <w:b w:val="0"/>
                <w:bCs w:val="0"/>
                <w:color w:val="000000"/>
                <w:sz w:val="22"/>
                <w:szCs w:val="22"/>
              </w:rPr>
              <w:t xml:space="preserve">โรงงาน (E)</w:t>
            </w:r>
            <w:r>
              <w:rPr>
                <w:b w:val="0"/>
                <w:bCs w:val="0"/>
                <w:color w:val="000000"/>
                <w:sz w:val="22"/>
                <w:szCs w:val="22"/>
              </w:rPr>
            </w:r>
            <w:r>
              <w:rPr>
                <w:b w:val="0"/>
                <w:bCs w:val="0"/>
                <w:color w:val="000000"/>
                <w:sz w:val="22"/>
                <w:szCs w:val="22"/>
              </w:rPr>
            </w:r>
          </w:p>
        </w:tc>
        <w:tc>
          <w:tcPr>
            <w:shd w:val="clear" w:color="f0f5ff" w:fill="f0f5ff"/>
            <w:tcBorders/>
            <w:tcMar>
              <w:left w:w="115" w:type="dxa"/>
              <w:top w:w="80" w:type="dxa"/>
              <w:right w:w="115" w:type="dxa"/>
              <w:bottom w:w="80" w:type="dxa"/>
            </w:tcMar>
            <w:vMerge w:val="restart"/>
          </w:tcPr>
          <w:p w14:paraId="08F8F677">
            <w:pPr>
              <w:pBdr/>
              <w:spacing/>
              <w:ind/>
              <w:jc w:val="left"/>
              <w:rPr>
                <w:b w:val="0"/>
                <w:bCs w:val="0"/>
                <w:color w:val="000000"/>
                <w:sz w:val="22"/>
                <w:szCs w:val="22"/>
              </w:rPr>
            </w:pPr>
            <w:r>
              <w:rPr>
                <w:b w:val="0"/>
                <w:bCs w:val="0"/>
                <w:color w:val="000000"/>
                <w:sz w:val="22"/>
                <w:szCs w:val="22"/>
              </w:rPr>
            </w:r>
            <w:r>
              <w:rPr>
                <w:b w:val="0"/>
                <w:bCs w:val="0"/>
                <w:color w:val="000000"/>
                <w:sz w:val="22"/>
                <w:szCs w:val="22"/>
              </w:rPr>
              <w:t xml:space="preserve">E1–E9</w:t>
            </w:r>
            <w:r>
              <w:rPr>
                <w:b w:val="0"/>
                <w:bCs w:val="0"/>
                <w:color w:val="000000"/>
                <w:sz w:val="22"/>
                <w:szCs w:val="22"/>
              </w:rPr>
            </w:r>
            <w:r>
              <w:rPr>
                <w:b w:val="0"/>
                <w:bCs w:val="0"/>
                <w:color w:val="000000"/>
                <w:sz w:val="22"/>
                <w:szCs w:val="22"/>
              </w:rPr>
            </w:r>
          </w:p>
        </w:tc>
        <w:tc>
          <w:tcPr>
            <w:shd w:val="clear" w:color="f0f5ff" w:fill="f0f5ff"/>
            <w:tcBorders/>
            <w:tcMar>
              <w:left w:w="115" w:type="dxa"/>
              <w:top w:w="80" w:type="dxa"/>
              <w:right w:w="115" w:type="dxa"/>
              <w:bottom w:w="80" w:type="dxa"/>
            </w:tcMar>
            <w:vMerge w:val="restart"/>
          </w:tcPr>
          <w:p w14:paraId="5ADBFEC1">
            <w:pPr>
              <w:pBdr/>
              <w:spacing/>
              <w:ind/>
              <w:jc w:val="left"/>
              <w:rPr>
                <w:b w:val="0"/>
                <w:bCs w:val="0"/>
                <w:color w:val="000000"/>
                <w:sz w:val="22"/>
                <w:szCs w:val="22"/>
              </w:rPr>
            </w:pPr>
            <w:r>
              <w:rPr>
                <w:b w:val="0"/>
                <w:bCs w:val="0"/>
                <w:color w:val="000000"/>
                <w:sz w:val="22"/>
                <w:szCs w:val="22"/>
              </w:rPr>
            </w:r>
            <w:r>
              <w:rPr>
                <w:b w:val="0"/>
                <w:bCs w:val="0"/>
                <w:color w:val="000000"/>
                <w:sz w:val="22"/>
                <w:szCs w:val="22"/>
              </w:rPr>
              <w:t xml:space="preserve">✅ Atlas + Forge + Aria + Leo + Remy</w:t>
            </w:r>
            <w:r>
              <w:rPr>
                <w:b w:val="0"/>
                <w:bCs w:val="0"/>
                <w:color w:val="000000"/>
                <w:sz w:val="22"/>
                <w:szCs w:val="22"/>
              </w:rPr>
            </w:r>
            <w:r>
              <w:rPr>
                <w:b w:val="0"/>
                <w:bCs w:val="0"/>
                <w:color w:val="000000"/>
                <w:sz w:val="22"/>
                <w:szCs w:val="22"/>
              </w:rPr>
            </w:r>
          </w:p>
        </w:tc>
      </w:tr>
      <w:tr>
        <w:trPr/>
        <w:tc>
          <w:tcPr>
            <w:shd w:val="clear" w:color="ffffff" w:fill="ffffff"/>
            <w:tcBorders/>
            <w:tcMar>
              <w:left w:w="115" w:type="dxa"/>
              <w:top w:w="80" w:type="dxa"/>
              <w:right w:w="115" w:type="dxa"/>
              <w:bottom w:w="80" w:type="dxa"/>
            </w:tcMar>
            <w:vMerge w:val="restart"/>
          </w:tcPr>
          <w:p w14:paraId="26F38717">
            <w:pPr>
              <w:pBdr/>
              <w:spacing/>
              <w:ind/>
              <w:jc w:val="left"/>
              <w:rPr>
                <w:b w:val="0"/>
                <w:bCs w:val="0"/>
                <w:color w:val="000000"/>
                <w:sz w:val="22"/>
                <w:szCs w:val="22"/>
              </w:rPr>
            </w:pPr>
            <w:r>
              <w:rPr>
                <w:b w:val="0"/>
                <w:bCs w:val="0"/>
                <w:color w:val="000000"/>
                <w:sz w:val="22"/>
                <w:szCs w:val="22"/>
              </w:rPr>
            </w:r>
            <w:r>
              <w:rPr>
                <w:b w:val="0"/>
                <w:bCs w:val="0"/>
                <w:color w:val="000000"/>
                <w:sz w:val="22"/>
                <w:szCs w:val="22"/>
              </w:rPr>
              <w:t xml:space="preserve">การเงิน (F)</w:t>
            </w:r>
            <w:r>
              <w:rPr>
                <w:b w:val="0"/>
                <w:bCs w:val="0"/>
                <w:color w:val="000000"/>
                <w:sz w:val="22"/>
                <w:szCs w:val="22"/>
              </w:rPr>
            </w:r>
            <w:r>
              <w:rPr>
                <w:b w:val="0"/>
                <w:bCs w:val="0"/>
                <w:color w:val="000000"/>
                <w:sz w:val="22"/>
                <w:szCs w:val="22"/>
              </w:rPr>
            </w:r>
          </w:p>
        </w:tc>
        <w:tc>
          <w:tcPr>
            <w:shd w:val="clear" w:color="ffffff" w:fill="ffffff"/>
            <w:tcBorders/>
            <w:tcMar>
              <w:left w:w="115" w:type="dxa"/>
              <w:top w:w="80" w:type="dxa"/>
              <w:right w:w="115" w:type="dxa"/>
              <w:bottom w:w="80" w:type="dxa"/>
            </w:tcMar>
            <w:vMerge w:val="restart"/>
          </w:tcPr>
          <w:p w14:paraId="6151D4C9">
            <w:pPr>
              <w:pBdr/>
              <w:spacing/>
              <w:ind/>
              <w:jc w:val="left"/>
              <w:rPr>
                <w:b w:val="0"/>
                <w:bCs w:val="0"/>
                <w:color w:val="000000"/>
                <w:sz w:val="22"/>
                <w:szCs w:val="22"/>
              </w:rPr>
            </w:pPr>
            <w:r>
              <w:rPr>
                <w:b w:val="0"/>
                <w:bCs w:val="0"/>
                <w:color w:val="000000"/>
                <w:sz w:val="22"/>
                <w:szCs w:val="22"/>
              </w:rPr>
            </w:r>
            <w:r>
              <w:rPr>
                <w:b w:val="0"/>
                <w:bCs w:val="0"/>
                <w:color w:val="000000"/>
                <w:sz w:val="22"/>
                <w:szCs w:val="22"/>
              </w:rPr>
              <w:t xml:space="preserve">F1–F4</w:t>
            </w:r>
            <w:r>
              <w:rPr>
                <w:b w:val="0"/>
                <w:bCs w:val="0"/>
                <w:color w:val="000000"/>
                <w:sz w:val="22"/>
                <w:szCs w:val="22"/>
              </w:rPr>
            </w:r>
            <w:r>
              <w:rPr>
                <w:b w:val="0"/>
                <w:bCs w:val="0"/>
                <w:color w:val="000000"/>
                <w:sz w:val="22"/>
                <w:szCs w:val="22"/>
              </w:rPr>
            </w:r>
          </w:p>
        </w:tc>
        <w:tc>
          <w:tcPr>
            <w:shd w:val="clear" w:color="ffffff" w:fill="ffffff"/>
            <w:tcBorders/>
            <w:tcMar>
              <w:left w:w="115" w:type="dxa"/>
              <w:top w:w="80" w:type="dxa"/>
              <w:right w:w="115" w:type="dxa"/>
              <w:bottom w:w="80" w:type="dxa"/>
            </w:tcMar>
            <w:vMerge w:val="restart"/>
          </w:tcPr>
          <w:p w14:paraId="0199A48C">
            <w:pPr>
              <w:pBdr/>
              <w:spacing/>
              <w:ind/>
              <w:jc w:val="left"/>
              <w:rPr>
                <w:b w:val="0"/>
                <w:bCs w:val="0"/>
                <w:color w:val="000000"/>
                <w:sz w:val="22"/>
                <w:szCs w:val="22"/>
              </w:rPr>
            </w:pPr>
            <w:r>
              <w:rPr>
                <w:b w:val="0"/>
                <w:bCs w:val="0"/>
                <w:color w:val="000000"/>
                <w:sz w:val="22"/>
                <w:szCs w:val="22"/>
              </w:rPr>
            </w:r>
            <w:r>
              <w:rPr>
                <w:b w:val="0"/>
                <w:bCs w:val="0"/>
                <w:color w:val="000000"/>
                <w:sz w:val="22"/>
                <w:szCs w:val="22"/>
              </w:rPr>
              <w:t xml:space="preserve">✅ Finn</w:t>
            </w:r>
            <w:r>
              <w:rPr>
                <w:b w:val="0"/>
                <w:bCs w:val="0"/>
                <w:color w:val="000000"/>
                <w:sz w:val="22"/>
                <w:szCs w:val="22"/>
              </w:rPr>
            </w:r>
            <w:r>
              <w:rPr>
                <w:b w:val="0"/>
                <w:bCs w:val="0"/>
                <w:color w:val="000000"/>
                <w:sz w:val="22"/>
                <w:szCs w:val="22"/>
              </w:rPr>
            </w:r>
          </w:p>
        </w:tc>
      </w:tr>
      <w:tr>
        <w:trPr/>
        <w:tc>
          <w:tcPr>
            <w:shd w:val="clear" w:color="f0f5ff" w:fill="f0f5ff"/>
            <w:tcBorders/>
            <w:tcMar>
              <w:left w:w="115" w:type="dxa"/>
              <w:top w:w="80" w:type="dxa"/>
              <w:right w:w="115" w:type="dxa"/>
              <w:bottom w:w="80" w:type="dxa"/>
            </w:tcMar>
            <w:vMerge w:val="restart"/>
          </w:tcPr>
          <w:p w14:paraId="5716555A">
            <w:pPr>
              <w:pBdr/>
              <w:spacing/>
              <w:ind/>
              <w:jc w:val="left"/>
              <w:rPr>
                <w:b w:val="0"/>
                <w:bCs w:val="0"/>
                <w:color w:val="000000"/>
                <w:sz w:val="22"/>
                <w:szCs w:val="22"/>
              </w:rPr>
            </w:pPr>
            <w:r>
              <w:rPr>
                <w:b w:val="0"/>
                <w:bCs w:val="0"/>
                <w:color w:val="000000"/>
                <w:sz w:val="22"/>
                <w:szCs w:val="22"/>
              </w:rPr>
            </w:r>
            <w:r>
              <w:rPr>
                <w:b w:val="0"/>
                <w:bCs w:val="0"/>
                <w:color w:val="000000"/>
                <w:sz w:val="22"/>
                <w:szCs w:val="22"/>
              </w:rPr>
              <w:t xml:space="preserve">HR (G)</w:t>
            </w:r>
            <w:r>
              <w:rPr>
                <w:b w:val="0"/>
                <w:bCs w:val="0"/>
                <w:color w:val="000000"/>
                <w:sz w:val="22"/>
                <w:szCs w:val="22"/>
              </w:rPr>
            </w:r>
            <w:r>
              <w:rPr>
                <w:b w:val="0"/>
                <w:bCs w:val="0"/>
                <w:color w:val="000000"/>
                <w:sz w:val="22"/>
                <w:szCs w:val="22"/>
              </w:rPr>
            </w:r>
          </w:p>
        </w:tc>
        <w:tc>
          <w:tcPr>
            <w:shd w:val="clear" w:color="f0f5ff" w:fill="f0f5ff"/>
            <w:tcBorders/>
            <w:tcMar>
              <w:left w:w="115" w:type="dxa"/>
              <w:top w:w="80" w:type="dxa"/>
              <w:right w:w="115" w:type="dxa"/>
              <w:bottom w:w="80" w:type="dxa"/>
            </w:tcMar>
            <w:vMerge w:val="restart"/>
          </w:tcPr>
          <w:p w14:paraId="0E72AB48">
            <w:pPr>
              <w:pBdr/>
              <w:spacing/>
              <w:ind/>
              <w:jc w:val="left"/>
              <w:rPr>
                <w:b w:val="0"/>
                <w:bCs w:val="0"/>
                <w:color w:val="000000"/>
                <w:sz w:val="22"/>
                <w:szCs w:val="22"/>
              </w:rPr>
            </w:pPr>
            <w:r>
              <w:rPr>
                <w:b w:val="0"/>
                <w:bCs w:val="0"/>
                <w:color w:val="000000"/>
                <w:sz w:val="22"/>
                <w:szCs w:val="22"/>
              </w:rPr>
            </w:r>
            <w:r>
              <w:rPr>
                <w:b w:val="0"/>
                <w:bCs w:val="0"/>
                <w:color w:val="000000"/>
                <w:sz w:val="22"/>
                <w:szCs w:val="22"/>
              </w:rPr>
              <w:t xml:space="preserve">G1–G2</w:t>
            </w:r>
            <w:r>
              <w:rPr>
                <w:b w:val="0"/>
                <w:bCs w:val="0"/>
                <w:color w:val="000000"/>
                <w:sz w:val="22"/>
                <w:szCs w:val="22"/>
              </w:rPr>
            </w:r>
            <w:r>
              <w:rPr>
                <w:b w:val="0"/>
                <w:bCs w:val="0"/>
                <w:color w:val="000000"/>
                <w:sz w:val="22"/>
                <w:szCs w:val="22"/>
              </w:rPr>
            </w:r>
          </w:p>
        </w:tc>
        <w:tc>
          <w:tcPr>
            <w:shd w:val="clear" w:color="f0f5ff" w:fill="f0f5ff"/>
            <w:tcBorders/>
            <w:tcMar>
              <w:left w:w="115" w:type="dxa"/>
              <w:top w:w="80" w:type="dxa"/>
              <w:right w:w="115" w:type="dxa"/>
              <w:bottom w:w="80" w:type="dxa"/>
            </w:tcMar>
            <w:vMerge w:val="restart"/>
          </w:tcPr>
          <w:p w14:paraId="2325C1F4">
            <w:pPr>
              <w:pBdr/>
              <w:spacing/>
              <w:ind/>
              <w:jc w:val="left"/>
              <w:rPr>
                <w:b w:val="0"/>
                <w:bCs w:val="0"/>
                <w:color w:val="000000"/>
                <w:sz w:val="22"/>
                <w:szCs w:val="22"/>
              </w:rPr>
            </w:pPr>
            <w:r>
              <w:rPr>
                <w:b w:val="0"/>
                <w:bCs w:val="0"/>
                <w:color w:val="000000"/>
                <w:sz w:val="22"/>
                <w:szCs w:val="22"/>
              </w:rPr>
            </w:r>
            <w:r>
              <w:rPr>
                <w:b w:val="0"/>
                <w:bCs w:val="0"/>
                <w:color w:val="000000"/>
                <w:sz w:val="22"/>
                <w:szCs w:val="22"/>
              </w:rPr>
              <w:t xml:space="preserve">✅ Hana</w:t>
            </w:r>
            <w:r>
              <w:rPr>
                <w:b w:val="0"/>
                <w:bCs w:val="0"/>
                <w:color w:val="000000"/>
                <w:sz w:val="22"/>
                <w:szCs w:val="22"/>
              </w:rPr>
            </w:r>
            <w:r>
              <w:rPr>
                <w:b w:val="0"/>
                <w:bCs w:val="0"/>
                <w:color w:val="000000"/>
                <w:sz w:val="22"/>
                <w:szCs w:val="22"/>
              </w:rPr>
            </w:r>
          </w:p>
        </w:tc>
      </w:tr>
      <w:tr>
        <w:trPr/>
        <w:tc>
          <w:tcPr>
            <w:shd w:val="clear" w:color="ffffff" w:fill="ffffff"/>
            <w:tcBorders/>
            <w:tcMar>
              <w:left w:w="115" w:type="dxa"/>
              <w:top w:w="80" w:type="dxa"/>
              <w:right w:w="115" w:type="dxa"/>
              <w:bottom w:w="80" w:type="dxa"/>
            </w:tcMar>
            <w:vMerge w:val="restart"/>
          </w:tcPr>
          <w:p w14:paraId="3B4AD765">
            <w:pPr>
              <w:pBdr/>
              <w:spacing/>
              <w:ind/>
              <w:jc w:val="left"/>
              <w:rPr>
                <w:b w:val="0"/>
                <w:bCs w:val="0"/>
                <w:color w:val="000000"/>
                <w:sz w:val="22"/>
                <w:szCs w:val="22"/>
              </w:rPr>
            </w:pPr>
            <w:r>
              <w:rPr>
                <w:b w:val="0"/>
                <w:bCs w:val="0"/>
                <w:color w:val="000000"/>
                <w:sz w:val="22"/>
                <w:szCs w:val="22"/>
              </w:rPr>
            </w:r>
            <w:r>
              <w:rPr>
                <w:b w:val="0"/>
                <w:bCs w:val="0"/>
                <w:color w:val="000000"/>
                <w:sz w:val="22"/>
                <w:szCs w:val="22"/>
              </w:rPr>
              <w:t xml:space="preserve">ขาย+การตลาด (H)</w:t>
            </w:r>
            <w:r>
              <w:rPr>
                <w:b w:val="0"/>
                <w:bCs w:val="0"/>
                <w:color w:val="000000"/>
                <w:sz w:val="22"/>
                <w:szCs w:val="22"/>
              </w:rPr>
            </w:r>
            <w:r>
              <w:rPr>
                <w:b w:val="0"/>
                <w:bCs w:val="0"/>
                <w:color w:val="000000"/>
                <w:sz w:val="22"/>
                <w:szCs w:val="22"/>
              </w:rPr>
            </w:r>
          </w:p>
        </w:tc>
        <w:tc>
          <w:tcPr>
            <w:shd w:val="clear" w:color="ffffff" w:fill="ffffff"/>
            <w:tcBorders/>
            <w:tcMar>
              <w:left w:w="115" w:type="dxa"/>
              <w:top w:w="80" w:type="dxa"/>
              <w:right w:w="115" w:type="dxa"/>
              <w:bottom w:w="80" w:type="dxa"/>
            </w:tcMar>
            <w:vMerge w:val="restart"/>
          </w:tcPr>
          <w:p w14:paraId="0762E593">
            <w:pPr>
              <w:pBdr/>
              <w:spacing/>
              <w:ind/>
              <w:jc w:val="left"/>
              <w:rPr>
                <w:b w:val="0"/>
                <w:bCs w:val="0"/>
                <w:color w:val="000000"/>
                <w:sz w:val="22"/>
                <w:szCs w:val="22"/>
              </w:rPr>
            </w:pPr>
            <w:r>
              <w:rPr>
                <w:b w:val="0"/>
                <w:bCs w:val="0"/>
                <w:color w:val="000000"/>
                <w:sz w:val="22"/>
                <w:szCs w:val="22"/>
              </w:rPr>
            </w:r>
            <w:r>
              <w:rPr>
                <w:b w:val="0"/>
                <w:bCs w:val="0"/>
                <w:color w:val="000000"/>
                <w:sz w:val="22"/>
                <w:szCs w:val="22"/>
              </w:rPr>
              <w:t xml:space="preserve">H1–H4</w:t>
            </w:r>
            <w:r>
              <w:rPr>
                <w:b w:val="0"/>
                <w:bCs w:val="0"/>
                <w:color w:val="000000"/>
                <w:sz w:val="22"/>
                <w:szCs w:val="22"/>
              </w:rPr>
            </w:r>
            <w:r>
              <w:rPr>
                <w:b w:val="0"/>
                <w:bCs w:val="0"/>
                <w:color w:val="000000"/>
                <w:sz w:val="22"/>
                <w:szCs w:val="22"/>
              </w:rPr>
            </w:r>
          </w:p>
        </w:tc>
        <w:tc>
          <w:tcPr>
            <w:shd w:val="clear" w:color="ffffff" w:fill="ffffff"/>
            <w:tcBorders/>
            <w:tcMar>
              <w:left w:w="115" w:type="dxa"/>
              <w:top w:w="80" w:type="dxa"/>
              <w:right w:w="115" w:type="dxa"/>
              <w:bottom w:w="80" w:type="dxa"/>
            </w:tcMar>
            <w:vMerge w:val="restart"/>
          </w:tcPr>
          <w:p w14:paraId="7D6CB482">
            <w:pPr>
              <w:pBdr/>
              <w:spacing/>
              <w:ind/>
              <w:jc w:val="left"/>
              <w:rPr>
                <w:b w:val="0"/>
                <w:bCs w:val="0"/>
                <w:color w:val="000000"/>
                <w:sz w:val="22"/>
                <w:szCs w:val="22"/>
              </w:rPr>
            </w:pPr>
            <w:r>
              <w:rPr>
                <w:b w:val="0"/>
                <w:bCs w:val="0"/>
                <w:color w:val="000000"/>
                <w:sz w:val="22"/>
                <w:szCs w:val="22"/>
              </w:rPr>
            </w:r>
            <w:r>
              <w:rPr>
                <w:b w:val="0"/>
                <w:bCs w:val="0"/>
                <w:color w:val="000000"/>
                <w:sz w:val="22"/>
                <w:szCs w:val="22"/>
              </w:rPr>
              <w:t xml:space="preserve">✅ Nova + Signal</w:t>
            </w:r>
            <w:r>
              <w:rPr>
                <w:b w:val="0"/>
                <w:bCs w:val="0"/>
                <w:color w:val="000000"/>
                <w:sz w:val="22"/>
                <w:szCs w:val="22"/>
              </w:rPr>
            </w:r>
            <w:r>
              <w:rPr>
                <w:b w:val="0"/>
                <w:bCs w:val="0"/>
                <w:color w:val="000000"/>
                <w:sz w:val="22"/>
                <w:szCs w:val="22"/>
              </w:rPr>
            </w:r>
          </w:p>
        </w:tc>
      </w:tr>
      <w:tr>
        <w:trPr/>
        <w:tc>
          <w:tcPr>
            <w:shd w:val="clear" w:color="f0f5ff" w:fill="f0f5ff"/>
            <w:tcBorders/>
            <w:tcMar>
              <w:left w:w="115" w:type="dxa"/>
              <w:top w:w="80" w:type="dxa"/>
              <w:right w:w="115" w:type="dxa"/>
              <w:bottom w:w="80" w:type="dxa"/>
            </w:tcMar>
            <w:vMerge w:val="restart"/>
          </w:tcPr>
          <w:p w14:paraId="20A3C506">
            <w:pPr>
              <w:pBdr/>
              <w:spacing/>
              <w:ind/>
              <w:jc w:val="left"/>
              <w:rPr>
                <w:b w:val="0"/>
                <w:bCs w:val="0"/>
                <w:color w:val="000000"/>
                <w:sz w:val="22"/>
                <w:szCs w:val="22"/>
              </w:rPr>
            </w:pPr>
            <w:r>
              <w:rPr>
                <w:b w:val="0"/>
                <w:bCs w:val="0"/>
                <w:color w:val="000000"/>
                <w:sz w:val="22"/>
                <w:szCs w:val="22"/>
              </w:rPr>
            </w:r>
            <w:r>
              <w:rPr>
                <w:b w:val="0"/>
                <w:bCs w:val="0"/>
                <w:color w:val="000000"/>
                <w:sz w:val="22"/>
                <w:szCs w:val="22"/>
              </w:rPr>
              <w:t xml:space="preserve">ซอฟต์แวร์ (I)</w:t>
            </w:r>
            <w:r>
              <w:rPr>
                <w:b w:val="0"/>
                <w:bCs w:val="0"/>
                <w:color w:val="000000"/>
                <w:sz w:val="22"/>
                <w:szCs w:val="22"/>
              </w:rPr>
            </w:r>
            <w:r>
              <w:rPr>
                <w:b w:val="0"/>
                <w:bCs w:val="0"/>
                <w:color w:val="000000"/>
                <w:sz w:val="22"/>
                <w:szCs w:val="22"/>
              </w:rPr>
            </w:r>
          </w:p>
        </w:tc>
        <w:tc>
          <w:tcPr>
            <w:shd w:val="clear" w:color="f0f5ff" w:fill="f0f5ff"/>
            <w:tcBorders/>
            <w:tcMar>
              <w:left w:w="115" w:type="dxa"/>
              <w:top w:w="80" w:type="dxa"/>
              <w:right w:w="115" w:type="dxa"/>
              <w:bottom w:w="80" w:type="dxa"/>
            </w:tcMar>
            <w:vMerge w:val="restart"/>
          </w:tcPr>
          <w:p w14:paraId="7C3BB21C">
            <w:pPr>
              <w:pBdr/>
              <w:spacing/>
              <w:ind/>
              <w:jc w:val="left"/>
              <w:rPr>
                <w:b w:val="0"/>
                <w:bCs w:val="0"/>
                <w:color w:val="000000"/>
                <w:sz w:val="22"/>
                <w:szCs w:val="22"/>
              </w:rPr>
            </w:pPr>
            <w:r>
              <w:rPr>
                <w:b w:val="0"/>
                <w:bCs w:val="0"/>
                <w:color w:val="000000"/>
                <w:sz w:val="22"/>
                <w:szCs w:val="22"/>
              </w:rPr>
            </w:r>
            <w:r>
              <w:rPr>
                <w:b w:val="0"/>
                <w:bCs w:val="0"/>
                <w:color w:val="000000"/>
                <w:sz w:val="22"/>
                <w:szCs w:val="22"/>
              </w:rPr>
              <w:t xml:space="preserve">I1–I3</w:t>
            </w:r>
            <w:r>
              <w:rPr>
                <w:b w:val="0"/>
                <w:bCs w:val="0"/>
                <w:color w:val="000000"/>
                <w:sz w:val="22"/>
                <w:szCs w:val="22"/>
              </w:rPr>
            </w:r>
            <w:r>
              <w:rPr>
                <w:b w:val="0"/>
                <w:bCs w:val="0"/>
                <w:color w:val="000000"/>
                <w:sz w:val="22"/>
                <w:szCs w:val="22"/>
              </w:rPr>
            </w:r>
          </w:p>
        </w:tc>
        <w:tc>
          <w:tcPr>
            <w:shd w:val="clear" w:color="f0f5ff" w:fill="f0f5ff"/>
            <w:tcBorders/>
            <w:tcMar>
              <w:left w:w="115" w:type="dxa"/>
              <w:top w:w="80" w:type="dxa"/>
              <w:right w:w="115" w:type="dxa"/>
              <w:bottom w:w="80" w:type="dxa"/>
            </w:tcMar>
            <w:vMerge w:val="restart"/>
          </w:tcPr>
          <w:p w14:paraId="75C76852">
            <w:pPr>
              <w:pBdr/>
              <w:spacing/>
              <w:ind/>
              <w:jc w:val="left"/>
              <w:rPr>
                <w:b w:val="0"/>
                <w:bCs w:val="0"/>
                <w:color w:val="000000"/>
                <w:sz w:val="22"/>
                <w:szCs w:val="22"/>
              </w:rPr>
            </w:pPr>
            <w:r>
              <w:rPr>
                <w:b w:val="0"/>
                <w:bCs w:val="0"/>
                <w:color w:val="000000"/>
                <w:sz w:val="22"/>
                <w:szCs w:val="22"/>
              </w:rPr>
            </w:r>
            <w:r>
              <w:rPr>
                <w:b w:val="0"/>
                <w:bCs w:val="0"/>
                <w:color w:val="000000"/>
                <w:sz w:val="22"/>
                <w:szCs w:val="22"/>
              </w:rPr>
              <w:t xml:space="preserve">✅ Core</w:t>
            </w:r>
            <w:r>
              <w:rPr>
                <w:b w:val="0"/>
                <w:bCs w:val="0"/>
                <w:color w:val="000000"/>
                <w:sz w:val="22"/>
                <w:szCs w:val="22"/>
              </w:rPr>
            </w:r>
            <w:r>
              <w:rPr>
                <w:b w:val="0"/>
                <w:bCs w:val="0"/>
                <w:color w:val="000000"/>
                <w:sz w:val="22"/>
                <w:szCs w:val="22"/>
              </w:rPr>
            </w:r>
          </w:p>
        </w:tc>
      </w:tr>
    </w:tbl>
    <w:p w14:paraId="04FF4B17">
      <w:pPr>
        <w:pBdr/>
        <w:spacing/>
        <w:ind/>
        <w:rPr/>
      </w:pPr>
      <w:r/>
      <w:r/>
    </w:p>
    <w:p w14:paraId="6D05BEB2">
      <w:pPr>
        <w:pBdr/>
        <w:spacing w:after="120" w:before="120"/>
        <w:ind/>
        <w:rPr>
          <w:b/>
          <w:bCs/>
          <w:color w:val="107c10"/>
          <w:sz w:val="24"/>
          <w:szCs w:val="24"/>
        </w:rPr>
      </w:pPr>
      <w:r>
        <w:rPr>
          <w:b/>
          <w:bCs/>
          <w:color w:val="107c10"/>
          <w:sz w:val="24"/>
          <w:szCs w:val="24"/>
        </w:rPr>
        <w:t xml:space="preserve">► Coverage: 38/38 ตำแหน่ง = 100%</w:t>
      </w:r>
      <w:r>
        <w:rPr>
          <w:b/>
          <w:bCs/>
          <w:color w:val="107c10"/>
          <w:sz w:val="24"/>
          <w:szCs w:val="24"/>
        </w:rPr>
      </w:r>
      <w:r>
        <w:rPr>
          <w:b/>
          <w:bCs/>
          <w:color w:val="107c10"/>
          <w:sz w:val="24"/>
          <w:szCs w:val="24"/>
        </w:rPr>
      </w:r>
    </w:p>
    <w:p w14:paraId="0BC71CC4">
      <w:pPr>
        <w:pBdr/>
        <w:spacing w:after="120" w:before="320"/>
        <w:ind/>
        <w:rPr>
          <w:b/>
          <w:bCs/>
          <w:color w:val="1f2d5a"/>
          <w:sz w:val="36"/>
          <w:szCs w:val="36"/>
        </w:rPr>
      </w:pPr>
      <w:r>
        <w:rPr>
          <w:b/>
          <w:bCs/>
          <w:color w:val="1f2d5a"/>
          <w:sz w:val="36"/>
          <w:szCs w:val="36"/>
        </w:rPr>
        <w:t xml:space="preserve">5. Roadmap 20 Agents (Full Vision)</w:t>
      </w:r>
      <w:r>
        <w:rPr>
          <w:b/>
          <w:bCs/>
          <w:color w:val="1f2d5a"/>
          <w:sz w:val="36"/>
          <w:szCs w:val="36"/>
        </w:rPr>
      </w:r>
      <w:r>
        <w:rPr>
          <w:b/>
          <w:bCs/>
          <w:color w:val="1f2d5a"/>
          <w:sz w:val="36"/>
          <w:szCs w:val="36"/>
        </w:rPr>
      </w:r>
    </w:p>
    <w:p w14:paraId="289F6A9C">
      <w:pPr>
        <w:pBdr/>
        <w:spacing w:after="100" w:line="276" w:lineRule="auto"/>
        <w:ind/>
        <w:rPr>
          <w:sz w:val="24"/>
          <w:szCs w:val="24"/>
        </w:rPr>
      </w:pPr>
      <w:r>
        <w:rPr>
          <w:sz w:val="24"/>
          <w:szCs w:val="24"/>
        </w:rPr>
        <w:t xml:space="preserve">จากรายงานการวิจัย DAPH AI Agent Roadmap ได้เสนอ 20 Agents เต็มรูปแบบ สำหรับการขยายในระยะต่อไป:</w:t>
      </w:r>
      <w:r>
        <w:rPr>
          <w:sz w:val="24"/>
          <w:szCs w:val="24"/>
        </w:rPr>
      </w:r>
      <w:r>
        <w:rPr>
          <w:sz w:val="24"/>
          <w:szCs w:val="24"/>
        </w:rPr>
      </w:r>
    </w:p>
    <w:tbl>
      <w:tblPr>
        <w:tblW w:w="5000" w:type="pct"/>
        <w:tblBorders>
          <w:top w:val="single" w:color="999999" w:sz="4" w:space="0"/>
          <w:left w:val="single" w:color="999999" w:sz="4" w:space="0"/>
          <w:bottom w:val="single" w:color="999999" w:sz="4" w:space="0"/>
          <w:right w:val="single" w:color="999999" w:sz="4" w:space="0"/>
          <w:insideH w:val="single" w:color="999999" w:sz="4" w:space="0"/>
          <w:insideV w:val="single" w:color="999999" w:sz="4" w:space="0"/>
        </w:tblBorders>
        <w:tblLook w:val="04A0" w:firstRow="1" w:lastRow="0" w:firstColumn="1" w:lastColumn="0" w:noHBand="0" w:noVBand="1"/>
      </w:tblPr>
      <w:tblGrid>
        <w:gridCol w:w="222"/>
        <w:gridCol w:w="222"/>
        <w:gridCol w:w="222"/>
      </w:tblGrid>
      <w:tr>
        <w:trPr/>
        <w:tc>
          <w:tcPr>
            <w:shd w:val="clear" w:color="2e75b6" w:fill="2e75b6"/>
            <w:tcBorders/>
            <w:tcMar>
              <w:left w:w="115" w:type="dxa"/>
              <w:top w:w="80" w:type="dxa"/>
              <w:right w:w="115" w:type="dxa"/>
              <w:bottom w:w="80" w:type="dxa"/>
            </w:tcMar>
          </w:tcPr>
          <w:p w14:paraId="28045B16">
            <w:pPr>
              <w:pBdr/>
              <w:spacing/>
              <w:ind/>
              <w:jc w:val="center"/>
              <w:rPr>
                <w:b/>
                <w:bCs/>
                <w:color w:val="ffffff"/>
                <w:sz w:val="22"/>
                <w:szCs w:val="22"/>
              </w:rPr>
            </w:pPr>
            <w:r>
              <w:rPr>
                <w:b/>
                <w:bCs/>
                <w:color w:val="ffffff"/>
                <w:sz w:val="22"/>
                <w:szCs w:val="22"/>
              </w:rPr>
            </w:r>
            <w:r>
              <w:rPr>
                <w:b/>
                <w:bCs/>
                <w:color w:val="ffffff"/>
                <w:sz w:val="22"/>
                <w:szCs w:val="22"/>
              </w:rPr>
              <w:t xml:space="preserve">Phase</w:t>
            </w:r>
            <w:r>
              <w:rPr>
                <w:b/>
                <w:bCs/>
                <w:color w:val="ffffff"/>
                <w:sz w:val="22"/>
                <w:szCs w:val="22"/>
              </w:rPr>
            </w:r>
            <w:r>
              <w:rPr>
                <w:b/>
                <w:bCs/>
                <w:color w:val="ffffff"/>
                <w:sz w:val="22"/>
                <w:szCs w:val="22"/>
              </w:rPr>
            </w:r>
          </w:p>
        </w:tc>
        <w:tc>
          <w:tcPr>
            <w:shd w:val="clear" w:color="2e75b6" w:fill="2e75b6"/>
            <w:tcBorders/>
            <w:tcMar>
              <w:left w:w="115" w:type="dxa"/>
              <w:top w:w="80" w:type="dxa"/>
              <w:right w:w="115" w:type="dxa"/>
              <w:bottom w:w="80" w:type="dxa"/>
            </w:tcMar>
          </w:tcPr>
          <w:p w14:paraId="1305B2FF">
            <w:pPr>
              <w:pBdr/>
              <w:spacing/>
              <w:ind/>
              <w:jc w:val="center"/>
              <w:rPr>
                <w:b/>
                <w:bCs/>
                <w:color w:val="ffffff"/>
                <w:sz w:val="22"/>
                <w:szCs w:val="22"/>
              </w:rPr>
            </w:pPr>
            <w:r>
              <w:rPr>
                <w:b/>
                <w:bCs/>
                <w:color w:val="ffffff"/>
                <w:sz w:val="22"/>
                <w:szCs w:val="22"/>
              </w:rPr>
            </w:r>
            <w:r>
              <w:rPr>
                <w:b/>
                <w:bCs/>
                <w:color w:val="ffffff"/>
                <w:sz w:val="22"/>
                <w:szCs w:val="22"/>
              </w:rPr>
              <w:t xml:space="preserve">Agents ที่เพิ่ม</w:t>
            </w:r>
            <w:r>
              <w:rPr>
                <w:b/>
                <w:bCs/>
                <w:color w:val="ffffff"/>
                <w:sz w:val="22"/>
                <w:szCs w:val="22"/>
              </w:rPr>
            </w:r>
            <w:r>
              <w:rPr>
                <w:b/>
                <w:bCs/>
                <w:color w:val="ffffff"/>
                <w:sz w:val="22"/>
                <w:szCs w:val="22"/>
              </w:rPr>
            </w:r>
          </w:p>
        </w:tc>
        <w:tc>
          <w:tcPr>
            <w:shd w:val="clear" w:color="2e75b6" w:fill="2e75b6"/>
            <w:tcBorders/>
            <w:tcMar>
              <w:left w:w="115" w:type="dxa"/>
              <w:top w:w="80" w:type="dxa"/>
              <w:right w:w="115" w:type="dxa"/>
              <w:bottom w:w="80" w:type="dxa"/>
            </w:tcMar>
          </w:tcPr>
          <w:p w14:paraId="44890688">
            <w:pPr>
              <w:pBdr/>
              <w:spacing/>
              <w:ind/>
              <w:jc w:val="center"/>
              <w:rPr>
                <w:b/>
                <w:bCs/>
                <w:color w:val="ffffff"/>
                <w:sz w:val="22"/>
                <w:szCs w:val="22"/>
              </w:rPr>
            </w:pPr>
            <w:r>
              <w:rPr>
                <w:b/>
                <w:bCs/>
                <w:color w:val="ffffff"/>
                <w:sz w:val="22"/>
                <w:szCs w:val="22"/>
              </w:rPr>
            </w:r>
            <w:r>
              <w:rPr>
                <w:b/>
                <w:bCs/>
                <w:color w:val="ffffff"/>
                <w:sz w:val="22"/>
                <w:szCs w:val="22"/>
              </w:rPr>
              <w:t xml:space="preserve">เป้าหมาย</w:t>
            </w:r>
            <w:r>
              <w:rPr>
                <w:b/>
                <w:bCs/>
                <w:color w:val="ffffff"/>
                <w:sz w:val="22"/>
                <w:szCs w:val="22"/>
              </w:rPr>
            </w:r>
            <w:r>
              <w:rPr>
                <w:b/>
                <w:bCs/>
                <w:color w:val="ffffff"/>
                <w:sz w:val="22"/>
                <w:szCs w:val="22"/>
              </w:rPr>
            </w:r>
          </w:p>
        </w:tc>
      </w:tr>
      <w:tr>
        <w:trPr/>
        <w:tc>
          <w:tcPr>
            <w:shd w:val="clear" w:color="f0f5ff" w:fill="f0f5ff"/>
            <w:tcBorders/>
            <w:tcMar>
              <w:left w:w="115" w:type="dxa"/>
              <w:top w:w="80" w:type="dxa"/>
              <w:right w:w="115" w:type="dxa"/>
              <w:bottom w:w="80" w:type="dxa"/>
            </w:tcMar>
            <w:vMerge w:val="restart"/>
          </w:tcPr>
          <w:p w14:paraId="1504FA53">
            <w:pPr>
              <w:pBdr/>
              <w:spacing/>
              <w:ind/>
              <w:jc w:val="left"/>
              <w:rPr>
                <w:b w:val="0"/>
                <w:bCs w:val="0"/>
                <w:color w:val="000000"/>
                <w:sz w:val="22"/>
                <w:szCs w:val="22"/>
              </w:rPr>
            </w:pPr>
            <w:r>
              <w:rPr>
                <w:b w:val="0"/>
                <w:bCs w:val="0"/>
                <w:color w:val="000000"/>
                <w:sz w:val="22"/>
                <w:szCs w:val="22"/>
              </w:rPr>
            </w:r>
            <w:r>
              <w:rPr>
                <w:b w:val="0"/>
                <w:bCs w:val="0"/>
                <w:color w:val="000000"/>
                <w:sz w:val="22"/>
                <w:szCs w:val="22"/>
              </w:rPr>
              <w:t xml:space="preserve">Phase 1  (เดือน 1–3)</w:t>
            </w:r>
            <w:r>
              <w:rPr>
                <w:b w:val="0"/>
                <w:bCs w:val="0"/>
                <w:color w:val="000000"/>
                <w:sz w:val="22"/>
                <w:szCs w:val="22"/>
              </w:rPr>
            </w:r>
            <w:r>
              <w:rPr>
                <w:b w:val="0"/>
                <w:bCs w:val="0"/>
                <w:color w:val="000000"/>
                <w:sz w:val="22"/>
                <w:szCs w:val="22"/>
              </w:rPr>
            </w:r>
          </w:p>
        </w:tc>
        <w:tc>
          <w:tcPr>
            <w:shd w:val="clear" w:color="f0f5ff" w:fill="f0f5ff"/>
            <w:tcBorders/>
            <w:tcMar>
              <w:left w:w="115" w:type="dxa"/>
              <w:top w:w="80" w:type="dxa"/>
              <w:right w:w="115" w:type="dxa"/>
              <w:bottom w:w="80" w:type="dxa"/>
            </w:tcMar>
            <w:vMerge w:val="restart"/>
          </w:tcPr>
          <w:p w14:paraId="40E5047E">
            <w:pPr>
              <w:pBdr/>
              <w:spacing/>
              <w:ind/>
              <w:jc w:val="left"/>
              <w:rPr>
                <w:b w:val="0"/>
                <w:bCs w:val="0"/>
                <w:color w:val="000000"/>
                <w:sz w:val="22"/>
                <w:szCs w:val="22"/>
              </w:rPr>
            </w:pPr>
            <w:r>
              <w:rPr>
                <w:b w:val="0"/>
                <w:bCs w:val="0"/>
                <w:color w:val="000000"/>
                <w:sz w:val="22"/>
                <w:szCs w:val="22"/>
              </w:rPr>
            </w:r>
            <w:r>
              <w:rPr>
                <w:b w:val="0"/>
                <w:bCs w:val="0"/>
                <w:color w:val="000000"/>
                <w:sz w:val="22"/>
                <w:szCs w:val="22"/>
              </w:rPr>
              <w:t xml:space="preserve">Atlas, Nexus, Compass, Scout</w:t>
            </w:r>
            <w:r>
              <w:rPr>
                <w:b w:val="0"/>
                <w:bCs w:val="0"/>
                <w:color w:val="000000"/>
                <w:sz w:val="22"/>
                <w:szCs w:val="22"/>
              </w:rPr>
            </w:r>
            <w:r>
              <w:rPr>
                <w:b w:val="0"/>
                <w:bCs w:val="0"/>
                <w:color w:val="000000"/>
                <w:sz w:val="22"/>
                <w:szCs w:val="22"/>
              </w:rPr>
            </w:r>
          </w:p>
        </w:tc>
        <w:tc>
          <w:tcPr>
            <w:shd w:val="clear" w:color="f0f5ff" w:fill="f0f5ff"/>
            <w:tcBorders/>
            <w:tcMar>
              <w:left w:w="115" w:type="dxa"/>
              <w:top w:w="80" w:type="dxa"/>
              <w:right w:w="115" w:type="dxa"/>
              <w:bottom w:w="80" w:type="dxa"/>
            </w:tcMar>
            <w:vMerge w:val="restart"/>
          </w:tcPr>
          <w:p w14:paraId="4E725FF3">
            <w:pPr>
              <w:pBdr/>
              <w:spacing/>
              <w:ind/>
              <w:jc w:val="left"/>
              <w:rPr>
                <w:b w:val="0"/>
                <w:bCs w:val="0"/>
                <w:color w:val="000000"/>
                <w:sz w:val="22"/>
                <w:szCs w:val="22"/>
              </w:rPr>
            </w:pPr>
            <w:r>
              <w:rPr>
                <w:b w:val="0"/>
                <w:bCs w:val="0"/>
                <w:color w:val="000000"/>
                <w:sz w:val="22"/>
                <w:szCs w:val="22"/>
              </w:rPr>
            </w:r>
            <w:r>
              <w:rPr>
                <w:b w:val="0"/>
                <w:bCs w:val="0"/>
                <w:color w:val="000000"/>
                <w:sz w:val="22"/>
                <w:szCs w:val="22"/>
              </w:rPr>
              <w:t xml:space="preserve">Quick Wins: ประสิทธิภาพ +30%</w:t>
            </w:r>
            <w:r>
              <w:rPr>
                <w:b w:val="0"/>
                <w:bCs w:val="0"/>
                <w:color w:val="000000"/>
                <w:sz w:val="22"/>
                <w:szCs w:val="22"/>
              </w:rPr>
            </w:r>
            <w:r>
              <w:rPr>
                <w:b w:val="0"/>
                <w:bCs w:val="0"/>
                <w:color w:val="000000"/>
                <w:sz w:val="22"/>
                <w:szCs w:val="22"/>
              </w:rPr>
            </w:r>
          </w:p>
        </w:tc>
      </w:tr>
      <w:tr>
        <w:trPr/>
        <w:tc>
          <w:tcPr>
            <w:shd w:val="clear" w:color="ffffff" w:fill="ffffff"/>
            <w:tcBorders/>
            <w:tcMar>
              <w:left w:w="115" w:type="dxa"/>
              <w:top w:w="80" w:type="dxa"/>
              <w:right w:w="115" w:type="dxa"/>
              <w:bottom w:w="80" w:type="dxa"/>
            </w:tcMar>
            <w:vMerge w:val="restart"/>
          </w:tcPr>
          <w:p w14:paraId="55B97483">
            <w:pPr>
              <w:pBdr/>
              <w:spacing/>
              <w:ind/>
              <w:jc w:val="left"/>
              <w:rPr>
                <w:b w:val="0"/>
                <w:bCs w:val="0"/>
                <w:color w:val="000000"/>
                <w:sz w:val="22"/>
                <w:szCs w:val="22"/>
              </w:rPr>
            </w:pPr>
            <w:r>
              <w:rPr>
                <w:b w:val="0"/>
                <w:bCs w:val="0"/>
                <w:color w:val="000000"/>
                <w:sz w:val="22"/>
                <w:szCs w:val="22"/>
              </w:rPr>
            </w:r>
            <w:r>
              <w:rPr>
                <w:b w:val="0"/>
                <w:bCs w:val="0"/>
                <w:color w:val="000000"/>
                <w:sz w:val="22"/>
                <w:szCs w:val="22"/>
              </w:rPr>
              <w:t xml:space="preserve">Phase 2  (เดือน 4–6)</w:t>
            </w:r>
            <w:r>
              <w:rPr>
                <w:b w:val="0"/>
                <w:bCs w:val="0"/>
                <w:color w:val="000000"/>
                <w:sz w:val="22"/>
                <w:szCs w:val="22"/>
              </w:rPr>
            </w:r>
            <w:r>
              <w:rPr>
                <w:b w:val="0"/>
                <w:bCs w:val="0"/>
                <w:color w:val="000000"/>
                <w:sz w:val="22"/>
                <w:szCs w:val="22"/>
              </w:rPr>
            </w:r>
          </w:p>
        </w:tc>
        <w:tc>
          <w:tcPr>
            <w:shd w:val="clear" w:color="ffffff" w:fill="ffffff"/>
            <w:tcBorders/>
            <w:tcMar>
              <w:left w:w="115" w:type="dxa"/>
              <w:top w:w="80" w:type="dxa"/>
              <w:right w:w="115" w:type="dxa"/>
              <w:bottom w:w="80" w:type="dxa"/>
            </w:tcMar>
            <w:vMerge w:val="restart"/>
          </w:tcPr>
          <w:p w14:paraId="09B2CDD6">
            <w:pPr>
              <w:pBdr/>
              <w:spacing/>
              <w:ind/>
              <w:jc w:val="left"/>
              <w:rPr>
                <w:b w:val="0"/>
                <w:bCs w:val="0"/>
                <w:color w:val="000000"/>
                <w:sz w:val="22"/>
                <w:szCs w:val="22"/>
              </w:rPr>
            </w:pPr>
            <w:r>
              <w:rPr>
                <w:b w:val="0"/>
                <w:bCs w:val="0"/>
                <w:color w:val="000000"/>
                <w:sz w:val="22"/>
                <w:szCs w:val="22"/>
              </w:rPr>
            </w:r>
            <w:r>
              <w:rPr>
                <w:b w:val="0"/>
                <w:bCs w:val="0"/>
                <w:color w:val="000000"/>
                <w:sz w:val="22"/>
                <w:szCs w:val="22"/>
              </w:rPr>
              <w:t xml:space="preserve">Muse, Forge, Titan, Builder, Ledger</w:t>
            </w:r>
            <w:r>
              <w:rPr>
                <w:b w:val="0"/>
                <w:bCs w:val="0"/>
                <w:color w:val="000000"/>
                <w:sz w:val="22"/>
                <w:szCs w:val="22"/>
              </w:rPr>
            </w:r>
            <w:r>
              <w:rPr>
                <w:b w:val="0"/>
                <w:bCs w:val="0"/>
                <w:color w:val="000000"/>
                <w:sz w:val="22"/>
                <w:szCs w:val="22"/>
              </w:rPr>
            </w:r>
          </w:p>
        </w:tc>
        <w:tc>
          <w:tcPr>
            <w:shd w:val="clear" w:color="ffffff" w:fill="ffffff"/>
            <w:tcBorders/>
            <w:tcMar>
              <w:left w:w="115" w:type="dxa"/>
              <w:top w:w="80" w:type="dxa"/>
              <w:right w:w="115" w:type="dxa"/>
              <w:bottom w:w="80" w:type="dxa"/>
            </w:tcMar>
            <w:vMerge w:val="restart"/>
          </w:tcPr>
          <w:p w14:paraId="35658AD2">
            <w:pPr>
              <w:pBdr/>
              <w:spacing/>
              <w:ind/>
              <w:jc w:val="left"/>
              <w:rPr>
                <w:b w:val="0"/>
                <w:bCs w:val="0"/>
                <w:color w:val="000000"/>
                <w:sz w:val="22"/>
                <w:szCs w:val="22"/>
              </w:rPr>
            </w:pPr>
            <w:r>
              <w:rPr>
                <w:b w:val="0"/>
                <w:bCs w:val="0"/>
                <w:color w:val="000000"/>
                <w:sz w:val="22"/>
                <w:szCs w:val="22"/>
              </w:rPr>
            </w:r>
            <w:r>
              <w:rPr>
                <w:b w:val="0"/>
                <w:bCs w:val="0"/>
                <w:color w:val="000000"/>
                <w:sz w:val="22"/>
                <w:szCs w:val="22"/>
              </w:rPr>
              <w:t xml:space="preserve">Core Operations ครบทุกสายงาน</w:t>
            </w:r>
            <w:r>
              <w:rPr>
                <w:b w:val="0"/>
                <w:bCs w:val="0"/>
                <w:color w:val="000000"/>
                <w:sz w:val="22"/>
                <w:szCs w:val="22"/>
              </w:rPr>
            </w:r>
            <w:r>
              <w:rPr>
                <w:b w:val="0"/>
                <w:bCs w:val="0"/>
                <w:color w:val="000000"/>
                <w:sz w:val="22"/>
                <w:szCs w:val="22"/>
              </w:rPr>
            </w:r>
          </w:p>
        </w:tc>
      </w:tr>
      <w:tr>
        <w:trPr/>
        <w:tc>
          <w:tcPr>
            <w:shd w:val="clear" w:color="f0f5ff" w:fill="f0f5ff"/>
            <w:tcBorders/>
            <w:tcMar>
              <w:left w:w="115" w:type="dxa"/>
              <w:top w:w="80" w:type="dxa"/>
              <w:right w:w="115" w:type="dxa"/>
              <w:bottom w:w="80" w:type="dxa"/>
            </w:tcMar>
            <w:vMerge w:val="restart"/>
          </w:tcPr>
          <w:p w14:paraId="280D62FF">
            <w:pPr>
              <w:pBdr/>
              <w:spacing/>
              <w:ind/>
              <w:jc w:val="left"/>
              <w:rPr>
                <w:b w:val="0"/>
                <w:bCs w:val="0"/>
                <w:color w:val="000000"/>
                <w:sz w:val="22"/>
                <w:szCs w:val="22"/>
              </w:rPr>
            </w:pPr>
            <w:r>
              <w:rPr>
                <w:b w:val="0"/>
                <w:bCs w:val="0"/>
                <w:color w:val="000000"/>
                <w:sz w:val="22"/>
                <w:szCs w:val="22"/>
              </w:rPr>
            </w:r>
            <w:r>
              <w:rPr>
                <w:b w:val="0"/>
                <w:bCs w:val="0"/>
                <w:color w:val="000000"/>
                <w:sz w:val="22"/>
                <w:szCs w:val="22"/>
              </w:rPr>
              <w:t xml:space="preserve">Phase 3  (เดือน 7–12)</w:t>
            </w:r>
            <w:r>
              <w:rPr>
                <w:b w:val="0"/>
                <w:bCs w:val="0"/>
                <w:color w:val="000000"/>
                <w:sz w:val="22"/>
                <w:szCs w:val="22"/>
              </w:rPr>
            </w:r>
            <w:r>
              <w:rPr>
                <w:b w:val="0"/>
                <w:bCs w:val="0"/>
                <w:color w:val="000000"/>
                <w:sz w:val="22"/>
                <w:szCs w:val="22"/>
              </w:rPr>
            </w:r>
          </w:p>
        </w:tc>
        <w:tc>
          <w:tcPr>
            <w:shd w:val="clear" w:color="f0f5ff" w:fill="f0f5ff"/>
            <w:tcBorders/>
            <w:tcMar>
              <w:left w:w="115" w:type="dxa"/>
              <w:top w:w="80" w:type="dxa"/>
              <w:right w:w="115" w:type="dxa"/>
              <w:bottom w:w="80" w:type="dxa"/>
            </w:tcMar>
            <w:vMerge w:val="restart"/>
          </w:tcPr>
          <w:p w14:paraId="236AEE30">
            <w:pPr>
              <w:pBdr/>
              <w:spacing/>
              <w:ind/>
              <w:jc w:val="left"/>
              <w:rPr>
                <w:b w:val="0"/>
                <w:bCs w:val="0"/>
                <w:color w:val="000000"/>
                <w:sz w:val="22"/>
                <w:szCs w:val="22"/>
              </w:rPr>
            </w:pPr>
            <w:r>
              <w:rPr>
                <w:b w:val="0"/>
                <w:bCs w:val="0"/>
                <w:color w:val="000000"/>
                <w:sz w:val="22"/>
                <w:szCs w:val="22"/>
              </w:rPr>
            </w:r>
            <w:r>
              <w:rPr>
                <w:b w:val="0"/>
                <w:bCs w:val="0"/>
                <w:color w:val="000000"/>
                <w:sz w:val="22"/>
                <w:szCs w:val="22"/>
              </w:rPr>
              <w:t xml:space="preserve">Guardian, Keeper, Voyager, Sentinel, Talent, Spark, Render, Measure, CodeGuard, Ops</w:t>
            </w:r>
            <w:r>
              <w:rPr>
                <w:b w:val="0"/>
                <w:bCs w:val="0"/>
                <w:color w:val="000000"/>
                <w:sz w:val="22"/>
                <w:szCs w:val="22"/>
              </w:rPr>
            </w:r>
            <w:r>
              <w:rPr>
                <w:b w:val="0"/>
                <w:bCs w:val="0"/>
                <w:color w:val="000000"/>
                <w:sz w:val="22"/>
                <w:szCs w:val="22"/>
              </w:rPr>
            </w:r>
          </w:p>
        </w:tc>
        <w:tc>
          <w:tcPr>
            <w:shd w:val="clear" w:color="f0f5ff" w:fill="f0f5ff"/>
            <w:tcBorders/>
            <w:tcMar>
              <w:left w:w="115" w:type="dxa"/>
              <w:top w:w="80" w:type="dxa"/>
              <w:right w:w="115" w:type="dxa"/>
              <w:bottom w:w="80" w:type="dxa"/>
            </w:tcMar>
            <w:vMerge w:val="restart"/>
          </w:tcPr>
          <w:p w14:paraId="37251778">
            <w:pPr>
              <w:pBdr/>
              <w:spacing/>
              <w:ind/>
              <w:jc w:val="left"/>
              <w:rPr>
                <w:b w:val="0"/>
                <w:bCs w:val="0"/>
                <w:color w:val="000000"/>
                <w:sz w:val="22"/>
                <w:szCs w:val="22"/>
              </w:rPr>
            </w:pPr>
            <w:r>
              <w:rPr>
                <w:b w:val="0"/>
                <w:bCs w:val="0"/>
                <w:color w:val="000000"/>
                <w:sz w:val="22"/>
                <w:szCs w:val="22"/>
              </w:rPr>
            </w:r>
            <w:r>
              <w:rPr>
                <w:b w:val="0"/>
                <w:bCs w:val="0"/>
                <w:color w:val="000000"/>
                <w:sz w:val="22"/>
                <w:szCs w:val="22"/>
              </w:rPr>
              <w:t xml:space="preserve">Full 20-Agent Coverage</w:t>
            </w:r>
            <w:r>
              <w:rPr>
                <w:b w:val="0"/>
                <w:bCs w:val="0"/>
                <w:color w:val="000000"/>
                <w:sz w:val="22"/>
                <w:szCs w:val="22"/>
              </w:rPr>
            </w:r>
            <w:r>
              <w:rPr>
                <w:b w:val="0"/>
                <w:bCs w:val="0"/>
                <w:color w:val="000000"/>
                <w:sz w:val="22"/>
                <w:szCs w:val="22"/>
              </w:rPr>
            </w:r>
          </w:p>
        </w:tc>
      </w:tr>
    </w:tbl>
    <w:p w14:paraId="51836FBE">
      <w:pPr>
        <w:pBdr/>
        <w:spacing/>
        <w:ind/>
        <w:rPr/>
      </w:pPr>
      <w:r/>
      <w:r/>
    </w:p>
    <w:p w14:paraId="375B1E51">
      <w:pPr>
        <w:pBdr/>
        <w:spacing w:after="80"/>
        <w:ind/>
        <w:rPr/>
      </w:pPr>
      <w:r/>
      <w:r/>
    </w:p>
    <w:p w14:paraId="5811907D">
      <w:pPr>
        <w:pBdr/>
        <w:spacing w:after="120" w:before="320"/>
        <w:ind/>
        <w:rPr>
          <w:b/>
          <w:bCs/>
          <w:color w:val="1f2d5a"/>
          <w:sz w:val="36"/>
          <w:szCs w:val="36"/>
        </w:rPr>
      </w:pPr>
      <w:r>
        <w:rPr>
          <w:b/>
          <w:bCs/>
          <w:color w:val="1f2d5a"/>
          <w:sz w:val="36"/>
          <w:szCs w:val="36"/>
        </w:rPr>
        <w:t xml:space="preserve">6. งานเทคนิคสำคัญ</w:t>
      </w:r>
      <w:r>
        <w:rPr>
          <w:b/>
          <w:bCs/>
          <w:color w:val="1f2d5a"/>
          <w:sz w:val="36"/>
          <w:szCs w:val="36"/>
        </w:rPr>
      </w:r>
      <w:r>
        <w:rPr>
          <w:b/>
          <w:bCs/>
          <w:color w:val="1f2d5a"/>
          <w:sz w:val="36"/>
          <w:szCs w:val="36"/>
        </w:rPr>
      </w:r>
    </w:p>
    <w:p w14:paraId="5517DF74">
      <w:pPr>
        <w:pBdr/>
        <w:spacing w:after="80"/>
        <w:ind w:left="400"/>
        <w:rPr>
          <w:sz w:val="24"/>
          <w:szCs w:val="24"/>
        </w:rPr>
      </w:pPr>
      <w:r>
        <w:rPr>
          <w:sz w:val="24"/>
          <w:szCs w:val="24"/>
        </w:rPr>
        <w:t xml:space="preserve">•  XML-level DOCX Surgery: แก้ไข paragraph โดยตรงผ่าน RSID/Paragraph ID ใน word/document.xml</w:t>
      </w:r>
      <w:r>
        <w:rPr>
          <w:sz w:val="24"/>
          <w:szCs w:val="24"/>
        </w:rPr>
      </w:r>
      <w:r>
        <w:rPr>
          <w:sz w:val="24"/>
          <w:szCs w:val="24"/>
        </w:rPr>
      </w:r>
    </w:p>
    <w:p w14:paraId="44EF2993">
      <w:pPr>
        <w:pBdr/>
        <w:spacing w:after="80"/>
        <w:ind w:left="400"/>
        <w:rPr>
          <w:sz w:val="24"/>
          <w:szCs w:val="24"/>
        </w:rPr>
      </w:pPr>
      <w:r>
        <w:rPr>
          <w:sz w:val="24"/>
          <w:szCs w:val="24"/>
        </w:rPr>
        <w:t xml:space="preserve">•  Tracked Changes Management: ใช้ &lt;w:ins&gt; / &lt;w:del&gt; markup สำหรับ audit trail ที่ตรวจสอบได้</w:t>
      </w:r>
      <w:r>
        <w:rPr>
          <w:sz w:val="24"/>
          <w:szCs w:val="24"/>
        </w:rPr>
      </w:r>
      <w:r>
        <w:rPr>
          <w:sz w:val="24"/>
          <w:szCs w:val="24"/>
        </w:rPr>
      </w:r>
    </w:p>
    <w:p w14:paraId="2F841F7C">
      <w:pPr>
        <w:pBdr/>
        <w:spacing w:after="80"/>
        <w:ind w:left="400"/>
        <w:rPr>
          <w:sz w:val="24"/>
          <w:szCs w:val="24"/>
        </w:rPr>
      </w:pPr>
      <w:r>
        <w:rPr>
          <w:sz w:val="24"/>
          <w:szCs w:val="24"/>
        </w:rPr>
        <w:t xml:space="preserve">•  Kelly heading, S8.2, S22 paragraphs: ถูกแก้ไขให้ตรงกับ Master Definition ใน S7</w:t>
      </w:r>
      <w:r>
        <w:rPr>
          <w:sz w:val="24"/>
          <w:szCs w:val="24"/>
        </w:rPr>
      </w:r>
      <w:r>
        <w:rPr>
          <w:sz w:val="24"/>
          <w:szCs w:val="24"/>
        </w:rPr>
      </w:r>
    </w:p>
    <w:p w14:paraId="305355B6">
      <w:pPr>
        <w:pBdr/>
        <w:spacing w:after="80"/>
        <w:ind w:left="400"/>
        <w:rPr>
          <w:sz w:val="24"/>
          <w:szCs w:val="24"/>
        </w:rPr>
      </w:pPr>
      <w:r>
        <w:rPr>
          <w:sz w:val="24"/>
          <w:szCs w:val="24"/>
        </w:rPr>
        <w:t xml:space="preserve">•  Multi-format Output: ทุกเอกสารสร้างทั้งรูปแบบ HTML (source) และ PDF (delivery)</w:t>
      </w:r>
      <w:r>
        <w:rPr>
          <w:sz w:val="24"/>
          <w:szCs w:val="24"/>
        </w:rPr>
      </w:r>
      <w:r>
        <w:rPr>
          <w:sz w:val="24"/>
          <w:szCs w:val="24"/>
        </w:rPr>
      </w:r>
    </w:p>
    <w:p w14:paraId="292F5B6D">
      <w:pPr>
        <w:pBdr/>
        <w:spacing w:after="80"/>
        <w:ind w:left="400"/>
        <w:rPr>
          <w:sz w:val="24"/>
          <w:szCs w:val="24"/>
        </w:rPr>
      </w:pPr>
      <w:r>
        <w:rPr>
          <w:sz w:val="24"/>
          <w:szCs w:val="24"/>
        </w:rPr>
        <w:t xml:space="preserve">•  Agent Conflict Resolution: แก้ไข Bo/Atlas/Signal/Nova role conflict ผ่าน agent expansion</w:t>
      </w:r>
      <w:r>
        <w:rPr>
          <w:sz w:val="24"/>
          <w:szCs w:val="24"/>
        </w:rPr>
      </w:r>
      <w:r>
        <w:rPr>
          <w:sz w:val="24"/>
          <w:szCs w:val="24"/>
        </w:rPr>
      </w:r>
    </w:p>
    <w:p w14:paraId="26E23A7F">
      <w:pPr>
        <w:pBdr/>
        <w:spacing w:after="80"/>
        <w:ind w:left="400"/>
        <w:rPr>
          <w:sz w:val="24"/>
          <w:szCs w:val="24"/>
        </w:rPr>
      </w:pPr>
      <w:r>
        <w:rPr>
          <w:sz w:val="24"/>
          <w:szCs w:val="24"/>
        </w:rPr>
        <w:t xml:space="preserve">•  DAPH Coverage Matrix: mapping 14 agents × 38 ตำแหน่งอย่างละเอียด</w:t>
      </w:r>
      <w:r>
        <w:rPr>
          <w:sz w:val="24"/>
          <w:szCs w:val="24"/>
        </w:rPr>
      </w:r>
      <w:r>
        <w:rPr>
          <w:sz w:val="24"/>
          <w:szCs w:val="24"/>
        </w:rPr>
      </w:r>
    </w:p>
    <w:p w14:paraId="4224309B">
      <w:pPr>
        <w:pBdr/>
        <w:spacing w:after="80"/>
        <w:ind/>
        <w:rPr/>
      </w:pPr>
      <w:r/>
      <w:r/>
    </w:p>
    <w:p w14:paraId="72C67D2C">
      <w:pPr>
        <w:pBdr/>
        <w:spacing w:after="120" w:before="320"/>
        <w:ind/>
        <w:rPr>
          <w:b/>
          <w:bCs/>
          <w:color w:val="1f2d5a"/>
          <w:sz w:val="36"/>
          <w:szCs w:val="36"/>
        </w:rPr>
      </w:pPr>
      <w:r>
        <w:rPr>
          <w:b/>
          <w:bCs/>
          <w:color w:val="1f2d5a"/>
          <w:sz w:val="36"/>
          <w:szCs w:val="36"/>
        </w:rPr>
        <w:t xml:space="preserve">7. ไฟล์และเอกสารทั้งหมด</w:t>
      </w:r>
      <w:r>
        <w:rPr>
          <w:b/>
          <w:bCs/>
          <w:color w:val="1f2d5a"/>
          <w:sz w:val="36"/>
          <w:szCs w:val="36"/>
        </w:rPr>
      </w:r>
      <w:r>
        <w:rPr>
          <w:b/>
          <w:bCs/>
          <w:color w:val="1f2d5a"/>
          <w:sz w:val="36"/>
          <w:szCs w:val="36"/>
        </w:rPr>
      </w:r>
    </w:p>
    <w:p w14:paraId="38997710">
      <w:pPr>
        <w:pBdr/>
        <w:spacing w:after="100" w:line="276" w:lineRule="auto"/>
        <w:ind/>
        <w:rPr>
          <w:sz w:val="24"/>
          <w:szCs w:val="24"/>
        </w:rPr>
      </w:pPr>
      <w:r>
        <w:rPr>
          <w:sz w:val="24"/>
          <w:szCs w:val="24"/>
        </w:rPr>
        <w:t xml:space="preserve">โครงสร้างไฟล์ MONOLITH_SOP_Package_v2.5/</w:t>
      </w:r>
      <w:r>
        <w:rPr>
          <w:sz w:val="24"/>
          <w:szCs w:val="24"/>
        </w:rPr>
      </w:r>
      <w:r>
        <w:rPr>
          <w:sz w:val="24"/>
          <w:szCs w:val="24"/>
        </w:rPr>
      </w:r>
    </w:p>
    <w:p w14:paraId="35F029FF">
      <w:pPr>
        <w:pBdr/>
        <w:spacing w:after="40"/>
        <w:ind/>
        <w:rPr>
          <w:rFonts w:ascii="Courier New" w:hAnsi="Courier New" w:cs="Courier New"/>
          <w:sz w:val="20"/>
          <w:szCs w:val="20"/>
        </w:rPr>
      </w:pPr>
      <w:r>
        <w:rPr>
          <w:rFonts w:ascii="Courier New" w:hAnsi="Courier New" w:eastAsia="Courier New" w:cs="Courier New"/>
          <w:sz w:val="20"/>
          <w:szCs w:val="20"/>
        </w:rPr>
        <w:t xml:space="preserve">  Core_Documents/</w:t>
      </w:r>
      <w:r>
        <w:rPr>
          <w:rFonts w:ascii="Courier New" w:hAnsi="Courier New" w:cs="Courier New"/>
          <w:sz w:val="20"/>
          <w:szCs w:val="20"/>
        </w:rPr>
      </w:r>
      <w:r>
        <w:rPr>
          <w:rFonts w:ascii="Courier New" w:hAnsi="Courier New" w:cs="Courier New"/>
          <w:sz w:val="20"/>
          <w:szCs w:val="20"/>
        </w:rPr>
      </w:r>
    </w:p>
    <w:p w14:paraId="72FCE4FF">
      <w:pPr>
        <w:pBdr/>
        <w:spacing w:after="40"/>
        <w:ind/>
        <w:rPr>
          <w:rFonts w:ascii="Courier New" w:hAnsi="Courier New" w:cs="Courier New"/>
          <w:sz w:val="20"/>
          <w:szCs w:val="20"/>
        </w:rPr>
      </w:pPr>
      <w:r>
        <w:rPr>
          <w:rFonts w:ascii="Courier New" w:hAnsi="Courier New" w:eastAsia="Courier New" w:cs="Courier New"/>
          <w:sz w:val="20"/>
          <w:szCs w:val="20"/>
        </w:rPr>
        <w:t xml:space="preserve">    SOP_Integrated_Manual_accepted.docx   ← Master SOP (23 Sections)</w:t>
      </w:r>
      <w:r>
        <w:rPr>
          <w:rFonts w:ascii="Courier New" w:hAnsi="Courier New" w:cs="Courier New"/>
          <w:sz w:val="20"/>
          <w:szCs w:val="20"/>
        </w:rPr>
      </w:r>
      <w:r>
        <w:rPr>
          <w:rFonts w:ascii="Courier New" w:hAnsi="Courier New" w:cs="Courier New"/>
          <w:sz w:val="20"/>
          <w:szCs w:val="20"/>
        </w:rPr>
      </w:r>
    </w:p>
    <w:p w14:paraId="33B5AEE9">
      <w:pPr>
        <w:pBdr/>
        <w:spacing w:after="40"/>
        <w:ind/>
        <w:rPr>
          <w:rFonts w:ascii="Courier New" w:hAnsi="Courier New" w:cs="Courier New"/>
          <w:sz w:val="20"/>
          <w:szCs w:val="20"/>
        </w:rPr>
      </w:pPr>
      <w:r>
        <w:rPr>
          <w:rFonts w:ascii="Courier New" w:hAnsi="Courier New" w:eastAsia="Courier New" w:cs="Courier New"/>
          <w:sz w:val="20"/>
          <w:szCs w:val="20"/>
        </w:rPr>
        <w:t xml:space="preserve">    SOP_Monolith_Presentation.pptx         ← Executive PPTX (23 Slides)</w:t>
      </w:r>
      <w:r>
        <w:rPr>
          <w:rFonts w:ascii="Courier New" w:hAnsi="Courier New" w:cs="Courier New"/>
          <w:sz w:val="20"/>
          <w:szCs w:val="20"/>
        </w:rPr>
      </w:r>
      <w:r>
        <w:rPr>
          <w:rFonts w:ascii="Courier New" w:hAnsi="Courier New" w:cs="Courier New"/>
          <w:sz w:val="20"/>
          <w:szCs w:val="20"/>
        </w:rPr>
      </w:r>
    </w:p>
    <w:p w14:paraId="59BB0431">
      <w:pPr>
        <w:pBdr/>
        <w:spacing w:after="40"/>
        <w:ind/>
        <w:rPr>
          <w:rFonts w:ascii="Courier New" w:hAnsi="Courier New" w:cs="Courier New"/>
          <w:sz w:val="20"/>
          <w:szCs w:val="20"/>
        </w:rPr>
      </w:pPr>
      <w:r>
        <w:rPr>
          <w:rFonts w:ascii="Courier New" w:hAnsi="Courier New" w:eastAsia="Courier New" w:cs="Courier New"/>
          <w:sz w:val="20"/>
          <w:szCs w:val="20"/>
        </w:rPr>
        <w:t xml:space="preserve">    executive_brief.pdf</w:t>
      </w:r>
      <w:r>
        <w:rPr>
          <w:rFonts w:ascii="Courier New" w:hAnsi="Courier New" w:cs="Courier New"/>
          <w:sz w:val="20"/>
          <w:szCs w:val="20"/>
        </w:rPr>
      </w:r>
      <w:r>
        <w:rPr>
          <w:rFonts w:ascii="Courier New" w:hAnsi="Courier New" w:cs="Courier New"/>
          <w:sz w:val="20"/>
          <w:szCs w:val="20"/>
        </w:rPr>
      </w:r>
    </w:p>
    <w:p w14:paraId="05336BDE">
      <w:pPr>
        <w:pBdr/>
        <w:spacing w:after="40"/>
        <w:ind/>
        <w:rPr>
          <w:rFonts w:ascii="Courier New" w:hAnsi="Courier New" w:cs="Courier New"/>
          <w:sz w:val="20"/>
          <w:szCs w:val="20"/>
        </w:rPr>
      </w:pPr>
      <w:r>
        <w:rPr>
          <w:rFonts w:ascii="Courier New" w:hAnsi="Courier New" w:eastAsia="Courier New" w:cs="Courier New"/>
          <w:sz w:val="20"/>
          <w:szCs w:val="20"/>
        </w:rPr>
        <w:t xml:space="preserve">    sop_master_index.pdf</w:t>
      </w:r>
      <w:r>
        <w:rPr>
          <w:rFonts w:ascii="Courier New" w:hAnsi="Courier New" w:cs="Courier New"/>
          <w:sz w:val="20"/>
          <w:szCs w:val="20"/>
        </w:rPr>
      </w:r>
      <w:r>
        <w:rPr>
          <w:rFonts w:ascii="Courier New" w:hAnsi="Courier New" w:cs="Courier New"/>
          <w:sz w:val="20"/>
          <w:szCs w:val="20"/>
        </w:rPr>
      </w:r>
    </w:p>
    <w:p w14:paraId="366794D5">
      <w:pPr>
        <w:pBdr/>
        <w:spacing w:after="40"/>
        <w:ind/>
        <w:rPr>
          <w:rFonts w:ascii="Courier New" w:hAnsi="Courier New" w:cs="Courier New"/>
          <w:sz w:val="20"/>
          <w:szCs w:val="20"/>
        </w:rPr>
      </w:pPr>
      <w:r>
        <w:rPr>
          <w:rFonts w:ascii="Courier New" w:hAnsi="Courier New" w:eastAsia="Courier New" w:cs="Courier New"/>
          <w:sz w:val="20"/>
          <w:szCs w:val="20"/>
        </w:rPr>
        <w:t xml:space="preserve">  Client_Facing/</w:t>
      </w:r>
      <w:r>
        <w:rPr>
          <w:rFonts w:ascii="Courier New" w:hAnsi="Courier New" w:cs="Courier New"/>
          <w:sz w:val="20"/>
          <w:szCs w:val="20"/>
        </w:rPr>
      </w:r>
      <w:r>
        <w:rPr>
          <w:rFonts w:ascii="Courier New" w:hAnsi="Courier New" w:cs="Courier New"/>
          <w:sz w:val="20"/>
          <w:szCs w:val="20"/>
        </w:rPr>
      </w:r>
    </w:p>
    <w:p w14:paraId="11905E45">
      <w:pPr>
        <w:pBdr/>
        <w:spacing w:after="40"/>
        <w:ind/>
        <w:rPr>
          <w:rFonts w:ascii="Courier New" w:hAnsi="Courier New" w:cs="Courier New"/>
          <w:sz w:val="20"/>
          <w:szCs w:val="20"/>
        </w:rPr>
      </w:pPr>
      <w:r>
        <w:rPr>
          <w:rFonts w:ascii="Courier New" w:hAnsi="Courier New" w:eastAsia="Courier New" w:cs="Courier New"/>
          <w:sz w:val="20"/>
          <w:szCs w:val="20"/>
        </w:rPr>
        <w:t xml:space="preserve">    client_portal_user_manual.pdf</w:t>
      </w:r>
      <w:r>
        <w:rPr>
          <w:rFonts w:ascii="Courier New" w:hAnsi="Courier New" w:cs="Courier New"/>
          <w:sz w:val="20"/>
          <w:szCs w:val="20"/>
        </w:rPr>
      </w:r>
      <w:r>
        <w:rPr>
          <w:rFonts w:ascii="Courier New" w:hAnsi="Courier New" w:cs="Courier New"/>
          <w:sz w:val="20"/>
          <w:szCs w:val="20"/>
        </w:rPr>
      </w:r>
    </w:p>
    <w:p w14:paraId="40E8ACCE">
      <w:pPr>
        <w:pBdr/>
        <w:spacing w:after="40"/>
        <w:ind/>
        <w:rPr>
          <w:rFonts w:ascii="Courier New" w:hAnsi="Courier New" w:cs="Courier New"/>
          <w:sz w:val="20"/>
          <w:szCs w:val="20"/>
        </w:rPr>
      </w:pPr>
      <w:r>
        <w:rPr>
          <w:rFonts w:ascii="Courier New" w:hAnsi="Courier New" w:eastAsia="Courier New" w:cs="Courier New"/>
          <w:sz w:val="20"/>
          <w:szCs w:val="20"/>
        </w:rPr>
        <w:t xml:space="preserve">    client_onboarding_checklist.pdf</w:t>
      </w:r>
      <w:r>
        <w:rPr>
          <w:rFonts w:ascii="Courier New" w:hAnsi="Courier New" w:cs="Courier New"/>
          <w:sz w:val="20"/>
          <w:szCs w:val="20"/>
        </w:rPr>
      </w:r>
      <w:r>
        <w:rPr>
          <w:rFonts w:ascii="Courier New" w:hAnsi="Courier New" w:cs="Courier New"/>
          <w:sz w:val="20"/>
          <w:szCs w:val="20"/>
        </w:rPr>
      </w:r>
    </w:p>
    <w:p w14:paraId="566EC30E">
      <w:pPr>
        <w:pBdr/>
        <w:spacing w:after="40"/>
        <w:ind/>
        <w:rPr>
          <w:rFonts w:ascii="Courier New" w:hAnsi="Courier New" w:cs="Courier New"/>
          <w:sz w:val="20"/>
          <w:szCs w:val="20"/>
        </w:rPr>
      </w:pPr>
      <w:r>
        <w:rPr>
          <w:rFonts w:ascii="Courier New" w:hAnsi="Courier New" w:eastAsia="Courier New" w:cs="Courier New"/>
          <w:sz w:val="20"/>
          <w:szCs w:val="20"/>
        </w:rPr>
        <w:t xml:space="preserve">    bep_template.pdf</w:t>
      </w:r>
      <w:r>
        <w:rPr>
          <w:rFonts w:ascii="Courier New" w:hAnsi="Courier New" w:cs="Courier New"/>
          <w:sz w:val="20"/>
          <w:szCs w:val="20"/>
        </w:rPr>
      </w:r>
      <w:r>
        <w:rPr>
          <w:rFonts w:ascii="Courier New" w:hAnsi="Courier New" w:cs="Courier New"/>
          <w:sz w:val="20"/>
          <w:szCs w:val="20"/>
        </w:rPr>
      </w:r>
    </w:p>
    <w:p w14:paraId="6E493DF1">
      <w:pPr>
        <w:pBdr/>
        <w:spacing w:after="40"/>
        <w:ind/>
        <w:rPr>
          <w:rFonts w:ascii="Courier New" w:hAnsi="Courier New" w:cs="Courier New"/>
          <w:sz w:val="20"/>
          <w:szCs w:val="20"/>
        </w:rPr>
      </w:pPr>
      <w:r>
        <w:rPr>
          <w:rFonts w:ascii="Courier New" w:hAnsi="Courier New" w:eastAsia="Courier New" w:cs="Courier New"/>
          <w:sz w:val="20"/>
          <w:szCs w:val="20"/>
        </w:rPr>
        <w:t xml:space="preserve">    bim_coordination_report_template.pdf</w:t>
      </w:r>
      <w:r>
        <w:rPr>
          <w:rFonts w:ascii="Courier New" w:hAnsi="Courier New" w:cs="Courier New"/>
          <w:sz w:val="20"/>
          <w:szCs w:val="20"/>
        </w:rPr>
      </w:r>
      <w:r>
        <w:rPr>
          <w:rFonts w:ascii="Courier New" w:hAnsi="Courier New" w:cs="Courier New"/>
          <w:sz w:val="20"/>
          <w:szCs w:val="20"/>
        </w:rPr>
      </w:r>
    </w:p>
    <w:p w14:paraId="5196B0D3">
      <w:pPr>
        <w:pBdr/>
        <w:spacing w:after="40"/>
        <w:ind/>
        <w:rPr>
          <w:rFonts w:ascii="Courier New" w:hAnsi="Courier New" w:cs="Courier New"/>
          <w:sz w:val="20"/>
          <w:szCs w:val="20"/>
        </w:rPr>
      </w:pPr>
      <w:r>
        <w:rPr>
          <w:rFonts w:ascii="Courier New" w:hAnsi="Courier New" w:eastAsia="Courier New" w:cs="Courier New"/>
          <w:sz w:val="20"/>
          <w:szCs w:val="20"/>
        </w:rPr>
        <w:t xml:space="preserve">    vendor_qualification_checklist.pdf</w:t>
      </w:r>
      <w:r>
        <w:rPr>
          <w:rFonts w:ascii="Courier New" w:hAnsi="Courier New" w:cs="Courier New"/>
          <w:sz w:val="20"/>
          <w:szCs w:val="20"/>
        </w:rPr>
      </w:r>
      <w:r>
        <w:rPr>
          <w:rFonts w:ascii="Courier New" w:hAnsi="Courier New" w:cs="Courier New"/>
          <w:sz w:val="20"/>
          <w:szCs w:val="20"/>
        </w:rPr>
      </w:r>
    </w:p>
    <w:p w14:paraId="518079DC">
      <w:pPr>
        <w:pBdr/>
        <w:spacing w:after="40"/>
        <w:ind/>
        <w:rPr>
          <w:rFonts w:ascii="Courier New" w:hAnsi="Courier New" w:cs="Courier New"/>
          <w:sz w:val="20"/>
          <w:szCs w:val="20"/>
        </w:rPr>
      </w:pPr>
      <w:r>
        <w:rPr>
          <w:rFonts w:ascii="Courier New" w:hAnsi="Courier New" w:eastAsia="Courier New" w:cs="Courier New"/>
          <w:sz w:val="20"/>
          <w:szCs w:val="20"/>
        </w:rPr>
        <w:t xml:space="preserve">    vendor_scorecard_dashboard.pdf</w:t>
      </w:r>
      <w:r>
        <w:rPr>
          <w:rFonts w:ascii="Courier New" w:hAnsi="Courier New" w:cs="Courier New"/>
          <w:sz w:val="20"/>
          <w:szCs w:val="20"/>
        </w:rPr>
      </w:r>
      <w:r>
        <w:rPr>
          <w:rFonts w:ascii="Courier New" w:hAnsi="Courier New" w:cs="Courier New"/>
          <w:sz w:val="20"/>
          <w:szCs w:val="20"/>
        </w:rPr>
      </w:r>
    </w:p>
    <w:p w14:paraId="0E237B1C">
      <w:pPr>
        <w:pBdr/>
        <w:spacing w:after="40"/>
        <w:ind/>
        <w:rPr>
          <w:rFonts w:ascii="Courier New" w:hAnsi="Courier New" w:cs="Courier New"/>
          <w:sz w:val="20"/>
          <w:szCs w:val="20"/>
        </w:rPr>
      </w:pPr>
      <w:r>
        <w:rPr>
          <w:rFonts w:ascii="Courier New" w:hAnsi="Courier New" w:eastAsia="Courier New" w:cs="Courier New"/>
          <w:sz w:val="20"/>
          <w:szCs w:val="20"/>
        </w:rPr>
        <w:t xml:space="preserve">    sustainability_scorecard.pdf</w:t>
      </w:r>
      <w:r>
        <w:rPr>
          <w:rFonts w:ascii="Courier New" w:hAnsi="Courier New" w:cs="Courier New"/>
          <w:sz w:val="20"/>
          <w:szCs w:val="20"/>
        </w:rPr>
      </w:r>
      <w:r>
        <w:rPr>
          <w:rFonts w:ascii="Courier New" w:hAnsi="Courier New" w:cs="Courier New"/>
          <w:sz w:val="20"/>
          <w:szCs w:val="20"/>
        </w:rPr>
      </w:r>
    </w:p>
    <w:p w14:paraId="2EE097E2">
      <w:pPr>
        <w:pBdr/>
        <w:spacing w:after="40"/>
        <w:ind/>
        <w:rPr>
          <w:rFonts w:ascii="Courier New" w:hAnsi="Courier New" w:cs="Courier New"/>
          <w:sz w:val="20"/>
          <w:szCs w:val="20"/>
        </w:rPr>
      </w:pPr>
      <w:r>
        <w:rPr>
          <w:rFonts w:ascii="Courier New" w:hAnsi="Courier New" w:eastAsia="Courier New" w:cs="Courier New"/>
          <w:sz w:val="20"/>
          <w:szCs w:val="20"/>
        </w:rPr>
        <w:t xml:space="preserve">    training_quiz_section20-22.pdf</w:t>
      </w:r>
      <w:r>
        <w:rPr>
          <w:rFonts w:ascii="Courier New" w:hAnsi="Courier New" w:cs="Courier New"/>
          <w:sz w:val="20"/>
          <w:szCs w:val="20"/>
        </w:rPr>
      </w:r>
      <w:r>
        <w:rPr>
          <w:rFonts w:ascii="Courier New" w:hAnsi="Courier New" w:cs="Courier New"/>
          <w:sz w:val="20"/>
          <w:szCs w:val="20"/>
        </w:rPr>
      </w:r>
    </w:p>
    <w:p w14:paraId="6B9E8396">
      <w:pPr>
        <w:pBdr/>
        <w:spacing w:after="40"/>
        <w:ind/>
        <w:rPr>
          <w:rFonts w:ascii="Courier New" w:hAnsi="Courier New" w:cs="Courier New"/>
          <w:sz w:val="20"/>
          <w:szCs w:val="20"/>
        </w:rPr>
      </w:pPr>
      <w:r>
        <w:rPr>
          <w:rFonts w:ascii="Courier New" w:hAnsi="Courier New" w:eastAsia="Courier New" w:cs="Courier New"/>
          <w:sz w:val="20"/>
          <w:szCs w:val="20"/>
        </w:rPr>
        <w:t xml:space="preserve">  Dashboards/</w:t>
      </w:r>
      <w:r>
        <w:rPr>
          <w:rFonts w:ascii="Courier New" w:hAnsi="Courier New" w:cs="Courier New"/>
          <w:sz w:val="20"/>
          <w:szCs w:val="20"/>
        </w:rPr>
      </w:r>
      <w:r>
        <w:rPr>
          <w:rFonts w:ascii="Courier New" w:hAnsi="Courier New" w:cs="Courier New"/>
          <w:sz w:val="20"/>
          <w:szCs w:val="20"/>
        </w:rPr>
      </w:r>
    </w:p>
    <w:p w14:paraId="45F3D701">
      <w:pPr>
        <w:pBdr/>
        <w:spacing w:after="40"/>
        <w:ind/>
        <w:rPr>
          <w:rFonts w:ascii="Courier New" w:hAnsi="Courier New" w:cs="Courier New"/>
          <w:sz w:val="20"/>
          <w:szCs w:val="20"/>
        </w:rPr>
      </w:pPr>
      <w:r>
        <w:rPr>
          <w:rFonts w:ascii="Courier New" w:hAnsi="Courier New" w:eastAsia="Courier New" w:cs="Courier New"/>
          <w:sz w:val="20"/>
          <w:szCs w:val="20"/>
        </w:rPr>
        <w:t xml:space="preserve">    ai_agent_dashboard_v25.html            ← Updated (20 agents, 38 positions)</w:t>
      </w:r>
      <w:r>
        <w:rPr>
          <w:rFonts w:ascii="Courier New" w:hAnsi="Courier New" w:cs="Courier New"/>
          <w:sz w:val="20"/>
          <w:szCs w:val="20"/>
        </w:rPr>
      </w:r>
      <w:r>
        <w:rPr>
          <w:rFonts w:ascii="Courier New" w:hAnsi="Courier New" w:cs="Courier New"/>
          <w:sz w:val="20"/>
          <w:szCs w:val="20"/>
        </w:rPr>
      </w:r>
    </w:p>
    <w:p w14:paraId="74B7C3B5">
      <w:pPr>
        <w:pBdr/>
        <w:spacing w:after="40"/>
        <w:ind/>
        <w:rPr>
          <w:rFonts w:ascii="Courier New" w:hAnsi="Courier New" w:cs="Courier New"/>
          <w:sz w:val="20"/>
          <w:szCs w:val="20"/>
        </w:rPr>
      </w:pPr>
      <w:r>
        <w:rPr>
          <w:rFonts w:ascii="Courier New" w:hAnsi="Courier New" w:eastAsia="Courier New" w:cs="Courier New"/>
          <w:sz w:val="20"/>
          <w:szCs w:val="20"/>
        </w:rPr>
        <w:t xml:space="preserve">    ai_agent_dashboard.pdf</w:t>
      </w:r>
      <w:r>
        <w:rPr>
          <w:rFonts w:ascii="Courier New" w:hAnsi="Courier New" w:cs="Courier New"/>
          <w:sz w:val="20"/>
          <w:szCs w:val="20"/>
        </w:rPr>
      </w:r>
      <w:r>
        <w:rPr>
          <w:rFonts w:ascii="Courier New" w:hAnsi="Courier New" w:cs="Courier New"/>
          <w:sz w:val="20"/>
          <w:szCs w:val="20"/>
        </w:rPr>
      </w:r>
    </w:p>
    <w:p w14:paraId="01E2D761">
      <w:pPr>
        <w:pBdr/>
        <w:spacing w:after="40"/>
        <w:ind/>
        <w:rPr>
          <w:rFonts w:ascii="Courier New" w:hAnsi="Courier New" w:cs="Courier New"/>
          <w:sz w:val="20"/>
          <w:szCs w:val="20"/>
        </w:rPr>
      </w:pPr>
      <w:r>
        <w:rPr>
          <w:rFonts w:ascii="Courier New" w:hAnsi="Courier New" w:eastAsia="Courier New" w:cs="Courier New"/>
          <w:sz w:val="20"/>
          <w:szCs w:val="20"/>
        </w:rPr>
        <w:t xml:space="preserve">  Changelog/</w:t>
      </w:r>
      <w:r>
        <w:rPr>
          <w:rFonts w:ascii="Courier New" w:hAnsi="Courier New" w:cs="Courier New"/>
          <w:sz w:val="20"/>
          <w:szCs w:val="20"/>
        </w:rPr>
      </w:r>
      <w:r>
        <w:rPr>
          <w:rFonts w:ascii="Courier New" w:hAnsi="Courier New" w:cs="Courier New"/>
          <w:sz w:val="20"/>
          <w:szCs w:val="20"/>
        </w:rPr>
      </w:r>
    </w:p>
    <w:p w14:paraId="592D3058">
      <w:pPr>
        <w:pBdr/>
        <w:spacing w:after="40"/>
        <w:ind/>
        <w:rPr>
          <w:rFonts w:ascii="Courier New" w:hAnsi="Courier New" w:cs="Courier New"/>
          <w:sz w:val="20"/>
          <w:szCs w:val="20"/>
        </w:rPr>
      </w:pPr>
      <w:r>
        <w:rPr>
          <w:rFonts w:ascii="Courier New" w:hAnsi="Courier New" w:eastAsia="Courier New" w:cs="Courier New"/>
          <w:sz w:val="20"/>
          <w:szCs w:val="20"/>
        </w:rPr>
        <w:t xml:space="preserve">    changelog_v25.md</w:t>
      </w:r>
      <w:r>
        <w:rPr>
          <w:rFonts w:ascii="Courier New" w:hAnsi="Courier New" w:cs="Courier New"/>
          <w:sz w:val="20"/>
          <w:szCs w:val="20"/>
        </w:rPr>
      </w:r>
      <w:r>
        <w:rPr>
          <w:rFonts w:ascii="Courier New" w:hAnsi="Courier New" w:cs="Courier New"/>
          <w:sz w:val="20"/>
          <w:szCs w:val="20"/>
        </w:rPr>
      </w:r>
    </w:p>
    <w:p w14:paraId="5D32BA0B">
      <w:pPr>
        <w:pBdr/>
        <w:spacing w:after="40"/>
        <w:ind/>
        <w:rPr>
          <w:rFonts w:ascii="Courier New" w:hAnsi="Courier New" w:cs="Courier New"/>
          <w:sz w:val="20"/>
          <w:szCs w:val="20"/>
        </w:rPr>
      </w:pPr>
      <w:r>
        <w:rPr>
          <w:rFonts w:ascii="Courier New" w:hAnsi="Courier New" w:eastAsia="Courier New" w:cs="Courier New"/>
          <w:sz w:val="20"/>
          <w:szCs w:val="20"/>
        </w:rPr>
        <w:t xml:space="preserve">    monolith_project_summary_v25.docx      ← (this file)</w:t>
      </w:r>
      <w:r>
        <w:rPr>
          <w:rFonts w:ascii="Courier New" w:hAnsi="Courier New" w:cs="Courier New"/>
          <w:sz w:val="20"/>
          <w:szCs w:val="20"/>
        </w:rPr>
      </w:r>
      <w:r>
        <w:rPr>
          <w:rFonts w:ascii="Courier New" w:hAnsi="Courier New" w:cs="Courier New"/>
          <w:sz w:val="20"/>
          <w:szCs w:val="20"/>
        </w:rPr>
      </w:r>
    </w:p>
    <w:p w14:paraId="43ACA28F">
      <w:pPr>
        <w:pBdr/>
        <w:spacing w:after="300"/>
        <w:ind/>
        <w:rPr/>
      </w:pPr>
      <w:r/>
      <w:r/>
    </w:p>
    <w:p w14:paraId="60FC007A">
      <w:pPr>
        <w:pStyle w:val="886"/>
        <w:pBdr/>
        <w:spacing w:after="80" w:before="0"/>
        <w:ind/>
        <w:rPr/>
      </w:pPr>
      <w:r/>
      <w:r/>
    </w:p>
    <w:p w14:paraId="4E8D5E9A">
      <w:pPr>
        <w:pStyle w:val="886"/>
        <w:pBdr/>
        <w:spacing w:after="120" w:before="320"/>
        <w:ind/>
        <w:rPr>
          <w:rFonts w:ascii="Arial" w:hAnsi="Arial" w:cs="Arial"/>
          <w:b/>
          <w:bCs/>
          <w:color w:val="1f2d5a"/>
          <w:sz w:val="36"/>
          <w:szCs w:val="36"/>
        </w:rPr>
      </w:pPr>
      <w:r>
        <w:rPr>
          <w:rFonts w:ascii="Arial" w:hAnsi="Arial" w:eastAsia="Arial" w:cs="Arial"/>
          <w:b/>
          <w:bCs/>
          <w:color w:val="1f2d5a"/>
          <w:sz w:val="36"/>
          <w:szCs w:val="36"/>
        </w:rPr>
        <w:t xml:space="preserve">8. ผลการทดสอบ (Training Quiz Results)</w:t>
      </w:r>
      <w:r>
        <w:rPr>
          <w:rFonts w:ascii="Arial" w:hAnsi="Arial" w:cs="Arial"/>
          <w:b/>
          <w:bCs/>
          <w:color w:val="1f2d5a"/>
          <w:sz w:val="36"/>
          <w:szCs w:val="36"/>
        </w:rPr>
      </w:r>
      <w:r>
        <w:rPr>
          <w:rFonts w:ascii="Arial" w:hAnsi="Arial" w:cs="Arial"/>
          <w:b/>
          <w:bCs/>
          <w:color w:val="1f2d5a"/>
          <w:sz w:val="36"/>
          <w:szCs w:val="36"/>
        </w:rPr>
      </w:r>
    </w:p>
    <w:p w14:paraId="3DBDDA27">
      <w:pPr>
        <w:pStyle w:val="886"/>
        <w:pBdr/>
        <w:spacing w:after="100" w:before="0"/>
        <w:ind/>
        <w:rPr>
          <w:rFonts w:ascii="Arial" w:hAnsi="Arial" w:cs="Arial"/>
          <w:b w:val="0"/>
          <w:bCs w:val="0"/>
          <w:sz w:val="24"/>
          <w:szCs w:val="24"/>
        </w:rPr>
      </w:pPr>
      <w:r>
        <w:rPr>
          <w:rFonts w:ascii="Arial" w:hAnsi="Arial" w:eastAsia="Arial" w:cs="Arial"/>
          <w:b w:val="0"/>
          <w:bCs w:val="0"/>
          <w:sz w:val="24"/>
          <w:szCs w:val="24"/>
        </w:rPr>
        <w:t xml:space="preserve">ชุดแบบทดสอบประกอบด้วย 3 Quizzes ครอบคลุม BIM Standards (S20), Client Portal (S21) และ AI Governance (S22) รวม 45 ข้อ ใช้ประเมินความรู้ทีม DAPH ก่อนเริ่มใช้งานระบบจริง ผ่านเกณฑ์ที่ 70–80%</w:t>
      </w:r>
      <w:r>
        <w:rPr>
          <w:rFonts w:ascii="Arial" w:hAnsi="Arial" w:cs="Arial"/>
          <w:b w:val="0"/>
          <w:bCs w:val="0"/>
          <w:sz w:val="24"/>
          <w:szCs w:val="24"/>
        </w:rPr>
      </w:r>
      <w:r>
        <w:rPr>
          <w:rFonts w:ascii="Arial" w:hAnsi="Arial" w:cs="Arial"/>
          <w:b w:val="0"/>
          <w:bCs w:val="0"/>
          <w:sz w:val="24"/>
          <w:szCs w:val="24"/>
        </w:rPr>
      </w:r>
    </w:p>
    <w:tbl>
      <w:tblPr>
        <w:tblW w:w="5000" w:type="pct"/>
        <w:tblBorders/>
        <w:tblLook w:val="04A0" w:firstRow="1" w:lastRow="0" w:firstColumn="1" w:lastColumn="0" w:noHBand="0" w:noVBand="1"/>
      </w:tblPr>
      <w:tblGrid>
        <w:gridCol w:w="1134"/>
        <w:gridCol w:w="1134"/>
        <w:gridCol w:w="1134"/>
        <w:gridCol w:w="1134"/>
        <w:gridCol w:w="1134"/>
        <w:gridCol w:w="1134"/>
        <w:tblGridChange w:id="0">
          <w:tblGrid/>
        </w:tblGridChange>
      </w:tblGrid>
      <w:tr>
        <w:trPr/>
        <w:tc>
          <w:tcPr>
            <w:shd w:val="clear" w:color="f0f5ff" w:fill="f0f5ff"/>
            <w:tcBorders/>
            <w:tcMar>
              <w:left w:w="80" w:type="dxa"/>
              <w:top w:w="60" w:type="dxa"/>
              <w:right w:w="80" w:type="dxa"/>
              <w:bottom w:w="60" w:type="dxa"/>
            </w:tcMar>
            <w:tcW w:w="900" w:type="dxa"/>
          </w:tcPr>
          <w:p w14:paraId="1A3DD8D2">
            <w:pPr>
              <w:pBdr/>
              <w:spacing w:after="30" w:before="30"/>
              <w:ind/>
              <w:rPr>
                <w:rFonts w:ascii="Arial" w:hAnsi="Arial" w:cs="Arial"/>
                <w:b w:val="0"/>
                <w:bCs w:val="0"/>
                <w:color w:val="1f2d5a"/>
                <w:sz w:val="20"/>
                <w:szCs w:val="20"/>
              </w:rPr>
            </w:pPr>
            <w:r>
              <w:rPr>
                <w:rFonts w:ascii="Arial" w:hAnsi="Arial" w:eastAsia="Arial" w:cs="Arial"/>
                <w:b w:val="0"/>
                <w:bCs w:val="0"/>
                <w:color w:val="1f2d5a"/>
                <w:sz w:val="20"/>
                <w:szCs w:val="20"/>
              </w:rPr>
            </w:r>
            <w:r>
              <w:rPr>
                <w:rFonts w:ascii="Arial" w:hAnsi="Arial" w:eastAsia="Arial" w:cs="Arial"/>
                <w:b w:val="0"/>
                <w:bCs w:val="0"/>
                <w:color w:val="1f2d5a"/>
                <w:sz w:val="20"/>
                <w:szCs w:val="20"/>
              </w:rPr>
              <w:t xml:space="preserve">Section</w:t>
            </w:r>
            <w:r>
              <w:rPr>
                <w:rFonts w:ascii="Arial" w:hAnsi="Arial" w:eastAsia="Arial" w:cs="Arial"/>
                <w:b w:val="0"/>
                <w:bCs w:val="0"/>
                <w:color w:val="1f2d5a"/>
                <w:sz w:val="20"/>
                <w:szCs w:val="20"/>
              </w:rPr>
              <w:t xml:space="preserve">S20</w:t>
            </w:r>
            <w:r>
              <w:rPr>
                <w:rFonts w:ascii="Arial" w:hAnsi="Arial" w:eastAsia="Arial" w:cs="Arial"/>
                <w:b w:val="0"/>
                <w:bCs w:val="0"/>
                <w:color w:val="1f2d5a"/>
                <w:sz w:val="20"/>
                <w:szCs w:val="20"/>
              </w:rPr>
              <w:t xml:space="preserve">S21</w:t>
            </w:r>
            <w:r>
              <w:rPr>
                <w:rFonts w:ascii="Arial" w:hAnsi="Arial" w:eastAsia="Arial" w:cs="Arial"/>
                <w:b w:val="0"/>
                <w:bCs w:val="0"/>
                <w:color w:val="1f2d5a"/>
                <w:sz w:val="20"/>
                <w:szCs w:val="20"/>
              </w:rPr>
              <w:t xml:space="preserve">S22</w:t>
            </w:r>
            <w:r>
              <w:rPr>
                <w:rFonts w:ascii="Arial" w:hAnsi="Arial" w:cs="Arial"/>
                <w:b w:val="0"/>
                <w:bCs w:val="0"/>
                <w:color w:val="1f2d5a"/>
                <w:sz w:val="20"/>
                <w:szCs w:val="20"/>
              </w:rPr>
            </w:r>
            <w:r>
              <w:rPr>
                <w:rFonts w:ascii="Arial" w:hAnsi="Arial" w:cs="Arial"/>
                <w:b w:val="0"/>
                <w:bCs w:val="0"/>
                <w:color w:val="1f2d5a"/>
                <w:sz w:val="20"/>
                <w:szCs w:val="20"/>
              </w:rPr>
            </w:r>
          </w:p>
        </w:tc>
        <w:tc>
          <w:tcPr>
            <w:shd w:val="clear" w:color="f0f5ff" w:fill="f0f5ff"/>
            <w:tcBorders/>
            <w:tcMar>
              <w:left w:w="80" w:type="dxa"/>
              <w:top w:w="60" w:type="dxa"/>
              <w:right w:w="80" w:type="dxa"/>
              <w:bottom w:w="60" w:type="dxa"/>
            </w:tcMar>
            <w:tcW w:w="2200" w:type="dxa"/>
          </w:tcPr>
          <w:p w14:paraId="5D9D98F4">
            <w:pPr>
              <w:pBdr/>
              <w:spacing w:after="30" w:before="30"/>
              <w:ind/>
              <w:rPr>
                <w:rFonts w:ascii="Arial" w:hAnsi="Arial" w:cs="Arial"/>
                <w:b w:val="0"/>
                <w:bCs w:val="0"/>
                <w:color w:val="1f2d5a"/>
                <w:sz w:val="20"/>
                <w:szCs w:val="20"/>
              </w:rPr>
            </w:pPr>
            <w:r>
              <w:rPr>
                <w:rFonts w:ascii="Arial" w:hAnsi="Arial" w:eastAsia="Arial" w:cs="Arial"/>
                <w:b w:val="0"/>
                <w:bCs w:val="0"/>
                <w:color w:val="1f2d5a"/>
                <w:sz w:val="20"/>
                <w:szCs w:val="20"/>
              </w:rPr>
            </w:r>
            <w:r>
              <w:rPr>
                <w:rFonts w:ascii="Arial" w:hAnsi="Arial" w:eastAsia="Arial" w:cs="Arial"/>
                <w:b w:val="0"/>
                <w:bCs w:val="0"/>
                <w:color w:val="1f2d5a"/>
                <w:sz w:val="20"/>
                <w:szCs w:val="20"/>
              </w:rPr>
              <w:t xml:space="preserve">หัวข้อ Quiz</w:t>
            </w:r>
            <w:r>
              <w:rPr>
                <w:rFonts w:ascii="Arial" w:hAnsi="Arial" w:eastAsia="Arial" w:cs="Arial"/>
                <w:b w:val="0"/>
                <w:bCs w:val="0"/>
                <w:color w:val="1f2d5a"/>
                <w:sz w:val="20"/>
                <w:szCs w:val="20"/>
              </w:rPr>
              <w:t xml:space="preserve">BIM Standards</w:t>
            </w:r>
            <w:r>
              <w:rPr>
                <w:rFonts w:ascii="Arial" w:hAnsi="Arial" w:eastAsia="Arial" w:cs="Arial"/>
                <w:b w:val="0"/>
                <w:bCs w:val="0"/>
                <w:color w:val="1f2d5a"/>
                <w:sz w:val="20"/>
                <w:szCs w:val="20"/>
              </w:rPr>
              <w:t xml:space="preserve">Client Portal &amp; Live Dashboard</w:t>
            </w:r>
            <w:r>
              <w:rPr>
                <w:rFonts w:ascii="Arial" w:hAnsi="Arial" w:eastAsia="Arial" w:cs="Arial"/>
                <w:b w:val="0"/>
                <w:bCs w:val="0"/>
                <w:color w:val="1f2d5a"/>
                <w:sz w:val="20"/>
                <w:szCs w:val="20"/>
              </w:rPr>
              <w:t xml:space="preserve">AI Governance &amp; Ethics</w:t>
            </w:r>
            <w:r>
              <w:rPr>
                <w:rFonts w:ascii="Arial" w:hAnsi="Arial" w:cs="Arial"/>
                <w:b w:val="0"/>
                <w:bCs w:val="0"/>
                <w:color w:val="1f2d5a"/>
                <w:sz w:val="20"/>
                <w:szCs w:val="20"/>
              </w:rPr>
            </w:r>
            <w:r>
              <w:rPr>
                <w:rFonts w:ascii="Arial" w:hAnsi="Arial" w:cs="Arial"/>
                <w:b w:val="0"/>
                <w:bCs w:val="0"/>
                <w:color w:val="1f2d5a"/>
                <w:sz w:val="20"/>
                <w:szCs w:val="20"/>
              </w:rPr>
            </w:r>
          </w:p>
        </w:tc>
        <w:tc>
          <w:tcPr>
            <w:shd w:val="clear" w:color="f0f5ff" w:fill="f0f5ff"/>
            <w:tcBorders/>
            <w:tcMar>
              <w:left w:w="80" w:type="dxa"/>
              <w:top w:w="60" w:type="dxa"/>
              <w:right w:w="80" w:type="dxa"/>
              <w:bottom w:w="60" w:type="dxa"/>
            </w:tcMar>
            <w:tcW w:w="2000" w:type="dxa"/>
          </w:tcPr>
          <w:p w14:paraId="096FCC9D">
            <w:pPr>
              <w:pBdr/>
              <w:spacing w:after="30" w:before="30"/>
              <w:ind/>
              <w:rPr>
                <w:rFonts w:ascii="Arial" w:hAnsi="Arial" w:cs="Arial"/>
                <w:b w:val="0"/>
                <w:bCs w:val="0"/>
                <w:color w:val="1f2d5a"/>
                <w:sz w:val="20"/>
                <w:szCs w:val="20"/>
              </w:rPr>
            </w:pPr>
            <w:r>
              <w:rPr>
                <w:rFonts w:ascii="Arial" w:hAnsi="Arial" w:eastAsia="Arial" w:cs="Arial"/>
                <w:b w:val="0"/>
                <w:bCs w:val="0"/>
                <w:color w:val="1f2d5a"/>
                <w:sz w:val="20"/>
                <w:szCs w:val="20"/>
              </w:rPr>
            </w:r>
            <w:r>
              <w:rPr>
                <w:rFonts w:ascii="Arial" w:hAnsi="Arial" w:eastAsia="Arial" w:cs="Arial"/>
                <w:b w:val="0"/>
                <w:bCs w:val="0"/>
                <w:color w:val="1f2d5a"/>
                <w:sz w:val="20"/>
                <w:szCs w:val="20"/>
              </w:rPr>
              <w:t xml:space="preserve">Agent ผู้รับผิดชอบ</w:t>
            </w:r>
            <w:r>
              <w:rPr>
                <w:rFonts w:ascii="Arial" w:hAnsi="Arial" w:eastAsia="Arial" w:cs="Arial"/>
                <w:b w:val="0"/>
                <w:bCs w:val="0"/>
                <w:color w:val="1f2d5a"/>
                <w:sz w:val="20"/>
                <w:szCs w:val="20"/>
              </w:rPr>
              <w:t xml:space="preserve">Blaze &amp; Atlas</w:t>
            </w:r>
            <w:r>
              <w:rPr>
                <w:rFonts w:ascii="Arial" w:hAnsi="Arial" w:eastAsia="Arial" w:cs="Arial"/>
                <w:b w:val="0"/>
                <w:bCs w:val="0"/>
                <w:color w:val="1f2d5a"/>
                <w:sz w:val="20"/>
                <w:szCs w:val="20"/>
              </w:rPr>
              <w:t xml:space="preserve">Kelly &amp; Blaze</w:t>
            </w:r>
            <w:r>
              <w:rPr>
                <w:rFonts w:ascii="Arial" w:hAnsi="Arial" w:eastAsia="Arial" w:cs="Arial"/>
                <w:b w:val="0"/>
                <w:bCs w:val="0"/>
                <w:color w:val="1f2d5a"/>
                <w:sz w:val="20"/>
                <w:szCs w:val="20"/>
              </w:rPr>
              <w:t xml:space="preserve">Blaze &amp; Nova</w:t>
            </w:r>
            <w:r>
              <w:rPr>
                <w:rFonts w:ascii="Arial" w:hAnsi="Arial" w:cs="Arial"/>
                <w:b w:val="0"/>
                <w:bCs w:val="0"/>
                <w:color w:val="1f2d5a"/>
                <w:sz w:val="20"/>
                <w:szCs w:val="20"/>
              </w:rPr>
            </w:r>
            <w:r>
              <w:rPr>
                <w:rFonts w:ascii="Arial" w:hAnsi="Arial" w:cs="Arial"/>
                <w:b w:val="0"/>
                <w:bCs w:val="0"/>
                <w:color w:val="1f2d5a"/>
                <w:sz w:val="20"/>
                <w:szCs w:val="20"/>
              </w:rPr>
            </w:r>
          </w:p>
        </w:tc>
        <w:tc>
          <w:tcPr>
            <w:shd w:val="clear" w:color="f0f5ff" w:fill="f0f5ff"/>
            <w:tcBorders/>
            <w:tcMar>
              <w:left w:w="80" w:type="dxa"/>
              <w:top w:w="60" w:type="dxa"/>
              <w:right w:w="80" w:type="dxa"/>
              <w:bottom w:w="60" w:type="dxa"/>
            </w:tcMar>
            <w:tcW w:w="900" w:type="dxa"/>
          </w:tcPr>
          <w:p w14:paraId="15A6A582">
            <w:pPr>
              <w:pBdr/>
              <w:spacing w:after="30" w:before="30"/>
              <w:ind/>
              <w:rPr>
                <w:rFonts w:ascii="Arial" w:hAnsi="Arial" w:cs="Arial"/>
                <w:b w:val="0"/>
                <w:bCs w:val="0"/>
                <w:color w:val="1f2d5a"/>
                <w:sz w:val="20"/>
                <w:szCs w:val="20"/>
              </w:rPr>
            </w:pPr>
            <w:r>
              <w:rPr>
                <w:rFonts w:ascii="Arial" w:hAnsi="Arial" w:eastAsia="Arial" w:cs="Arial"/>
                <w:b w:val="0"/>
                <w:bCs w:val="0"/>
                <w:color w:val="1f2d5a"/>
                <w:sz w:val="20"/>
                <w:szCs w:val="20"/>
              </w:rPr>
            </w:r>
            <w:r>
              <w:rPr>
                <w:rFonts w:ascii="Arial" w:hAnsi="Arial" w:eastAsia="Arial" w:cs="Arial"/>
                <w:b w:val="0"/>
                <w:bCs w:val="0"/>
                <w:color w:val="1f2d5a"/>
                <w:sz w:val="20"/>
                <w:szCs w:val="20"/>
              </w:rPr>
              <w:t xml:space="preserve">จำนวนข้อ</w:t>
            </w:r>
            <w:r>
              <w:rPr>
                <w:rFonts w:ascii="Arial" w:hAnsi="Arial" w:eastAsia="Arial" w:cs="Arial"/>
                <w:b w:val="0"/>
                <w:bCs w:val="0"/>
                <w:color w:val="1f2d5a"/>
                <w:sz w:val="20"/>
                <w:szCs w:val="20"/>
              </w:rPr>
              <w:t xml:space="preserve">15</w:t>
            </w:r>
            <w:r>
              <w:rPr>
                <w:rFonts w:ascii="Arial" w:hAnsi="Arial" w:eastAsia="Arial" w:cs="Arial"/>
                <w:b w:val="0"/>
                <w:bCs w:val="0"/>
                <w:color w:val="1f2d5a"/>
                <w:sz w:val="20"/>
                <w:szCs w:val="20"/>
              </w:rPr>
              <w:t xml:space="preserve">15</w:t>
            </w:r>
            <w:r>
              <w:rPr>
                <w:rFonts w:ascii="Arial" w:hAnsi="Arial" w:eastAsia="Arial" w:cs="Arial"/>
                <w:b w:val="0"/>
                <w:bCs w:val="0"/>
                <w:color w:val="1f2d5a"/>
                <w:sz w:val="20"/>
                <w:szCs w:val="20"/>
              </w:rPr>
              <w:t xml:space="preserve">15</w:t>
            </w:r>
            <w:r>
              <w:rPr>
                <w:rFonts w:ascii="Arial" w:hAnsi="Arial" w:cs="Arial"/>
                <w:b w:val="0"/>
                <w:bCs w:val="0"/>
                <w:color w:val="1f2d5a"/>
                <w:sz w:val="20"/>
                <w:szCs w:val="20"/>
              </w:rPr>
            </w:r>
            <w:r>
              <w:rPr>
                <w:rFonts w:ascii="Arial" w:hAnsi="Arial" w:cs="Arial"/>
                <w:b w:val="0"/>
                <w:bCs w:val="0"/>
                <w:color w:val="1f2d5a"/>
                <w:sz w:val="20"/>
                <w:szCs w:val="20"/>
              </w:rPr>
            </w:r>
          </w:p>
        </w:tc>
        <w:tc>
          <w:tcPr>
            <w:shd w:val="clear" w:color="f0f5ff" w:fill="f0f5ff"/>
            <w:tcBorders/>
            <w:tcMar>
              <w:left w:w="80" w:type="dxa"/>
              <w:top w:w="60" w:type="dxa"/>
              <w:right w:w="80" w:type="dxa"/>
              <w:bottom w:w="60" w:type="dxa"/>
            </w:tcMar>
            <w:tcW w:w="1600" w:type="dxa"/>
          </w:tcPr>
          <w:p w14:paraId="404A98B9">
            <w:pPr>
              <w:pBdr/>
              <w:spacing w:after="30" w:before="30"/>
              <w:ind/>
              <w:rPr>
                <w:rFonts w:ascii="Arial" w:hAnsi="Arial" w:cs="Arial"/>
                <w:b w:val="0"/>
                <w:bCs w:val="0"/>
                <w:color w:val="1f2d5a"/>
                <w:sz w:val="20"/>
                <w:szCs w:val="20"/>
              </w:rPr>
            </w:pPr>
            <w:r>
              <w:rPr>
                <w:rFonts w:ascii="Arial" w:hAnsi="Arial" w:eastAsia="Arial" w:cs="Arial"/>
                <w:b w:val="0"/>
                <w:bCs w:val="0"/>
                <w:color w:val="1f2d5a"/>
                <w:sz w:val="20"/>
                <w:szCs w:val="20"/>
              </w:rPr>
            </w:r>
            <w:r>
              <w:rPr>
                <w:rFonts w:ascii="Arial" w:hAnsi="Arial" w:eastAsia="Arial" w:cs="Arial"/>
                <w:b w:val="0"/>
                <w:bCs w:val="0"/>
                <w:color w:val="1f2d5a"/>
                <w:sz w:val="20"/>
                <w:szCs w:val="20"/>
              </w:rPr>
              <w:t xml:space="preserve">เกณฑ์ผ่าน</w:t>
            </w:r>
            <w:r>
              <w:rPr>
                <w:rFonts w:ascii="Arial" w:hAnsi="Arial" w:eastAsia="Arial" w:cs="Arial"/>
                <w:b w:val="0"/>
                <w:bCs w:val="0"/>
                <w:color w:val="1f2d5a"/>
                <w:sz w:val="20"/>
                <w:szCs w:val="20"/>
              </w:rPr>
              <w:t xml:space="preserve">≥ 12/15 (80%)</w:t>
            </w:r>
            <w:r>
              <w:rPr>
                <w:rFonts w:ascii="Arial" w:hAnsi="Arial" w:eastAsia="Arial" w:cs="Arial"/>
                <w:b w:val="0"/>
                <w:bCs w:val="0"/>
                <w:color w:val="1f2d5a"/>
                <w:sz w:val="20"/>
                <w:szCs w:val="20"/>
              </w:rPr>
              <w:t xml:space="preserve">≥ 70%</w:t>
            </w:r>
            <w:r>
              <w:rPr>
                <w:rFonts w:ascii="Arial" w:hAnsi="Arial" w:eastAsia="Arial" w:cs="Arial"/>
                <w:b w:val="0"/>
                <w:bCs w:val="0"/>
                <w:color w:val="1f2d5a"/>
                <w:sz w:val="20"/>
                <w:szCs w:val="20"/>
              </w:rPr>
              <w:t xml:space="preserve">≥ 12/15 (80%)</w:t>
            </w:r>
            <w:r>
              <w:rPr>
                <w:rFonts w:ascii="Arial" w:hAnsi="Arial" w:cs="Arial"/>
                <w:b w:val="0"/>
                <w:bCs w:val="0"/>
                <w:color w:val="1f2d5a"/>
                <w:sz w:val="20"/>
                <w:szCs w:val="20"/>
              </w:rPr>
            </w:r>
            <w:r>
              <w:rPr>
                <w:rFonts w:ascii="Arial" w:hAnsi="Arial" w:cs="Arial"/>
                <w:b w:val="0"/>
                <w:bCs w:val="0"/>
                <w:color w:val="1f2d5a"/>
                <w:sz w:val="20"/>
                <w:szCs w:val="20"/>
              </w:rPr>
            </w:r>
          </w:p>
        </w:tc>
        <w:tc>
          <w:tcPr>
            <w:shd w:val="clear" w:color="f0f5ff" w:fill="f0f5ff"/>
            <w:tcBorders/>
            <w:tcMar>
              <w:left w:w="80" w:type="dxa"/>
              <w:top w:w="60" w:type="dxa"/>
              <w:right w:w="80" w:type="dxa"/>
              <w:bottom w:w="60" w:type="dxa"/>
            </w:tcMar>
            <w:tcW w:w="1100" w:type="dxa"/>
          </w:tcPr>
          <w:p w14:paraId="2D86D7F0">
            <w:pPr>
              <w:pBdr/>
              <w:spacing w:after="30" w:before="30"/>
              <w:ind/>
              <w:rPr>
                <w:rFonts w:ascii="Arial" w:hAnsi="Arial" w:cs="Arial"/>
                <w:b w:val="0"/>
                <w:bCs w:val="0"/>
                <w:color w:val="1f2d5a"/>
                <w:sz w:val="20"/>
                <w:szCs w:val="20"/>
              </w:rPr>
            </w:pPr>
            <w:r>
              <w:rPr>
                <w:rFonts w:ascii="Arial" w:hAnsi="Arial" w:eastAsia="Arial" w:cs="Arial"/>
                <w:b w:val="0"/>
                <w:bCs w:val="0"/>
                <w:color w:val="1f2d5a"/>
                <w:sz w:val="20"/>
                <w:szCs w:val="20"/>
              </w:rPr>
            </w:r>
            <w:r>
              <w:rPr>
                <w:rFonts w:ascii="Arial" w:hAnsi="Arial" w:eastAsia="Arial" w:cs="Arial"/>
                <w:b w:val="0"/>
                <w:bCs w:val="0"/>
                <w:color w:val="1f2d5a"/>
                <w:sz w:val="20"/>
                <w:szCs w:val="20"/>
              </w:rPr>
              <w:t xml:space="preserve">เวลา (นาที)</w:t>
            </w:r>
            <w:r>
              <w:rPr>
                <w:rFonts w:ascii="Arial" w:hAnsi="Arial" w:eastAsia="Arial" w:cs="Arial"/>
                <w:b w:val="0"/>
                <w:bCs w:val="0"/>
                <w:color w:val="1f2d5a"/>
                <w:sz w:val="20"/>
                <w:szCs w:val="20"/>
              </w:rPr>
              <w:t xml:space="preserve">—</w:t>
            </w:r>
            <w:r>
              <w:rPr>
                <w:rFonts w:ascii="Arial" w:hAnsi="Arial" w:eastAsia="Arial" w:cs="Arial"/>
                <w:b w:val="0"/>
                <w:bCs w:val="0"/>
                <w:color w:val="1f2d5a"/>
                <w:sz w:val="20"/>
                <w:szCs w:val="20"/>
              </w:rPr>
              <w:t xml:space="preserve">25</w:t>
            </w:r>
            <w:r>
              <w:rPr>
                <w:rFonts w:ascii="Arial" w:hAnsi="Arial" w:eastAsia="Arial" w:cs="Arial"/>
                <w:b w:val="0"/>
                <w:bCs w:val="0"/>
                <w:color w:val="1f2d5a"/>
                <w:sz w:val="20"/>
                <w:szCs w:val="20"/>
              </w:rPr>
              <w:t xml:space="preserve">30</w:t>
            </w:r>
            <w:r>
              <w:rPr>
                <w:rFonts w:ascii="Arial" w:hAnsi="Arial" w:cs="Arial"/>
                <w:b w:val="0"/>
                <w:bCs w:val="0"/>
                <w:color w:val="1f2d5a"/>
                <w:sz w:val="20"/>
                <w:szCs w:val="20"/>
              </w:rPr>
            </w:r>
            <w:r>
              <w:rPr>
                <w:rFonts w:ascii="Arial" w:hAnsi="Arial" w:cs="Arial"/>
                <w:b w:val="0"/>
                <w:bCs w:val="0"/>
                <w:color w:val="1f2d5a"/>
                <w:sz w:val="20"/>
                <w:szCs w:val="20"/>
              </w:rPr>
            </w:r>
          </w:p>
        </w:tc>
      </w:tr>
    </w:tbl>
    <w:p w14:paraId="30333DBB">
      <w:pPr>
        <w:pStyle w:val="886"/>
        <w:pBdr/>
        <w:spacing w:after="100" w:before="0"/>
        <w:ind/>
        <w:rPr>
          <w:rFonts w:ascii="Arial" w:hAnsi="Arial" w:cs="Arial"/>
          <w:b w:val="0"/>
          <w:bCs w:val="0"/>
          <w:sz w:val="24"/>
          <w:szCs w:val="24"/>
        </w:rPr>
      </w:pPr>
      <w:r>
        <w:rPr>
          <w:rFonts w:ascii="Arial" w:hAnsi="Arial" w:eastAsia="Arial" w:cs="Arial"/>
          <w:b w:val="0"/>
          <w:bCs w:val="0"/>
          <w:sz w:val="24"/>
          <w:szCs w:val="24"/>
        </w:rPr>
        <w:t xml:space="preserve">เนื้อหาที่ครอบคลุม: ISO 19650 · LOD 100–500 · ACC CDE · Clash Detection · RBAC · PDPA · AI Decision Audit · Incident Response P1–P3 · KPI &amp; Model Versioning</w:t>
      </w:r>
      <w:r>
        <w:rPr>
          <w:rFonts w:ascii="Arial" w:hAnsi="Arial" w:cs="Arial"/>
          <w:b w:val="0"/>
          <w:bCs w:val="0"/>
          <w:sz w:val="24"/>
          <w:szCs w:val="24"/>
        </w:rPr>
      </w:r>
      <w:r>
        <w:rPr>
          <w:rFonts w:ascii="Arial" w:hAnsi="Arial" w:cs="Arial"/>
          <w:b w:val="0"/>
          <w:bCs w:val="0"/>
          <w:sz w:val="24"/>
          <w:szCs w:val="24"/>
        </w:rPr>
      </w:r>
    </w:p>
    <w:p w14:paraId="3F486045">
      <w:pPr>
        <w:pStyle w:val="886"/>
        <w:pBdr/>
        <w:spacing w:after="80" w:before="0"/>
        <w:ind/>
        <w:rPr/>
      </w:pPr>
      <w:r/>
      <w:r/>
    </w:p>
    <w:p w14:paraId="45F3CD95">
      <w:pPr>
        <w:pStyle w:val="886"/>
        <w:pBdr/>
        <w:spacing w:after="120" w:before="320"/>
        <w:ind/>
        <w:rPr>
          <w:rFonts w:ascii="Arial" w:hAnsi="Arial" w:cs="Arial"/>
          <w:b/>
          <w:bCs/>
          <w:color w:val="1f2d5a"/>
          <w:sz w:val="36"/>
          <w:szCs w:val="36"/>
        </w:rPr>
      </w:pPr>
      <w:r>
        <w:rPr>
          <w:rFonts w:ascii="Arial" w:hAnsi="Arial" w:eastAsia="Arial" w:cs="Arial"/>
          <w:b/>
          <w:bCs/>
          <w:color w:val="1f2d5a"/>
          <w:sz w:val="36"/>
          <w:szCs w:val="36"/>
        </w:rPr>
        <w:t xml:space="preserve">9. สถานะ Vendor Qualification</w:t>
      </w:r>
      <w:r>
        <w:rPr>
          <w:rFonts w:ascii="Arial" w:hAnsi="Arial" w:cs="Arial"/>
          <w:b/>
          <w:bCs/>
          <w:color w:val="1f2d5a"/>
          <w:sz w:val="36"/>
          <w:szCs w:val="36"/>
        </w:rPr>
      </w:r>
      <w:r>
        <w:rPr>
          <w:rFonts w:ascii="Arial" w:hAnsi="Arial" w:cs="Arial"/>
          <w:b/>
          <w:bCs/>
          <w:color w:val="1f2d5a"/>
          <w:sz w:val="36"/>
          <w:szCs w:val="36"/>
        </w:rPr>
      </w:r>
    </w:p>
    <w:p w14:paraId="72A41D10">
      <w:pPr>
        <w:pStyle w:val="886"/>
        <w:pBdr/>
        <w:spacing w:after="100" w:before="0"/>
        <w:ind/>
        <w:rPr>
          <w:rFonts w:ascii="Arial" w:hAnsi="Arial" w:cs="Arial"/>
          <w:b w:val="0"/>
          <w:bCs w:val="0"/>
          <w:sz w:val="24"/>
          <w:szCs w:val="24"/>
        </w:rPr>
      </w:pPr>
      <w:r>
        <w:rPr>
          <w:rFonts w:ascii="Arial" w:hAnsi="Arial" w:eastAsia="Arial" w:cs="Arial"/>
          <w:b w:val="0"/>
          <w:bCs w:val="0"/>
          <w:sz w:val="24"/>
          <w:szCs w:val="24"/>
        </w:rPr>
        <w:t xml:space="preserve">แบบฟอร์ม FORM-VQ-001 (Rev 1.0 · ก.ย. 2569) ใช้คัดเลือกผู้จัดจำหน่ายวัสดุ Luxury สำหรับโครงการ MONOLITH ตามมาตรฐาน SOP Section 19 — Vendor Management ประกอบด้วย 7 เกณฑ์การประเมิน ครอบคลุมวัสดุทุกประเภท (Stone, Tile, MEP, Metalwork, Furniture)</w:t>
      </w:r>
      <w:r>
        <w:rPr>
          <w:rFonts w:ascii="Arial" w:hAnsi="Arial" w:cs="Arial"/>
          <w:b w:val="0"/>
          <w:bCs w:val="0"/>
          <w:sz w:val="24"/>
          <w:szCs w:val="24"/>
        </w:rPr>
      </w:r>
      <w:r>
        <w:rPr>
          <w:rFonts w:ascii="Arial" w:hAnsi="Arial" w:cs="Arial"/>
          <w:b w:val="0"/>
          <w:bCs w:val="0"/>
          <w:sz w:val="24"/>
          <w:szCs w:val="24"/>
        </w:rPr>
      </w:r>
    </w:p>
    <w:tbl>
      <w:tblPr>
        <w:tblW w:w="5000" w:type="pct"/>
        <w:tblBorders/>
        <w:tblLook w:val="04A0" w:firstRow="1" w:lastRow="0" w:firstColumn="1" w:lastColumn="0" w:noHBand="0" w:noVBand="1"/>
      </w:tblPr>
      <w:tblGrid>
        <w:gridCol w:w="1134"/>
        <w:gridCol w:w="1134"/>
        <w:gridCol w:w="1134"/>
        <w:gridCol w:w="1134"/>
        <w:tblGridChange w:id="1">
          <w:tblGrid/>
        </w:tblGridChange>
      </w:tblGrid>
      <w:tr>
        <w:trPr/>
        <w:tc>
          <w:tcPr>
            <w:shd w:val="clear" w:color="f0f5ff" w:fill="f0f5ff"/>
            <w:tcBorders/>
            <w:tcMar>
              <w:left w:w="80" w:type="dxa"/>
              <w:top w:w="60" w:type="dxa"/>
              <w:right w:w="80" w:type="dxa"/>
              <w:bottom w:w="60" w:type="dxa"/>
            </w:tcMar>
            <w:tcW w:w="500" w:type="dxa"/>
          </w:tcPr>
          <w:p w14:paraId="09B51E7D">
            <w:pPr>
              <w:pBdr/>
              <w:spacing w:after="30" w:before="30"/>
              <w:ind/>
              <w:rPr>
                <w:rFonts w:ascii="Arial" w:hAnsi="Arial" w:cs="Arial"/>
                <w:b w:val="0"/>
                <w:bCs w:val="0"/>
                <w:color w:val="1f2d5a"/>
                <w:sz w:val="20"/>
                <w:szCs w:val="20"/>
              </w:rPr>
            </w:pPr>
            <w:r>
              <w:rPr>
                <w:rFonts w:ascii="Arial" w:hAnsi="Arial" w:eastAsia="Arial" w:cs="Arial"/>
                <w:b w:val="0"/>
                <w:bCs w:val="0"/>
                <w:color w:val="1f2d5a"/>
                <w:sz w:val="20"/>
                <w:szCs w:val="20"/>
              </w:rPr>
            </w:r>
            <w:r>
              <w:rPr>
                <w:rFonts w:ascii="Arial" w:hAnsi="Arial" w:eastAsia="Arial" w:cs="Arial"/>
                <w:b w:val="0"/>
                <w:bCs w:val="0"/>
                <w:color w:val="1f2d5a"/>
                <w:sz w:val="20"/>
                <w:szCs w:val="20"/>
              </w:rPr>
              <w:t xml:space="preserve">#</w:t>
            </w:r>
            <w:r>
              <w:rPr>
                <w:rFonts w:ascii="Arial" w:hAnsi="Arial" w:eastAsia="Arial" w:cs="Arial"/>
                <w:b w:val="0"/>
                <w:bCs w:val="0"/>
                <w:color w:val="1f2d5a"/>
                <w:sz w:val="20"/>
                <w:szCs w:val="20"/>
              </w:rPr>
              <w:t xml:space="preserve">01</w:t>
            </w:r>
            <w:r>
              <w:rPr>
                <w:rFonts w:ascii="Arial" w:hAnsi="Arial" w:eastAsia="Arial" w:cs="Arial"/>
                <w:b w:val="0"/>
                <w:bCs w:val="0"/>
                <w:color w:val="1f2d5a"/>
                <w:sz w:val="20"/>
                <w:szCs w:val="20"/>
              </w:rPr>
              <w:t xml:space="preserve">02</w:t>
            </w:r>
            <w:r>
              <w:rPr>
                <w:rFonts w:ascii="Arial" w:hAnsi="Arial" w:eastAsia="Arial" w:cs="Arial"/>
                <w:b w:val="0"/>
                <w:bCs w:val="0"/>
                <w:color w:val="1f2d5a"/>
                <w:sz w:val="20"/>
                <w:szCs w:val="20"/>
              </w:rPr>
              <w:t xml:space="preserve">03</w:t>
            </w:r>
            <w:r>
              <w:rPr>
                <w:rFonts w:ascii="Arial" w:hAnsi="Arial" w:eastAsia="Arial" w:cs="Arial"/>
                <w:b w:val="0"/>
                <w:bCs w:val="0"/>
                <w:color w:val="1f2d5a"/>
                <w:sz w:val="20"/>
                <w:szCs w:val="20"/>
              </w:rPr>
              <w:t xml:space="preserve">04</w:t>
            </w:r>
            <w:r>
              <w:rPr>
                <w:rFonts w:ascii="Arial" w:hAnsi="Arial" w:eastAsia="Arial" w:cs="Arial"/>
                <w:b w:val="0"/>
                <w:bCs w:val="0"/>
                <w:color w:val="1f2d5a"/>
                <w:sz w:val="20"/>
                <w:szCs w:val="20"/>
              </w:rPr>
              <w:t xml:space="preserve">05</w:t>
            </w:r>
            <w:r>
              <w:rPr>
                <w:rFonts w:ascii="Arial" w:hAnsi="Arial" w:eastAsia="Arial" w:cs="Arial"/>
                <w:b w:val="0"/>
                <w:bCs w:val="0"/>
                <w:color w:val="1f2d5a"/>
                <w:sz w:val="20"/>
                <w:szCs w:val="20"/>
              </w:rPr>
              <w:t xml:space="preserve">06</w:t>
            </w:r>
            <w:r>
              <w:rPr>
                <w:rFonts w:ascii="Arial" w:hAnsi="Arial" w:eastAsia="Arial" w:cs="Arial"/>
                <w:b w:val="0"/>
                <w:bCs w:val="0"/>
                <w:color w:val="1f2d5a"/>
                <w:sz w:val="20"/>
                <w:szCs w:val="20"/>
              </w:rPr>
              <w:t xml:space="preserve">07</w:t>
            </w:r>
            <w:r>
              <w:rPr>
                <w:rFonts w:ascii="Arial" w:hAnsi="Arial" w:cs="Arial"/>
                <w:b w:val="0"/>
                <w:bCs w:val="0"/>
                <w:color w:val="1f2d5a"/>
                <w:sz w:val="20"/>
                <w:szCs w:val="20"/>
              </w:rPr>
            </w:r>
            <w:r>
              <w:rPr>
                <w:rFonts w:ascii="Arial" w:hAnsi="Arial" w:cs="Arial"/>
                <w:b w:val="0"/>
                <w:bCs w:val="0"/>
                <w:color w:val="1f2d5a"/>
                <w:sz w:val="20"/>
                <w:szCs w:val="20"/>
              </w:rPr>
            </w:r>
          </w:p>
        </w:tc>
        <w:tc>
          <w:tcPr>
            <w:shd w:val="clear" w:color="f0f5ff" w:fill="f0f5ff"/>
            <w:tcBorders/>
            <w:tcMar>
              <w:left w:w="80" w:type="dxa"/>
              <w:top w:w="60" w:type="dxa"/>
              <w:right w:w="80" w:type="dxa"/>
              <w:bottom w:w="60" w:type="dxa"/>
            </w:tcMar>
            <w:tcW w:w="2200" w:type="dxa"/>
          </w:tcPr>
          <w:p w14:paraId="6FBAFC29">
            <w:pPr>
              <w:pBdr/>
              <w:spacing w:after="30" w:before="30"/>
              <w:ind/>
              <w:rPr>
                <w:rFonts w:ascii="Arial" w:hAnsi="Arial" w:cs="Arial"/>
                <w:b w:val="0"/>
                <w:bCs w:val="0"/>
                <w:color w:val="1f2d5a"/>
                <w:sz w:val="20"/>
                <w:szCs w:val="20"/>
              </w:rPr>
            </w:pPr>
            <w:r>
              <w:rPr>
                <w:rFonts w:ascii="Arial" w:hAnsi="Arial" w:eastAsia="Arial" w:cs="Arial"/>
                <w:b w:val="0"/>
                <w:bCs w:val="0"/>
                <w:color w:val="1f2d5a"/>
                <w:sz w:val="20"/>
                <w:szCs w:val="20"/>
              </w:rPr>
            </w:r>
            <w:r>
              <w:rPr>
                <w:rFonts w:ascii="Arial" w:hAnsi="Arial" w:eastAsia="Arial" w:cs="Arial"/>
                <w:b w:val="0"/>
                <w:bCs w:val="0"/>
                <w:color w:val="1f2d5a"/>
                <w:sz w:val="20"/>
                <w:szCs w:val="20"/>
              </w:rPr>
              <w:t xml:space="preserve">เกณฑ์การประเมิน (Criterion)</w:t>
            </w:r>
            <w:r>
              <w:rPr>
                <w:rFonts w:ascii="Arial" w:hAnsi="Arial" w:eastAsia="Arial" w:cs="Arial"/>
                <w:b w:val="0"/>
                <w:bCs w:val="0"/>
                <w:color w:val="1f2d5a"/>
                <w:sz w:val="20"/>
                <w:szCs w:val="20"/>
              </w:rPr>
              <w:t xml:space="preserve">ความมั่นคงทางการเงิน</w:t>
            </w:r>
            <w:r>
              <w:rPr>
                <w:rFonts w:ascii="Arial" w:hAnsi="Arial" w:eastAsia="Arial" w:cs="Arial"/>
                <w:b w:val="0"/>
                <w:bCs w:val="0"/>
                <w:color w:val="1f2d5a"/>
                <w:sz w:val="20"/>
                <w:szCs w:val="20"/>
              </w:rPr>
              <w:t xml:space="preserve">ประสบการณ์และผลงาน</w:t>
            </w:r>
            <w:r>
              <w:rPr>
                <w:rFonts w:ascii="Arial" w:hAnsi="Arial" w:eastAsia="Arial" w:cs="Arial"/>
                <w:b w:val="0"/>
                <w:bCs w:val="0"/>
                <w:color w:val="1f2d5a"/>
                <w:sz w:val="20"/>
                <w:szCs w:val="20"/>
              </w:rPr>
              <w:t xml:space="preserve">มาตรฐานและการรับรอง</w:t>
            </w:r>
            <w:r>
              <w:rPr>
                <w:rFonts w:ascii="Arial" w:hAnsi="Arial" w:eastAsia="Arial" w:cs="Arial"/>
                <w:b w:val="0"/>
                <w:bCs w:val="0"/>
                <w:color w:val="1f2d5a"/>
                <w:sz w:val="20"/>
                <w:szCs w:val="20"/>
              </w:rPr>
              <w:t xml:space="preserve">ความสามารถด้านส่งมอบ</w:t>
            </w:r>
            <w:r>
              <w:rPr>
                <w:rFonts w:ascii="Arial" w:hAnsi="Arial" w:eastAsia="Arial" w:cs="Arial"/>
                <w:b w:val="0"/>
                <w:bCs w:val="0"/>
                <w:color w:val="1f2d5a"/>
                <w:sz w:val="20"/>
                <w:szCs w:val="20"/>
              </w:rPr>
              <w:t xml:space="preserve">นโยบายด้านความยั่งยืน</w:t>
            </w:r>
            <w:r>
              <w:rPr>
                <w:rFonts w:ascii="Arial" w:hAnsi="Arial" w:eastAsia="Arial" w:cs="Arial"/>
                <w:b w:val="0"/>
                <w:bCs w:val="0"/>
                <w:color w:val="1f2d5a"/>
                <w:sz w:val="20"/>
                <w:szCs w:val="20"/>
              </w:rPr>
              <w:t xml:space="preserve">ระบบควบคุมคุณภาพ</w:t>
            </w:r>
            <w:r>
              <w:rPr>
                <w:rFonts w:ascii="Arial" w:hAnsi="Arial" w:eastAsia="Arial" w:cs="Arial"/>
                <w:b w:val="0"/>
                <w:bCs w:val="0"/>
                <w:color w:val="1f2d5a"/>
                <w:sz w:val="20"/>
                <w:szCs w:val="20"/>
              </w:rPr>
              <w:t xml:space="preserve">ราคาและเงื่อนไขการชำระ</w:t>
            </w:r>
            <w:r>
              <w:rPr>
                <w:rFonts w:ascii="Arial" w:hAnsi="Arial" w:cs="Arial"/>
                <w:b w:val="0"/>
                <w:bCs w:val="0"/>
                <w:color w:val="1f2d5a"/>
                <w:sz w:val="20"/>
                <w:szCs w:val="20"/>
              </w:rPr>
            </w:r>
            <w:r>
              <w:rPr>
                <w:rFonts w:ascii="Arial" w:hAnsi="Arial" w:cs="Arial"/>
                <w:b w:val="0"/>
                <w:bCs w:val="0"/>
                <w:color w:val="1f2d5a"/>
                <w:sz w:val="20"/>
                <w:szCs w:val="20"/>
              </w:rPr>
            </w:r>
          </w:p>
        </w:tc>
        <w:tc>
          <w:tcPr>
            <w:shd w:val="clear" w:color="f0f5ff" w:fill="f0f5ff"/>
            <w:tcBorders/>
            <w:tcMar>
              <w:left w:w="80" w:type="dxa"/>
              <w:top w:w="60" w:type="dxa"/>
              <w:right w:w="80" w:type="dxa"/>
              <w:bottom w:w="60" w:type="dxa"/>
            </w:tcMar>
            <w:tcW w:w="3000" w:type="dxa"/>
          </w:tcPr>
          <w:p w14:paraId="52AA4B69">
            <w:pPr>
              <w:pBdr/>
              <w:spacing w:after="30" w:before="30"/>
              <w:ind/>
              <w:rPr>
                <w:rFonts w:ascii="Arial" w:hAnsi="Arial" w:cs="Arial"/>
                <w:b w:val="0"/>
                <w:bCs w:val="0"/>
                <w:color w:val="1f2d5a"/>
                <w:sz w:val="20"/>
                <w:szCs w:val="20"/>
              </w:rPr>
            </w:pPr>
            <w:r>
              <w:rPr>
                <w:rFonts w:ascii="Arial" w:hAnsi="Arial" w:eastAsia="Arial" w:cs="Arial"/>
                <w:b w:val="0"/>
                <w:bCs w:val="0"/>
                <w:color w:val="1f2d5a"/>
                <w:sz w:val="20"/>
                <w:szCs w:val="20"/>
              </w:rPr>
            </w:r>
            <w:r>
              <w:rPr>
                <w:rFonts w:ascii="Arial" w:hAnsi="Arial" w:eastAsia="Arial" w:cs="Arial"/>
                <w:b w:val="0"/>
                <w:bCs w:val="0"/>
                <w:color w:val="1f2d5a"/>
                <w:sz w:val="20"/>
                <w:szCs w:val="20"/>
              </w:rPr>
              <w:t xml:space="preserve">รายละเอียดหลัก</w:t>
            </w:r>
            <w:r>
              <w:rPr>
                <w:rFonts w:ascii="Arial" w:hAnsi="Arial" w:eastAsia="Arial" w:cs="Arial"/>
                <w:b w:val="0"/>
                <w:bCs w:val="0"/>
                <w:color w:val="1f2d5a"/>
                <w:sz w:val="20"/>
                <w:szCs w:val="20"/>
              </w:rPr>
              <w:t xml:space="preserve">รายได้ประจำปี · อัตราส่วนหนี้สิน</w:t>
            </w:r>
            <w:r>
              <w:rPr>
                <w:rFonts w:ascii="Arial" w:hAnsi="Arial" w:eastAsia="Arial" w:cs="Arial"/>
                <w:b w:val="0"/>
                <w:bCs w:val="0"/>
                <w:color w:val="1f2d5a"/>
                <w:sz w:val="20"/>
                <w:szCs w:val="20"/>
              </w:rPr>
              <w:t xml:space="preserve">Portfolio Luxury ≥ 3 โครงการ</w:t>
            </w:r>
            <w:r>
              <w:rPr>
                <w:rFonts w:ascii="Arial" w:hAnsi="Arial" w:eastAsia="Arial" w:cs="Arial"/>
                <w:b w:val="0"/>
                <w:bCs w:val="0"/>
                <w:color w:val="1f2d5a"/>
                <w:sz w:val="20"/>
                <w:szCs w:val="20"/>
              </w:rPr>
              <w:t xml:space="preserve">ISO / CE / มาตรฐานเฉพาะวัสดุ</w:t>
            </w:r>
            <w:r>
              <w:rPr>
                <w:rFonts w:ascii="Arial" w:hAnsi="Arial" w:eastAsia="Arial" w:cs="Arial"/>
                <w:b w:val="0"/>
                <w:bCs w:val="0"/>
                <w:color w:val="1f2d5a"/>
                <w:sz w:val="20"/>
                <w:szCs w:val="20"/>
              </w:rPr>
              <w:t xml:space="preserve">Lead Time · Minimum Order · Stock</w:t>
            </w:r>
            <w:r>
              <w:rPr>
                <w:rFonts w:ascii="Arial" w:hAnsi="Arial" w:eastAsia="Arial" w:cs="Arial"/>
                <w:b w:val="0"/>
                <w:bCs w:val="0"/>
                <w:color w:val="1f2d5a"/>
                <w:sz w:val="20"/>
                <w:szCs w:val="20"/>
              </w:rPr>
              <w:t xml:space="preserve">ESG / Green Material Certificate</w:t>
            </w:r>
            <w:r>
              <w:rPr>
                <w:rFonts w:ascii="Arial" w:hAnsi="Arial" w:eastAsia="Arial" w:cs="Arial"/>
                <w:b w:val="0"/>
                <w:bCs w:val="0"/>
                <w:color w:val="1f2d5a"/>
                <w:sz w:val="20"/>
                <w:szCs w:val="20"/>
              </w:rPr>
              <w:t xml:space="preserve">QC Procedure · Defect Rate &lt; 2%</w:t>
            </w:r>
            <w:r>
              <w:rPr>
                <w:rFonts w:ascii="Arial" w:hAnsi="Arial" w:eastAsia="Arial" w:cs="Arial"/>
                <w:b w:val="0"/>
                <w:bCs w:val="0"/>
                <w:color w:val="1f2d5a"/>
                <w:sz w:val="20"/>
                <w:szCs w:val="20"/>
              </w:rPr>
              <w:t xml:space="preserve">ราคา FOB/CIF · Payment Terms</w:t>
            </w:r>
            <w:r>
              <w:rPr>
                <w:rFonts w:ascii="Arial" w:hAnsi="Arial" w:cs="Arial"/>
                <w:b w:val="0"/>
                <w:bCs w:val="0"/>
                <w:color w:val="1f2d5a"/>
                <w:sz w:val="20"/>
                <w:szCs w:val="20"/>
              </w:rPr>
            </w:r>
            <w:r>
              <w:rPr>
                <w:rFonts w:ascii="Arial" w:hAnsi="Arial" w:cs="Arial"/>
                <w:b w:val="0"/>
                <w:bCs w:val="0"/>
                <w:color w:val="1f2d5a"/>
                <w:sz w:val="20"/>
                <w:szCs w:val="20"/>
              </w:rPr>
            </w:r>
          </w:p>
        </w:tc>
        <w:tc>
          <w:tcPr>
            <w:shd w:val="clear" w:color="f0f5ff" w:fill="f0f5ff"/>
            <w:tcBorders/>
            <w:tcMar>
              <w:left w:w="80" w:type="dxa"/>
              <w:top w:w="60" w:type="dxa"/>
              <w:right w:w="80" w:type="dxa"/>
              <w:bottom w:w="60" w:type="dxa"/>
            </w:tcMar>
            <w:tcW w:w="1000" w:type="dxa"/>
          </w:tcPr>
          <w:p w14:paraId="1A7EC74E">
            <w:pPr>
              <w:pBdr/>
              <w:spacing w:after="30" w:before="30"/>
              <w:ind/>
              <w:rPr>
                <w:rFonts w:ascii="Arial" w:hAnsi="Arial" w:cs="Arial"/>
                <w:b w:val="0"/>
                <w:bCs w:val="0"/>
                <w:color w:val="1f2d5a"/>
                <w:sz w:val="20"/>
                <w:szCs w:val="20"/>
              </w:rPr>
            </w:pPr>
            <w:r>
              <w:rPr>
                <w:rFonts w:ascii="Arial" w:hAnsi="Arial" w:eastAsia="Arial" w:cs="Arial"/>
                <w:b w:val="0"/>
                <w:bCs w:val="0"/>
                <w:color w:val="1f2d5a"/>
                <w:sz w:val="20"/>
                <w:szCs w:val="20"/>
              </w:rPr>
            </w:r>
            <w:r>
              <w:rPr>
                <w:rFonts w:ascii="Arial" w:hAnsi="Arial" w:eastAsia="Arial" w:cs="Arial"/>
                <w:b w:val="0"/>
                <w:bCs w:val="0"/>
                <w:color w:val="1f2d5a"/>
                <w:sz w:val="20"/>
                <w:szCs w:val="20"/>
              </w:rPr>
              <w:t xml:space="preserve">สถานะ</w:t>
            </w:r>
            <w:r>
              <w:rPr>
                <w:rFonts w:ascii="Arial" w:hAnsi="Arial" w:eastAsia="Arial" w:cs="Arial"/>
                <w:b w:val="0"/>
                <w:bCs w:val="0"/>
                <w:color w:val="1f2d5a"/>
                <w:sz w:val="20"/>
                <w:szCs w:val="20"/>
              </w:rPr>
              <w:t xml:space="preserve">Active</w:t>
            </w:r>
            <w:r>
              <w:rPr>
                <w:rFonts w:ascii="Arial" w:hAnsi="Arial" w:eastAsia="Arial" w:cs="Arial"/>
                <w:b w:val="0"/>
                <w:bCs w:val="0"/>
                <w:color w:val="1f2d5a"/>
                <w:sz w:val="20"/>
                <w:szCs w:val="20"/>
              </w:rPr>
              <w:t xml:space="preserve">Active</w:t>
            </w:r>
            <w:r>
              <w:rPr>
                <w:rFonts w:ascii="Arial" w:hAnsi="Arial" w:eastAsia="Arial" w:cs="Arial"/>
                <w:b w:val="0"/>
                <w:bCs w:val="0"/>
                <w:color w:val="1f2d5a"/>
                <w:sz w:val="20"/>
                <w:szCs w:val="20"/>
              </w:rPr>
              <w:t xml:space="preserve">Active</w:t>
            </w:r>
            <w:r>
              <w:rPr>
                <w:rFonts w:ascii="Arial" w:hAnsi="Arial" w:eastAsia="Arial" w:cs="Arial"/>
                <w:b w:val="0"/>
                <w:bCs w:val="0"/>
                <w:color w:val="1f2d5a"/>
                <w:sz w:val="20"/>
                <w:szCs w:val="20"/>
              </w:rPr>
              <w:t xml:space="preserve">Active</w:t>
            </w:r>
            <w:r>
              <w:rPr>
                <w:rFonts w:ascii="Arial" w:hAnsi="Arial" w:eastAsia="Arial" w:cs="Arial"/>
                <w:b w:val="0"/>
                <w:bCs w:val="0"/>
                <w:color w:val="1f2d5a"/>
                <w:sz w:val="20"/>
                <w:szCs w:val="20"/>
              </w:rPr>
              <w:t xml:space="preserve">Active</w:t>
            </w:r>
            <w:r>
              <w:rPr>
                <w:rFonts w:ascii="Arial" w:hAnsi="Arial" w:eastAsia="Arial" w:cs="Arial"/>
                <w:b w:val="0"/>
                <w:bCs w:val="0"/>
                <w:color w:val="1f2d5a"/>
                <w:sz w:val="20"/>
                <w:szCs w:val="20"/>
              </w:rPr>
              <w:t xml:space="preserve">Active</w:t>
            </w:r>
            <w:r>
              <w:rPr>
                <w:rFonts w:ascii="Arial" w:hAnsi="Arial" w:eastAsia="Arial" w:cs="Arial"/>
                <w:b w:val="0"/>
                <w:bCs w:val="0"/>
                <w:color w:val="1f2d5a"/>
                <w:sz w:val="20"/>
                <w:szCs w:val="20"/>
              </w:rPr>
              <w:t xml:space="preserve">Active</w:t>
            </w:r>
            <w:r>
              <w:rPr>
                <w:rFonts w:ascii="Arial" w:hAnsi="Arial" w:cs="Arial"/>
                <w:b w:val="0"/>
                <w:bCs w:val="0"/>
                <w:color w:val="1f2d5a"/>
                <w:sz w:val="20"/>
                <w:szCs w:val="20"/>
              </w:rPr>
            </w:r>
            <w:r>
              <w:rPr>
                <w:rFonts w:ascii="Arial" w:hAnsi="Arial" w:cs="Arial"/>
                <w:b w:val="0"/>
                <w:bCs w:val="0"/>
                <w:color w:val="1f2d5a"/>
                <w:sz w:val="20"/>
                <w:szCs w:val="20"/>
              </w:rPr>
            </w:r>
          </w:p>
        </w:tc>
      </w:tr>
    </w:tbl>
    <w:p w14:paraId="3FF816EE">
      <w:pPr>
        <w:pStyle w:val="886"/>
        <w:pBdr/>
        <w:spacing w:after="100" w:before="0"/>
        <w:ind/>
        <w:rPr>
          <w:rFonts w:ascii="Arial" w:hAnsi="Arial" w:cs="Arial"/>
          <w:b w:val="0"/>
          <w:bCs w:val="0"/>
          <w:sz w:val="24"/>
          <w:szCs w:val="24"/>
        </w:rPr>
      </w:pPr>
      <w:r>
        <w:rPr>
          <w:rFonts w:ascii="Arial" w:hAnsi="Arial" w:eastAsia="Arial" w:cs="Arial"/>
          <w:b w:val="0"/>
          <w:bCs w:val="0"/>
          <w:sz w:val="24"/>
          <w:szCs w:val="24"/>
        </w:rPr>
        <w:t xml:space="preserve">Agent รับผิดชอบ: Rex (S19 Vendor Management) · รูปแบบ: แบบฟอร์มกระดาษ + Digital (PDF) · ประเมินทุก 12 เดือน / เมื่อมีการต่อสัญญา</w:t>
      </w:r>
      <w:r>
        <w:rPr>
          <w:rFonts w:ascii="Arial" w:hAnsi="Arial" w:cs="Arial"/>
          <w:b w:val="0"/>
          <w:bCs w:val="0"/>
          <w:sz w:val="24"/>
          <w:szCs w:val="24"/>
        </w:rPr>
      </w:r>
      <w:r>
        <w:rPr>
          <w:rFonts w:ascii="Arial" w:hAnsi="Arial" w:cs="Arial"/>
          <w:b w:val="0"/>
          <w:bCs w:val="0"/>
          <w:sz w:val="24"/>
          <w:szCs w:val="24"/>
        </w:rPr>
      </w:r>
    </w:p>
    <w:p w14:paraId="61A38288">
      <w:pPr>
        <w:pStyle w:val="886"/>
        <w:pBdr/>
        <w:spacing w:after="80" w:before="0"/>
        <w:ind/>
        <w:rPr/>
      </w:pPr>
      <w:r/>
      <w:r/>
    </w:p>
    <w:p w14:paraId="0B7228AA">
      <w:pPr>
        <w:pStyle w:val="886"/>
        <w:pBdr/>
        <w:spacing w:after="120" w:before="320"/>
        <w:ind/>
        <w:rPr>
          <w:rFonts w:ascii="Arial" w:hAnsi="Arial" w:cs="Arial"/>
          <w:b/>
          <w:bCs/>
          <w:color w:val="1f2d5a"/>
          <w:sz w:val="36"/>
          <w:szCs w:val="36"/>
        </w:rPr>
      </w:pPr>
      <w:r>
        <w:rPr>
          <w:rFonts w:ascii="Arial" w:hAnsi="Arial" w:eastAsia="Arial" w:cs="Arial"/>
          <w:b/>
          <w:bCs/>
          <w:color w:val="1f2d5a"/>
          <w:sz w:val="36"/>
          <w:szCs w:val="36"/>
        </w:rPr>
        <w:t xml:space="preserve">10. BIM Coordination Milestones</w:t>
      </w:r>
      <w:r>
        <w:rPr>
          <w:rFonts w:ascii="Arial" w:hAnsi="Arial" w:cs="Arial"/>
          <w:b/>
          <w:bCs/>
          <w:color w:val="1f2d5a"/>
          <w:sz w:val="36"/>
          <w:szCs w:val="36"/>
        </w:rPr>
      </w:r>
      <w:r>
        <w:rPr>
          <w:rFonts w:ascii="Arial" w:hAnsi="Arial" w:cs="Arial"/>
          <w:b/>
          <w:bCs/>
          <w:color w:val="1f2d5a"/>
          <w:sz w:val="36"/>
          <w:szCs w:val="36"/>
        </w:rPr>
      </w:r>
    </w:p>
    <w:p w14:paraId="4FE25A4A">
      <w:pPr>
        <w:pStyle w:val="886"/>
        <w:pBdr/>
        <w:spacing w:after="100" w:before="0"/>
        <w:ind/>
        <w:rPr>
          <w:rFonts w:ascii="Arial" w:hAnsi="Arial" w:cs="Arial"/>
          <w:b w:val="0"/>
          <w:bCs w:val="0"/>
          <w:sz w:val="24"/>
          <w:szCs w:val="24"/>
        </w:rPr>
      </w:pPr>
      <w:r>
        <w:rPr>
          <w:rFonts w:ascii="Arial" w:hAnsi="Arial" w:eastAsia="Arial" w:cs="Arial"/>
          <w:b w:val="0"/>
          <w:bCs w:val="0"/>
          <w:sz w:val="24"/>
          <w:szCs w:val="24"/>
        </w:rPr>
        <w:t xml:space="preserve">รายงานการประสานงาน BIM รายสัปดาห์ (Weekly BIM Coordination Report) ตามมาตรฐาน SOP Section 20.4 — Clash Detection Protocol บริหารโดย Atlas (BIM Manager) ใช้ Navisworks Clash Detection ประชุมทุกวันจันทร์ เวลา 09:00–10:00 น.</w:t>
      </w:r>
      <w:r>
        <w:rPr>
          <w:rFonts w:ascii="Arial" w:hAnsi="Arial" w:cs="Arial"/>
          <w:b w:val="0"/>
          <w:bCs w:val="0"/>
          <w:sz w:val="24"/>
          <w:szCs w:val="24"/>
        </w:rPr>
      </w:r>
      <w:r>
        <w:rPr>
          <w:rFonts w:ascii="Arial" w:hAnsi="Arial" w:cs="Arial"/>
          <w:b w:val="0"/>
          <w:bCs w:val="0"/>
          <w:sz w:val="24"/>
          <w:szCs w:val="24"/>
        </w:rPr>
      </w:r>
    </w:p>
    <w:tbl>
      <w:tblPr>
        <w:tblW w:w="5000" w:type="pct"/>
        <w:tblBorders/>
        <w:tblLook w:val="04A0" w:firstRow="1" w:lastRow="0" w:firstColumn="1" w:lastColumn="0" w:noHBand="0" w:noVBand="1"/>
      </w:tblPr>
      <w:tblGrid>
        <w:gridCol w:w="1134"/>
        <w:gridCol w:w="1134"/>
        <w:gridCol w:w="1134"/>
        <w:gridCol w:w="1134"/>
        <w:gridCol w:w="1134"/>
        <w:tblGridChange w:id="2">
          <w:tblGrid/>
        </w:tblGridChange>
      </w:tblGrid>
      <w:tr>
        <w:trPr/>
        <w:tc>
          <w:tcPr>
            <w:shd w:val="clear" w:color="f0f5ff" w:fill="f0f5ff"/>
            <w:tcBorders/>
            <w:tcMar>
              <w:left w:w="80" w:type="dxa"/>
              <w:top w:w="60" w:type="dxa"/>
              <w:right w:w="80" w:type="dxa"/>
              <w:bottom w:w="60" w:type="dxa"/>
            </w:tcMar>
            <w:tcW w:w="2200" w:type="dxa"/>
          </w:tcPr>
          <w:p w14:paraId="3896ABF8">
            <w:pPr>
              <w:pBdr/>
              <w:spacing w:after="30" w:before="30"/>
              <w:ind/>
              <w:rPr>
                <w:rFonts w:ascii="Arial" w:hAnsi="Arial" w:cs="Arial"/>
                <w:b w:val="0"/>
                <w:bCs w:val="0"/>
                <w:color w:val="1f2d5a"/>
                <w:sz w:val="20"/>
                <w:szCs w:val="20"/>
              </w:rPr>
            </w:pPr>
            <w:r>
              <w:rPr>
                <w:rFonts w:ascii="Arial" w:hAnsi="Arial" w:eastAsia="Arial" w:cs="Arial"/>
                <w:b w:val="0"/>
                <w:bCs w:val="0"/>
                <w:color w:val="1f2d5a"/>
                <w:sz w:val="20"/>
                <w:szCs w:val="20"/>
              </w:rPr>
            </w:r>
            <w:r>
              <w:rPr>
                <w:rFonts w:ascii="Arial" w:hAnsi="Arial" w:eastAsia="Arial" w:cs="Arial"/>
                <w:b w:val="0"/>
                <w:bCs w:val="0"/>
                <w:color w:val="1f2d5a"/>
                <w:sz w:val="20"/>
                <w:szCs w:val="20"/>
              </w:rPr>
              <w:t xml:space="preserve">กิจกรรม / Milestone</w:t>
            </w:r>
            <w:r>
              <w:rPr>
                <w:rFonts w:ascii="Arial" w:hAnsi="Arial" w:eastAsia="Arial" w:cs="Arial"/>
                <w:b w:val="0"/>
                <w:bCs w:val="0"/>
                <w:color w:val="1f2d5a"/>
                <w:sz w:val="20"/>
                <w:szCs w:val="20"/>
              </w:rPr>
              <w:t xml:space="preserve">BIM Model Coordination</w:t>
            </w:r>
            <w:r>
              <w:rPr>
                <w:rFonts w:ascii="Arial" w:hAnsi="Arial" w:eastAsia="Arial" w:cs="Arial"/>
                <w:b w:val="0"/>
                <w:bCs w:val="0"/>
                <w:color w:val="1f2d5a"/>
                <w:sz w:val="20"/>
                <w:szCs w:val="20"/>
              </w:rPr>
              <w:t xml:space="preserve">Clash Detection — HARD</w:t>
            </w:r>
            <w:r>
              <w:rPr>
                <w:rFonts w:ascii="Arial" w:hAnsi="Arial" w:eastAsia="Arial" w:cs="Arial"/>
                <w:b w:val="0"/>
                <w:bCs w:val="0"/>
                <w:color w:val="1f2d5a"/>
                <w:sz w:val="20"/>
                <w:szCs w:val="20"/>
              </w:rPr>
              <w:t xml:space="preserve">Clash Detection — SOFT</w:t>
            </w:r>
            <w:r>
              <w:rPr>
                <w:rFonts w:ascii="Arial" w:hAnsi="Arial" w:eastAsia="Arial" w:cs="Arial"/>
                <w:b w:val="0"/>
                <w:bCs w:val="0"/>
                <w:color w:val="1f2d5a"/>
                <w:sz w:val="20"/>
                <w:szCs w:val="20"/>
              </w:rPr>
              <w:t xml:space="preserve">CDE File Naming Review</w:t>
            </w:r>
            <w:r>
              <w:rPr>
                <w:rFonts w:ascii="Arial" w:hAnsi="Arial" w:eastAsia="Arial" w:cs="Arial"/>
                <w:b w:val="0"/>
                <w:bCs w:val="0"/>
                <w:color w:val="1f2d5a"/>
                <w:sz w:val="20"/>
                <w:szCs w:val="20"/>
              </w:rPr>
              <w:t xml:space="preserve">Digital Handover Checklist</w:t>
            </w:r>
            <w:r>
              <w:rPr>
                <w:rFonts w:ascii="Arial" w:hAnsi="Arial" w:eastAsia="Arial" w:cs="Arial"/>
                <w:b w:val="0"/>
                <w:bCs w:val="0"/>
                <w:color w:val="1f2d5a"/>
                <w:sz w:val="20"/>
                <w:szCs w:val="20"/>
              </w:rPr>
              <w:t xml:space="preserve">RBAC Access Control Audit</w:t>
            </w:r>
            <w:r>
              <w:rPr>
                <w:rFonts w:ascii="Arial" w:hAnsi="Arial" w:eastAsia="Arial" w:cs="Arial"/>
                <w:b w:val="0"/>
                <w:bCs w:val="0"/>
                <w:color w:val="1f2d5a"/>
                <w:sz w:val="20"/>
                <w:szCs w:val="20"/>
              </w:rPr>
              <w:t xml:space="preserve">BIM Coordination Meeting</w:t>
            </w:r>
            <w:r>
              <w:rPr>
                <w:rFonts w:ascii="Arial" w:hAnsi="Arial" w:cs="Arial"/>
                <w:b w:val="0"/>
                <w:bCs w:val="0"/>
                <w:color w:val="1f2d5a"/>
                <w:sz w:val="20"/>
                <w:szCs w:val="20"/>
              </w:rPr>
            </w:r>
            <w:r>
              <w:rPr>
                <w:rFonts w:ascii="Arial" w:hAnsi="Arial" w:cs="Arial"/>
                <w:b w:val="0"/>
                <w:bCs w:val="0"/>
                <w:color w:val="1f2d5a"/>
                <w:sz w:val="20"/>
                <w:szCs w:val="20"/>
              </w:rPr>
            </w:r>
          </w:p>
        </w:tc>
        <w:tc>
          <w:tcPr>
            <w:shd w:val="clear" w:color="f0f5ff" w:fill="f0f5ff"/>
            <w:tcBorders/>
            <w:tcMar>
              <w:left w:w="80" w:type="dxa"/>
              <w:top w:w="60" w:type="dxa"/>
              <w:right w:w="80" w:type="dxa"/>
              <w:bottom w:w="60" w:type="dxa"/>
            </w:tcMar>
            <w:tcW w:w="1200" w:type="dxa"/>
          </w:tcPr>
          <w:p w14:paraId="3A69E09A">
            <w:pPr>
              <w:pBdr/>
              <w:spacing w:after="30" w:before="30"/>
              <w:ind/>
              <w:rPr>
                <w:rFonts w:ascii="Arial" w:hAnsi="Arial" w:cs="Arial"/>
                <w:b w:val="0"/>
                <w:bCs w:val="0"/>
                <w:color w:val="1f2d5a"/>
                <w:sz w:val="20"/>
                <w:szCs w:val="20"/>
              </w:rPr>
            </w:pPr>
            <w:r>
              <w:rPr>
                <w:rFonts w:ascii="Arial" w:hAnsi="Arial" w:eastAsia="Arial" w:cs="Arial"/>
                <w:b w:val="0"/>
                <w:bCs w:val="0"/>
                <w:color w:val="1f2d5a"/>
                <w:sz w:val="20"/>
                <w:szCs w:val="20"/>
              </w:rPr>
            </w:r>
            <w:r>
              <w:rPr>
                <w:rFonts w:ascii="Arial" w:hAnsi="Arial" w:eastAsia="Arial" w:cs="Arial"/>
                <w:b w:val="0"/>
                <w:bCs w:val="0"/>
                <w:color w:val="1f2d5a"/>
                <w:sz w:val="20"/>
                <w:szCs w:val="20"/>
              </w:rPr>
              <w:t xml:space="preserve">Agent</w:t>
            </w:r>
            <w:r>
              <w:rPr>
                <w:rFonts w:ascii="Arial" w:hAnsi="Arial" w:eastAsia="Arial" w:cs="Arial"/>
                <w:b w:val="0"/>
                <w:bCs w:val="0"/>
                <w:color w:val="1f2d5a"/>
                <w:sz w:val="20"/>
                <w:szCs w:val="20"/>
              </w:rPr>
              <w:t xml:space="preserve">Atlas</w:t>
            </w:r>
            <w:r>
              <w:rPr>
                <w:rFonts w:ascii="Arial" w:hAnsi="Arial" w:eastAsia="Arial" w:cs="Arial"/>
                <w:b w:val="0"/>
                <w:bCs w:val="0"/>
                <w:color w:val="1f2d5a"/>
                <w:sz w:val="20"/>
                <w:szCs w:val="20"/>
              </w:rPr>
              <w:t xml:space="preserve">Atlas + Forge</w:t>
            </w:r>
            <w:r>
              <w:rPr>
                <w:rFonts w:ascii="Arial" w:hAnsi="Arial" w:eastAsia="Arial" w:cs="Arial"/>
                <w:b w:val="0"/>
                <w:bCs w:val="0"/>
                <w:color w:val="1f2d5a"/>
                <w:sz w:val="20"/>
                <w:szCs w:val="20"/>
              </w:rPr>
              <w:t xml:space="preserve">Atlas</w:t>
            </w:r>
            <w:r>
              <w:rPr>
                <w:rFonts w:ascii="Arial" w:hAnsi="Arial" w:eastAsia="Arial" w:cs="Arial"/>
                <w:b w:val="0"/>
                <w:bCs w:val="0"/>
                <w:color w:val="1f2d5a"/>
                <w:sz w:val="20"/>
                <w:szCs w:val="20"/>
              </w:rPr>
              <w:t xml:space="preserve">Blaze</w:t>
            </w:r>
            <w:r>
              <w:rPr>
                <w:rFonts w:ascii="Arial" w:hAnsi="Arial" w:eastAsia="Arial" w:cs="Arial"/>
                <w:b w:val="0"/>
                <w:bCs w:val="0"/>
                <w:color w:val="1f2d5a"/>
                <w:sz w:val="20"/>
                <w:szCs w:val="20"/>
              </w:rPr>
              <w:t xml:space="preserve">Atlas + Hana</w:t>
            </w:r>
            <w:r>
              <w:rPr>
                <w:rFonts w:ascii="Arial" w:hAnsi="Arial" w:eastAsia="Arial" w:cs="Arial"/>
                <w:b w:val="0"/>
                <w:bCs w:val="0"/>
                <w:color w:val="1f2d5a"/>
                <w:sz w:val="20"/>
                <w:szCs w:val="20"/>
              </w:rPr>
              <w:t xml:space="preserve">Core</w:t>
            </w:r>
            <w:r>
              <w:rPr>
                <w:rFonts w:ascii="Arial" w:hAnsi="Arial" w:eastAsia="Arial" w:cs="Arial"/>
                <w:b w:val="0"/>
                <w:bCs w:val="0"/>
                <w:color w:val="1f2d5a"/>
                <w:sz w:val="20"/>
                <w:szCs w:val="20"/>
              </w:rPr>
              <w:t xml:space="preserve">Atlas (Lead)</w:t>
            </w:r>
            <w:r>
              <w:rPr>
                <w:rFonts w:ascii="Arial" w:hAnsi="Arial" w:cs="Arial"/>
                <w:b w:val="0"/>
                <w:bCs w:val="0"/>
                <w:color w:val="1f2d5a"/>
                <w:sz w:val="20"/>
                <w:szCs w:val="20"/>
              </w:rPr>
            </w:r>
            <w:r>
              <w:rPr>
                <w:rFonts w:ascii="Arial" w:hAnsi="Arial" w:cs="Arial"/>
                <w:b w:val="0"/>
                <w:bCs w:val="0"/>
                <w:color w:val="1f2d5a"/>
                <w:sz w:val="20"/>
                <w:szCs w:val="20"/>
              </w:rPr>
            </w:r>
          </w:p>
        </w:tc>
        <w:tc>
          <w:tcPr>
            <w:shd w:val="clear" w:color="f0f5ff" w:fill="f0f5ff"/>
            <w:tcBorders/>
            <w:tcMar>
              <w:left w:w="80" w:type="dxa"/>
              <w:top w:w="60" w:type="dxa"/>
              <w:right w:w="80" w:type="dxa"/>
              <w:bottom w:w="60" w:type="dxa"/>
            </w:tcMar>
            <w:tcW w:w="1600" w:type="dxa"/>
          </w:tcPr>
          <w:p w14:paraId="082C6B15">
            <w:pPr>
              <w:pBdr/>
              <w:spacing w:after="30" w:before="30"/>
              <w:ind/>
              <w:rPr>
                <w:rFonts w:ascii="Arial" w:hAnsi="Arial" w:cs="Arial"/>
                <w:b w:val="0"/>
                <w:bCs w:val="0"/>
                <w:color w:val="1f2d5a"/>
                <w:sz w:val="20"/>
                <w:szCs w:val="20"/>
              </w:rPr>
            </w:pPr>
            <w:r>
              <w:rPr>
                <w:rFonts w:ascii="Arial" w:hAnsi="Arial" w:eastAsia="Arial" w:cs="Arial"/>
                <w:b w:val="0"/>
                <w:bCs w:val="0"/>
                <w:color w:val="1f2d5a"/>
                <w:sz w:val="20"/>
                <w:szCs w:val="20"/>
              </w:rPr>
            </w:r>
            <w:r>
              <w:rPr>
                <w:rFonts w:ascii="Arial" w:hAnsi="Arial" w:eastAsia="Arial" w:cs="Arial"/>
                <w:b w:val="0"/>
                <w:bCs w:val="0"/>
                <w:color w:val="1f2d5a"/>
                <w:sz w:val="20"/>
                <w:szCs w:val="20"/>
              </w:rPr>
              <w:t xml:space="preserve">เครื่องมือ</w:t>
            </w:r>
            <w:r>
              <w:rPr>
                <w:rFonts w:ascii="Arial" w:hAnsi="Arial" w:eastAsia="Arial" w:cs="Arial"/>
                <w:b w:val="0"/>
                <w:bCs w:val="0"/>
                <w:color w:val="1f2d5a"/>
                <w:sz w:val="20"/>
                <w:szCs w:val="20"/>
              </w:rPr>
              <w:t xml:space="preserve">Navisworks / ACC</w:t>
            </w:r>
            <w:r>
              <w:rPr>
                <w:rFonts w:ascii="Arial" w:hAnsi="Arial" w:eastAsia="Arial" w:cs="Arial"/>
                <w:b w:val="0"/>
                <w:bCs w:val="0"/>
                <w:color w:val="1f2d5a"/>
                <w:sz w:val="20"/>
                <w:szCs w:val="20"/>
              </w:rPr>
              <w:t xml:space="preserve">Navisworks</w:t>
            </w:r>
            <w:r>
              <w:rPr>
                <w:rFonts w:ascii="Arial" w:hAnsi="Arial" w:eastAsia="Arial" w:cs="Arial"/>
                <w:b w:val="0"/>
                <w:bCs w:val="0"/>
                <w:color w:val="1f2d5a"/>
                <w:sz w:val="20"/>
                <w:szCs w:val="20"/>
              </w:rPr>
              <w:t xml:space="preserve">Navisworks</w:t>
            </w:r>
            <w:r>
              <w:rPr>
                <w:rFonts w:ascii="Arial" w:hAnsi="Arial" w:eastAsia="Arial" w:cs="Arial"/>
                <w:b w:val="0"/>
                <w:bCs w:val="0"/>
                <w:color w:val="1f2d5a"/>
                <w:sz w:val="20"/>
                <w:szCs w:val="20"/>
              </w:rPr>
              <w:t xml:space="preserve">ACC CDE</w:t>
            </w:r>
            <w:r>
              <w:rPr>
                <w:rFonts w:ascii="Arial" w:hAnsi="Arial" w:eastAsia="Arial" w:cs="Arial"/>
                <w:b w:val="0"/>
                <w:bCs w:val="0"/>
                <w:color w:val="1f2d5a"/>
                <w:sz w:val="20"/>
                <w:szCs w:val="20"/>
              </w:rPr>
              <w:t xml:space="preserve">ACC / SharePoint</w:t>
            </w:r>
            <w:r>
              <w:rPr>
                <w:rFonts w:ascii="Arial" w:hAnsi="Arial" w:eastAsia="Arial" w:cs="Arial"/>
                <w:b w:val="0"/>
                <w:bCs w:val="0"/>
                <w:color w:val="1f2d5a"/>
                <w:sz w:val="20"/>
                <w:szCs w:val="20"/>
              </w:rPr>
              <w:t xml:space="preserve">ACC Admin Panel</w:t>
            </w:r>
            <w:r>
              <w:rPr>
                <w:rFonts w:ascii="Arial" w:hAnsi="Arial" w:eastAsia="Arial" w:cs="Arial"/>
                <w:b w:val="0"/>
                <w:bCs w:val="0"/>
                <w:color w:val="1f2d5a"/>
                <w:sz w:val="20"/>
                <w:szCs w:val="20"/>
              </w:rPr>
              <w:t xml:space="preserve">Teams / Zoom</w:t>
            </w:r>
            <w:r>
              <w:rPr>
                <w:rFonts w:ascii="Arial" w:hAnsi="Arial" w:cs="Arial"/>
                <w:b w:val="0"/>
                <w:bCs w:val="0"/>
                <w:color w:val="1f2d5a"/>
                <w:sz w:val="20"/>
                <w:szCs w:val="20"/>
              </w:rPr>
            </w:r>
            <w:r>
              <w:rPr>
                <w:rFonts w:ascii="Arial" w:hAnsi="Arial" w:cs="Arial"/>
                <w:b w:val="0"/>
                <w:bCs w:val="0"/>
                <w:color w:val="1f2d5a"/>
                <w:sz w:val="20"/>
                <w:szCs w:val="20"/>
              </w:rPr>
            </w:r>
          </w:p>
        </w:tc>
        <w:tc>
          <w:tcPr>
            <w:shd w:val="clear" w:color="f0f5ff" w:fill="f0f5ff"/>
            <w:tcBorders/>
            <w:tcMar>
              <w:left w:w="80" w:type="dxa"/>
              <w:top w:w="60" w:type="dxa"/>
              <w:right w:w="80" w:type="dxa"/>
              <w:bottom w:w="60" w:type="dxa"/>
            </w:tcMar>
            <w:tcW w:w="1200" w:type="dxa"/>
          </w:tcPr>
          <w:p w14:paraId="6634FFA8">
            <w:pPr>
              <w:pBdr/>
              <w:spacing w:after="30" w:before="30"/>
              <w:ind/>
              <w:rPr>
                <w:rFonts w:ascii="Arial" w:hAnsi="Arial" w:cs="Arial"/>
                <w:b w:val="0"/>
                <w:bCs w:val="0"/>
                <w:color w:val="1f2d5a"/>
                <w:sz w:val="20"/>
                <w:szCs w:val="20"/>
              </w:rPr>
            </w:pPr>
            <w:r>
              <w:rPr>
                <w:rFonts w:ascii="Arial" w:hAnsi="Arial" w:eastAsia="Arial" w:cs="Arial"/>
                <w:b w:val="0"/>
                <w:bCs w:val="0"/>
                <w:color w:val="1f2d5a"/>
                <w:sz w:val="20"/>
                <w:szCs w:val="20"/>
              </w:rPr>
            </w:r>
            <w:r>
              <w:rPr>
                <w:rFonts w:ascii="Arial" w:hAnsi="Arial" w:eastAsia="Arial" w:cs="Arial"/>
                <w:b w:val="0"/>
                <w:bCs w:val="0"/>
                <w:color w:val="1f2d5a"/>
                <w:sz w:val="20"/>
                <w:szCs w:val="20"/>
              </w:rPr>
              <w:t xml:space="preserve">ความถี่</w:t>
            </w:r>
            <w:r>
              <w:rPr>
                <w:rFonts w:ascii="Arial" w:hAnsi="Arial" w:eastAsia="Arial" w:cs="Arial"/>
                <w:b w:val="0"/>
                <w:bCs w:val="0"/>
                <w:color w:val="1f2d5a"/>
                <w:sz w:val="20"/>
                <w:szCs w:val="20"/>
              </w:rPr>
              <w:t xml:space="preserve">รายสัปดาห์</w:t>
            </w:r>
            <w:r>
              <w:rPr>
                <w:rFonts w:ascii="Arial" w:hAnsi="Arial" w:eastAsia="Arial" w:cs="Arial"/>
                <w:b w:val="0"/>
                <w:bCs w:val="0"/>
                <w:color w:val="1f2d5a"/>
                <w:sz w:val="20"/>
                <w:szCs w:val="20"/>
              </w:rPr>
              <w:t xml:space="preserve">ทุก Sprint</w:t>
            </w:r>
            <w:r>
              <w:rPr>
                <w:rFonts w:ascii="Arial" w:hAnsi="Arial" w:eastAsia="Arial" w:cs="Arial"/>
                <w:b w:val="0"/>
                <w:bCs w:val="0"/>
                <w:color w:val="1f2d5a"/>
                <w:sz w:val="20"/>
                <w:szCs w:val="20"/>
              </w:rPr>
              <w:t xml:space="preserve">รายสัปดาห์</w:t>
            </w:r>
            <w:r>
              <w:rPr>
                <w:rFonts w:ascii="Arial" w:hAnsi="Arial" w:eastAsia="Arial" w:cs="Arial"/>
                <w:b w:val="0"/>
                <w:bCs w:val="0"/>
                <w:color w:val="1f2d5a"/>
                <w:sz w:val="20"/>
                <w:szCs w:val="20"/>
              </w:rPr>
              <w:t xml:space="preserve">ทุก Upload</w:t>
            </w:r>
            <w:r>
              <w:rPr>
                <w:rFonts w:ascii="Arial" w:hAnsi="Arial" w:eastAsia="Arial" w:cs="Arial"/>
                <w:b w:val="0"/>
                <w:bCs w:val="0"/>
                <w:color w:val="1f2d5a"/>
                <w:sz w:val="20"/>
                <w:szCs w:val="20"/>
              </w:rPr>
              <w:t xml:space="preserve">ต่อโครงการ</w:t>
            </w:r>
            <w:r>
              <w:rPr>
                <w:rFonts w:ascii="Arial" w:hAnsi="Arial" w:eastAsia="Arial" w:cs="Arial"/>
                <w:b w:val="0"/>
                <w:bCs w:val="0"/>
                <w:color w:val="1f2d5a"/>
                <w:sz w:val="20"/>
                <w:szCs w:val="20"/>
              </w:rPr>
              <w:t xml:space="preserve">ราย 3 เดือน</w:t>
            </w:r>
            <w:r>
              <w:rPr>
                <w:rFonts w:ascii="Arial" w:hAnsi="Arial" w:eastAsia="Arial" w:cs="Arial"/>
                <w:b w:val="0"/>
                <w:bCs w:val="0"/>
                <w:color w:val="1f2d5a"/>
                <w:sz w:val="20"/>
                <w:szCs w:val="20"/>
              </w:rPr>
              <w:t xml:space="preserve">ทุกจันทร์</w:t>
            </w:r>
            <w:r>
              <w:rPr>
                <w:rFonts w:ascii="Arial" w:hAnsi="Arial" w:cs="Arial"/>
                <w:b w:val="0"/>
                <w:bCs w:val="0"/>
                <w:color w:val="1f2d5a"/>
                <w:sz w:val="20"/>
                <w:szCs w:val="20"/>
              </w:rPr>
            </w:r>
            <w:r>
              <w:rPr>
                <w:rFonts w:ascii="Arial" w:hAnsi="Arial" w:cs="Arial"/>
                <w:b w:val="0"/>
                <w:bCs w:val="0"/>
                <w:color w:val="1f2d5a"/>
                <w:sz w:val="20"/>
                <w:szCs w:val="20"/>
              </w:rPr>
            </w:r>
          </w:p>
        </w:tc>
        <w:tc>
          <w:tcPr>
            <w:shd w:val="clear" w:color="f0f5ff" w:fill="f0f5ff"/>
            <w:tcBorders/>
            <w:tcMar>
              <w:left w:w="80" w:type="dxa"/>
              <w:top w:w="60" w:type="dxa"/>
              <w:right w:w="80" w:type="dxa"/>
              <w:bottom w:w="60" w:type="dxa"/>
            </w:tcMar>
            <w:tcW w:w="1800" w:type="dxa"/>
          </w:tcPr>
          <w:p w14:paraId="435DDA5A">
            <w:pPr>
              <w:pBdr/>
              <w:spacing w:after="30" w:before="30"/>
              <w:ind/>
              <w:rPr>
                <w:rFonts w:ascii="Arial" w:hAnsi="Arial" w:cs="Arial"/>
                <w:b w:val="0"/>
                <w:bCs w:val="0"/>
                <w:color w:val="1f2d5a"/>
                <w:sz w:val="20"/>
                <w:szCs w:val="20"/>
              </w:rPr>
            </w:pPr>
            <w:r>
              <w:rPr>
                <w:rFonts w:ascii="Arial" w:hAnsi="Arial" w:eastAsia="Arial" w:cs="Arial"/>
                <w:b w:val="0"/>
                <w:bCs w:val="0"/>
                <w:color w:val="1f2d5a"/>
                <w:sz w:val="20"/>
                <w:szCs w:val="20"/>
              </w:rPr>
            </w:r>
            <w:r>
              <w:rPr>
                <w:rFonts w:ascii="Arial" w:hAnsi="Arial" w:eastAsia="Arial" w:cs="Arial"/>
                <w:b w:val="0"/>
                <w:bCs w:val="0"/>
                <w:color w:val="1f2d5a"/>
                <w:sz w:val="20"/>
                <w:szCs w:val="20"/>
              </w:rPr>
              <w:t xml:space="preserve">มาตรฐาน / เกณฑ์</w:t>
            </w:r>
            <w:r>
              <w:rPr>
                <w:rFonts w:ascii="Arial" w:hAnsi="Arial" w:eastAsia="Arial" w:cs="Arial"/>
                <w:b w:val="0"/>
                <w:bCs w:val="0"/>
                <w:color w:val="1f2d5a"/>
                <w:sz w:val="20"/>
                <w:szCs w:val="20"/>
              </w:rPr>
              <w:t xml:space="preserve">SOP S20 · ISO 19650</w:t>
            </w:r>
            <w:r>
              <w:rPr>
                <w:rFonts w:ascii="Arial" w:hAnsi="Arial" w:eastAsia="Arial" w:cs="Arial"/>
                <w:b w:val="0"/>
                <w:bCs w:val="0"/>
                <w:color w:val="1f2d5a"/>
                <w:sz w:val="20"/>
                <w:szCs w:val="20"/>
              </w:rPr>
              <w:t xml:space="preserve">Priority Critical</w:t>
            </w:r>
            <w:r>
              <w:rPr>
                <w:rFonts w:ascii="Arial" w:hAnsi="Arial" w:eastAsia="Arial" w:cs="Arial"/>
                <w:b w:val="0"/>
                <w:bCs w:val="0"/>
                <w:color w:val="1f2d5a"/>
                <w:sz w:val="20"/>
                <w:szCs w:val="20"/>
              </w:rPr>
              <w:t xml:space="preserve">Priority High</w:t>
            </w:r>
            <w:r>
              <w:rPr>
                <w:rFonts w:ascii="Arial" w:hAnsi="Arial" w:eastAsia="Arial" w:cs="Arial"/>
                <w:b w:val="0"/>
                <w:bCs w:val="0"/>
                <w:color w:val="1f2d5a"/>
                <w:sz w:val="20"/>
                <w:szCs w:val="20"/>
              </w:rPr>
              <w:t xml:space="preserve">ISO 19650-2 · LOD 300+</w:t>
            </w:r>
            <w:r>
              <w:rPr>
                <w:rFonts w:ascii="Arial" w:hAnsi="Arial" w:eastAsia="Arial" w:cs="Arial"/>
                <w:b w:val="0"/>
                <w:bCs w:val="0"/>
                <w:color w:val="1f2d5a"/>
                <w:sz w:val="20"/>
                <w:szCs w:val="20"/>
              </w:rPr>
              <w:t xml:space="preserve">LOD 500 · S20.6</w:t>
            </w:r>
            <w:r>
              <w:rPr>
                <w:rFonts w:ascii="Arial" w:hAnsi="Arial" w:eastAsia="Arial" w:cs="Arial"/>
                <w:b w:val="0"/>
                <w:bCs w:val="0"/>
                <w:color w:val="1f2d5a"/>
                <w:sz w:val="20"/>
                <w:szCs w:val="20"/>
              </w:rPr>
              <w:t xml:space="preserve">SOP S20.5</w:t>
            </w:r>
            <w:r>
              <w:rPr>
                <w:rFonts w:ascii="Arial" w:hAnsi="Arial" w:eastAsia="Arial" w:cs="Arial"/>
                <w:b w:val="0"/>
                <w:bCs w:val="0"/>
                <w:color w:val="1f2d5a"/>
                <w:sz w:val="20"/>
                <w:szCs w:val="20"/>
              </w:rPr>
              <w:t xml:space="preserve">09:00–10:00 น.</w:t>
            </w:r>
            <w:r>
              <w:rPr>
                <w:rFonts w:ascii="Arial" w:hAnsi="Arial" w:cs="Arial"/>
                <w:b w:val="0"/>
                <w:bCs w:val="0"/>
                <w:color w:val="1f2d5a"/>
                <w:sz w:val="20"/>
                <w:szCs w:val="20"/>
              </w:rPr>
            </w:r>
            <w:r>
              <w:rPr>
                <w:rFonts w:ascii="Arial" w:hAnsi="Arial" w:cs="Arial"/>
                <w:b w:val="0"/>
                <w:bCs w:val="0"/>
                <w:color w:val="1f2d5a"/>
                <w:sz w:val="20"/>
                <w:szCs w:val="20"/>
              </w:rPr>
            </w:r>
          </w:p>
        </w:tc>
      </w:tr>
    </w:tbl>
    <w:p w14:paraId="159A4D61">
      <w:pPr>
        <w:pStyle w:val="886"/>
        <w:pBdr/>
        <w:spacing w:after="100" w:before="0"/>
        <w:ind/>
        <w:rPr>
          <w:rFonts w:ascii="Arial" w:hAnsi="Arial" w:cs="Arial"/>
          <w:b w:val="0"/>
          <w:bCs w:val="0"/>
          <w:sz w:val="24"/>
          <w:szCs w:val="24"/>
        </w:rPr>
      </w:pPr>
      <w:r>
        <w:rPr>
          <w:rFonts w:ascii="Arial" w:hAnsi="Arial" w:eastAsia="Arial" w:cs="Arial"/>
          <w:b w:val="0"/>
          <w:bCs w:val="0"/>
          <w:sz w:val="24"/>
          <w:szCs w:val="24"/>
        </w:rPr>
        <w:t xml:space="preserve">ประเภท Clash: HARD (Critical) = แก้ไขภายใน 48 ชั่วโมง · SOFT (High) = แก้ไขภายใน 1 สัปดาห์ · Work Order (WO) = บันทึกและติดตาม · เกณฑ์ Clash Resolved Rate: ≥ 95% ต่อรอบประชุม</w:t>
      </w:r>
      <w:r>
        <w:rPr>
          <w:rFonts w:ascii="Arial" w:hAnsi="Arial" w:cs="Arial"/>
          <w:b w:val="0"/>
          <w:bCs w:val="0"/>
          <w:sz w:val="24"/>
          <w:szCs w:val="24"/>
        </w:rPr>
      </w:r>
      <w:r>
        <w:rPr>
          <w:rFonts w:ascii="Arial" w:hAnsi="Arial" w:cs="Arial"/>
          <w:b w:val="0"/>
          <w:bCs w:val="0"/>
          <w:sz w:val="24"/>
          <w:szCs w:val="24"/>
        </w:rPr>
      </w:r>
    </w:p>
    <w:p w14:paraId="625EA969">
      <w:pPr>
        <w:pStyle w:val="886"/>
        <w:pBdr/>
        <w:spacing w:after="80" w:before="0"/>
        <w:ind/>
        <w:rPr/>
      </w:pPr>
      <w:r/>
      <w:r/>
    </w:p>
    <w:p w14:paraId="3710F30B">
      <w:pPr>
        <w:pBdr/>
        <w:spacing w:after="80"/>
        <w:ind/>
        <w:rPr>
          <w:sz w:val="20"/>
          <w:szCs w:val="20"/>
        </w:rPr>
      </w:pPr>
      <w:r>
        <w:rPr>
          <w:sz w:val="20"/>
          <w:szCs w:val="20"/>
        </w:rPr>
      </w:r>
      <w:r>
        <w:rPr>
          <w:sz w:val="20"/>
          <w:szCs w:val="20"/>
        </w:rPr>
      </w:r>
      <w:r>
        <w:rPr>
          <w:sz w:val="20"/>
          <w:szCs w:val="20"/>
        </w:rPr>
      </w:r>
    </w:p>
    <w:p w14:paraId="61CDD0B1">
      <w:pPr>
        <w:pBdr/>
        <w:spacing w:after="100" w:before="320"/>
        <w:ind/>
        <w:rPr>
          <w:b/>
          <w:bCs/>
          <w:color w:val="1f2d5a"/>
          <w:sz w:val="36"/>
          <w:szCs w:val="36"/>
        </w:rPr>
      </w:pPr>
      <w:r>
        <w:rPr>
          <w:b/>
          <w:bCs/>
          <w:color w:val="1f2d5a"/>
          <w:sz w:val="36"/>
          <w:szCs w:val="36"/>
        </w:rPr>
        <w:t xml:space="preserve">11. ผลการประเมิน Sustainability Scorecard</w:t>
      </w:r>
      <w:r>
        <w:rPr>
          <w:b/>
          <w:bCs/>
          <w:color w:val="1f2d5a"/>
          <w:sz w:val="36"/>
          <w:szCs w:val="36"/>
        </w:rPr>
      </w:r>
      <w:r>
        <w:rPr>
          <w:b/>
          <w:bCs/>
          <w:color w:val="1f2d5a"/>
          <w:sz w:val="36"/>
          <w:szCs w:val="36"/>
        </w:rPr>
      </w:r>
    </w:p>
    <w:p w14:paraId="23BB25EA">
      <w:pPr>
        <w:pBdr/>
        <w:spacing w:after="100"/>
        <w:ind/>
        <w:rPr>
          <w:b w:val="0"/>
          <w:bCs w:val="0"/>
          <w:sz w:val="24"/>
          <w:szCs w:val="24"/>
        </w:rPr>
      </w:pPr>
      <w:r>
        <w:rPr>
          <w:b w:val="0"/>
          <w:bCs w:val="0"/>
          <w:sz w:val="24"/>
          <w:szCs w:val="24"/>
        </w:rPr>
        <w:t xml:space="preserve">MONOLITH ใช้กรอบมาตรฐาน LEED v4.1 และ WELL Building Standard เป็นแนวทางหลักในการประเมิน ความยั่งยืนของโครงการ ครอบคลุมด้านพลังงาน น้ำ วัสดุ และคุณภาพสภาพแวดล้อมภายใน โดยมีเป้าหมาย LEED Gold สำหรับโครงการ Luxury Residential ทุกโครงการตั้งแต่ปี 2026</w:t>
      </w:r>
      <w:r>
        <w:rPr>
          <w:b w:val="0"/>
          <w:bCs w:val="0"/>
          <w:sz w:val="24"/>
          <w:szCs w:val="24"/>
        </w:rPr>
      </w:r>
      <w:r>
        <w:rPr>
          <w:b w:val="0"/>
          <w:bCs w:val="0"/>
          <w:sz w:val="24"/>
          <w:szCs w:val="24"/>
        </w:rPr>
      </w:r>
    </w:p>
    <w:p w14:paraId="771F1B6A">
      <w:pPr>
        <w:pBdr/>
        <w:spacing w:after="80"/>
        <w:ind/>
        <w:rPr>
          <w:sz w:val="20"/>
          <w:szCs w:val="20"/>
        </w:rPr>
      </w:pPr>
      <w:r>
        <w:rPr>
          <w:sz w:val="20"/>
          <w:szCs w:val="20"/>
        </w:rPr>
      </w:r>
      <w:r>
        <w:rPr>
          <w:sz w:val="20"/>
          <w:szCs w:val="20"/>
        </w:rPr>
      </w:r>
      <w:r>
        <w:rPr>
          <w:sz w:val="20"/>
          <w:szCs w:val="20"/>
        </w:rPr>
      </w:r>
    </w:p>
    <w:p w14:paraId="7DDE6E52">
      <w:pPr>
        <w:pBdr/>
        <w:spacing w:after="80" w:before="200"/>
        <w:ind/>
        <w:rPr>
          <w:b/>
          <w:bCs/>
          <w:color w:val="2e75b6"/>
          <w:sz w:val="28"/>
          <w:szCs w:val="28"/>
        </w:rPr>
      </w:pPr>
      <w:r>
        <w:rPr>
          <w:b/>
          <w:bCs/>
          <w:color w:val="2e75b6"/>
          <w:sz w:val="28"/>
          <w:szCs w:val="28"/>
        </w:rPr>
        <w:t xml:space="preserve">11.1 ระดับการรับรอง LEED Certification Targets</w:t>
      </w:r>
      <w:r>
        <w:rPr>
          <w:b/>
          <w:bCs/>
          <w:color w:val="2e75b6"/>
          <w:sz w:val="28"/>
          <w:szCs w:val="28"/>
        </w:rPr>
      </w:r>
      <w:r>
        <w:rPr>
          <w:b/>
          <w:bCs/>
          <w:color w:val="2e75b6"/>
          <w:sz w:val="28"/>
          <w:szCs w:val="28"/>
        </w:rPr>
      </w:r>
    </w:p>
    <w:tbl>
      <w:tblPr>
        <w:tblW w:w="5000" w:type="pct"/>
        <w:tblBorders>
          <w:top w:val="single" w:color="c8c8c8" w:sz="4" w:space="0"/>
          <w:left w:val="single" w:color="c8c8c8" w:sz="4" w:space="0"/>
          <w:bottom w:val="single" w:color="c8c8c8" w:sz="4" w:space="0"/>
          <w:right w:val="single" w:color="c8c8c8" w:sz="4" w:space="0"/>
          <w:insideH w:val="single" w:color="c8c8c8" w:sz="4" w:space="0"/>
          <w:insideV w:val="single" w:color="c8c8c8" w:sz="4" w:space="0"/>
        </w:tblBorders>
        <w:tblLook w:val="04A0" w:firstRow="1" w:lastRow="0" w:firstColumn="1" w:lastColumn="0" w:noHBand="0" w:noVBand="1"/>
      </w:tblPr>
      <w:tblGrid>
        <w:gridCol w:w="222"/>
        <w:gridCol w:w="222"/>
        <w:gridCol w:w="222"/>
        <w:tblGridChange w:id="3">
          <w:tblGrid/>
        </w:tblGridChange>
      </w:tblGrid>
      <w:tr>
        <w:trPr/>
        <w:tc>
          <w:tcPr>
            <w:shd w:val="clear" w:color="2e75b6" w:fill="2e75b6"/>
            <w:tcBorders/>
            <w:tcMar>
              <w:left w:w="100" w:type="dxa"/>
              <w:top w:w="60" w:type="dxa"/>
              <w:right w:w="100" w:type="dxa"/>
              <w:bottom w:w="60" w:type="dxa"/>
            </w:tcMar>
          </w:tcPr>
          <w:p w14:paraId="7AB299E0">
            <w:pPr>
              <w:pBdr/>
              <w:spacing/>
              <w:ind/>
              <w:rPr>
                <w:b/>
                <w:bCs/>
                <w:color w:val="ffffff"/>
                <w:sz w:val="22"/>
                <w:szCs w:val="22"/>
              </w:rPr>
            </w:pPr>
            <w:r>
              <w:rPr>
                <w:b/>
                <w:bCs/>
                <w:color w:val="ffffff"/>
                <w:sz w:val="22"/>
                <w:szCs w:val="22"/>
              </w:rPr>
            </w:r>
            <w:r>
              <w:rPr>
                <w:b/>
                <w:bCs/>
                <w:color w:val="ffffff"/>
                <w:sz w:val="22"/>
                <w:szCs w:val="22"/>
              </w:rPr>
              <w:t xml:space="preserve">ระดับการรับรอง</w:t>
            </w:r>
            <w:r>
              <w:rPr>
                <w:b/>
                <w:bCs/>
                <w:color w:val="ffffff"/>
                <w:sz w:val="22"/>
                <w:szCs w:val="22"/>
              </w:rPr>
            </w:r>
            <w:r>
              <w:rPr>
                <w:b/>
                <w:bCs/>
                <w:color w:val="ffffff"/>
                <w:sz w:val="22"/>
                <w:szCs w:val="22"/>
              </w:rPr>
            </w:r>
          </w:p>
        </w:tc>
        <w:tc>
          <w:tcPr>
            <w:shd w:val="clear" w:color="2e75b6" w:fill="2e75b6"/>
            <w:tcBorders/>
            <w:tcMar>
              <w:left w:w="100" w:type="dxa"/>
              <w:top w:w="60" w:type="dxa"/>
              <w:right w:w="100" w:type="dxa"/>
              <w:bottom w:w="60" w:type="dxa"/>
            </w:tcMar>
          </w:tcPr>
          <w:p w14:paraId="284C4226">
            <w:pPr>
              <w:pBdr/>
              <w:spacing/>
              <w:ind/>
              <w:rPr>
                <w:b/>
                <w:bCs/>
                <w:color w:val="ffffff"/>
                <w:sz w:val="22"/>
                <w:szCs w:val="22"/>
              </w:rPr>
            </w:pPr>
            <w:r>
              <w:rPr>
                <w:b/>
                <w:bCs/>
                <w:color w:val="ffffff"/>
                <w:sz w:val="22"/>
                <w:szCs w:val="22"/>
              </w:rPr>
            </w:r>
            <w:r>
              <w:rPr>
                <w:b/>
                <w:bCs/>
                <w:color w:val="ffffff"/>
                <w:sz w:val="22"/>
                <w:szCs w:val="22"/>
              </w:rPr>
              <w:t xml:space="preserve">คะแนน (LEED v4.1)</w:t>
            </w:r>
            <w:r>
              <w:rPr>
                <w:b/>
                <w:bCs/>
                <w:color w:val="ffffff"/>
                <w:sz w:val="22"/>
                <w:szCs w:val="22"/>
              </w:rPr>
            </w:r>
            <w:r>
              <w:rPr>
                <w:b/>
                <w:bCs/>
                <w:color w:val="ffffff"/>
                <w:sz w:val="22"/>
                <w:szCs w:val="22"/>
              </w:rPr>
            </w:r>
          </w:p>
        </w:tc>
        <w:tc>
          <w:tcPr>
            <w:shd w:val="clear" w:color="2e75b6" w:fill="2e75b6"/>
            <w:tcBorders/>
            <w:tcMar>
              <w:left w:w="100" w:type="dxa"/>
              <w:top w:w="60" w:type="dxa"/>
              <w:right w:w="100" w:type="dxa"/>
              <w:bottom w:w="60" w:type="dxa"/>
            </w:tcMar>
          </w:tcPr>
          <w:p w14:paraId="41A5328D">
            <w:pPr>
              <w:pBdr/>
              <w:spacing/>
              <w:ind/>
              <w:rPr>
                <w:b/>
                <w:bCs/>
                <w:color w:val="ffffff"/>
                <w:sz w:val="22"/>
                <w:szCs w:val="22"/>
              </w:rPr>
            </w:pPr>
            <w:r>
              <w:rPr>
                <w:b/>
                <w:bCs/>
                <w:color w:val="ffffff"/>
                <w:sz w:val="22"/>
                <w:szCs w:val="22"/>
              </w:rPr>
            </w:r>
            <w:r>
              <w:rPr>
                <w:b/>
                <w:bCs/>
                <w:color w:val="ffffff"/>
                <w:sz w:val="22"/>
                <w:szCs w:val="22"/>
              </w:rPr>
              <w:t xml:space="preserve">กลุ่มโครงการเป้าหมาย</w:t>
            </w:r>
            <w:r>
              <w:rPr>
                <w:b/>
                <w:bCs/>
                <w:color w:val="ffffff"/>
                <w:sz w:val="22"/>
                <w:szCs w:val="22"/>
              </w:rPr>
            </w:r>
            <w:r>
              <w:rPr>
                <w:b/>
                <w:bCs/>
                <w:color w:val="ffffff"/>
                <w:sz w:val="22"/>
                <w:szCs w:val="22"/>
              </w:rPr>
            </w:r>
          </w:p>
        </w:tc>
      </w:tr>
      <w:tr>
        <w:trPr/>
        <w:tc>
          <w:tcPr>
            <w:shd w:val="clear" w:color="f0f5ff" w:fill="f0f5ff"/>
            <w:tcBorders/>
            <w:tcMar>
              <w:left w:w="100" w:type="dxa"/>
              <w:top w:w="60" w:type="dxa"/>
              <w:right w:w="100" w:type="dxa"/>
              <w:bottom w:w="60" w:type="dxa"/>
            </w:tcMar>
            <w:vMerge w:val="restart"/>
          </w:tcPr>
          <w:p w14:paraId="38D8163E">
            <w:pPr>
              <w:pBdr/>
              <w:spacing/>
              <w:ind/>
              <w:jc w:val="left"/>
              <w:rPr>
                <w:b w:val="0"/>
                <w:bCs w:val="0"/>
                <w:color w:val="1a2744"/>
                <w:sz w:val="22"/>
                <w:szCs w:val="22"/>
              </w:rPr>
            </w:pPr>
            <w:r>
              <w:rPr>
                <w:b w:val="0"/>
                <w:bCs w:val="0"/>
                <w:color w:val="1a2744"/>
                <w:sz w:val="22"/>
                <w:szCs w:val="22"/>
              </w:rPr>
            </w:r>
            <w:r>
              <w:rPr>
                <w:b w:val="0"/>
                <w:bCs w:val="0"/>
                <w:color w:val="1a2744"/>
                <w:sz w:val="22"/>
                <w:szCs w:val="22"/>
              </w:rPr>
              <w:t xml:space="preserve">CERTIFIED</w:t>
            </w:r>
            <w:r>
              <w:rPr>
                <w:b w:val="0"/>
                <w:bCs w:val="0"/>
                <w:color w:val="1a2744"/>
                <w:sz w:val="22"/>
                <w:szCs w:val="22"/>
              </w:rPr>
            </w:r>
            <w:r>
              <w:rPr>
                <w:b w:val="0"/>
                <w:bCs w:val="0"/>
                <w:color w:val="1a2744"/>
                <w:sz w:val="22"/>
                <w:szCs w:val="22"/>
              </w:rPr>
            </w:r>
          </w:p>
        </w:tc>
        <w:tc>
          <w:tcPr>
            <w:shd w:val="clear" w:color="f0f5ff" w:fill="f0f5ff"/>
            <w:tcBorders/>
            <w:tcMar>
              <w:left w:w="100" w:type="dxa"/>
              <w:top w:w="60" w:type="dxa"/>
              <w:right w:w="100" w:type="dxa"/>
              <w:bottom w:w="60" w:type="dxa"/>
            </w:tcMar>
            <w:vMerge w:val="restart"/>
          </w:tcPr>
          <w:p w14:paraId="308611B4">
            <w:pPr>
              <w:pBdr/>
              <w:spacing/>
              <w:ind/>
              <w:jc w:val="left"/>
              <w:rPr>
                <w:b w:val="0"/>
                <w:bCs w:val="0"/>
                <w:color w:val="1a2744"/>
                <w:sz w:val="22"/>
                <w:szCs w:val="22"/>
              </w:rPr>
            </w:pPr>
            <w:r>
              <w:rPr>
                <w:b w:val="0"/>
                <w:bCs w:val="0"/>
                <w:color w:val="1a2744"/>
                <w:sz w:val="22"/>
                <w:szCs w:val="22"/>
              </w:rPr>
            </w:r>
            <w:r>
              <w:rPr>
                <w:b w:val="0"/>
                <w:bCs w:val="0"/>
                <w:color w:val="1a2744"/>
                <w:sz w:val="22"/>
                <w:szCs w:val="22"/>
              </w:rPr>
              <w:t xml:space="preserve">40–49 pts</w:t>
            </w:r>
            <w:r>
              <w:rPr>
                <w:b w:val="0"/>
                <w:bCs w:val="0"/>
                <w:color w:val="1a2744"/>
                <w:sz w:val="22"/>
                <w:szCs w:val="22"/>
              </w:rPr>
            </w:r>
            <w:r>
              <w:rPr>
                <w:b w:val="0"/>
                <w:bCs w:val="0"/>
                <w:color w:val="1a2744"/>
                <w:sz w:val="22"/>
                <w:szCs w:val="22"/>
              </w:rPr>
            </w:r>
          </w:p>
        </w:tc>
        <w:tc>
          <w:tcPr>
            <w:shd w:val="clear" w:color="f0f5ff" w:fill="f0f5ff"/>
            <w:tcBorders/>
            <w:tcMar>
              <w:left w:w="100" w:type="dxa"/>
              <w:top w:w="60" w:type="dxa"/>
              <w:right w:w="100" w:type="dxa"/>
              <w:bottom w:w="60" w:type="dxa"/>
            </w:tcMar>
            <w:vMerge w:val="restart"/>
          </w:tcPr>
          <w:p w14:paraId="428B5695">
            <w:pPr>
              <w:pBdr/>
              <w:spacing/>
              <w:ind/>
              <w:jc w:val="left"/>
              <w:rPr>
                <w:b w:val="0"/>
                <w:bCs w:val="0"/>
                <w:color w:val="1a2744"/>
                <w:sz w:val="22"/>
                <w:szCs w:val="22"/>
              </w:rPr>
            </w:pPr>
            <w:r>
              <w:rPr>
                <w:b w:val="0"/>
                <w:bCs w:val="0"/>
                <w:color w:val="1a2744"/>
                <w:sz w:val="22"/>
                <w:szCs w:val="22"/>
              </w:rPr>
            </w:r>
            <w:r>
              <w:rPr>
                <w:b w:val="0"/>
                <w:bCs w:val="0"/>
                <w:color w:val="1a2744"/>
                <w:sz w:val="22"/>
                <w:szCs w:val="22"/>
              </w:rPr>
              <w:t xml:space="preserve">ขั้นต่ำสุด</w:t>
            </w:r>
            <w:r>
              <w:rPr>
                <w:b w:val="0"/>
                <w:bCs w:val="0"/>
                <w:color w:val="1a2744"/>
                <w:sz w:val="22"/>
                <w:szCs w:val="22"/>
              </w:rPr>
            </w:r>
            <w:r>
              <w:rPr>
                <w:b w:val="0"/>
                <w:bCs w:val="0"/>
                <w:color w:val="1a2744"/>
                <w:sz w:val="22"/>
                <w:szCs w:val="22"/>
              </w:rPr>
            </w:r>
          </w:p>
        </w:tc>
      </w:tr>
      <w:tr>
        <w:trPr/>
        <w:tc>
          <w:tcPr>
            <w:shd w:val="clear" w:color="ffffff" w:fill="ffffff"/>
            <w:tcBorders/>
            <w:tcMar>
              <w:left w:w="100" w:type="dxa"/>
              <w:top w:w="60" w:type="dxa"/>
              <w:right w:w="100" w:type="dxa"/>
              <w:bottom w:w="60" w:type="dxa"/>
            </w:tcMar>
            <w:vMerge w:val="restart"/>
          </w:tcPr>
          <w:p w14:paraId="528D7570">
            <w:pPr>
              <w:pBdr/>
              <w:spacing/>
              <w:ind/>
              <w:jc w:val="left"/>
              <w:rPr>
                <w:b w:val="0"/>
                <w:bCs w:val="0"/>
                <w:color w:val="1a2744"/>
                <w:sz w:val="22"/>
                <w:szCs w:val="22"/>
              </w:rPr>
            </w:pPr>
            <w:r>
              <w:rPr>
                <w:b w:val="0"/>
                <w:bCs w:val="0"/>
                <w:color w:val="1a2744"/>
                <w:sz w:val="22"/>
                <w:szCs w:val="22"/>
              </w:rPr>
            </w:r>
            <w:r>
              <w:rPr>
                <w:b w:val="0"/>
                <w:bCs w:val="0"/>
                <w:color w:val="1a2744"/>
                <w:sz w:val="22"/>
                <w:szCs w:val="22"/>
              </w:rPr>
              <w:t xml:space="preserve">SILVER</w:t>
            </w:r>
            <w:r>
              <w:rPr>
                <w:b w:val="0"/>
                <w:bCs w:val="0"/>
                <w:color w:val="1a2744"/>
                <w:sz w:val="22"/>
                <w:szCs w:val="22"/>
              </w:rPr>
            </w:r>
            <w:r>
              <w:rPr>
                <w:b w:val="0"/>
                <w:bCs w:val="0"/>
                <w:color w:val="1a2744"/>
                <w:sz w:val="22"/>
                <w:szCs w:val="22"/>
              </w:rPr>
            </w:r>
          </w:p>
        </w:tc>
        <w:tc>
          <w:tcPr>
            <w:shd w:val="clear" w:color="ffffff" w:fill="ffffff"/>
            <w:tcBorders/>
            <w:tcMar>
              <w:left w:w="100" w:type="dxa"/>
              <w:top w:w="60" w:type="dxa"/>
              <w:right w:w="100" w:type="dxa"/>
              <w:bottom w:w="60" w:type="dxa"/>
            </w:tcMar>
            <w:vMerge w:val="restart"/>
          </w:tcPr>
          <w:p w14:paraId="75DB8A63">
            <w:pPr>
              <w:pBdr/>
              <w:spacing/>
              <w:ind/>
              <w:jc w:val="left"/>
              <w:rPr>
                <w:b w:val="0"/>
                <w:bCs w:val="0"/>
                <w:color w:val="1a2744"/>
                <w:sz w:val="22"/>
                <w:szCs w:val="22"/>
              </w:rPr>
            </w:pPr>
            <w:r>
              <w:rPr>
                <w:b w:val="0"/>
                <w:bCs w:val="0"/>
                <w:color w:val="1a2744"/>
                <w:sz w:val="22"/>
                <w:szCs w:val="22"/>
              </w:rPr>
            </w:r>
            <w:r>
              <w:rPr>
                <w:b w:val="0"/>
                <w:bCs w:val="0"/>
                <w:color w:val="1a2744"/>
                <w:sz w:val="22"/>
                <w:szCs w:val="22"/>
              </w:rPr>
              <w:t xml:space="preserve">50–59 pts</w:t>
            </w:r>
            <w:r>
              <w:rPr>
                <w:b w:val="0"/>
                <w:bCs w:val="0"/>
                <w:color w:val="1a2744"/>
                <w:sz w:val="22"/>
                <w:szCs w:val="22"/>
              </w:rPr>
            </w:r>
            <w:r>
              <w:rPr>
                <w:b w:val="0"/>
                <w:bCs w:val="0"/>
                <w:color w:val="1a2744"/>
                <w:sz w:val="22"/>
                <w:szCs w:val="22"/>
              </w:rPr>
            </w:r>
          </w:p>
        </w:tc>
        <w:tc>
          <w:tcPr>
            <w:shd w:val="clear" w:color="ffffff" w:fill="ffffff"/>
            <w:tcBorders/>
            <w:tcMar>
              <w:left w:w="100" w:type="dxa"/>
              <w:top w:w="60" w:type="dxa"/>
              <w:right w:w="100" w:type="dxa"/>
              <w:bottom w:w="60" w:type="dxa"/>
            </w:tcMar>
            <w:vMerge w:val="restart"/>
          </w:tcPr>
          <w:p w14:paraId="523378EA">
            <w:pPr>
              <w:pBdr/>
              <w:spacing/>
              <w:ind/>
              <w:jc w:val="left"/>
              <w:rPr>
                <w:b w:val="0"/>
                <w:bCs w:val="0"/>
                <w:color w:val="1a2744"/>
                <w:sz w:val="22"/>
                <w:szCs w:val="22"/>
              </w:rPr>
            </w:pPr>
            <w:r>
              <w:rPr>
                <w:b w:val="0"/>
                <w:bCs w:val="0"/>
                <w:color w:val="1a2744"/>
                <w:sz w:val="22"/>
                <w:szCs w:val="22"/>
              </w:rPr>
            </w:r>
            <w:r>
              <w:rPr>
                <w:b w:val="0"/>
                <w:bCs w:val="0"/>
                <w:color w:val="1a2744"/>
                <w:sz w:val="22"/>
                <w:szCs w:val="22"/>
              </w:rPr>
              <w:t xml:space="preserve">Commercial Interior</w:t>
            </w:r>
            <w:r>
              <w:rPr>
                <w:b w:val="0"/>
                <w:bCs w:val="0"/>
                <w:color w:val="1a2744"/>
                <w:sz w:val="22"/>
                <w:szCs w:val="22"/>
              </w:rPr>
            </w:r>
            <w:r>
              <w:rPr>
                <w:b w:val="0"/>
                <w:bCs w:val="0"/>
                <w:color w:val="1a2744"/>
                <w:sz w:val="22"/>
                <w:szCs w:val="22"/>
              </w:rPr>
            </w:r>
          </w:p>
        </w:tc>
      </w:tr>
      <w:tr>
        <w:trPr/>
        <w:tc>
          <w:tcPr>
            <w:shd w:val="clear" w:color="f0f5ff" w:fill="f0f5ff"/>
            <w:tcBorders/>
            <w:tcMar>
              <w:left w:w="100" w:type="dxa"/>
              <w:top w:w="60" w:type="dxa"/>
              <w:right w:w="100" w:type="dxa"/>
              <w:bottom w:w="60" w:type="dxa"/>
            </w:tcMar>
            <w:vMerge w:val="restart"/>
          </w:tcPr>
          <w:p w14:paraId="5BB7240B">
            <w:pPr>
              <w:pBdr/>
              <w:spacing/>
              <w:ind/>
              <w:jc w:val="left"/>
              <w:rPr>
                <w:b w:val="0"/>
                <w:bCs w:val="0"/>
                <w:color w:val="1a2744"/>
                <w:sz w:val="22"/>
                <w:szCs w:val="22"/>
              </w:rPr>
            </w:pPr>
            <w:r>
              <w:rPr>
                <w:b w:val="0"/>
                <w:bCs w:val="0"/>
                <w:color w:val="1a2744"/>
                <w:sz w:val="22"/>
                <w:szCs w:val="22"/>
              </w:rPr>
            </w:r>
            <w:r>
              <w:rPr>
                <w:b w:val="0"/>
                <w:bCs w:val="0"/>
                <w:color w:val="1a2744"/>
                <w:sz w:val="22"/>
                <w:szCs w:val="22"/>
              </w:rPr>
              <w:t xml:space="preserve">GOLD (เป้าหมายหลัก)</w:t>
            </w:r>
            <w:r>
              <w:rPr>
                <w:b w:val="0"/>
                <w:bCs w:val="0"/>
                <w:color w:val="1a2744"/>
                <w:sz w:val="22"/>
                <w:szCs w:val="22"/>
              </w:rPr>
            </w:r>
            <w:r>
              <w:rPr>
                <w:b w:val="0"/>
                <w:bCs w:val="0"/>
                <w:color w:val="1a2744"/>
                <w:sz w:val="22"/>
                <w:szCs w:val="22"/>
              </w:rPr>
            </w:r>
          </w:p>
        </w:tc>
        <w:tc>
          <w:tcPr>
            <w:shd w:val="clear" w:color="f0f5ff" w:fill="f0f5ff"/>
            <w:tcBorders/>
            <w:tcMar>
              <w:left w:w="100" w:type="dxa"/>
              <w:top w:w="60" w:type="dxa"/>
              <w:right w:w="100" w:type="dxa"/>
              <w:bottom w:w="60" w:type="dxa"/>
            </w:tcMar>
            <w:vMerge w:val="restart"/>
          </w:tcPr>
          <w:p w14:paraId="7C5AD952">
            <w:pPr>
              <w:pBdr/>
              <w:spacing/>
              <w:ind/>
              <w:jc w:val="left"/>
              <w:rPr>
                <w:b w:val="0"/>
                <w:bCs w:val="0"/>
                <w:color w:val="1a2744"/>
                <w:sz w:val="22"/>
                <w:szCs w:val="22"/>
              </w:rPr>
            </w:pPr>
            <w:r>
              <w:rPr>
                <w:b w:val="0"/>
                <w:bCs w:val="0"/>
                <w:color w:val="1a2744"/>
                <w:sz w:val="22"/>
                <w:szCs w:val="22"/>
              </w:rPr>
            </w:r>
            <w:r>
              <w:rPr>
                <w:b w:val="0"/>
                <w:bCs w:val="0"/>
                <w:color w:val="1a2744"/>
                <w:sz w:val="22"/>
                <w:szCs w:val="22"/>
              </w:rPr>
              <w:t xml:space="preserve">60–79 pts</w:t>
            </w:r>
            <w:r>
              <w:rPr>
                <w:b w:val="0"/>
                <w:bCs w:val="0"/>
                <w:color w:val="1a2744"/>
                <w:sz w:val="22"/>
                <w:szCs w:val="22"/>
              </w:rPr>
            </w:r>
            <w:r>
              <w:rPr>
                <w:b w:val="0"/>
                <w:bCs w:val="0"/>
                <w:color w:val="1a2744"/>
                <w:sz w:val="22"/>
                <w:szCs w:val="22"/>
              </w:rPr>
            </w:r>
          </w:p>
        </w:tc>
        <w:tc>
          <w:tcPr>
            <w:shd w:val="clear" w:color="f0f5ff" w:fill="f0f5ff"/>
            <w:tcBorders/>
            <w:tcMar>
              <w:left w:w="100" w:type="dxa"/>
              <w:top w:w="60" w:type="dxa"/>
              <w:right w:w="100" w:type="dxa"/>
              <w:bottom w:w="60" w:type="dxa"/>
            </w:tcMar>
            <w:vMerge w:val="restart"/>
          </w:tcPr>
          <w:p w14:paraId="16B80362">
            <w:pPr>
              <w:pBdr/>
              <w:spacing/>
              <w:ind/>
              <w:jc w:val="left"/>
              <w:rPr>
                <w:b w:val="0"/>
                <w:bCs w:val="0"/>
                <w:color w:val="1a2744"/>
                <w:sz w:val="22"/>
                <w:szCs w:val="22"/>
              </w:rPr>
            </w:pPr>
            <w:r>
              <w:rPr>
                <w:b w:val="0"/>
                <w:bCs w:val="0"/>
                <w:color w:val="1a2744"/>
                <w:sz w:val="22"/>
                <w:szCs w:val="22"/>
              </w:rPr>
            </w:r>
            <w:r>
              <w:rPr>
                <w:b w:val="0"/>
                <w:bCs w:val="0"/>
                <w:color w:val="1a2744"/>
                <w:sz w:val="22"/>
                <w:szCs w:val="22"/>
              </w:rPr>
              <w:t xml:space="preserve">Luxury Residential</w:t>
            </w:r>
            <w:r>
              <w:rPr>
                <w:b w:val="0"/>
                <w:bCs w:val="0"/>
                <w:color w:val="1a2744"/>
                <w:sz w:val="22"/>
                <w:szCs w:val="22"/>
              </w:rPr>
            </w:r>
            <w:r>
              <w:rPr>
                <w:b w:val="0"/>
                <w:bCs w:val="0"/>
                <w:color w:val="1a2744"/>
                <w:sz w:val="22"/>
                <w:szCs w:val="22"/>
              </w:rPr>
            </w:r>
          </w:p>
        </w:tc>
      </w:tr>
      <w:tr>
        <w:trPr/>
        <w:tc>
          <w:tcPr>
            <w:shd w:val="clear" w:color="ffffff" w:fill="ffffff"/>
            <w:tcBorders/>
            <w:tcMar>
              <w:left w:w="100" w:type="dxa"/>
              <w:top w:w="60" w:type="dxa"/>
              <w:right w:w="100" w:type="dxa"/>
              <w:bottom w:w="60" w:type="dxa"/>
            </w:tcMar>
            <w:vMerge w:val="restart"/>
          </w:tcPr>
          <w:p w14:paraId="7070AB33">
            <w:pPr>
              <w:pBdr/>
              <w:spacing/>
              <w:ind/>
              <w:jc w:val="left"/>
              <w:rPr>
                <w:b w:val="0"/>
                <w:bCs w:val="0"/>
                <w:color w:val="1a2744"/>
                <w:sz w:val="22"/>
                <w:szCs w:val="22"/>
              </w:rPr>
            </w:pPr>
            <w:r>
              <w:rPr>
                <w:b w:val="0"/>
                <w:bCs w:val="0"/>
                <w:color w:val="1a2744"/>
                <w:sz w:val="22"/>
                <w:szCs w:val="22"/>
              </w:rPr>
            </w:r>
            <w:r>
              <w:rPr>
                <w:b w:val="0"/>
                <w:bCs w:val="0"/>
                <w:color w:val="1a2744"/>
                <w:sz w:val="22"/>
                <w:szCs w:val="22"/>
              </w:rPr>
              <w:t xml:space="preserve">PLATINUM</w:t>
            </w:r>
            <w:r>
              <w:rPr>
                <w:b w:val="0"/>
                <w:bCs w:val="0"/>
                <w:color w:val="1a2744"/>
                <w:sz w:val="22"/>
                <w:szCs w:val="22"/>
              </w:rPr>
            </w:r>
            <w:r>
              <w:rPr>
                <w:b w:val="0"/>
                <w:bCs w:val="0"/>
                <w:color w:val="1a2744"/>
                <w:sz w:val="22"/>
                <w:szCs w:val="22"/>
              </w:rPr>
            </w:r>
          </w:p>
        </w:tc>
        <w:tc>
          <w:tcPr>
            <w:shd w:val="clear" w:color="ffffff" w:fill="ffffff"/>
            <w:tcBorders/>
            <w:tcMar>
              <w:left w:w="100" w:type="dxa"/>
              <w:top w:w="60" w:type="dxa"/>
              <w:right w:w="100" w:type="dxa"/>
              <w:bottom w:w="60" w:type="dxa"/>
            </w:tcMar>
            <w:vMerge w:val="restart"/>
          </w:tcPr>
          <w:p w14:paraId="50D9C611">
            <w:pPr>
              <w:pBdr/>
              <w:spacing/>
              <w:ind/>
              <w:jc w:val="left"/>
              <w:rPr>
                <w:b w:val="0"/>
                <w:bCs w:val="0"/>
                <w:color w:val="1a2744"/>
                <w:sz w:val="22"/>
                <w:szCs w:val="22"/>
              </w:rPr>
            </w:pPr>
            <w:r>
              <w:rPr>
                <w:b w:val="0"/>
                <w:bCs w:val="0"/>
                <w:color w:val="1a2744"/>
                <w:sz w:val="22"/>
                <w:szCs w:val="22"/>
              </w:rPr>
            </w:r>
            <w:r>
              <w:rPr>
                <w:b w:val="0"/>
                <w:bCs w:val="0"/>
                <w:color w:val="1a2744"/>
                <w:sz w:val="22"/>
                <w:szCs w:val="22"/>
              </w:rPr>
              <w:t xml:space="preserve">&gt;= 80 pts</w:t>
            </w:r>
            <w:r>
              <w:rPr>
                <w:b w:val="0"/>
                <w:bCs w:val="0"/>
                <w:color w:val="1a2744"/>
                <w:sz w:val="22"/>
                <w:szCs w:val="22"/>
              </w:rPr>
            </w:r>
            <w:r>
              <w:rPr>
                <w:b w:val="0"/>
                <w:bCs w:val="0"/>
                <w:color w:val="1a2744"/>
                <w:sz w:val="22"/>
                <w:szCs w:val="22"/>
              </w:rPr>
            </w:r>
          </w:p>
        </w:tc>
        <w:tc>
          <w:tcPr>
            <w:shd w:val="clear" w:color="ffffff" w:fill="ffffff"/>
            <w:tcBorders/>
            <w:tcMar>
              <w:left w:w="100" w:type="dxa"/>
              <w:top w:w="60" w:type="dxa"/>
              <w:right w:w="100" w:type="dxa"/>
              <w:bottom w:w="60" w:type="dxa"/>
            </w:tcMar>
            <w:vMerge w:val="restart"/>
          </w:tcPr>
          <w:p w14:paraId="0EE7795C">
            <w:pPr>
              <w:pBdr/>
              <w:spacing/>
              <w:ind/>
              <w:jc w:val="left"/>
              <w:rPr>
                <w:b w:val="0"/>
                <w:bCs w:val="0"/>
                <w:color w:val="1a2744"/>
                <w:sz w:val="22"/>
                <w:szCs w:val="22"/>
              </w:rPr>
            </w:pPr>
            <w:r>
              <w:rPr>
                <w:b w:val="0"/>
                <w:bCs w:val="0"/>
                <w:color w:val="1a2744"/>
                <w:sz w:val="22"/>
                <w:szCs w:val="22"/>
              </w:rPr>
            </w:r>
            <w:r>
              <w:rPr>
                <w:b w:val="0"/>
                <w:bCs w:val="0"/>
                <w:color w:val="1a2744"/>
                <w:sz w:val="22"/>
                <w:szCs w:val="22"/>
              </w:rPr>
              <w:t xml:space="preserve">Showcase Projects</w:t>
            </w:r>
            <w:r>
              <w:rPr>
                <w:b w:val="0"/>
                <w:bCs w:val="0"/>
                <w:color w:val="1a2744"/>
                <w:sz w:val="22"/>
                <w:szCs w:val="22"/>
              </w:rPr>
            </w:r>
            <w:r>
              <w:rPr>
                <w:b w:val="0"/>
                <w:bCs w:val="0"/>
                <w:color w:val="1a2744"/>
                <w:sz w:val="22"/>
                <w:szCs w:val="22"/>
              </w:rPr>
            </w:r>
          </w:p>
        </w:tc>
      </w:tr>
    </w:tbl>
    <w:p w14:paraId="7EB20619">
      <w:pPr>
        <w:pBdr/>
        <w:spacing w:after="80"/>
        <w:ind/>
        <w:rPr>
          <w:sz w:val="20"/>
          <w:szCs w:val="20"/>
        </w:rPr>
      </w:pPr>
      <w:r>
        <w:rPr>
          <w:sz w:val="20"/>
          <w:szCs w:val="20"/>
        </w:rPr>
      </w:r>
      <w:r>
        <w:rPr>
          <w:sz w:val="20"/>
          <w:szCs w:val="20"/>
        </w:rPr>
      </w:r>
      <w:r>
        <w:rPr>
          <w:sz w:val="20"/>
          <w:szCs w:val="20"/>
        </w:rPr>
      </w:r>
    </w:p>
    <w:p w14:paraId="68A380A9">
      <w:pPr>
        <w:pBdr/>
        <w:spacing w:after="80" w:before="200"/>
        <w:ind/>
        <w:rPr>
          <w:b/>
          <w:bCs/>
          <w:color w:val="2e75b6"/>
          <w:sz w:val="28"/>
          <w:szCs w:val="28"/>
        </w:rPr>
      </w:pPr>
      <w:r>
        <w:rPr>
          <w:b/>
          <w:bCs/>
          <w:color w:val="2e75b6"/>
          <w:sz w:val="28"/>
          <w:szCs w:val="28"/>
        </w:rPr>
        <w:t xml:space="preserve">11.2 ตัวชี้วัดด้านพลังงานและสิ่งแวดล้อม (Energy &amp; Environmental KPIs)</w:t>
      </w:r>
      <w:r>
        <w:rPr>
          <w:b/>
          <w:bCs/>
          <w:color w:val="2e75b6"/>
          <w:sz w:val="28"/>
          <w:szCs w:val="28"/>
        </w:rPr>
      </w:r>
      <w:r>
        <w:rPr>
          <w:b/>
          <w:bCs/>
          <w:color w:val="2e75b6"/>
          <w:sz w:val="28"/>
          <w:szCs w:val="28"/>
        </w:rPr>
      </w:r>
    </w:p>
    <w:tbl>
      <w:tblPr>
        <w:tblW w:w="5000" w:type="pct"/>
        <w:tblBorders>
          <w:top w:val="single" w:color="c8c8c8" w:sz="4" w:space="0"/>
          <w:left w:val="single" w:color="c8c8c8" w:sz="4" w:space="0"/>
          <w:bottom w:val="single" w:color="c8c8c8" w:sz="4" w:space="0"/>
          <w:right w:val="single" w:color="c8c8c8" w:sz="4" w:space="0"/>
          <w:insideH w:val="single" w:color="c8c8c8" w:sz="4" w:space="0"/>
          <w:insideV w:val="single" w:color="c8c8c8" w:sz="4" w:space="0"/>
        </w:tblBorders>
        <w:tblLook w:val="04A0" w:firstRow="1" w:lastRow="0" w:firstColumn="1" w:lastColumn="0" w:noHBand="0" w:noVBand="1"/>
      </w:tblPr>
      <w:tblGrid>
        <w:gridCol w:w="222"/>
        <w:gridCol w:w="222"/>
        <w:gridCol w:w="222"/>
        <w:gridCol w:w="222"/>
        <w:tblGridChange w:id="4">
          <w:tblGrid/>
        </w:tblGridChange>
      </w:tblGrid>
      <w:tr>
        <w:trPr/>
        <w:tc>
          <w:tcPr>
            <w:shd w:val="clear" w:color="2e75b6" w:fill="2e75b6"/>
            <w:tcBorders/>
            <w:tcMar>
              <w:left w:w="100" w:type="dxa"/>
              <w:top w:w="60" w:type="dxa"/>
              <w:right w:w="100" w:type="dxa"/>
              <w:bottom w:w="60" w:type="dxa"/>
            </w:tcMar>
          </w:tcPr>
          <w:p w14:paraId="1D072316">
            <w:pPr>
              <w:pBdr/>
              <w:spacing/>
              <w:ind/>
              <w:rPr>
                <w:b/>
                <w:bCs/>
                <w:color w:val="ffffff"/>
                <w:sz w:val="22"/>
                <w:szCs w:val="22"/>
              </w:rPr>
            </w:pPr>
            <w:r>
              <w:rPr>
                <w:b/>
                <w:bCs/>
                <w:color w:val="ffffff"/>
                <w:sz w:val="22"/>
                <w:szCs w:val="22"/>
              </w:rPr>
            </w:r>
            <w:r>
              <w:rPr>
                <w:b/>
                <w:bCs/>
                <w:color w:val="ffffff"/>
                <w:sz w:val="22"/>
                <w:szCs w:val="22"/>
              </w:rPr>
              <w:t xml:space="preserve">ตัวชี้วัด (KPI)</w:t>
            </w:r>
            <w:r>
              <w:rPr>
                <w:b/>
                <w:bCs/>
                <w:color w:val="ffffff"/>
                <w:sz w:val="22"/>
                <w:szCs w:val="22"/>
              </w:rPr>
            </w:r>
            <w:r>
              <w:rPr>
                <w:b/>
                <w:bCs/>
                <w:color w:val="ffffff"/>
                <w:sz w:val="22"/>
                <w:szCs w:val="22"/>
              </w:rPr>
            </w:r>
          </w:p>
        </w:tc>
        <w:tc>
          <w:tcPr>
            <w:shd w:val="clear" w:color="2e75b6" w:fill="2e75b6"/>
            <w:tcBorders/>
            <w:tcMar>
              <w:left w:w="100" w:type="dxa"/>
              <w:top w:w="60" w:type="dxa"/>
              <w:right w:w="100" w:type="dxa"/>
              <w:bottom w:w="60" w:type="dxa"/>
            </w:tcMar>
          </w:tcPr>
          <w:p w14:paraId="32F85B97">
            <w:pPr>
              <w:pBdr/>
              <w:spacing/>
              <w:ind/>
              <w:rPr>
                <w:b/>
                <w:bCs/>
                <w:color w:val="ffffff"/>
                <w:sz w:val="22"/>
                <w:szCs w:val="22"/>
              </w:rPr>
            </w:pPr>
            <w:r>
              <w:rPr>
                <w:b/>
                <w:bCs/>
                <w:color w:val="ffffff"/>
                <w:sz w:val="22"/>
                <w:szCs w:val="22"/>
              </w:rPr>
            </w:r>
            <w:r>
              <w:rPr>
                <w:b/>
                <w:bCs/>
                <w:color w:val="ffffff"/>
                <w:sz w:val="22"/>
                <w:szCs w:val="22"/>
              </w:rPr>
              <w:t xml:space="preserve">ค่าเป้าหมาย</w:t>
            </w:r>
            <w:r>
              <w:rPr>
                <w:b/>
                <w:bCs/>
                <w:color w:val="ffffff"/>
                <w:sz w:val="22"/>
                <w:szCs w:val="22"/>
              </w:rPr>
            </w:r>
            <w:r>
              <w:rPr>
                <w:b/>
                <w:bCs/>
                <w:color w:val="ffffff"/>
                <w:sz w:val="22"/>
                <w:szCs w:val="22"/>
              </w:rPr>
            </w:r>
          </w:p>
        </w:tc>
        <w:tc>
          <w:tcPr>
            <w:shd w:val="clear" w:color="2e75b6" w:fill="2e75b6"/>
            <w:tcBorders/>
            <w:tcMar>
              <w:left w:w="100" w:type="dxa"/>
              <w:top w:w="60" w:type="dxa"/>
              <w:right w:w="100" w:type="dxa"/>
              <w:bottom w:w="60" w:type="dxa"/>
            </w:tcMar>
          </w:tcPr>
          <w:p w14:paraId="177381C8">
            <w:pPr>
              <w:pBdr/>
              <w:spacing/>
              <w:ind/>
              <w:rPr>
                <w:b/>
                <w:bCs/>
                <w:color w:val="ffffff"/>
                <w:sz w:val="22"/>
                <w:szCs w:val="22"/>
              </w:rPr>
            </w:pPr>
            <w:r>
              <w:rPr>
                <w:b/>
                <w:bCs/>
                <w:color w:val="ffffff"/>
                <w:sz w:val="22"/>
                <w:szCs w:val="22"/>
              </w:rPr>
            </w:r>
            <w:r>
              <w:rPr>
                <w:b/>
                <w:bCs/>
                <w:color w:val="ffffff"/>
                <w:sz w:val="22"/>
                <w:szCs w:val="22"/>
              </w:rPr>
              <w:t xml:space="preserve">หน่วย / เงื่อนไข</w:t>
            </w:r>
            <w:r>
              <w:rPr>
                <w:b/>
                <w:bCs/>
                <w:color w:val="ffffff"/>
                <w:sz w:val="22"/>
                <w:szCs w:val="22"/>
              </w:rPr>
            </w:r>
            <w:r>
              <w:rPr>
                <w:b/>
                <w:bCs/>
                <w:color w:val="ffffff"/>
                <w:sz w:val="22"/>
                <w:szCs w:val="22"/>
              </w:rPr>
            </w:r>
          </w:p>
        </w:tc>
        <w:tc>
          <w:tcPr>
            <w:shd w:val="clear" w:color="2e75b6" w:fill="2e75b6"/>
            <w:tcBorders/>
            <w:tcMar>
              <w:left w:w="100" w:type="dxa"/>
              <w:top w:w="60" w:type="dxa"/>
              <w:right w:w="100" w:type="dxa"/>
              <w:bottom w:w="60" w:type="dxa"/>
            </w:tcMar>
          </w:tcPr>
          <w:p w14:paraId="6E584F37">
            <w:pPr>
              <w:pBdr/>
              <w:spacing/>
              <w:ind/>
              <w:rPr>
                <w:b/>
                <w:bCs/>
                <w:color w:val="ffffff"/>
                <w:sz w:val="22"/>
                <w:szCs w:val="22"/>
              </w:rPr>
            </w:pPr>
            <w:r>
              <w:rPr>
                <w:b/>
                <w:bCs/>
                <w:color w:val="ffffff"/>
                <w:sz w:val="22"/>
                <w:szCs w:val="22"/>
              </w:rPr>
            </w:r>
            <w:r>
              <w:rPr>
                <w:b/>
                <w:bCs/>
                <w:color w:val="ffffff"/>
                <w:sz w:val="22"/>
                <w:szCs w:val="22"/>
              </w:rPr>
              <w:t xml:space="preserve">Agent ผู้รับผิดชอบ</w:t>
            </w:r>
            <w:r>
              <w:rPr>
                <w:b/>
                <w:bCs/>
                <w:color w:val="ffffff"/>
                <w:sz w:val="22"/>
                <w:szCs w:val="22"/>
              </w:rPr>
            </w:r>
            <w:r>
              <w:rPr>
                <w:b/>
                <w:bCs/>
                <w:color w:val="ffffff"/>
                <w:sz w:val="22"/>
                <w:szCs w:val="22"/>
              </w:rPr>
            </w:r>
          </w:p>
        </w:tc>
      </w:tr>
      <w:tr>
        <w:trPr/>
        <w:tc>
          <w:tcPr>
            <w:shd w:val="clear" w:color="f0f5ff" w:fill="f0f5ff"/>
            <w:tcBorders/>
            <w:tcMar>
              <w:left w:w="100" w:type="dxa"/>
              <w:top w:w="60" w:type="dxa"/>
              <w:right w:w="100" w:type="dxa"/>
              <w:bottom w:w="60" w:type="dxa"/>
            </w:tcMar>
            <w:vMerge w:val="restart"/>
          </w:tcPr>
          <w:p w14:paraId="1F0234E5">
            <w:pPr>
              <w:pBdr/>
              <w:spacing/>
              <w:ind/>
              <w:jc w:val="left"/>
              <w:rPr>
                <w:b w:val="0"/>
                <w:bCs w:val="0"/>
                <w:color w:val="1a2744"/>
                <w:sz w:val="22"/>
                <w:szCs w:val="22"/>
              </w:rPr>
            </w:pPr>
            <w:r>
              <w:rPr>
                <w:b w:val="0"/>
                <w:bCs w:val="0"/>
                <w:color w:val="1a2744"/>
                <w:sz w:val="22"/>
                <w:szCs w:val="22"/>
              </w:rPr>
            </w:r>
            <w:r>
              <w:rPr>
                <w:b w:val="0"/>
                <w:bCs w:val="0"/>
                <w:color w:val="1a2744"/>
                <w:sz w:val="22"/>
                <w:szCs w:val="22"/>
              </w:rPr>
              <w:t xml:space="preserve">Energy Use Intensity (EUI)</w:t>
            </w:r>
            <w:r>
              <w:rPr>
                <w:b w:val="0"/>
                <w:bCs w:val="0"/>
                <w:color w:val="1a2744"/>
                <w:sz w:val="22"/>
                <w:szCs w:val="22"/>
              </w:rPr>
            </w:r>
            <w:r>
              <w:rPr>
                <w:b w:val="0"/>
                <w:bCs w:val="0"/>
                <w:color w:val="1a2744"/>
                <w:sz w:val="22"/>
                <w:szCs w:val="22"/>
              </w:rPr>
            </w:r>
          </w:p>
        </w:tc>
        <w:tc>
          <w:tcPr>
            <w:shd w:val="clear" w:color="f0f5ff" w:fill="f0f5ff"/>
            <w:tcBorders/>
            <w:tcMar>
              <w:left w:w="100" w:type="dxa"/>
              <w:top w:w="60" w:type="dxa"/>
              <w:right w:w="100" w:type="dxa"/>
              <w:bottom w:w="60" w:type="dxa"/>
            </w:tcMar>
            <w:vMerge w:val="restart"/>
          </w:tcPr>
          <w:p w14:paraId="3F5A30C1">
            <w:pPr>
              <w:pBdr/>
              <w:spacing/>
              <w:ind/>
              <w:jc w:val="left"/>
              <w:rPr>
                <w:b w:val="0"/>
                <w:bCs w:val="0"/>
                <w:color w:val="1a2744"/>
                <w:sz w:val="22"/>
                <w:szCs w:val="22"/>
              </w:rPr>
            </w:pPr>
            <w:r>
              <w:rPr>
                <w:b w:val="0"/>
                <w:bCs w:val="0"/>
                <w:color w:val="1a2744"/>
                <w:sz w:val="22"/>
                <w:szCs w:val="22"/>
              </w:rPr>
            </w:r>
            <w:r>
              <w:rPr>
                <w:b w:val="0"/>
                <w:bCs w:val="0"/>
                <w:color w:val="1a2744"/>
                <w:sz w:val="22"/>
                <w:szCs w:val="22"/>
              </w:rPr>
              <w:t xml:space="preserve">&lt;= 45</w:t>
            </w:r>
            <w:r>
              <w:rPr>
                <w:b w:val="0"/>
                <w:bCs w:val="0"/>
                <w:color w:val="1a2744"/>
                <w:sz w:val="22"/>
                <w:szCs w:val="22"/>
              </w:rPr>
            </w:r>
            <w:r>
              <w:rPr>
                <w:b w:val="0"/>
                <w:bCs w:val="0"/>
                <w:color w:val="1a2744"/>
                <w:sz w:val="22"/>
                <w:szCs w:val="22"/>
              </w:rPr>
            </w:r>
          </w:p>
        </w:tc>
        <w:tc>
          <w:tcPr>
            <w:shd w:val="clear" w:color="f0f5ff" w:fill="f0f5ff"/>
            <w:tcBorders/>
            <w:tcMar>
              <w:left w:w="100" w:type="dxa"/>
              <w:top w:w="60" w:type="dxa"/>
              <w:right w:w="100" w:type="dxa"/>
              <w:bottom w:w="60" w:type="dxa"/>
            </w:tcMar>
            <w:vMerge w:val="restart"/>
          </w:tcPr>
          <w:p w14:paraId="33EEC127">
            <w:pPr>
              <w:pBdr/>
              <w:spacing/>
              <w:ind/>
              <w:jc w:val="left"/>
              <w:rPr>
                <w:b w:val="0"/>
                <w:bCs w:val="0"/>
                <w:color w:val="1a2744"/>
                <w:sz w:val="22"/>
                <w:szCs w:val="22"/>
              </w:rPr>
            </w:pPr>
            <w:r>
              <w:rPr>
                <w:b w:val="0"/>
                <w:bCs w:val="0"/>
                <w:color w:val="1a2744"/>
                <w:sz w:val="22"/>
                <w:szCs w:val="22"/>
              </w:rPr>
            </w:r>
            <w:r>
              <w:rPr>
                <w:b w:val="0"/>
                <w:bCs w:val="0"/>
                <w:color w:val="1a2744"/>
                <w:sz w:val="22"/>
                <w:szCs w:val="22"/>
              </w:rPr>
              <w:t xml:space="preserve">kBtu/ft2/yr  ·  BIM 360 Energy Dashboard</w:t>
            </w:r>
            <w:r>
              <w:rPr>
                <w:b w:val="0"/>
                <w:bCs w:val="0"/>
                <w:color w:val="1a2744"/>
                <w:sz w:val="22"/>
                <w:szCs w:val="22"/>
              </w:rPr>
            </w:r>
            <w:r>
              <w:rPr>
                <w:b w:val="0"/>
                <w:bCs w:val="0"/>
                <w:color w:val="1a2744"/>
                <w:sz w:val="22"/>
                <w:szCs w:val="22"/>
              </w:rPr>
            </w:r>
          </w:p>
        </w:tc>
        <w:tc>
          <w:tcPr>
            <w:shd w:val="clear" w:color="f0f5ff" w:fill="f0f5ff"/>
            <w:tcBorders/>
            <w:tcMar>
              <w:left w:w="100" w:type="dxa"/>
              <w:top w:w="60" w:type="dxa"/>
              <w:right w:w="100" w:type="dxa"/>
              <w:bottom w:w="60" w:type="dxa"/>
            </w:tcMar>
            <w:vMerge w:val="restart"/>
          </w:tcPr>
          <w:p w14:paraId="04F9A310">
            <w:pPr>
              <w:pBdr/>
              <w:spacing/>
              <w:ind/>
              <w:jc w:val="left"/>
              <w:rPr>
                <w:b w:val="0"/>
                <w:bCs w:val="0"/>
                <w:color w:val="1a2744"/>
                <w:sz w:val="22"/>
                <w:szCs w:val="22"/>
              </w:rPr>
            </w:pPr>
            <w:r>
              <w:rPr>
                <w:b w:val="0"/>
                <w:bCs w:val="0"/>
                <w:color w:val="1a2744"/>
                <w:sz w:val="22"/>
                <w:szCs w:val="22"/>
              </w:rPr>
            </w:r>
            <w:r>
              <w:rPr>
                <w:b w:val="0"/>
                <w:bCs w:val="0"/>
                <w:color w:val="1a2744"/>
                <w:sz w:val="22"/>
                <w:szCs w:val="22"/>
              </w:rPr>
              <w:t xml:space="preserve">ATLAS</w:t>
            </w:r>
            <w:r>
              <w:rPr>
                <w:b w:val="0"/>
                <w:bCs w:val="0"/>
                <w:color w:val="1a2744"/>
                <w:sz w:val="22"/>
                <w:szCs w:val="22"/>
              </w:rPr>
            </w:r>
            <w:r>
              <w:rPr>
                <w:b w:val="0"/>
                <w:bCs w:val="0"/>
                <w:color w:val="1a2744"/>
                <w:sz w:val="22"/>
                <w:szCs w:val="22"/>
              </w:rPr>
            </w:r>
          </w:p>
        </w:tc>
      </w:tr>
      <w:tr>
        <w:trPr/>
        <w:tc>
          <w:tcPr>
            <w:shd w:val="clear" w:color="ffffff" w:fill="ffffff"/>
            <w:tcBorders/>
            <w:tcMar>
              <w:left w:w="100" w:type="dxa"/>
              <w:top w:w="60" w:type="dxa"/>
              <w:right w:w="100" w:type="dxa"/>
              <w:bottom w:w="60" w:type="dxa"/>
            </w:tcMar>
            <w:vMerge w:val="restart"/>
          </w:tcPr>
          <w:p w14:paraId="62F9987D">
            <w:pPr>
              <w:pBdr/>
              <w:spacing/>
              <w:ind/>
              <w:jc w:val="left"/>
              <w:rPr>
                <w:b w:val="0"/>
                <w:bCs w:val="0"/>
                <w:color w:val="1a2744"/>
                <w:sz w:val="22"/>
                <w:szCs w:val="22"/>
              </w:rPr>
            </w:pPr>
            <w:r>
              <w:rPr>
                <w:b w:val="0"/>
                <w:bCs w:val="0"/>
                <w:color w:val="1a2744"/>
                <w:sz w:val="22"/>
                <w:szCs w:val="22"/>
              </w:rPr>
            </w:r>
            <w:r>
              <w:rPr>
                <w:b w:val="0"/>
                <w:bCs w:val="0"/>
                <w:color w:val="1a2744"/>
                <w:sz w:val="22"/>
                <w:szCs w:val="22"/>
              </w:rPr>
              <w:t xml:space="preserve">Renewable Energy Share</w:t>
            </w:r>
            <w:r>
              <w:rPr>
                <w:b w:val="0"/>
                <w:bCs w:val="0"/>
                <w:color w:val="1a2744"/>
                <w:sz w:val="22"/>
                <w:szCs w:val="22"/>
              </w:rPr>
            </w:r>
            <w:r>
              <w:rPr>
                <w:b w:val="0"/>
                <w:bCs w:val="0"/>
                <w:color w:val="1a2744"/>
                <w:sz w:val="22"/>
                <w:szCs w:val="22"/>
              </w:rPr>
            </w:r>
          </w:p>
        </w:tc>
        <w:tc>
          <w:tcPr>
            <w:shd w:val="clear" w:color="ffffff" w:fill="ffffff"/>
            <w:tcBorders/>
            <w:tcMar>
              <w:left w:w="100" w:type="dxa"/>
              <w:top w:w="60" w:type="dxa"/>
              <w:right w:w="100" w:type="dxa"/>
              <w:bottom w:w="60" w:type="dxa"/>
            </w:tcMar>
            <w:vMerge w:val="restart"/>
          </w:tcPr>
          <w:p w14:paraId="512D9568">
            <w:pPr>
              <w:pBdr/>
              <w:spacing/>
              <w:ind/>
              <w:jc w:val="left"/>
              <w:rPr>
                <w:b w:val="0"/>
                <w:bCs w:val="0"/>
                <w:color w:val="1a2744"/>
                <w:sz w:val="22"/>
                <w:szCs w:val="22"/>
              </w:rPr>
            </w:pPr>
            <w:r>
              <w:rPr>
                <w:b w:val="0"/>
                <w:bCs w:val="0"/>
                <w:color w:val="1a2744"/>
                <w:sz w:val="22"/>
                <w:szCs w:val="22"/>
              </w:rPr>
            </w:r>
            <w:r>
              <w:rPr>
                <w:b w:val="0"/>
                <w:bCs w:val="0"/>
                <w:color w:val="1a2744"/>
                <w:sz w:val="22"/>
                <w:szCs w:val="22"/>
              </w:rPr>
              <w:t xml:space="preserve">&gt;= 20%</w:t>
            </w:r>
            <w:r>
              <w:rPr>
                <w:b w:val="0"/>
                <w:bCs w:val="0"/>
                <w:color w:val="1a2744"/>
                <w:sz w:val="22"/>
                <w:szCs w:val="22"/>
              </w:rPr>
            </w:r>
            <w:r>
              <w:rPr>
                <w:b w:val="0"/>
                <w:bCs w:val="0"/>
                <w:color w:val="1a2744"/>
                <w:sz w:val="22"/>
                <w:szCs w:val="22"/>
              </w:rPr>
            </w:r>
          </w:p>
        </w:tc>
        <w:tc>
          <w:tcPr>
            <w:shd w:val="clear" w:color="ffffff" w:fill="ffffff"/>
            <w:tcBorders/>
            <w:tcMar>
              <w:left w:w="100" w:type="dxa"/>
              <w:top w:w="60" w:type="dxa"/>
              <w:right w:w="100" w:type="dxa"/>
              <w:bottom w:w="60" w:type="dxa"/>
            </w:tcMar>
            <w:vMerge w:val="restart"/>
          </w:tcPr>
          <w:p w14:paraId="2D24333D">
            <w:pPr>
              <w:pBdr/>
              <w:spacing/>
              <w:ind/>
              <w:jc w:val="left"/>
              <w:rPr>
                <w:b w:val="0"/>
                <w:bCs w:val="0"/>
                <w:color w:val="1a2744"/>
                <w:sz w:val="22"/>
                <w:szCs w:val="22"/>
              </w:rPr>
            </w:pPr>
            <w:r>
              <w:rPr>
                <w:b w:val="0"/>
                <w:bCs w:val="0"/>
                <w:color w:val="1a2744"/>
                <w:sz w:val="22"/>
                <w:szCs w:val="22"/>
              </w:rPr>
            </w:r>
            <w:r>
              <w:rPr>
                <w:b w:val="0"/>
                <w:bCs w:val="0"/>
                <w:color w:val="1a2744"/>
                <w:sz w:val="22"/>
                <w:szCs w:val="22"/>
              </w:rPr>
              <w:t xml:space="preserve">% รวม Solar PV + Green Energy Certificate</w:t>
            </w:r>
            <w:r>
              <w:rPr>
                <w:b w:val="0"/>
                <w:bCs w:val="0"/>
                <w:color w:val="1a2744"/>
                <w:sz w:val="22"/>
                <w:szCs w:val="22"/>
              </w:rPr>
            </w:r>
            <w:r>
              <w:rPr>
                <w:b w:val="0"/>
                <w:bCs w:val="0"/>
                <w:color w:val="1a2744"/>
                <w:sz w:val="22"/>
                <w:szCs w:val="22"/>
              </w:rPr>
            </w:r>
          </w:p>
        </w:tc>
        <w:tc>
          <w:tcPr>
            <w:shd w:val="clear" w:color="ffffff" w:fill="ffffff"/>
            <w:tcBorders/>
            <w:tcMar>
              <w:left w:w="100" w:type="dxa"/>
              <w:top w:w="60" w:type="dxa"/>
              <w:right w:w="100" w:type="dxa"/>
              <w:bottom w:w="60" w:type="dxa"/>
            </w:tcMar>
            <w:vMerge w:val="restart"/>
          </w:tcPr>
          <w:p w14:paraId="40E75E79">
            <w:pPr>
              <w:pBdr/>
              <w:spacing/>
              <w:ind/>
              <w:jc w:val="left"/>
              <w:rPr>
                <w:b w:val="0"/>
                <w:bCs w:val="0"/>
                <w:color w:val="1a2744"/>
                <w:sz w:val="22"/>
                <w:szCs w:val="22"/>
              </w:rPr>
            </w:pPr>
            <w:r>
              <w:rPr>
                <w:b w:val="0"/>
                <w:bCs w:val="0"/>
                <w:color w:val="1a2744"/>
                <w:sz w:val="22"/>
                <w:szCs w:val="22"/>
              </w:rPr>
            </w:r>
            <w:r>
              <w:rPr>
                <w:b w:val="0"/>
                <w:bCs w:val="0"/>
                <w:color w:val="1a2744"/>
                <w:sz w:val="22"/>
                <w:szCs w:val="22"/>
              </w:rPr>
              <w:t xml:space="preserve">ATLAS</w:t>
            </w:r>
            <w:r>
              <w:rPr>
                <w:b w:val="0"/>
                <w:bCs w:val="0"/>
                <w:color w:val="1a2744"/>
                <w:sz w:val="22"/>
                <w:szCs w:val="22"/>
              </w:rPr>
            </w:r>
            <w:r>
              <w:rPr>
                <w:b w:val="0"/>
                <w:bCs w:val="0"/>
                <w:color w:val="1a2744"/>
                <w:sz w:val="22"/>
                <w:szCs w:val="22"/>
              </w:rPr>
            </w:r>
          </w:p>
        </w:tc>
      </w:tr>
      <w:tr>
        <w:trPr/>
        <w:tc>
          <w:tcPr>
            <w:shd w:val="clear" w:color="f0f5ff" w:fill="f0f5ff"/>
            <w:tcBorders/>
            <w:tcMar>
              <w:left w:w="100" w:type="dxa"/>
              <w:top w:w="60" w:type="dxa"/>
              <w:right w:w="100" w:type="dxa"/>
              <w:bottom w:w="60" w:type="dxa"/>
            </w:tcMar>
            <w:vMerge w:val="restart"/>
          </w:tcPr>
          <w:p w14:paraId="73E85E49">
            <w:pPr>
              <w:pBdr/>
              <w:spacing/>
              <w:ind/>
              <w:jc w:val="left"/>
              <w:rPr>
                <w:b w:val="0"/>
                <w:bCs w:val="0"/>
                <w:color w:val="1a2744"/>
                <w:sz w:val="22"/>
                <w:szCs w:val="22"/>
              </w:rPr>
            </w:pPr>
            <w:r>
              <w:rPr>
                <w:b w:val="0"/>
                <w:bCs w:val="0"/>
                <w:color w:val="1a2744"/>
                <w:sz w:val="22"/>
                <w:szCs w:val="22"/>
              </w:rPr>
            </w:r>
            <w:r>
              <w:rPr>
                <w:b w:val="0"/>
                <w:bCs w:val="0"/>
                <w:color w:val="1a2744"/>
                <w:sz w:val="22"/>
                <w:szCs w:val="22"/>
              </w:rPr>
              <w:t xml:space="preserve">Water Use Reduction (WE)</w:t>
            </w:r>
            <w:r>
              <w:rPr>
                <w:b w:val="0"/>
                <w:bCs w:val="0"/>
                <w:color w:val="1a2744"/>
                <w:sz w:val="22"/>
                <w:szCs w:val="22"/>
              </w:rPr>
            </w:r>
            <w:r>
              <w:rPr>
                <w:b w:val="0"/>
                <w:bCs w:val="0"/>
                <w:color w:val="1a2744"/>
                <w:sz w:val="22"/>
                <w:szCs w:val="22"/>
              </w:rPr>
            </w:r>
          </w:p>
        </w:tc>
        <w:tc>
          <w:tcPr>
            <w:shd w:val="clear" w:color="f0f5ff" w:fill="f0f5ff"/>
            <w:tcBorders/>
            <w:tcMar>
              <w:left w:w="100" w:type="dxa"/>
              <w:top w:w="60" w:type="dxa"/>
              <w:right w:w="100" w:type="dxa"/>
              <w:bottom w:w="60" w:type="dxa"/>
            </w:tcMar>
            <w:vMerge w:val="restart"/>
          </w:tcPr>
          <w:p w14:paraId="001CC2E2">
            <w:pPr>
              <w:pBdr/>
              <w:spacing/>
              <w:ind/>
              <w:jc w:val="left"/>
              <w:rPr>
                <w:b w:val="0"/>
                <w:bCs w:val="0"/>
                <w:color w:val="1a2744"/>
                <w:sz w:val="22"/>
                <w:szCs w:val="22"/>
              </w:rPr>
            </w:pPr>
            <w:r>
              <w:rPr>
                <w:b w:val="0"/>
                <w:bCs w:val="0"/>
                <w:color w:val="1a2744"/>
                <w:sz w:val="22"/>
                <w:szCs w:val="22"/>
              </w:rPr>
            </w:r>
            <w:r>
              <w:rPr>
                <w:b w:val="0"/>
                <w:bCs w:val="0"/>
                <w:color w:val="1a2744"/>
                <w:sz w:val="22"/>
                <w:szCs w:val="22"/>
              </w:rPr>
              <w:t xml:space="preserve">&gt;= 30%</w:t>
            </w:r>
            <w:r>
              <w:rPr>
                <w:b w:val="0"/>
                <w:bCs w:val="0"/>
                <w:color w:val="1a2744"/>
                <w:sz w:val="22"/>
                <w:szCs w:val="22"/>
              </w:rPr>
            </w:r>
            <w:r>
              <w:rPr>
                <w:b w:val="0"/>
                <w:bCs w:val="0"/>
                <w:color w:val="1a2744"/>
                <w:sz w:val="22"/>
                <w:szCs w:val="22"/>
              </w:rPr>
            </w:r>
          </w:p>
        </w:tc>
        <w:tc>
          <w:tcPr>
            <w:shd w:val="clear" w:color="f0f5ff" w:fill="f0f5ff"/>
            <w:tcBorders/>
            <w:tcMar>
              <w:left w:w="100" w:type="dxa"/>
              <w:top w:w="60" w:type="dxa"/>
              <w:right w:w="100" w:type="dxa"/>
              <w:bottom w:w="60" w:type="dxa"/>
            </w:tcMar>
            <w:vMerge w:val="restart"/>
          </w:tcPr>
          <w:p w14:paraId="5B9FE650">
            <w:pPr>
              <w:pBdr/>
              <w:spacing/>
              <w:ind/>
              <w:jc w:val="left"/>
              <w:rPr>
                <w:b w:val="0"/>
                <w:bCs w:val="0"/>
                <w:color w:val="1a2744"/>
                <w:sz w:val="22"/>
                <w:szCs w:val="22"/>
              </w:rPr>
            </w:pPr>
            <w:r>
              <w:rPr>
                <w:b w:val="0"/>
                <w:bCs w:val="0"/>
                <w:color w:val="1a2744"/>
                <w:sz w:val="22"/>
                <w:szCs w:val="22"/>
              </w:rPr>
            </w:r>
            <w:r>
              <w:rPr>
                <w:b w:val="0"/>
                <w:bCs w:val="0"/>
                <w:color w:val="1a2744"/>
                <w:sz w:val="22"/>
                <w:szCs w:val="22"/>
              </w:rPr>
              <w:t xml:space="preserve">% ลดจากค่าอ้างอิง ASHRAE baseline</w:t>
            </w:r>
            <w:r>
              <w:rPr>
                <w:b w:val="0"/>
                <w:bCs w:val="0"/>
                <w:color w:val="1a2744"/>
                <w:sz w:val="22"/>
                <w:szCs w:val="22"/>
              </w:rPr>
            </w:r>
            <w:r>
              <w:rPr>
                <w:b w:val="0"/>
                <w:bCs w:val="0"/>
                <w:color w:val="1a2744"/>
                <w:sz w:val="22"/>
                <w:szCs w:val="22"/>
              </w:rPr>
            </w:r>
          </w:p>
        </w:tc>
        <w:tc>
          <w:tcPr>
            <w:shd w:val="clear" w:color="f0f5ff" w:fill="f0f5ff"/>
            <w:tcBorders/>
            <w:tcMar>
              <w:left w:w="100" w:type="dxa"/>
              <w:top w:w="60" w:type="dxa"/>
              <w:right w:w="100" w:type="dxa"/>
              <w:bottom w:w="60" w:type="dxa"/>
            </w:tcMar>
            <w:vMerge w:val="restart"/>
          </w:tcPr>
          <w:p w14:paraId="07D906B8">
            <w:pPr>
              <w:pBdr/>
              <w:spacing/>
              <w:ind/>
              <w:jc w:val="left"/>
              <w:rPr>
                <w:b w:val="0"/>
                <w:bCs w:val="0"/>
                <w:color w:val="1a2744"/>
                <w:sz w:val="22"/>
                <w:szCs w:val="22"/>
              </w:rPr>
            </w:pPr>
            <w:r>
              <w:rPr>
                <w:b w:val="0"/>
                <w:bCs w:val="0"/>
                <w:color w:val="1a2744"/>
                <w:sz w:val="22"/>
                <w:szCs w:val="22"/>
              </w:rPr>
            </w:r>
            <w:r>
              <w:rPr>
                <w:b w:val="0"/>
                <w:bCs w:val="0"/>
                <w:color w:val="1a2744"/>
                <w:sz w:val="22"/>
                <w:szCs w:val="22"/>
              </w:rPr>
              <w:t xml:space="preserve">SIGNAL</w:t>
            </w:r>
            <w:r>
              <w:rPr>
                <w:b w:val="0"/>
                <w:bCs w:val="0"/>
                <w:color w:val="1a2744"/>
                <w:sz w:val="22"/>
                <w:szCs w:val="22"/>
              </w:rPr>
            </w:r>
            <w:r>
              <w:rPr>
                <w:b w:val="0"/>
                <w:bCs w:val="0"/>
                <w:color w:val="1a2744"/>
                <w:sz w:val="22"/>
                <w:szCs w:val="22"/>
              </w:rPr>
            </w:r>
          </w:p>
        </w:tc>
      </w:tr>
      <w:tr>
        <w:trPr/>
        <w:tc>
          <w:tcPr>
            <w:shd w:val="clear" w:color="ffffff" w:fill="ffffff"/>
            <w:tcBorders/>
            <w:tcMar>
              <w:left w:w="100" w:type="dxa"/>
              <w:top w:w="60" w:type="dxa"/>
              <w:right w:w="100" w:type="dxa"/>
              <w:bottom w:w="60" w:type="dxa"/>
            </w:tcMar>
            <w:vMerge w:val="restart"/>
          </w:tcPr>
          <w:p w14:paraId="45E1CA00">
            <w:pPr>
              <w:pBdr/>
              <w:spacing/>
              <w:ind/>
              <w:jc w:val="left"/>
              <w:rPr>
                <w:b w:val="0"/>
                <w:bCs w:val="0"/>
                <w:color w:val="1a2744"/>
                <w:sz w:val="22"/>
                <w:szCs w:val="22"/>
              </w:rPr>
            </w:pPr>
            <w:r>
              <w:rPr>
                <w:b w:val="0"/>
                <w:bCs w:val="0"/>
                <w:color w:val="1a2744"/>
                <w:sz w:val="22"/>
                <w:szCs w:val="22"/>
              </w:rPr>
            </w:r>
            <w:r>
              <w:rPr>
                <w:b w:val="0"/>
                <w:bCs w:val="0"/>
                <w:color w:val="1a2744"/>
                <w:sz w:val="22"/>
                <w:szCs w:val="22"/>
              </w:rPr>
              <w:t xml:space="preserve">Construction Waste Diversion</w:t>
            </w:r>
            <w:r>
              <w:rPr>
                <w:b w:val="0"/>
                <w:bCs w:val="0"/>
                <w:color w:val="1a2744"/>
                <w:sz w:val="22"/>
                <w:szCs w:val="22"/>
              </w:rPr>
            </w:r>
            <w:r>
              <w:rPr>
                <w:b w:val="0"/>
                <w:bCs w:val="0"/>
                <w:color w:val="1a2744"/>
                <w:sz w:val="22"/>
                <w:szCs w:val="22"/>
              </w:rPr>
            </w:r>
          </w:p>
        </w:tc>
        <w:tc>
          <w:tcPr>
            <w:shd w:val="clear" w:color="ffffff" w:fill="ffffff"/>
            <w:tcBorders/>
            <w:tcMar>
              <w:left w:w="100" w:type="dxa"/>
              <w:top w:w="60" w:type="dxa"/>
              <w:right w:w="100" w:type="dxa"/>
              <w:bottom w:w="60" w:type="dxa"/>
            </w:tcMar>
            <w:vMerge w:val="restart"/>
          </w:tcPr>
          <w:p w14:paraId="7278A8BA">
            <w:pPr>
              <w:pBdr/>
              <w:spacing/>
              <w:ind/>
              <w:jc w:val="left"/>
              <w:rPr>
                <w:b w:val="0"/>
                <w:bCs w:val="0"/>
                <w:color w:val="1a2744"/>
                <w:sz w:val="22"/>
                <w:szCs w:val="22"/>
              </w:rPr>
            </w:pPr>
            <w:r>
              <w:rPr>
                <w:b w:val="0"/>
                <w:bCs w:val="0"/>
                <w:color w:val="1a2744"/>
                <w:sz w:val="22"/>
                <w:szCs w:val="22"/>
              </w:rPr>
            </w:r>
            <w:r>
              <w:rPr>
                <w:b w:val="0"/>
                <w:bCs w:val="0"/>
                <w:color w:val="1a2744"/>
                <w:sz w:val="22"/>
                <w:szCs w:val="22"/>
              </w:rPr>
              <w:t xml:space="preserve">&gt;= 75%</w:t>
            </w:r>
            <w:r>
              <w:rPr>
                <w:b w:val="0"/>
                <w:bCs w:val="0"/>
                <w:color w:val="1a2744"/>
                <w:sz w:val="22"/>
                <w:szCs w:val="22"/>
              </w:rPr>
            </w:r>
            <w:r>
              <w:rPr>
                <w:b w:val="0"/>
                <w:bCs w:val="0"/>
                <w:color w:val="1a2744"/>
                <w:sz w:val="22"/>
                <w:szCs w:val="22"/>
              </w:rPr>
            </w:r>
          </w:p>
        </w:tc>
        <w:tc>
          <w:tcPr>
            <w:shd w:val="clear" w:color="ffffff" w:fill="ffffff"/>
            <w:tcBorders/>
            <w:tcMar>
              <w:left w:w="100" w:type="dxa"/>
              <w:top w:w="60" w:type="dxa"/>
              <w:right w:w="100" w:type="dxa"/>
              <w:bottom w:w="60" w:type="dxa"/>
            </w:tcMar>
            <w:vMerge w:val="restart"/>
          </w:tcPr>
          <w:p w14:paraId="55A65EC4">
            <w:pPr>
              <w:pBdr/>
              <w:spacing/>
              <w:ind/>
              <w:jc w:val="left"/>
              <w:rPr>
                <w:b w:val="0"/>
                <w:bCs w:val="0"/>
                <w:color w:val="1a2744"/>
                <w:sz w:val="22"/>
                <w:szCs w:val="22"/>
              </w:rPr>
            </w:pPr>
            <w:r>
              <w:rPr>
                <w:b w:val="0"/>
                <w:bCs w:val="0"/>
                <w:color w:val="1a2744"/>
                <w:sz w:val="22"/>
                <w:szCs w:val="22"/>
              </w:rPr>
            </w:r>
            <w:r>
              <w:rPr>
                <w:b w:val="0"/>
                <w:bCs w:val="0"/>
                <w:color w:val="1a2744"/>
                <w:sz w:val="22"/>
                <w:szCs w:val="22"/>
              </w:rPr>
              <w:t xml:space="preserve">% by weight  ·  CWMP + Weight Ticket</w:t>
            </w:r>
            <w:r>
              <w:rPr>
                <w:b w:val="0"/>
                <w:bCs w:val="0"/>
                <w:color w:val="1a2744"/>
                <w:sz w:val="22"/>
                <w:szCs w:val="22"/>
              </w:rPr>
            </w:r>
            <w:r>
              <w:rPr>
                <w:b w:val="0"/>
                <w:bCs w:val="0"/>
                <w:color w:val="1a2744"/>
                <w:sz w:val="22"/>
                <w:szCs w:val="22"/>
              </w:rPr>
            </w:r>
          </w:p>
        </w:tc>
        <w:tc>
          <w:tcPr>
            <w:shd w:val="clear" w:color="ffffff" w:fill="ffffff"/>
            <w:tcBorders/>
            <w:tcMar>
              <w:left w:w="100" w:type="dxa"/>
              <w:top w:w="60" w:type="dxa"/>
              <w:right w:w="100" w:type="dxa"/>
              <w:bottom w:w="60" w:type="dxa"/>
            </w:tcMar>
            <w:vMerge w:val="restart"/>
          </w:tcPr>
          <w:p w14:paraId="02B7054A">
            <w:pPr>
              <w:pBdr/>
              <w:spacing/>
              <w:ind/>
              <w:jc w:val="left"/>
              <w:rPr>
                <w:b w:val="0"/>
                <w:bCs w:val="0"/>
                <w:color w:val="1a2744"/>
                <w:sz w:val="22"/>
                <w:szCs w:val="22"/>
              </w:rPr>
            </w:pPr>
            <w:r>
              <w:rPr>
                <w:b w:val="0"/>
                <w:bCs w:val="0"/>
                <w:color w:val="1a2744"/>
                <w:sz w:val="22"/>
                <w:szCs w:val="22"/>
              </w:rPr>
            </w:r>
            <w:r>
              <w:rPr>
                <w:b w:val="0"/>
                <w:bCs w:val="0"/>
                <w:color w:val="1a2744"/>
                <w:sz w:val="22"/>
                <w:szCs w:val="22"/>
              </w:rPr>
              <w:t xml:space="preserve">BLAZE</w:t>
            </w:r>
            <w:r>
              <w:rPr>
                <w:b w:val="0"/>
                <w:bCs w:val="0"/>
                <w:color w:val="1a2744"/>
                <w:sz w:val="22"/>
                <w:szCs w:val="22"/>
              </w:rPr>
            </w:r>
            <w:r>
              <w:rPr>
                <w:b w:val="0"/>
                <w:bCs w:val="0"/>
                <w:color w:val="1a2744"/>
                <w:sz w:val="22"/>
                <w:szCs w:val="22"/>
              </w:rPr>
            </w:r>
          </w:p>
        </w:tc>
      </w:tr>
      <w:tr>
        <w:trPr/>
        <w:tc>
          <w:tcPr>
            <w:shd w:val="clear" w:color="f0f5ff" w:fill="f0f5ff"/>
            <w:tcBorders/>
            <w:tcMar>
              <w:left w:w="100" w:type="dxa"/>
              <w:top w:w="60" w:type="dxa"/>
              <w:right w:w="100" w:type="dxa"/>
              <w:bottom w:w="60" w:type="dxa"/>
            </w:tcMar>
            <w:vMerge w:val="restart"/>
          </w:tcPr>
          <w:p w14:paraId="57925281">
            <w:pPr>
              <w:pBdr/>
              <w:spacing/>
              <w:ind/>
              <w:jc w:val="left"/>
              <w:rPr>
                <w:b w:val="0"/>
                <w:bCs w:val="0"/>
                <w:color w:val="1a2744"/>
                <w:sz w:val="22"/>
                <w:szCs w:val="22"/>
              </w:rPr>
            </w:pPr>
            <w:r>
              <w:rPr>
                <w:b w:val="0"/>
                <w:bCs w:val="0"/>
                <w:color w:val="1a2744"/>
                <w:sz w:val="22"/>
                <w:szCs w:val="22"/>
              </w:rPr>
            </w:r>
            <w:r>
              <w:rPr>
                <w:b w:val="0"/>
                <w:bCs w:val="0"/>
                <w:color w:val="1a2744"/>
                <w:sz w:val="22"/>
                <w:szCs w:val="22"/>
              </w:rPr>
              <w:t xml:space="preserve">Daylight Autonomy (sDA)</w:t>
            </w:r>
            <w:r>
              <w:rPr>
                <w:b w:val="0"/>
                <w:bCs w:val="0"/>
                <w:color w:val="1a2744"/>
                <w:sz w:val="22"/>
                <w:szCs w:val="22"/>
              </w:rPr>
            </w:r>
            <w:r>
              <w:rPr>
                <w:b w:val="0"/>
                <w:bCs w:val="0"/>
                <w:color w:val="1a2744"/>
                <w:sz w:val="22"/>
                <w:szCs w:val="22"/>
              </w:rPr>
            </w:r>
          </w:p>
        </w:tc>
        <w:tc>
          <w:tcPr>
            <w:shd w:val="clear" w:color="f0f5ff" w:fill="f0f5ff"/>
            <w:tcBorders/>
            <w:tcMar>
              <w:left w:w="100" w:type="dxa"/>
              <w:top w:w="60" w:type="dxa"/>
              <w:right w:w="100" w:type="dxa"/>
              <w:bottom w:w="60" w:type="dxa"/>
            </w:tcMar>
            <w:vMerge w:val="restart"/>
          </w:tcPr>
          <w:p w14:paraId="1EDF29F2">
            <w:pPr>
              <w:pBdr/>
              <w:spacing/>
              <w:ind/>
              <w:jc w:val="left"/>
              <w:rPr>
                <w:b w:val="0"/>
                <w:bCs w:val="0"/>
                <w:color w:val="1a2744"/>
                <w:sz w:val="22"/>
                <w:szCs w:val="22"/>
              </w:rPr>
            </w:pPr>
            <w:r>
              <w:rPr>
                <w:b w:val="0"/>
                <w:bCs w:val="0"/>
                <w:color w:val="1a2744"/>
                <w:sz w:val="22"/>
                <w:szCs w:val="22"/>
              </w:rPr>
            </w:r>
            <w:r>
              <w:rPr>
                <w:b w:val="0"/>
                <w:bCs w:val="0"/>
                <w:color w:val="1a2744"/>
                <w:sz w:val="22"/>
                <w:szCs w:val="22"/>
              </w:rPr>
              <w:t xml:space="preserve">&gt;= 50%</w:t>
            </w:r>
            <w:r>
              <w:rPr>
                <w:b w:val="0"/>
                <w:bCs w:val="0"/>
                <w:color w:val="1a2744"/>
                <w:sz w:val="22"/>
                <w:szCs w:val="22"/>
              </w:rPr>
            </w:r>
            <w:r>
              <w:rPr>
                <w:b w:val="0"/>
                <w:bCs w:val="0"/>
                <w:color w:val="1a2744"/>
                <w:sz w:val="22"/>
                <w:szCs w:val="22"/>
              </w:rPr>
            </w:r>
          </w:p>
        </w:tc>
        <w:tc>
          <w:tcPr>
            <w:shd w:val="clear" w:color="f0f5ff" w:fill="f0f5ff"/>
            <w:tcBorders/>
            <w:tcMar>
              <w:left w:w="100" w:type="dxa"/>
              <w:top w:w="60" w:type="dxa"/>
              <w:right w:w="100" w:type="dxa"/>
              <w:bottom w:w="60" w:type="dxa"/>
            </w:tcMar>
            <w:vMerge w:val="restart"/>
          </w:tcPr>
          <w:p w14:paraId="2F41F5CC">
            <w:pPr>
              <w:pBdr/>
              <w:spacing/>
              <w:ind/>
              <w:jc w:val="left"/>
              <w:rPr>
                <w:b w:val="0"/>
                <w:bCs w:val="0"/>
                <w:color w:val="1a2744"/>
                <w:sz w:val="22"/>
                <w:szCs w:val="22"/>
              </w:rPr>
            </w:pPr>
            <w:r>
              <w:rPr>
                <w:b w:val="0"/>
                <w:bCs w:val="0"/>
                <w:color w:val="1a2744"/>
                <w:sz w:val="22"/>
                <w:szCs w:val="22"/>
              </w:rPr>
            </w:r>
            <w:r>
              <w:rPr>
                <w:b w:val="0"/>
                <w:bCs w:val="0"/>
                <w:color w:val="1a2744"/>
                <w:sz w:val="22"/>
                <w:szCs w:val="22"/>
              </w:rPr>
              <w:t xml:space="preserve">% พื้นที่ใช้งานหลัก  ·  Daylight Simulation</w:t>
            </w:r>
            <w:r>
              <w:rPr>
                <w:b w:val="0"/>
                <w:bCs w:val="0"/>
                <w:color w:val="1a2744"/>
                <w:sz w:val="22"/>
                <w:szCs w:val="22"/>
              </w:rPr>
            </w:r>
            <w:r>
              <w:rPr>
                <w:b w:val="0"/>
                <w:bCs w:val="0"/>
                <w:color w:val="1a2744"/>
                <w:sz w:val="22"/>
                <w:szCs w:val="22"/>
              </w:rPr>
            </w:r>
          </w:p>
        </w:tc>
        <w:tc>
          <w:tcPr>
            <w:shd w:val="clear" w:color="f0f5ff" w:fill="f0f5ff"/>
            <w:tcBorders/>
            <w:tcMar>
              <w:left w:w="100" w:type="dxa"/>
              <w:top w:w="60" w:type="dxa"/>
              <w:right w:w="100" w:type="dxa"/>
              <w:bottom w:w="60" w:type="dxa"/>
            </w:tcMar>
            <w:vMerge w:val="restart"/>
          </w:tcPr>
          <w:p w14:paraId="6AC6D8B6">
            <w:pPr>
              <w:pBdr/>
              <w:spacing/>
              <w:ind/>
              <w:jc w:val="left"/>
              <w:rPr>
                <w:b w:val="0"/>
                <w:bCs w:val="0"/>
                <w:color w:val="1a2744"/>
                <w:sz w:val="22"/>
                <w:szCs w:val="22"/>
              </w:rPr>
            </w:pPr>
            <w:r>
              <w:rPr>
                <w:b w:val="0"/>
                <w:bCs w:val="0"/>
                <w:color w:val="1a2744"/>
                <w:sz w:val="22"/>
                <w:szCs w:val="22"/>
              </w:rPr>
            </w:r>
            <w:r>
              <w:rPr>
                <w:b w:val="0"/>
                <w:bCs w:val="0"/>
                <w:color w:val="1a2744"/>
                <w:sz w:val="22"/>
                <w:szCs w:val="22"/>
              </w:rPr>
              <w:t xml:space="preserve">NOVA</w:t>
            </w:r>
            <w:r>
              <w:rPr>
                <w:b w:val="0"/>
                <w:bCs w:val="0"/>
                <w:color w:val="1a2744"/>
                <w:sz w:val="22"/>
                <w:szCs w:val="22"/>
              </w:rPr>
            </w:r>
            <w:r>
              <w:rPr>
                <w:b w:val="0"/>
                <w:bCs w:val="0"/>
                <w:color w:val="1a2744"/>
                <w:sz w:val="22"/>
                <w:szCs w:val="22"/>
              </w:rPr>
            </w:r>
          </w:p>
        </w:tc>
      </w:tr>
      <w:tr>
        <w:trPr/>
        <w:tc>
          <w:tcPr>
            <w:shd w:val="clear" w:color="ffffff" w:fill="ffffff"/>
            <w:tcBorders/>
            <w:tcMar>
              <w:left w:w="100" w:type="dxa"/>
              <w:top w:w="60" w:type="dxa"/>
              <w:right w:w="100" w:type="dxa"/>
              <w:bottom w:w="60" w:type="dxa"/>
            </w:tcMar>
            <w:vMerge w:val="restart"/>
          </w:tcPr>
          <w:p w14:paraId="45EC93C0">
            <w:pPr>
              <w:pBdr/>
              <w:spacing/>
              <w:ind/>
              <w:jc w:val="left"/>
              <w:rPr>
                <w:b w:val="0"/>
                <w:bCs w:val="0"/>
                <w:color w:val="1a2744"/>
                <w:sz w:val="22"/>
                <w:szCs w:val="22"/>
              </w:rPr>
            </w:pPr>
            <w:r>
              <w:rPr>
                <w:b w:val="0"/>
                <w:bCs w:val="0"/>
                <w:color w:val="1a2744"/>
                <w:sz w:val="22"/>
                <w:szCs w:val="22"/>
              </w:rPr>
            </w:r>
            <w:r>
              <w:rPr>
                <w:b w:val="0"/>
                <w:bCs w:val="0"/>
                <w:color w:val="1a2744"/>
                <w:sz w:val="22"/>
                <w:szCs w:val="22"/>
              </w:rPr>
              <w:t xml:space="preserve">Indoor PM2.5 (HEPA H13)</w:t>
            </w:r>
            <w:r>
              <w:rPr>
                <w:b w:val="0"/>
                <w:bCs w:val="0"/>
                <w:color w:val="1a2744"/>
                <w:sz w:val="22"/>
                <w:szCs w:val="22"/>
              </w:rPr>
            </w:r>
            <w:r>
              <w:rPr>
                <w:b w:val="0"/>
                <w:bCs w:val="0"/>
                <w:color w:val="1a2744"/>
                <w:sz w:val="22"/>
                <w:szCs w:val="22"/>
              </w:rPr>
            </w:r>
          </w:p>
        </w:tc>
        <w:tc>
          <w:tcPr>
            <w:shd w:val="clear" w:color="ffffff" w:fill="ffffff"/>
            <w:tcBorders/>
            <w:tcMar>
              <w:left w:w="100" w:type="dxa"/>
              <w:top w:w="60" w:type="dxa"/>
              <w:right w:w="100" w:type="dxa"/>
              <w:bottom w:w="60" w:type="dxa"/>
            </w:tcMar>
            <w:vMerge w:val="restart"/>
          </w:tcPr>
          <w:p w14:paraId="637D2028">
            <w:pPr>
              <w:pBdr/>
              <w:spacing/>
              <w:ind/>
              <w:jc w:val="left"/>
              <w:rPr>
                <w:b w:val="0"/>
                <w:bCs w:val="0"/>
                <w:color w:val="1a2744"/>
                <w:sz w:val="22"/>
                <w:szCs w:val="22"/>
              </w:rPr>
            </w:pPr>
            <w:r>
              <w:rPr>
                <w:b w:val="0"/>
                <w:bCs w:val="0"/>
                <w:color w:val="1a2744"/>
                <w:sz w:val="22"/>
                <w:szCs w:val="22"/>
              </w:rPr>
            </w:r>
            <w:r>
              <w:rPr>
                <w:b w:val="0"/>
                <w:bCs w:val="0"/>
                <w:color w:val="1a2744"/>
                <w:sz w:val="22"/>
                <w:szCs w:val="22"/>
              </w:rPr>
              <w:t xml:space="preserve">&lt; 15 ug/m3</w:t>
            </w:r>
            <w:r>
              <w:rPr>
                <w:b w:val="0"/>
                <w:bCs w:val="0"/>
                <w:color w:val="1a2744"/>
                <w:sz w:val="22"/>
                <w:szCs w:val="22"/>
              </w:rPr>
            </w:r>
            <w:r>
              <w:rPr>
                <w:b w:val="0"/>
                <w:bCs w:val="0"/>
                <w:color w:val="1a2744"/>
                <w:sz w:val="22"/>
                <w:szCs w:val="22"/>
              </w:rPr>
            </w:r>
          </w:p>
        </w:tc>
        <w:tc>
          <w:tcPr>
            <w:shd w:val="clear" w:color="ffffff" w:fill="ffffff"/>
            <w:tcBorders/>
            <w:tcMar>
              <w:left w:w="100" w:type="dxa"/>
              <w:top w:w="60" w:type="dxa"/>
              <w:right w:w="100" w:type="dxa"/>
              <w:bottom w:w="60" w:type="dxa"/>
            </w:tcMar>
            <w:vMerge w:val="restart"/>
          </w:tcPr>
          <w:p w14:paraId="272E2A03">
            <w:pPr>
              <w:pBdr/>
              <w:spacing/>
              <w:ind/>
              <w:jc w:val="left"/>
              <w:rPr>
                <w:b w:val="0"/>
                <w:bCs w:val="0"/>
                <w:color w:val="1a2744"/>
                <w:sz w:val="22"/>
                <w:szCs w:val="22"/>
              </w:rPr>
            </w:pPr>
            <w:r>
              <w:rPr>
                <w:b w:val="0"/>
                <w:bCs w:val="0"/>
                <w:color w:val="1a2744"/>
                <w:sz w:val="22"/>
                <w:szCs w:val="22"/>
              </w:rPr>
            </w:r>
            <w:r>
              <w:rPr>
                <w:b w:val="0"/>
                <w:bCs w:val="0"/>
                <w:color w:val="1a2744"/>
                <w:sz w:val="22"/>
                <w:szCs w:val="22"/>
              </w:rPr>
              <w:t xml:space="preserve">วัดต่อเนื่อง 24 ชม.  ·  IEQ Monitor</w:t>
            </w:r>
            <w:r>
              <w:rPr>
                <w:b w:val="0"/>
                <w:bCs w:val="0"/>
                <w:color w:val="1a2744"/>
                <w:sz w:val="22"/>
                <w:szCs w:val="22"/>
              </w:rPr>
            </w:r>
            <w:r>
              <w:rPr>
                <w:b w:val="0"/>
                <w:bCs w:val="0"/>
                <w:color w:val="1a2744"/>
                <w:sz w:val="22"/>
                <w:szCs w:val="22"/>
              </w:rPr>
            </w:r>
          </w:p>
        </w:tc>
        <w:tc>
          <w:tcPr>
            <w:shd w:val="clear" w:color="ffffff" w:fill="ffffff"/>
            <w:tcBorders/>
            <w:tcMar>
              <w:left w:w="100" w:type="dxa"/>
              <w:top w:w="60" w:type="dxa"/>
              <w:right w:w="100" w:type="dxa"/>
              <w:bottom w:w="60" w:type="dxa"/>
            </w:tcMar>
            <w:vMerge w:val="restart"/>
          </w:tcPr>
          <w:p w14:paraId="30127EE8">
            <w:pPr>
              <w:pBdr/>
              <w:spacing/>
              <w:ind/>
              <w:jc w:val="left"/>
              <w:rPr>
                <w:b w:val="0"/>
                <w:bCs w:val="0"/>
                <w:color w:val="1a2744"/>
                <w:sz w:val="22"/>
                <w:szCs w:val="22"/>
              </w:rPr>
            </w:pPr>
            <w:r>
              <w:rPr>
                <w:b w:val="0"/>
                <w:bCs w:val="0"/>
                <w:color w:val="1a2744"/>
                <w:sz w:val="22"/>
                <w:szCs w:val="22"/>
              </w:rPr>
            </w:r>
            <w:r>
              <w:rPr>
                <w:b w:val="0"/>
                <w:bCs w:val="0"/>
                <w:color w:val="1a2744"/>
                <w:sz w:val="22"/>
                <w:szCs w:val="22"/>
              </w:rPr>
              <w:t xml:space="preserve">ATLAS</w:t>
            </w:r>
            <w:r>
              <w:rPr>
                <w:b w:val="0"/>
                <w:bCs w:val="0"/>
                <w:color w:val="1a2744"/>
                <w:sz w:val="22"/>
                <w:szCs w:val="22"/>
              </w:rPr>
            </w:r>
            <w:r>
              <w:rPr>
                <w:b w:val="0"/>
                <w:bCs w:val="0"/>
                <w:color w:val="1a2744"/>
                <w:sz w:val="22"/>
                <w:szCs w:val="22"/>
              </w:rPr>
            </w:r>
          </w:p>
        </w:tc>
      </w:tr>
    </w:tbl>
    <w:p w14:paraId="2630A322">
      <w:pPr>
        <w:pBdr/>
        <w:spacing w:after="80"/>
        <w:ind/>
        <w:rPr>
          <w:sz w:val="20"/>
          <w:szCs w:val="20"/>
        </w:rPr>
      </w:pPr>
      <w:r>
        <w:rPr>
          <w:sz w:val="20"/>
          <w:szCs w:val="20"/>
        </w:rPr>
      </w:r>
      <w:r>
        <w:rPr>
          <w:sz w:val="20"/>
          <w:szCs w:val="20"/>
        </w:rPr>
      </w:r>
      <w:r>
        <w:rPr>
          <w:sz w:val="20"/>
          <w:szCs w:val="20"/>
        </w:rPr>
      </w:r>
    </w:p>
    <w:p w14:paraId="4EBDD4D8">
      <w:pPr>
        <w:pBdr/>
        <w:spacing w:after="80" w:before="200"/>
        <w:ind/>
        <w:rPr>
          <w:b/>
          <w:bCs/>
          <w:color w:val="2e75b6"/>
          <w:sz w:val="28"/>
          <w:szCs w:val="28"/>
        </w:rPr>
      </w:pPr>
      <w:r>
        <w:rPr>
          <w:b/>
          <w:bCs/>
          <w:color w:val="2e75b6"/>
          <w:sz w:val="28"/>
          <w:szCs w:val="28"/>
        </w:rPr>
        <w:t xml:space="preserve">11.3 เป้าหมายเชิงกลยุทธ์ (Strategic Sustainability Goals)</w:t>
      </w:r>
      <w:r>
        <w:rPr>
          <w:b/>
          <w:bCs/>
          <w:color w:val="2e75b6"/>
          <w:sz w:val="28"/>
          <w:szCs w:val="28"/>
        </w:rPr>
      </w:r>
      <w:r>
        <w:rPr>
          <w:b/>
          <w:bCs/>
          <w:color w:val="2e75b6"/>
          <w:sz w:val="28"/>
          <w:szCs w:val="28"/>
        </w:rPr>
      </w:r>
    </w:p>
    <w:tbl>
      <w:tblPr>
        <w:tblW w:w="5000" w:type="pct"/>
        <w:tblBorders>
          <w:top w:val="single" w:color="c8c8c8" w:sz="4" w:space="0"/>
          <w:left w:val="single" w:color="c8c8c8" w:sz="4" w:space="0"/>
          <w:bottom w:val="single" w:color="c8c8c8" w:sz="4" w:space="0"/>
          <w:right w:val="single" w:color="c8c8c8" w:sz="4" w:space="0"/>
          <w:insideH w:val="single" w:color="c8c8c8" w:sz="4" w:space="0"/>
          <w:insideV w:val="single" w:color="c8c8c8" w:sz="4" w:space="0"/>
        </w:tblBorders>
        <w:tblLook w:val="04A0" w:firstRow="1" w:lastRow="0" w:firstColumn="1" w:lastColumn="0" w:noHBand="0" w:noVBand="1"/>
      </w:tblPr>
      <w:tblGrid>
        <w:gridCol w:w="222"/>
        <w:gridCol w:w="222"/>
        <w:tblGridChange w:id="5">
          <w:tblGrid/>
        </w:tblGridChange>
      </w:tblGrid>
      <w:tr>
        <w:trPr/>
        <w:tc>
          <w:tcPr>
            <w:shd w:val="clear" w:color="2e75b6" w:fill="2e75b6"/>
            <w:tcBorders/>
            <w:tcMar>
              <w:left w:w="100" w:type="dxa"/>
              <w:top w:w="60" w:type="dxa"/>
              <w:right w:w="100" w:type="dxa"/>
              <w:bottom w:w="60" w:type="dxa"/>
            </w:tcMar>
          </w:tcPr>
          <w:p w14:paraId="0BC745C6">
            <w:pPr>
              <w:pBdr/>
              <w:spacing/>
              <w:ind/>
              <w:rPr>
                <w:b/>
                <w:bCs/>
                <w:color w:val="ffffff"/>
                <w:sz w:val="22"/>
                <w:szCs w:val="22"/>
              </w:rPr>
            </w:pPr>
            <w:r>
              <w:rPr>
                <w:b/>
                <w:bCs/>
                <w:color w:val="ffffff"/>
                <w:sz w:val="22"/>
                <w:szCs w:val="22"/>
              </w:rPr>
            </w:r>
            <w:r>
              <w:rPr>
                <w:b/>
                <w:bCs/>
                <w:color w:val="ffffff"/>
                <w:sz w:val="22"/>
                <w:szCs w:val="22"/>
              </w:rPr>
              <w:t xml:space="preserve">ระยะเวลา</w:t>
            </w:r>
            <w:r>
              <w:rPr>
                <w:b/>
                <w:bCs/>
                <w:color w:val="ffffff"/>
                <w:sz w:val="22"/>
                <w:szCs w:val="22"/>
              </w:rPr>
            </w:r>
            <w:r>
              <w:rPr>
                <w:b/>
                <w:bCs/>
                <w:color w:val="ffffff"/>
                <w:sz w:val="22"/>
                <w:szCs w:val="22"/>
              </w:rPr>
            </w:r>
          </w:p>
        </w:tc>
        <w:tc>
          <w:tcPr>
            <w:shd w:val="clear" w:color="2e75b6" w:fill="2e75b6"/>
            <w:tcBorders/>
            <w:tcMar>
              <w:left w:w="100" w:type="dxa"/>
              <w:top w:w="60" w:type="dxa"/>
              <w:right w:w="100" w:type="dxa"/>
              <w:bottom w:w="60" w:type="dxa"/>
            </w:tcMar>
          </w:tcPr>
          <w:p w14:paraId="1449B8A2">
            <w:pPr>
              <w:pBdr/>
              <w:spacing/>
              <w:ind/>
              <w:rPr>
                <w:b/>
                <w:bCs/>
                <w:color w:val="ffffff"/>
                <w:sz w:val="22"/>
                <w:szCs w:val="22"/>
              </w:rPr>
            </w:pPr>
            <w:r>
              <w:rPr>
                <w:b/>
                <w:bCs/>
                <w:color w:val="ffffff"/>
                <w:sz w:val="22"/>
                <w:szCs w:val="22"/>
              </w:rPr>
            </w:r>
            <w:r>
              <w:rPr>
                <w:b/>
                <w:bCs/>
                <w:color w:val="ffffff"/>
                <w:sz w:val="22"/>
                <w:szCs w:val="22"/>
              </w:rPr>
              <w:t xml:space="preserve">เป้าหมายหลัก</w:t>
            </w:r>
            <w:r>
              <w:rPr>
                <w:b/>
                <w:bCs/>
                <w:color w:val="ffffff"/>
                <w:sz w:val="22"/>
                <w:szCs w:val="22"/>
              </w:rPr>
            </w:r>
            <w:r>
              <w:rPr>
                <w:b/>
                <w:bCs/>
                <w:color w:val="ffffff"/>
                <w:sz w:val="22"/>
                <w:szCs w:val="22"/>
              </w:rPr>
            </w:r>
          </w:p>
        </w:tc>
      </w:tr>
      <w:tr>
        <w:trPr/>
        <w:tc>
          <w:tcPr>
            <w:shd w:val="clear" w:color="f0f5ff" w:fill="f0f5ff"/>
            <w:tcBorders/>
            <w:tcMar>
              <w:left w:w="100" w:type="dxa"/>
              <w:top w:w="60" w:type="dxa"/>
              <w:right w:w="100" w:type="dxa"/>
              <w:bottom w:w="60" w:type="dxa"/>
            </w:tcMar>
            <w:vMerge w:val="restart"/>
          </w:tcPr>
          <w:p w14:paraId="34249399">
            <w:pPr>
              <w:pBdr/>
              <w:spacing/>
              <w:ind/>
              <w:jc w:val="left"/>
              <w:rPr>
                <w:b w:val="0"/>
                <w:bCs w:val="0"/>
                <w:color w:val="1a2744"/>
                <w:sz w:val="22"/>
                <w:szCs w:val="22"/>
              </w:rPr>
            </w:pPr>
            <w:r>
              <w:rPr>
                <w:b w:val="0"/>
                <w:bCs w:val="0"/>
                <w:color w:val="1a2744"/>
                <w:sz w:val="22"/>
                <w:szCs w:val="22"/>
              </w:rPr>
            </w:r>
            <w:r>
              <w:rPr>
                <w:b w:val="0"/>
                <w:bCs w:val="0"/>
                <w:color w:val="1a2744"/>
                <w:sz w:val="22"/>
                <w:szCs w:val="22"/>
              </w:rPr>
              <w:t xml:space="preserve">2026 — Baseline</w:t>
            </w:r>
            <w:r>
              <w:rPr>
                <w:b w:val="0"/>
                <w:bCs w:val="0"/>
                <w:color w:val="1a2744"/>
                <w:sz w:val="22"/>
                <w:szCs w:val="22"/>
              </w:rPr>
            </w:r>
            <w:r>
              <w:rPr>
                <w:b w:val="0"/>
                <w:bCs w:val="0"/>
                <w:color w:val="1a2744"/>
                <w:sz w:val="22"/>
                <w:szCs w:val="22"/>
              </w:rPr>
            </w:r>
          </w:p>
        </w:tc>
        <w:tc>
          <w:tcPr>
            <w:shd w:val="clear" w:color="f0f5ff" w:fill="f0f5ff"/>
            <w:tcBorders/>
            <w:tcMar>
              <w:left w:w="100" w:type="dxa"/>
              <w:top w:w="60" w:type="dxa"/>
              <w:right w:w="100" w:type="dxa"/>
              <w:bottom w:w="60" w:type="dxa"/>
            </w:tcMar>
            <w:vMerge w:val="restart"/>
          </w:tcPr>
          <w:p w14:paraId="7365855F">
            <w:pPr>
              <w:pBdr/>
              <w:spacing/>
              <w:ind/>
              <w:jc w:val="left"/>
              <w:rPr>
                <w:b w:val="0"/>
                <w:bCs w:val="0"/>
                <w:color w:val="1a2744"/>
                <w:sz w:val="22"/>
                <w:szCs w:val="22"/>
              </w:rPr>
            </w:pPr>
            <w:r>
              <w:rPr>
                <w:b w:val="0"/>
                <w:bCs w:val="0"/>
                <w:color w:val="1a2744"/>
                <w:sz w:val="22"/>
                <w:szCs w:val="22"/>
              </w:rPr>
            </w:r>
            <w:r>
              <w:rPr>
                <w:b w:val="0"/>
                <w:bCs w:val="0"/>
                <w:color w:val="1a2744"/>
                <w:sz w:val="22"/>
                <w:szCs w:val="22"/>
              </w:rPr>
              <w:t xml:space="preserve">LEED Gold ทุกโครงการใหม่  ·  ESG Report (GRI Std.)  ·  LEED GA ครบทีม Designers</w:t>
            </w:r>
            <w:r>
              <w:rPr>
                <w:b w:val="0"/>
                <w:bCs w:val="0"/>
                <w:color w:val="1a2744"/>
                <w:sz w:val="22"/>
                <w:szCs w:val="22"/>
              </w:rPr>
            </w:r>
            <w:r>
              <w:rPr>
                <w:b w:val="0"/>
                <w:bCs w:val="0"/>
                <w:color w:val="1a2744"/>
                <w:sz w:val="22"/>
                <w:szCs w:val="22"/>
              </w:rPr>
            </w:r>
          </w:p>
        </w:tc>
      </w:tr>
      <w:tr>
        <w:trPr/>
        <w:tc>
          <w:tcPr>
            <w:shd w:val="clear" w:color="ffffff" w:fill="ffffff"/>
            <w:tcBorders/>
            <w:tcMar>
              <w:left w:w="100" w:type="dxa"/>
              <w:top w:w="60" w:type="dxa"/>
              <w:right w:w="100" w:type="dxa"/>
              <w:bottom w:w="60" w:type="dxa"/>
            </w:tcMar>
            <w:vMerge w:val="restart"/>
          </w:tcPr>
          <w:p w14:paraId="102AFFEB">
            <w:pPr>
              <w:pBdr/>
              <w:spacing/>
              <w:ind/>
              <w:jc w:val="left"/>
              <w:rPr>
                <w:b w:val="0"/>
                <w:bCs w:val="0"/>
                <w:color w:val="1a2744"/>
                <w:sz w:val="22"/>
                <w:szCs w:val="22"/>
              </w:rPr>
            </w:pPr>
            <w:r>
              <w:rPr>
                <w:b w:val="0"/>
                <w:bCs w:val="0"/>
                <w:color w:val="1a2744"/>
                <w:sz w:val="22"/>
                <w:szCs w:val="22"/>
              </w:rPr>
            </w:r>
            <w:r>
              <w:rPr>
                <w:b w:val="0"/>
                <w:bCs w:val="0"/>
                <w:color w:val="1a2744"/>
                <w:sz w:val="22"/>
                <w:szCs w:val="22"/>
              </w:rPr>
              <w:t xml:space="preserve">2027 — Scaling</w:t>
            </w:r>
            <w:r>
              <w:rPr>
                <w:b w:val="0"/>
                <w:bCs w:val="0"/>
                <w:color w:val="1a2744"/>
                <w:sz w:val="22"/>
                <w:szCs w:val="22"/>
              </w:rPr>
            </w:r>
            <w:r>
              <w:rPr>
                <w:b w:val="0"/>
                <w:bCs w:val="0"/>
                <w:color w:val="1a2744"/>
                <w:sz w:val="22"/>
                <w:szCs w:val="22"/>
              </w:rPr>
            </w:r>
          </w:p>
        </w:tc>
        <w:tc>
          <w:tcPr>
            <w:shd w:val="clear" w:color="ffffff" w:fill="ffffff"/>
            <w:tcBorders/>
            <w:tcMar>
              <w:left w:w="100" w:type="dxa"/>
              <w:top w:w="60" w:type="dxa"/>
              <w:right w:w="100" w:type="dxa"/>
              <w:bottom w:w="60" w:type="dxa"/>
            </w:tcMar>
            <w:vMerge w:val="restart"/>
          </w:tcPr>
          <w:p w14:paraId="68E29573">
            <w:pPr>
              <w:pBdr/>
              <w:spacing/>
              <w:ind/>
              <w:jc w:val="left"/>
              <w:rPr>
                <w:b w:val="0"/>
                <w:bCs w:val="0"/>
                <w:color w:val="1a2744"/>
                <w:sz w:val="22"/>
                <w:szCs w:val="22"/>
              </w:rPr>
            </w:pPr>
            <w:r>
              <w:rPr>
                <w:b w:val="0"/>
                <w:bCs w:val="0"/>
                <w:color w:val="1a2744"/>
                <w:sz w:val="22"/>
                <w:szCs w:val="22"/>
              </w:rPr>
            </w:r>
            <w:r>
              <w:rPr>
                <w:b w:val="0"/>
                <w:bCs w:val="0"/>
                <w:color w:val="1a2744"/>
                <w:sz w:val="22"/>
                <w:szCs w:val="22"/>
              </w:rPr>
              <w:t xml:space="preserve">WELL Silver &gt;= 2 โครงการ  ·  Renewable Energy &gt;= 20%  ·  Green Material Library v2.0</w:t>
            </w:r>
            <w:r>
              <w:rPr>
                <w:b w:val="0"/>
                <w:bCs w:val="0"/>
                <w:color w:val="1a2744"/>
                <w:sz w:val="22"/>
                <w:szCs w:val="22"/>
              </w:rPr>
            </w:r>
            <w:r>
              <w:rPr>
                <w:b w:val="0"/>
                <w:bCs w:val="0"/>
                <w:color w:val="1a2744"/>
                <w:sz w:val="22"/>
                <w:szCs w:val="22"/>
              </w:rPr>
            </w:r>
          </w:p>
        </w:tc>
      </w:tr>
      <w:tr>
        <w:trPr/>
        <w:tc>
          <w:tcPr>
            <w:shd w:val="clear" w:color="f0f5ff" w:fill="f0f5ff"/>
            <w:tcBorders/>
            <w:tcMar>
              <w:left w:w="100" w:type="dxa"/>
              <w:top w:w="60" w:type="dxa"/>
              <w:right w:w="100" w:type="dxa"/>
              <w:bottom w:w="60" w:type="dxa"/>
            </w:tcMar>
            <w:vMerge w:val="restart"/>
          </w:tcPr>
          <w:p w14:paraId="24972176">
            <w:pPr>
              <w:pBdr/>
              <w:spacing/>
              <w:ind/>
              <w:jc w:val="left"/>
              <w:rPr>
                <w:b w:val="0"/>
                <w:bCs w:val="0"/>
                <w:color w:val="1a2744"/>
                <w:sz w:val="22"/>
                <w:szCs w:val="22"/>
              </w:rPr>
            </w:pPr>
            <w:r>
              <w:rPr>
                <w:b w:val="0"/>
                <w:bCs w:val="0"/>
                <w:color w:val="1a2744"/>
                <w:sz w:val="22"/>
                <w:szCs w:val="22"/>
              </w:rPr>
            </w:r>
            <w:r>
              <w:rPr>
                <w:b w:val="0"/>
                <w:bCs w:val="0"/>
                <w:color w:val="1a2744"/>
                <w:sz w:val="22"/>
                <w:szCs w:val="22"/>
              </w:rPr>
              <w:t xml:space="preserve">2573 — Net-Zero</w:t>
            </w:r>
            <w:r>
              <w:rPr>
                <w:b w:val="0"/>
                <w:bCs w:val="0"/>
                <w:color w:val="1a2744"/>
                <w:sz w:val="22"/>
                <w:szCs w:val="22"/>
              </w:rPr>
            </w:r>
            <w:r>
              <w:rPr>
                <w:b w:val="0"/>
                <w:bCs w:val="0"/>
                <w:color w:val="1a2744"/>
                <w:sz w:val="22"/>
                <w:szCs w:val="22"/>
              </w:rPr>
            </w:r>
          </w:p>
        </w:tc>
        <w:tc>
          <w:tcPr>
            <w:shd w:val="clear" w:color="f0f5ff" w:fill="f0f5ff"/>
            <w:tcBorders/>
            <w:tcMar>
              <w:left w:w="100" w:type="dxa"/>
              <w:top w:w="60" w:type="dxa"/>
              <w:right w:w="100" w:type="dxa"/>
              <w:bottom w:w="60" w:type="dxa"/>
            </w:tcMar>
            <w:vMerge w:val="restart"/>
          </w:tcPr>
          <w:p w14:paraId="413D11E3">
            <w:pPr>
              <w:pBdr/>
              <w:spacing/>
              <w:ind/>
              <w:jc w:val="left"/>
              <w:rPr>
                <w:b w:val="0"/>
                <w:bCs w:val="0"/>
                <w:color w:val="1a2744"/>
                <w:sz w:val="22"/>
                <w:szCs w:val="22"/>
              </w:rPr>
            </w:pPr>
            <w:r>
              <w:rPr>
                <w:b w:val="0"/>
                <w:bCs w:val="0"/>
                <w:color w:val="1a2744"/>
                <w:sz w:val="22"/>
                <w:szCs w:val="22"/>
              </w:rPr>
            </w:r>
            <w:r>
              <w:rPr>
                <w:b w:val="0"/>
                <w:bCs w:val="0"/>
                <w:color w:val="1a2744"/>
                <w:sz w:val="22"/>
                <w:szCs w:val="22"/>
              </w:rPr>
              <w:t xml:space="preserve">Carbon-Neutral Studio  ·  100% Green Energy  ·  Zero-Waste Projects</w:t>
            </w:r>
            <w:r>
              <w:rPr>
                <w:b w:val="0"/>
                <w:bCs w:val="0"/>
                <w:color w:val="1a2744"/>
                <w:sz w:val="22"/>
                <w:szCs w:val="22"/>
              </w:rPr>
            </w:r>
            <w:r>
              <w:rPr>
                <w:b w:val="0"/>
                <w:bCs w:val="0"/>
                <w:color w:val="1a2744"/>
                <w:sz w:val="22"/>
                <w:szCs w:val="22"/>
              </w:rPr>
            </w:r>
          </w:p>
        </w:tc>
      </w:tr>
    </w:tbl>
    <w:p w14:paraId="324E73EA">
      <w:pPr>
        <w:pBdr/>
        <w:spacing w:after="80"/>
        <w:ind/>
        <w:rPr>
          <w:sz w:val="20"/>
          <w:szCs w:val="20"/>
        </w:rPr>
      </w:pPr>
      <w:r>
        <w:rPr>
          <w:sz w:val="20"/>
          <w:szCs w:val="20"/>
        </w:rPr>
      </w:r>
      <w:r>
        <w:rPr>
          <w:sz w:val="20"/>
          <w:szCs w:val="20"/>
        </w:rPr>
      </w:r>
      <w:r>
        <w:rPr>
          <w:sz w:val="20"/>
          <w:szCs w:val="20"/>
        </w:rPr>
      </w:r>
    </w:p>
    <w:p w14:paraId="58647832">
      <w:pPr>
        <w:pBdr/>
        <w:spacing w:after="100" w:before="320"/>
        <w:ind/>
        <w:rPr>
          <w:b/>
          <w:bCs/>
          <w:color w:val="1f2d5a"/>
          <w:sz w:val="36"/>
          <w:szCs w:val="36"/>
        </w:rPr>
      </w:pPr>
      <w:r>
        <w:rPr>
          <w:b/>
          <w:bCs/>
          <w:color w:val="1f2d5a"/>
          <w:sz w:val="36"/>
          <w:szCs w:val="36"/>
        </w:rPr>
        <w:t xml:space="preserve">12. สถานะแผนฉุกเฉินและการบริหารวิกฤต (Emergency Response Protocol)</w:t>
      </w:r>
      <w:r>
        <w:rPr>
          <w:b/>
          <w:bCs/>
          <w:color w:val="1f2d5a"/>
          <w:sz w:val="36"/>
          <w:szCs w:val="36"/>
        </w:rPr>
      </w:r>
      <w:r>
        <w:rPr>
          <w:b/>
          <w:bCs/>
          <w:color w:val="1f2d5a"/>
          <w:sz w:val="36"/>
          <w:szCs w:val="36"/>
        </w:rPr>
      </w:r>
    </w:p>
    <w:p w14:paraId="330AEFB2">
      <w:pPr>
        <w:pBdr/>
        <w:spacing w:after="100"/>
        <w:ind/>
        <w:rPr>
          <w:b w:val="0"/>
          <w:bCs w:val="0"/>
          <w:sz w:val="24"/>
          <w:szCs w:val="24"/>
        </w:rPr>
      </w:pPr>
      <w:r>
        <w:rPr>
          <w:b w:val="0"/>
          <w:bCs w:val="0"/>
          <w:sz w:val="24"/>
          <w:szCs w:val="24"/>
        </w:rPr>
        <w:t xml:space="preserve">แผนฉุกเฉินและการบริหารวิกฤตตาม SOP Section 18 กำหนดกรอบการรับมือเหตุการณ์ 4 ระดับ ตั้งแต่ L1 Minor ถึง L4 Critical โดยมีสายการรายงาน Signal → Blaze → Kelly → Studio Director และมีกระบวนการ Business Continuity (BCP) รองรับการดำเนินงานต่อเนื่อง</w:t>
      </w:r>
      <w:r>
        <w:rPr>
          <w:b w:val="0"/>
          <w:bCs w:val="0"/>
          <w:sz w:val="24"/>
          <w:szCs w:val="24"/>
        </w:rPr>
      </w:r>
      <w:r>
        <w:rPr>
          <w:b w:val="0"/>
          <w:bCs w:val="0"/>
          <w:sz w:val="24"/>
          <w:szCs w:val="24"/>
        </w:rPr>
      </w:r>
    </w:p>
    <w:p w14:paraId="4BE90641">
      <w:pPr>
        <w:pBdr/>
        <w:spacing w:after="80"/>
        <w:ind/>
        <w:rPr>
          <w:sz w:val="20"/>
          <w:szCs w:val="20"/>
        </w:rPr>
      </w:pPr>
      <w:r>
        <w:rPr>
          <w:sz w:val="20"/>
          <w:szCs w:val="20"/>
        </w:rPr>
      </w:r>
      <w:r>
        <w:rPr>
          <w:sz w:val="20"/>
          <w:szCs w:val="20"/>
        </w:rPr>
      </w:r>
      <w:r>
        <w:rPr>
          <w:sz w:val="20"/>
          <w:szCs w:val="20"/>
        </w:rPr>
      </w:r>
    </w:p>
    <w:p w14:paraId="2A2C41EA">
      <w:pPr>
        <w:pBdr/>
        <w:spacing w:after="80" w:before="200"/>
        <w:ind/>
        <w:rPr>
          <w:b/>
          <w:bCs/>
          <w:color w:val="2e75b6"/>
          <w:sz w:val="28"/>
          <w:szCs w:val="28"/>
        </w:rPr>
      </w:pPr>
      <w:r>
        <w:rPr>
          <w:b/>
          <w:bCs/>
          <w:color w:val="2e75b6"/>
          <w:sz w:val="28"/>
          <w:szCs w:val="28"/>
        </w:rPr>
        <w:t xml:space="preserve">12.1 ตารางจำแนกระดับวิกฤต (Crisis Classification Matrix)</w:t>
      </w:r>
      <w:r>
        <w:rPr>
          <w:b/>
          <w:bCs/>
          <w:color w:val="2e75b6"/>
          <w:sz w:val="28"/>
          <w:szCs w:val="28"/>
        </w:rPr>
      </w:r>
      <w:r>
        <w:rPr>
          <w:b/>
          <w:bCs/>
          <w:color w:val="2e75b6"/>
          <w:sz w:val="28"/>
          <w:szCs w:val="28"/>
        </w:rPr>
      </w:r>
    </w:p>
    <w:tbl>
      <w:tblPr>
        <w:tblW w:w="5000" w:type="pct"/>
        <w:tblBorders>
          <w:top w:val="single" w:color="c8c8c8" w:sz="4" w:space="0"/>
          <w:left w:val="single" w:color="c8c8c8" w:sz="4" w:space="0"/>
          <w:bottom w:val="single" w:color="c8c8c8" w:sz="4" w:space="0"/>
          <w:right w:val="single" w:color="c8c8c8" w:sz="4" w:space="0"/>
          <w:insideH w:val="single" w:color="c8c8c8" w:sz="4" w:space="0"/>
          <w:insideV w:val="single" w:color="c8c8c8" w:sz="4" w:space="0"/>
        </w:tblBorders>
        <w:tblLook w:val="04A0" w:firstRow="1" w:lastRow="0" w:firstColumn="1" w:lastColumn="0" w:noHBand="0" w:noVBand="1"/>
      </w:tblPr>
      <w:tblGrid>
        <w:gridCol w:w="222"/>
        <w:gridCol w:w="222"/>
        <w:gridCol w:w="222"/>
        <w:gridCol w:w="222"/>
        <w:tblGridChange w:id="6">
          <w:tblGrid/>
        </w:tblGridChange>
      </w:tblGrid>
      <w:tr>
        <w:trPr/>
        <w:tc>
          <w:tcPr>
            <w:shd w:val="clear" w:color="2e75b6" w:fill="2e75b6"/>
            <w:tcBorders/>
            <w:tcMar>
              <w:left w:w="100" w:type="dxa"/>
              <w:top w:w="60" w:type="dxa"/>
              <w:right w:w="100" w:type="dxa"/>
              <w:bottom w:w="60" w:type="dxa"/>
            </w:tcMar>
          </w:tcPr>
          <w:p w14:paraId="480FC28C">
            <w:pPr>
              <w:pBdr/>
              <w:spacing/>
              <w:ind/>
              <w:rPr>
                <w:b/>
                <w:bCs/>
                <w:color w:val="ffffff"/>
                <w:sz w:val="22"/>
                <w:szCs w:val="22"/>
              </w:rPr>
            </w:pPr>
            <w:r>
              <w:rPr>
                <w:b/>
                <w:bCs/>
                <w:color w:val="ffffff"/>
                <w:sz w:val="22"/>
                <w:szCs w:val="22"/>
              </w:rPr>
            </w:r>
            <w:r>
              <w:rPr>
                <w:b/>
                <w:bCs/>
                <w:color w:val="ffffff"/>
                <w:sz w:val="22"/>
                <w:szCs w:val="22"/>
              </w:rPr>
              <w:t xml:space="preserve">ระดับ</w:t>
            </w:r>
            <w:r>
              <w:rPr>
                <w:b/>
                <w:bCs/>
                <w:color w:val="ffffff"/>
                <w:sz w:val="22"/>
                <w:szCs w:val="22"/>
              </w:rPr>
            </w:r>
            <w:r>
              <w:rPr>
                <w:b/>
                <w:bCs/>
                <w:color w:val="ffffff"/>
                <w:sz w:val="22"/>
                <w:szCs w:val="22"/>
              </w:rPr>
            </w:r>
          </w:p>
        </w:tc>
        <w:tc>
          <w:tcPr>
            <w:shd w:val="clear" w:color="2e75b6" w:fill="2e75b6"/>
            <w:tcBorders/>
            <w:tcMar>
              <w:left w:w="100" w:type="dxa"/>
              <w:top w:w="60" w:type="dxa"/>
              <w:right w:w="100" w:type="dxa"/>
              <w:bottom w:w="60" w:type="dxa"/>
            </w:tcMar>
          </w:tcPr>
          <w:p w14:paraId="594C4151">
            <w:pPr>
              <w:pBdr/>
              <w:spacing/>
              <w:ind/>
              <w:rPr>
                <w:b/>
                <w:bCs/>
                <w:color w:val="ffffff"/>
                <w:sz w:val="22"/>
                <w:szCs w:val="22"/>
              </w:rPr>
            </w:pPr>
            <w:r>
              <w:rPr>
                <w:b/>
                <w:bCs/>
                <w:color w:val="ffffff"/>
                <w:sz w:val="22"/>
                <w:szCs w:val="22"/>
              </w:rPr>
            </w:r>
            <w:r>
              <w:rPr>
                <w:b/>
                <w:bCs/>
                <w:color w:val="ffffff"/>
                <w:sz w:val="22"/>
                <w:szCs w:val="22"/>
              </w:rPr>
              <w:t xml:space="preserve">ประเภทเหตุการณ์</w:t>
            </w:r>
            <w:r>
              <w:rPr>
                <w:b/>
                <w:bCs/>
                <w:color w:val="ffffff"/>
                <w:sz w:val="22"/>
                <w:szCs w:val="22"/>
              </w:rPr>
            </w:r>
            <w:r>
              <w:rPr>
                <w:b/>
                <w:bCs/>
                <w:color w:val="ffffff"/>
                <w:sz w:val="22"/>
                <w:szCs w:val="22"/>
              </w:rPr>
            </w:r>
          </w:p>
        </w:tc>
        <w:tc>
          <w:tcPr>
            <w:shd w:val="clear" w:color="2e75b6" w:fill="2e75b6"/>
            <w:tcBorders/>
            <w:tcMar>
              <w:left w:w="100" w:type="dxa"/>
              <w:top w:w="60" w:type="dxa"/>
              <w:right w:w="100" w:type="dxa"/>
              <w:bottom w:w="60" w:type="dxa"/>
            </w:tcMar>
          </w:tcPr>
          <w:p w14:paraId="4DF29F73">
            <w:pPr>
              <w:pBdr/>
              <w:spacing/>
              <w:ind/>
              <w:rPr>
                <w:b/>
                <w:bCs/>
                <w:color w:val="ffffff"/>
                <w:sz w:val="22"/>
                <w:szCs w:val="22"/>
              </w:rPr>
            </w:pPr>
            <w:r>
              <w:rPr>
                <w:b/>
                <w:bCs/>
                <w:color w:val="ffffff"/>
                <w:sz w:val="22"/>
                <w:szCs w:val="22"/>
              </w:rPr>
            </w:r>
            <w:r>
              <w:rPr>
                <w:b/>
                <w:bCs/>
                <w:color w:val="ffffff"/>
                <w:sz w:val="22"/>
                <w:szCs w:val="22"/>
              </w:rPr>
              <w:t xml:space="preserve">ผู้รับผิดชอบ (Agent)</w:t>
            </w:r>
            <w:r>
              <w:rPr>
                <w:b/>
                <w:bCs/>
                <w:color w:val="ffffff"/>
                <w:sz w:val="22"/>
                <w:szCs w:val="22"/>
              </w:rPr>
            </w:r>
            <w:r>
              <w:rPr>
                <w:b/>
                <w:bCs/>
                <w:color w:val="ffffff"/>
                <w:sz w:val="22"/>
                <w:szCs w:val="22"/>
              </w:rPr>
            </w:r>
          </w:p>
        </w:tc>
        <w:tc>
          <w:tcPr>
            <w:shd w:val="clear" w:color="2e75b6" w:fill="2e75b6"/>
            <w:tcBorders/>
            <w:tcMar>
              <w:left w:w="100" w:type="dxa"/>
              <w:top w:w="60" w:type="dxa"/>
              <w:right w:w="100" w:type="dxa"/>
              <w:bottom w:w="60" w:type="dxa"/>
            </w:tcMar>
          </w:tcPr>
          <w:p w14:paraId="3C2A24BC">
            <w:pPr>
              <w:pBdr/>
              <w:spacing/>
              <w:ind/>
              <w:rPr>
                <w:b/>
                <w:bCs/>
                <w:color w:val="ffffff"/>
                <w:sz w:val="22"/>
                <w:szCs w:val="22"/>
              </w:rPr>
            </w:pPr>
            <w:r>
              <w:rPr>
                <w:b/>
                <w:bCs/>
                <w:color w:val="ffffff"/>
                <w:sz w:val="22"/>
                <w:szCs w:val="22"/>
              </w:rPr>
            </w:r>
            <w:r>
              <w:rPr>
                <w:b/>
                <w:bCs/>
                <w:color w:val="ffffff"/>
                <w:sz w:val="22"/>
                <w:szCs w:val="22"/>
              </w:rPr>
              <w:t xml:space="preserve">เวลาตอบสนอง</w:t>
            </w:r>
            <w:r>
              <w:rPr>
                <w:b/>
                <w:bCs/>
                <w:color w:val="ffffff"/>
                <w:sz w:val="22"/>
                <w:szCs w:val="22"/>
              </w:rPr>
            </w:r>
            <w:r>
              <w:rPr>
                <w:b/>
                <w:bCs/>
                <w:color w:val="ffffff"/>
                <w:sz w:val="22"/>
                <w:szCs w:val="22"/>
              </w:rPr>
            </w:r>
          </w:p>
        </w:tc>
      </w:tr>
      <w:tr>
        <w:trPr/>
        <w:tc>
          <w:tcPr>
            <w:shd w:val="clear" w:color="f0f5ff" w:fill="f0f5ff"/>
            <w:tcBorders/>
            <w:tcMar>
              <w:left w:w="100" w:type="dxa"/>
              <w:top w:w="60" w:type="dxa"/>
              <w:right w:w="100" w:type="dxa"/>
              <w:bottom w:w="60" w:type="dxa"/>
            </w:tcMar>
            <w:vMerge w:val="restart"/>
          </w:tcPr>
          <w:p w14:paraId="0D676560">
            <w:pPr>
              <w:pBdr/>
              <w:spacing/>
              <w:ind/>
              <w:jc w:val="left"/>
              <w:rPr>
                <w:b w:val="0"/>
                <w:bCs w:val="0"/>
                <w:color w:val="1a2744"/>
                <w:sz w:val="22"/>
                <w:szCs w:val="22"/>
              </w:rPr>
            </w:pPr>
            <w:r>
              <w:rPr>
                <w:b w:val="0"/>
                <w:bCs w:val="0"/>
                <w:color w:val="1a2744"/>
                <w:sz w:val="22"/>
                <w:szCs w:val="22"/>
              </w:rPr>
            </w:r>
            <w:r>
              <w:rPr>
                <w:b w:val="0"/>
                <w:bCs w:val="0"/>
                <w:color w:val="1a2744"/>
                <w:sz w:val="22"/>
                <w:szCs w:val="22"/>
              </w:rPr>
              <w:t xml:space="preserve">L1 — Minor</w:t>
            </w:r>
            <w:r>
              <w:rPr>
                <w:b w:val="0"/>
                <w:bCs w:val="0"/>
                <w:color w:val="1a2744"/>
                <w:sz w:val="22"/>
                <w:szCs w:val="22"/>
              </w:rPr>
            </w:r>
            <w:r>
              <w:rPr>
                <w:b w:val="0"/>
                <w:bCs w:val="0"/>
                <w:color w:val="1a2744"/>
                <w:sz w:val="22"/>
                <w:szCs w:val="22"/>
              </w:rPr>
            </w:r>
          </w:p>
        </w:tc>
        <w:tc>
          <w:tcPr>
            <w:shd w:val="clear" w:color="f0f5ff" w:fill="f0f5ff"/>
            <w:tcBorders/>
            <w:tcMar>
              <w:left w:w="100" w:type="dxa"/>
              <w:top w:w="60" w:type="dxa"/>
              <w:right w:w="100" w:type="dxa"/>
              <w:bottom w:w="60" w:type="dxa"/>
            </w:tcMar>
            <w:vMerge w:val="restart"/>
          </w:tcPr>
          <w:p w14:paraId="2722FE09">
            <w:pPr>
              <w:pBdr/>
              <w:spacing/>
              <w:ind/>
              <w:jc w:val="left"/>
              <w:rPr>
                <w:b w:val="0"/>
                <w:bCs w:val="0"/>
                <w:color w:val="1a2744"/>
                <w:sz w:val="22"/>
                <w:szCs w:val="22"/>
              </w:rPr>
            </w:pPr>
            <w:r>
              <w:rPr>
                <w:b w:val="0"/>
                <w:bCs w:val="0"/>
                <w:color w:val="1a2744"/>
                <w:sz w:val="22"/>
                <w:szCs w:val="22"/>
              </w:rPr>
            </w:r>
            <w:r>
              <w:rPr>
                <w:b w:val="0"/>
                <w:bCs w:val="0"/>
                <w:color w:val="1a2744"/>
                <w:sz w:val="22"/>
                <w:szCs w:val="22"/>
              </w:rPr>
              <w:t xml:space="preserve">เหตุเล็กน้อย  ·  อุปกรณ์ชำรุด  ·  วัสดุขาด</w:t>
            </w:r>
            <w:r>
              <w:rPr>
                <w:b w:val="0"/>
                <w:bCs w:val="0"/>
                <w:color w:val="1a2744"/>
                <w:sz w:val="22"/>
                <w:szCs w:val="22"/>
              </w:rPr>
            </w:r>
            <w:r>
              <w:rPr>
                <w:b w:val="0"/>
                <w:bCs w:val="0"/>
                <w:color w:val="1a2744"/>
                <w:sz w:val="22"/>
                <w:szCs w:val="22"/>
              </w:rPr>
            </w:r>
          </w:p>
        </w:tc>
        <w:tc>
          <w:tcPr>
            <w:shd w:val="clear" w:color="f0f5ff" w:fill="f0f5ff"/>
            <w:tcBorders/>
            <w:tcMar>
              <w:left w:w="100" w:type="dxa"/>
              <w:top w:w="60" w:type="dxa"/>
              <w:right w:w="100" w:type="dxa"/>
              <w:bottom w:w="60" w:type="dxa"/>
            </w:tcMar>
            <w:vMerge w:val="restart"/>
          </w:tcPr>
          <w:p w14:paraId="1E4AC868">
            <w:pPr>
              <w:pBdr/>
              <w:spacing/>
              <w:ind/>
              <w:jc w:val="left"/>
              <w:rPr>
                <w:b w:val="0"/>
                <w:bCs w:val="0"/>
                <w:color w:val="1a2744"/>
                <w:sz w:val="22"/>
                <w:szCs w:val="22"/>
              </w:rPr>
            </w:pPr>
            <w:r>
              <w:rPr>
                <w:b w:val="0"/>
                <w:bCs w:val="0"/>
                <w:color w:val="1a2744"/>
                <w:sz w:val="22"/>
                <w:szCs w:val="22"/>
              </w:rPr>
            </w:r>
            <w:r>
              <w:rPr>
                <w:b w:val="0"/>
                <w:bCs w:val="0"/>
                <w:color w:val="1a2744"/>
                <w:sz w:val="22"/>
                <w:szCs w:val="22"/>
              </w:rPr>
              <w:t xml:space="preserve">Site Supervisor (Signal)</w:t>
            </w:r>
            <w:r>
              <w:rPr>
                <w:b w:val="0"/>
                <w:bCs w:val="0"/>
                <w:color w:val="1a2744"/>
                <w:sz w:val="22"/>
                <w:szCs w:val="22"/>
              </w:rPr>
            </w:r>
            <w:r>
              <w:rPr>
                <w:b w:val="0"/>
                <w:bCs w:val="0"/>
                <w:color w:val="1a2744"/>
                <w:sz w:val="22"/>
                <w:szCs w:val="22"/>
              </w:rPr>
            </w:r>
          </w:p>
        </w:tc>
        <w:tc>
          <w:tcPr>
            <w:shd w:val="clear" w:color="f0f5ff" w:fill="f0f5ff"/>
            <w:tcBorders/>
            <w:tcMar>
              <w:left w:w="100" w:type="dxa"/>
              <w:top w:w="60" w:type="dxa"/>
              <w:right w:w="100" w:type="dxa"/>
              <w:bottom w:w="60" w:type="dxa"/>
            </w:tcMar>
            <w:vMerge w:val="restart"/>
          </w:tcPr>
          <w:p w14:paraId="524156D6">
            <w:pPr>
              <w:pBdr/>
              <w:spacing/>
              <w:ind/>
              <w:jc w:val="left"/>
              <w:rPr>
                <w:b w:val="0"/>
                <w:bCs w:val="0"/>
                <w:color w:val="1a2744"/>
                <w:sz w:val="22"/>
                <w:szCs w:val="22"/>
              </w:rPr>
            </w:pPr>
            <w:r>
              <w:rPr>
                <w:b w:val="0"/>
                <w:bCs w:val="0"/>
                <w:color w:val="1a2744"/>
                <w:sz w:val="22"/>
                <w:szCs w:val="22"/>
              </w:rPr>
            </w:r>
            <w:r>
              <w:rPr>
                <w:b w:val="0"/>
                <w:bCs w:val="0"/>
                <w:color w:val="1a2744"/>
                <w:sz w:val="22"/>
                <w:szCs w:val="22"/>
              </w:rPr>
              <w:t xml:space="preserve">&lt;= 4 ชั่วโมง</w:t>
            </w:r>
            <w:r>
              <w:rPr>
                <w:b w:val="0"/>
                <w:bCs w:val="0"/>
                <w:color w:val="1a2744"/>
                <w:sz w:val="22"/>
                <w:szCs w:val="22"/>
              </w:rPr>
            </w:r>
            <w:r>
              <w:rPr>
                <w:b w:val="0"/>
                <w:bCs w:val="0"/>
                <w:color w:val="1a2744"/>
                <w:sz w:val="22"/>
                <w:szCs w:val="22"/>
              </w:rPr>
            </w:r>
          </w:p>
        </w:tc>
      </w:tr>
      <w:tr>
        <w:trPr/>
        <w:tc>
          <w:tcPr>
            <w:shd w:val="clear" w:color="ffffff" w:fill="ffffff"/>
            <w:tcBorders/>
            <w:tcMar>
              <w:left w:w="100" w:type="dxa"/>
              <w:top w:w="60" w:type="dxa"/>
              <w:right w:w="100" w:type="dxa"/>
              <w:bottom w:w="60" w:type="dxa"/>
            </w:tcMar>
            <w:vMerge w:val="restart"/>
          </w:tcPr>
          <w:p w14:paraId="301B44E6">
            <w:pPr>
              <w:pBdr/>
              <w:spacing/>
              <w:ind/>
              <w:jc w:val="left"/>
              <w:rPr>
                <w:b w:val="0"/>
                <w:bCs w:val="0"/>
                <w:color w:val="1a2744"/>
                <w:sz w:val="22"/>
                <w:szCs w:val="22"/>
              </w:rPr>
            </w:pPr>
            <w:r>
              <w:rPr>
                <w:b w:val="0"/>
                <w:bCs w:val="0"/>
                <w:color w:val="1a2744"/>
                <w:sz w:val="22"/>
                <w:szCs w:val="22"/>
              </w:rPr>
            </w:r>
            <w:r>
              <w:rPr>
                <w:b w:val="0"/>
                <w:bCs w:val="0"/>
                <w:color w:val="1a2744"/>
                <w:sz w:val="22"/>
                <w:szCs w:val="22"/>
              </w:rPr>
              <w:t xml:space="preserve">L2 — Moderate</w:t>
            </w:r>
            <w:r>
              <w:rPr>
                <w:b w:val="0"/>
                <w:bCs w:val="0"/>
                <w:color w:val="1a2744"/>
                <w:sz w:val="22"/>
                <w:szCs w:val="22"/>
              </w:rPr>
            </w:r>
            <w:r>
              <w:rPr>
                <w:b w:val="0"/>
                <w:bCs w:val="0"/>
                <w:color w:val="1a2744"/>
                <w:sz w:val="22"/>
                <w:szCs w:val="22"/>
              </w:rPr>
            </w:r>
          </w:p>
        </w:tc>
        <w:tc>
          <w:tcPr>
            <w:shd w:val="clear" w:color="ffffff" w:fill="ffffff"/>
            <w:tcBorders/>
            <w:tcMar>
              <w:left w:w="100" w:type="dxa"/>
              <w:top w:w="60" w:type="dxa"/>
              <w:right w:w="100" w:type="dxa"/>
              <w:bottom w:w="60" w:type="dxa"/>
            </w:tcMar>
            <w:vMerge w:val="restart"/>
          </w:tcPr>
          <w:p w14:paraId="26307D7C">
            <w:pPr>
              <w:pBdr/>
              <w:spacing/>
              <w:ind/>
              <w:jc w:val="left"/>
              <w:rPr>
                <w:b w:val="0"/>
                <w:bCs w:val="0"/>
                <w:color w:val="1a2744"/>
                <w:sz w:val="22"/>
                <w:szCs w:val="22"/>
              </w:rPr>
            </w:pPr>
            <w:r>
              <w:rPr>
                <w:b w:val="0"/>
                <w:bCs w:val="0"/>
                <w:color w:val="1a2744"/>
                <w:sz w:val="22"/>
                <w:szCs w:val="22"/>
              </w:rPr>
            </w:r>
            <w:r>
              <w:rPr>
                <w:b w:val="0"/>
                <w:bCs w:val="0"/>
                <w:color w:val="1a2744"/>
                <w:sz w:val="22"/>
                <w:szCs w:val="22"/>
              </w:rPr>
              <w:t xml:space="preserve">งานหยุดบางส่วน  ·  วัสดุล่าช้า  ·  คุณภาพบกพร่อง</w:t>
            </w:r>
            <w:r>
              <w:rPr>
                <w:b w:val="0"/>
                <w:bCs w:val="0"/>
                <w:color w:val="1a2744"/>
                <w:sz w:val="22"/>
                <w:szCs w:val="22"/>
              </w:rPr>
            </w:r>
            <w:r>
              <w:rPr>
                <w:b w:val="0"/>
                <w:bCs w:val="0"/>
                <w:color w:val="1a2744"/>
                <w:sz w:val="22"/>
                <w:szCs w:val="22"/>
              </w:rPr>
            </w:r>
          </w:p>
        </w:tc>
        <w:tc>
          <w:tcPr>
            <w:shd w:val="clear" w:color="ffffff" w:fill="ffffff"/>
            <w:tcBorders/>
            <w:tcMar>
              <w:left w:w="100" w:type="dxa"/>
              <w:top w:w="60" w:type="dxa"/>
              <w:right w:w="100" w:type="dxa"/>
              <w:bottom w:w="60" w:type="dxa"/>
            </w:tcMar>
            <w:vMerge w:val="restart"/>
          </w:tcPr>
          <w:p w14:paraId="13B0B00B">
            <w:pPr>
              <w:pBdr/>
              <w:spacing/>
              <w:ind/>
              <w:jc w:val="left"/>
              <w:rPr>
                <w:b w:val="0"/>
                <w:bCs w:val="0"/>
                <w:color w:val="1a2744"/>
                <w:sz w:val="22"/>
                <w:szCs w:val="22"/>
              </w:rPr>
            </w:pPr>
            <w:r>
              <w:rPr>
                <w:b w:val="0"/>
                <w:bCs w:val="0"/>
                <w:color w:val="1a2744"/>
                <w:sz w:val="22"/>
                <w:szCs w:val="22"/>
              </w:rPr>
            </w:r>
            <w:r>
              <w:rPr>
                <w:b w:val="0"/>
                <w:bCs w:val="0"/>
                <w:color w:val="1a2744"/>
                <w:sz w:val="22"/>
                <w:szCs w:val="22"/>
              </w:rPr>
              <w:t xml:space="preserve">Project Manager (Blaze)</w:t>
            </w:r>
            <w:r>
              <w:rPr>
                <w:b w:val="0"/>
                <w:bCs w:val="0"/>
                <w:color w:val="1a2744"/>
                <w:sz w:val="22"/>
                <w:szCs w:val="22"/>
              </w:rPr>
            </w:r>
            <w:r>
              <w:rPr>
                <w:b w:val="0"/>
                <w:bCs w:val="0"/>
                <w:color w:val="1a2744"/>
                <w:sz w:val="22"/>
                <w:szCs w:val="22"/>
              </w:rPr>
            </w:r>
          </w:p>
        </w:tc>
        <w:tc>
          <w:tcPr>
            <w:shd w:val="clear" w:color="ffffff" w:fill="ffffff"/>
            <w:tcBorders/>
            <w:tcMar>
              <w:left w:w="100" w:type="dxa"/>
              <w:top w:w="60" w:type="dxa"/>
              <w:right w:w="100" w:type="dxa"/>
              <w:bottom w:w="60" w:type="dxa"/>
            </w:tcMar>
            <w:vMerge w:val="restart"/>
          </w:tcPr>
          <w:p w14:paraId="2EB79D36">
            <w:pPr>
              <w:pBdr/>
              <w:spacing/>
              <w:ind/>
              <w:jc w:val="left"/>
              <w:rPr>
                <w:b w:val="0"/>
                <w:bCs w:val="0"/>
                <w:color w:val="1a2744"/>
                <w:sz w:val="22"/>
                <w:szCs w:val="22"/>
              </w:rPr>
            </w:pPr>
            <w:r>
              <w:rPr>
                <w:b w:val="0"/>
                <w:bCs w:val="0"/>
                <w:color w:val="1a2744"/>
                <w:sz w:val="22"/>
                <w:szCs w:val="22"/>
              </w:rPr>
            </w:r>
            <w:r>
              <w:rPr>
                <w:b w:val="0"/>
                <w:bCs w:val="0"/>
                <w:color w:val="1a2744"/>
                <w:sz w:val="22"/>
                <w:szCs w:val="22"/>
              </w:rPr>
              <w:t xml:space="preserve">&lt;= 24 ชั่วโมง</w:t>
            </w:r>
            <w:r>
              <w:rPr>
                <w:b w:val="0"/>
                <w:bCs w:val="0"/>
                <w:color w:val="1a2744"/>
                <w:sz w:val="22"/>
                <w:szCs w:val="22"/>
              </w:rPr>
            </w:r>
            <w:r>
              <w:rPr>
                <w:b w:val="0"/>
                <w:bCs w:val="0"/>
                <w:color w:val="1a2744"/>
                <w:sz w:val="22"/>
                <w:szCs w:val="22"/>
              </w:rPr>
            </w:r>
          </w:p>
        </w:tc>
      </w:tr>
      <w:tr>
        <w:trPr/>
        <w:tc>
          <w:tcPr>
            <w:shd w:val="clear" w:color="f0f5ff" w:fill="f0f5ff"/>
            <w:tcBorders/>
            <w:tcMar>
              <w:left w:w="100" w:type="dxa"/>
              <w:top w:w="60" w:type="dxa"/>
              <w:right w:w="100" w:type="dxa"/>
              <w:bottom w:w="60" w:type="dxa"/>
            </w:tcMar>
            <w:vMerge w:val="restart"/>
          </w:tcPr>
          <w:p w14:paraId="2DBF0ED9">
            <w:pPr>
              <w:pBdr/>
              <w:spacing/>
              <w:ind/>
              <w:jc w:val="left"/>
              <w:rPr>
                <w:b w:val="0"/>
                <w:bCs w:val="0"/>
                <w:color w:val="1a2744"/>
                <w:sz w:val="22"/>
                <w:szCs w:val="22"/>
              </w:rPr>
            </w:pPr>
            <w:r>
              <w:rPr>
                <w:b w:val="0"/>
                <w:bCs w:val="0"/>
                <w:color w:val="1a2744"/>
                <w:sz w:val="22"/>
                <w:szCs w:val="22"/>
              </w:rPr>
            </w:r>
            <w:r>
              <w:rPr>
                <w:b w:val="0"/>
                <w:bCs w:val="0"/>
                <w:color w:val="1a2744"/>
                <w:sz w:val="22"/>
                <w:szCs w:val="22"/>
              </w:rPr>
              <w:t xml:space="preserve">L3 — Major</w:t>
            </w:r>
            <w:r>
              <w:rPr>
                <w:b w:val="0"/>
                <w:bCs w:val="0"/>
                <w:color w:val="1a2744"/>
                <w:sz w:val="22"/>
                <w:szCs w:val="22"/>
              </w:rPr>
            </w:r>
            <w:r>
              <w:rPr>
                <w:b w:val="0"/>
                <w:bCs w:val="0"/>
                <w:color w:val="1a2744"/>
                <w:sz w:val="22"/>
                <w:szCs w:val="22"/>
              </w:rPr>
            </w:r>
          </w:p>
        </w:tc>
        <w:tc>
          <w:tcPr>
            <w:shd w:val="clear" w:color="f0f5ff" w:fill="f0f5ff"/>
            <w:tcBorders/>
            <w:tcMar>
              <w:left w:w="100" w:type="dxa"/>
              <w:top w:w="60" w:type="dxa"/>
              <w:right w:w="100" w:type="dxa"/>
              <w:bottom w:w="60" w:type="dxa"/>
            </w:tcMar>
            <w:vMerge w:val="restart"/>
          </w:tcPr>
          <w:p w14:paraId="72CC11EF">
            <w:pPr>
              <w:pBdr/>
              <w:spacing/>
              <w:ind/>
              <w:jc w:val="left"/>
              <w:rPr>
                <w:b w:val="0"/>
                <w:bCs w:val="0"/>
                <w:color w:val="1a2744"/>
                <w:sz w:val="22"/>
                <w:szCs w:val="22"/>
              </w:rPr>
            </w:pPr>
            <w:r>
              <w:rPr>
                <w:b w:val="0"/>
                <w:bCs w:val="0"/>
                <w:color w:val="1a2744"/>
                <w:sz w:val="22"/>
                <w:szCs w:val="22"/>
              </w:rPr>
            </w:r>
            <w:r>
              <w:rPr>
                <w:b w:val="0"/>
                <w:bCs w:val="0"/>
                <w:color w:val="1a2744"/>
                <w:sz w:val="22"/>
                <w:szCs w:val="22"/>
              </w:rPr>
              <w:t xml:space="preserve">งานหยุดทั้งไซต์  ·  อุบัติเหตุบุคคล  ·  โครงสร้างเสียหาย</w:t>
            </w:r>
            <w:r>
              <w:rPr>
                <w:b w:val="0"/>
                <w:bCs w:val="0"/>
                <w:color w:val="1a2744"/>
                <w:sz w:val="22"/>
                <w:szCs w:val="22"/>
              </w:rPr>
            </w:r>
            <w:r>
              <w:rPr>
                <w:b w:val="0"/>
                <w:bCs w:val="0"/>
                <w:color w:val="1a2744"/>
                <w:sz w:val="22"/>
                <w:szCs w:val="22"/>
              </w:rPr>
            </w:r>
          </w:p>
        </w:tc>
        <w:tc>
          <w:tcPr>
            <w:shd w:val="clear" w:color="f0f5ff" w:fill="f0f5ff"/>
            <w:tcBorders/>
            <w:tcMar>
              <w:left w:w="100" w:type="dxa"/>
              <w:top w:w="60" w:type="dxa"/>
              <w:right w:w="100" w:type="dxa"/>
              <w:bottom w:w="60" w:type="dxa"/>
            </w:tcMar>
            <w:vMerge w:val="restart"/>
          </w:tcPr>
          <w:p w14:paraId="6B383468">
            <w:pPr>
              <w:pBdr/>
              <w:spacing/>
              <w:ind/>
              <w:jc w:val="left"/>
              <w:rPr>
                <w:b w:val="0"/>
                <w:bCs w:val="0"/>
                <w:color w:val="1a2744"/>
                <w:sz w:val="22"/>
                <w:szCs w:val="22"/>
              </w:rPr>
            </w:pPr>
            <w:r>
              <w:rPr>
                <w:b w:val="0"/>
                <w:bCs w:val="0"/>
                <w:color w:val="1a2744"/>
                <w:sz w:val="22"/>
                <w:szCs w:val="22"/>
              </w:rPr>
            </w:r>
            <w:r>
              <w:rPr>
                <w:b w:val="0"/>
                <w:bCs w:val="0"/>
                <w:color w:val="1a2744"/>
                <w:sz w:val="22"/>
                <w:szCs w:val="22"/>
              </w:rPr>
              <w:t xml:space="preserve">Studio Director (Kelly)</w:t>
            </w:r>
            <w:r>
              <w:rPr>
                <w:b w:val="0"/>
                <w:bCs w:val="0"/>
                <w:color w:val="1a2744"/>
                <w:sz w:val="22"/>
                <w:szCs w:val="22"/>
              </w:rPr>
            </w:r>
            <w:r>
              <w:rPr>
                <w:b w:val="0"/>
                <w:bCs w:val="0"/>
                <w:color w:val="1a2744"/>
                <w:sz w:val="22"/>
                <w:szCs w:val="22"/>
              </w:rPr>
            </w:r>
          </w:p>
        </w:tc>
        <w:tc>
          <w:tcPr>
            <w:shd w:val="clear" w:color="f0f5ff" w:fill="f0f5ff"/>
            <w:tcBorders/>
            <w:tcMar>
              <w:left w:w="100" w:type="dxa"/>
              <w:top w:w="60" w:type="dxa"/>
              <w:right w:w="100" w:type="dxa"/>
              <w:bottom w:w="60" w:type="dxa"/>
            </w:tcMar>
            <w:vMerge w:val="restart"/>
          </w:tcPr>
          <w:p w14:paraId="2858C763">
            <w:pPr>
              <w:pBdr/>
              <w:spacing/>
              <w:ind/>
              <w:jc w:val="left"/>
              <w:rPr>
                <w:b w:val="0"/>
                <w:bCs w:val="0"/>
                <w:color w:val="1a2744"/>
                <w:sz w:val="22"/>
                <w:szCs w:val="22"/>
              </w:rPr>
            </w:pPr>
            <w:r>
              <w:rPr>
                <w:b w:val="0"/>
                <w:bCs w:val="0"/>
                <w:color w:val="1a2744"/>
                <w:sz w:val="22"/>
                <w:szCs w:val="22"/>
              </w:rPr>
            </w:r>
            <w:r>
              <w:rPr>
                <w:b w:val="0"/>
                <w:bCs w:val="0"/>
                <w:color w:val="1a2744"/>
                <w:sz w:val="22"/>
                <w:szCs w:val="22"/>
              </w:rPr>
              <w:t xml:space="preserve">&lt;= 48 ชั่วโมง</w:t>
            </w:r>
            <w:r>
              <w:rPr>
                <w:b w:val="0"/>
                <w:bCs w:val="0"/>
                <w:color w:val="1a2744"/>
                <w:sz w:val="22"/>
                <w:szCs w:val="22"/>
              </w:rPr>
            </w:r>
            <w:r>
              <w:rPr>
                <w:b w:val="0"/>
                <w:bCs w:val="0"/>
                <w:color w:val="1a2744"/>
                <w:sz w:val="22"/>
                <w:szCs w:val="22"/>
              </w:rPr>
            </w:r>
          </w:p>
        </w:tc>
      </w:tr>
      <w:tr>
        <w:trPr/>
        <w:tc>
          <w:tcPr>
            <w:shd w:val="clear" w:color="ffffff" w:fill="ffffff"/>
            <w:tcBorders/>
            <w:tcMar>
              <w:left w:w="100" w:type="dxa"/>
              <w:top w:w="60" w:type="dxa"/>
              <w:right w:w="100" w:type="dxa"/>
              <w:bottom w:w="60" w:type="dxa"/>
            </w:tcMar>
            <w:vMerge w:val="restart"/>
          </w:tcPr>
          <w:p w14:paraId="4865C7B9">
            <w:pPr>
              <w:pBdr/>
              <w:spacing/>
              <w:ind/>
              <w:jc w:val="left"/>
              <w:rPr>
                <w:b w:val="0"/>
                <w:bCs w:val="0"/>
                <w:color w:val="1a2744"/>
                <w:sz w:val="22"/>
                <w:szCs w:val="22"/>
              </w:rPr>
            </w:pPr>
            <w:r>
              <w:rPr>
                <w:b w:val="0"/>
                <w:bCs w:val="0"/>
                <w:color w:val="1a2744"/>
                <w:sz w:val="22"/>
                <w:szCs w:val="22"/>
              </w:rPr>
            </w:r>
            <w:r>
              <w:rPr>
                <w:b w:val="0"/>
                <w:bCs w:val="0"/>
                <w:color w:val="1a2744"/>
                <w:sz w:val="22"/>
                <w:szCs w:val="22"/>
              </w:rPr>
              <w:t xml:space="preserve">L4 — Critical</w:t>
            </w:r>
            <w:r>
              <w:rPr>
                <w:b w:val="0"/>
                <w:bCs w:val="0"/>
                <w:color w:val="1a2744"/>
                <w:sz w:val="22"/>
                <w:szCs w:val="22"/>
              </w:rPr>
            </w:r>
            <w:r>
              <w:rPr>
                <w:b w:val="0"/>
                <w:bCs w:val="0"/>
                <w:color w:val="1a2744"/>
                <w:sz w:val="22"/>
                <w:szCs w:val="22"/>
              </w:rPr>
            </w:r>
          </w:p>
        </w:tc>
        <w:tc>
          <w:tcPr>
            <w:shd w:val="clear" w:color="ffffff" w:fill="ffffff"/>
            <w:tcBorders/>
            <w:tcMar>
              <w:left w:w="100" w:type="dxa"/>
              <w:top w:w="60" w:type="dxa"/>
              <w:right w:w="100" w:type="dxa"/>
              <w:bottom w:w="60" w:type="dxa"/>
            </w:tcMar>
            <w:vMerge w:val="restart"/>
          </w:tcPr>
          <w:p w14:paraId="5C7E7C9A">
            <w:pPr>
              <w:pBdr/>
              <w:spacing/>
              <w:ind/>
              <w:jc w:val="left"/>
              <w:rPr>
                <w:b w:val="0"/>
                <w:bCs w:val="0"/>
                <w:color w:val="1a2744"/>
                <w:sz w:val="22"/>
                <w:szCs w:val="22"/>
              </w:rPr>
            </w:pPr>
            <w:r>
              <w:rPr>
                <w:b w:val="0"/>
                <w:bCs w:val="0"/>
                <w:color w:val="1a2744"/>
                <w:sz w:val="22"/>
                <w:szCs w:val="22"/>
              </w:rPr>
            </w:r>
            <w:r>
              <w:rPr>
                <w:b w:val="0"/>
                <w:bCs w:val="0"/>
                <w:color w:val="1a2744"/>
                <w:sz w:val="22"/>
                <w:szCs w:val="22"/>
              </w:rPr>
              <w:t xml:space="preserve">เสียชีวิต  ·  ข้อพิพาทกฎหมาย  ·  สื่อสาธารณะ</w:t>
            </w:r>
            <w:r>
              <w:rPr>
                <w:b w:val="0"/>
                <w:bCs w:val="0"/>
                <w:color w:val="1a2744"/>
                <w:sz w:val="22"/>
                <w:szCs w:val="22"/>
              </w:rPr>
            </w:r>
            <w:r>
              <w:rPr>
                <w:b w:val="0"/>
                <w:bCs w:val="0"/>
                <w:color w:val="1a2744"/>
                <w:sz w:val="22"/>
                <w:szCs w:val="22"/>
              </w:rPr>
            </w:r>
          </w:p>
        </w:tc>
        <w:tc>
          <w:tcPr>
            <w:shd w:val="clear" w:color="ffffff" w:fill="ffffff"/>
            <w:tcBorders/>
            <w:tcMar>
              <w:left w:w="100" w:type="dxa"/>
              <w:top w:w="60" w:type="dxa"/>
              <w:right w:w="100" w:type="dxa"/>
              <w:bottom w:w="60" w:type="dxa"/>
            </w:tcMar>
            <w:vMerge w:val="restart"/>
          </w:tcPr>
          <w:p w14:paraId="69F551FB">
            <w:pPr>
              <w:pBdr/>
              <w:spacing/>
              <w:ind/>
              <w:jc w:val="left"/>
              <w:rPr>
                <w:b w:val="0"/>
                <w:bCs w:val="0"/>
                <w:color w:val="1a2744"/>
                <w:sz w:val="22"/>
                <w:szCs w:val="22"/>
              </w:rPr>
            </w:pPr>
            <w:r>
              <w:rPr>
                <w:b w:val="0"/>
                <w:bCs w:val="0"/>
                <w:color w:val="1a2744"/>
                <w:sz w:val="22"/>
                <w:szCs w:val="22"/>
              </w:rPr>
            </w:r>
            <w:r>
              <w:rPr>
                <w:b w:val="0"/>
                <w:bCs w:val="0"/>
                <w:color w:val="1a2744"/>
                <w:sz w:val="22"/>
                <w:szCs w:val="22"/>
              </w:rPr>
              <w:t xml:space="preserve">Director + Legal + PR</w:t>
            </w:r>
            <w:r>
              <w:rPr>
                <w:b w:val="0"/>
                <w:bCs w:val="0"/>
                <w:color w:val="1a2744"/>
                <w:sz w:val="22"/>
                <w:szCs w:val="22"/>
              </w:rPr>
            </w:r>
            <w:r>
              <w:rPr>
                <w:b w:val="0"/>
                <w:bCs w:val="0"/>
                <w:color w:val="1a2744"/>
                <w:sz w:val="22"/>
                <w:szCs w:val="22"/>
              </w:rPr>
            </w:r>
          </w:p>
        </w:tc>
        <w:tc>
          <w:tcPr>
            <w:shd w:val="clear" w:color="ffffff" w:fill="ffffff"/>
            <w:tcBorders/>
            <w:tcMar>
              <w:left w:w="100" w:type="dxa"/>
              <w:top w:w="60" w:type="dxa"/>
              <w:right w:w="100" w:type="dxa"/>
              <w:bottom w:w="60" w:type="dxa"/>
            </w:tcMar>
            <w:vMerge w:val="restart"/>
          </w:tcPr>
          <w:p w14:paraId="288DE83A">
            <w:pPr>
              <w:pBdr/>
              <w:spacing/>
              <w:ind/>
              <w:jc w:val="left"/>
              <w:rPr>
                <w:b w:val="0"/>
                <w:bCs w:val="0"/>
                <w:color w:val="1a2744"/>
                <w:sz w:val="22"/>
                <w:szCs w:val="22"/>
              </w:rPr>
            </w:pPr>
            <w:r>
              <w:rPr>
                <w:b w:val="0"/>
                <w:bCs w:val="0"/>
                <w:color w:val="1a2744"/>
                <w:sz w:val="22"/>
                <w:szCs w:val="22"/>
              </w:rPr>
            </w:r>
            <w:r>
              <w:rPr>
                <w:b w:val="0"/>
                <w:bCs w:val="0"/>
                <w:color w:val="1a2744"/>
                <w:sz w:val="22"/>
                <w:szCs w:val="22"/>
              </w:rPr>
              <w:t xml:space="preserve">ทันที (24/7)</w:t>
            </w:r>
            <w:r>
              <w:rPr>
                <w:b w:val="0"/>
                <w:bCs w:val="0"/>
                <w:color w:val="1a2744"/>
                <w:sz w:val="22"/>
                <w:szCs w:val="22"/>
              </w:rPr>
            </w:r>
            <w:r>
              <w:rPr>
                <w:b w:val="0"/>
                <w:bCs w:val="0"/>
                <w:color w:val="1a2744"/>
                <w:sz w:val="22"/>
                <w:szCs w:val="22"/>
              </w:rPr>
            </w:r>
          </w:p>
        </w:tc>
      </w:tr>
    </w:tbl>
    <w:p w14:paraId="05FF0B93">
      <w:pPr>
        <w:pBdr/>
        <w:spacing w:after="80"/>
        <w:ind/>
        <w:rPr>
          <w:sz w:val="20"/>
          <w:szCs w:val="20"/>
        </w:rPr>
      </w:pPr>
      <w:r>
        <w:rPr>
          <w:sz w:val="20"/>
          <w:szCs w:val="20"/>
        </w:rPr>
      </w:r>
      <w:r>
        <w:rPr>
          <w:sz w:val="20"/>
          <w:szCs w:val="20"/>
        </w:rPr>
      </w:r>
      <w:r>
        <w:rPr>
          <w:sz w:val="20"/>
          <w:szCs w:val="20"/>
        </w:rPr>
      </w:r>
    </w:p>
    <w:p w14:paraId="54EE7E06">
      <w:pPr>
        <w:pBdr/>
        <w:spacing w:after="80" w:before="200"/>
        <w:ind/>
        <w:rPr>
          <w:b/>
          <w:bCs/>
          <w:color w:val="2e75b6"/>
          <w:sz w:val="28"/>
          <w:szCs w:val="28"/>
        </w:rPr>
      </w:pPr>
      <w:r>
        <w:rPr>
          <w:b/>
          <w:bCs/>
          <w:color w:val="2e75b6"/>
          <w:sz w:val="28"/>
          <w:szCs w:val="28"/>
        </w:rPr>
        <w:t xml:space="preserve">12.2 ตัวชี้วัด Business Continuity (BCP KPIs)</w:t>
      </w:r>
      <w:r>
        <w:rPr>
          <w:b/>
          <w:bCs/>
          <w:color w:val="2e75b6"/>
          <w:sz w:val="28"/>
          <w:szCs w:val="28"/>
        </w:rPr>
      </w:r>
      <w:r>
        <w:rPr>
          <w:b/>
          <w:bCs/>
          <w:color w:val="2e75b6"/>
          <w:sz w:val="28"/>
          <w:szCs w:val="28"/>
        </w:rPr>
      </w:r>
    </w:p>
    <w:tbl>
      <w:tblPr>
        <w:tblW w:w="5000" w:type="pct"/>
        <w:tblBorders>
          <w:top w:val="single" w:color="c8c8c8" w:sz="4" w:space="0"/>
          <w:left w:val="single" w:color="c8c8c8" w:sz="4" w:space="0"/>
          <w:bottom w:val="single" w:color="c8c8c8" w:sz="4" w:space="0"/>
          <w:right w:val="single" w:color="c8c8c8" w:sz="4" w:space="0"/>
          <w:insideH w:val="single" w:color="c8c8c8" w:sz="4" w:space="0"/>
          <w:insideV w:val="single" w:color="c8c8c8" w:sz="4" w:space="0"/>
        </w:tblBorders>
        <w:tblLook w:val="04A0" w:firstRow="1" w:lastRow="0" w:firstColumn="1" w:lastColumn="0" w:noHBand="0" w:noVBand="1"/>
      </w:tblPr>
      <w:tblGrid>
        <w:gridCol w:w="222"/>
        <w:gridCol w:w="222"/>
        <w:tblGridChange w:id="7">
          <w:tblGrid/>
        </w:tblGridChange>
      </w:tblGrid>
      <w:tr>
        <w:trPr/>
        <w:tc>
          <w:tcPr>
            <w:shd w:val="clear" w:color="2e75b6" w:fill="2e75b6"/>
            <w:tcBorders/>
            <w:tcMar>
              <w:left w:w="100" w:type="dxa"/>
              <w:top w:w="60" w:type="dxa"/>
              <w:right w:w="100" w:type="dxa"/>
              <w:bottom w:w="60" w:type="dxa"/>
            </w:tcMar>
          </w:tcPr>
          <w:p w14:paraId="7A51E356">
            <w:pPr>
              <w:pBdr/>
              <w:spacing/>
              <w:ind/>
              <w:rPr>
                <w:b/>
                <w:bCs/>
                <w:color w:val="ffffff"/>
                <w:sz w:val="22"/>
                <w:szCs w:val="22"/>
              </w:rPr>
            </w:pPr>
            <w:r>
              <w:rPr>
                <w:b/>
                <w:bCs/>
                <w:color w:val="ffffff"/>
                <w:sz w:val="22"/>
                <w:szCs w:val="22"/>
              </w:rPr>
            </w:r>
            <w:r>
              <w:rPr>
                <w:b/>
                <w:bCs/>
                <w:color w:val="ffffff"/>
                <w:sz w:val="22"/>
                <w:szCs w:val="22"/>
              </w:rPr>
              <w:t xml:space="preserve">ตัวชี้วัด BCP</w:t>
            </w:r>
            <w:r>
              <w:rPr>
                <w:b/>
                <w:bCs/>
                <w:color w:val="ffffff"/>
                <w:sz w:val="22"/>
                <w:szCs w:val="22"/>
              </w:rPr>
            </w:r>
            <w:r>
              <w:rPr>
                <w:b/>
                <w:bCs/>
                <w:color w:val="ffffff"/>
                <w:sz w:val="22"/>
                <w:szCs w:val="22"/>
              </w:rPr>
            </w:r>
          </w:p>
        </w:tc>
        <w:tc>
          <w:tcPr>
            <w:shd w:val="clear" w:color="2e75b6" w:fill="2e75b6"/>
            <w:tcBorders/>
            <w:tcMar>
              <w:left w:w="100" w:type="dxa"/>
              <w:top w:w="60" w:type="dxa"/>
              <w:right w:w="100" w:type="dxa"/>
              <w:bottom w:w="60" w:type="dxa"/>
            </w:tcMar>
          </w:tcPr>
          <w:p w14:paraId="48FD44CC">
            <w:pPr>
              <w:pBdr/>
              <w:spacing/>
              <w:ind/>
              <w:rPr>
                <w:b/>
                <w:bCs/>
                <w:color w:val="ffffff"/>
                <w:sz w:val="22"/>
                <w:szCs w:val="22"/>
              </w:rPr>
            </w:pPr>
            <w:r>
              <w:rPr>
                <w:b/>
                <w:bCs/>
                <w:color w:val="ffffff"/>
                <w:sz w:val="22"/>
                <w:szCs w:val="22"/>
              </w:rPr>
            </w:r>
            <w:r>
              <w:rPr>
                <w:b/>
                <w:bCs/>
                <w:color w:val="ffffff"/>
                <w:sz w:val="22"/>
                <w:szCs w:val="22"/>
              </w:rPr>
              <w:t xml:space="preserve">ค่าเป้าหมาย</w:t>
            </w:r>
            <w:r>
              <w:rPr>
                <w:b/>
                <w:bCs/>
                <w:color w:val="ffffff"/>
                <w:sz w:val="22"/>
                <w:szCs w:val="22"/>
              </w:rPr>
            </w:r>
            <w:r>
              <w:rPr>
                <w:b/>
                <w:bCs/>
                <w:color w:val="ffffff"/>
                <w:sz w:val="22"/>
                <w:szCs w:val="22"/>
              </w:rPr>
            </w:r>
          </w:p>
        </w:tc>
      </w:tr>
      <w:tr>
        <w:trPr/>
        <w:tc>
          <w:tcPr>
            <w:shd w:val="clear" w:color="f0f5ff" w:fill="f0f5ff"/>
            <w:tcBorders/>
            <w:tcMar>
              <w:left w:w="100" w:type="dxa"/>
              <w:top w:w="60" w:type="dxa"/>
              <w:right w:w="100" w:type="dxa"/>
              <w:bottom w:w="60" w:type="dxa"/>
            </w:tcMar>
            <w:vMerge w:val="restart"/>
          </w:tcPr>
          <w:p w14:paraId="12259DFA">
            <w:pPr>
              <w:pBdr/>
              <w:spacing/>
              <w:ind/>
              <w:jc w:val="left"/>
              <w:rPr>
                <w:b w:val="0"/>
                <w:bCs w:val="0"/>
                <w:color w:val="1a2744"/>
                <w:sz w:val="22"/>
                <w:szCs w:val="22"/>
              </w:rPr>
            </w:pPr>
            <w:r>
              <w:rPr>
                <w:b w:val="0"/>
                <w:bCs w:val="0"/>
                <w:color w:val="1a2744"/>
                <w:sz w:val="22"/>
                <w:szCs w:val="22"/>
              </w:rPr>
            </w:r>
            <w:r>
              <w:rPr>
                <w:b w:val="0"/>
                <w:bCs w:val="0"/>
                <w:color w:val="1a2744"/>
                <w:sz w:val="22"/>
                <w:szCs w:val="22"/>
              </w:rPr>
              <w:t xml:space="preserve">Recovery Time Objective (RTO)</w:t>
            </w:r>
            <w:r>
              <w:rPr>
                <w:b w:val="0"/>
                <w:bCs w:val="0"/>
                <w:color w:val="1a2744"/>
                <w:sz w:val="22"/>
                <w:szCs w:val="22"/>
              </w:rPr>
            </w:r>
            <w:r>
              <w:rPr>
                <w:b w:val="0"/>
                <w:bCs w:val="0"/>
                <w:color w:val="1a2744"/>
                <w:sz w:val="22"/>
                <w:szCs w:val="22"/>
              </w:rPr>
            </w:r>
          </w:p>
        </w:tc>
        <w:tc>
          <w:tcPr>
            <w:shd w:val="clear" w:color="f0f5ff" w:fill="f0f5ff"/>
            <w:tcBorders/>
            <w:tcMar>
              <w:left w:w="100" w:type="dxa"/>
              <w:top w:w="60" w:type="dxa"/>
              <w:right w:w="100" w:type="dxa"/>
              <w:bottom w:w="60" w:type="dxa"/>
            </w:tcMar>
            <w:vMerge w:val="restart"/>
          </w:tcPr>
          <w:p w14:paraId="05C1543F">
            <w:pPr>
              <w:pBdr/>
              <w:spacing/>
              <w:ind/>
              <w:jc w:val="left"/>
              <w:rPr>
                <w:b w:val="0"/>
                <w:bCs w:val="0"/>
                <w:color w:val="1a2744"/>
                <w:sz w:val="22"/>
                <w:szCs w:val="22"/>
              </w:rPr>
            </w:pPr>
            <w:r>
              <w:rPr>
                <w:b w:val="0"/>
                <w:bCs w:val="0"/>
                <w:color w:val="1a2744"/>
                <w:sz w:val="22"/>
                <w:szCs w:val="22"/>
              </w:rPr>
            </w:r>
            <w:r>
              <w:rPr>
                <w:b w:val="0"/>
                <w:bCs w:val="0"/>
                <w:color w:val="1a2744"/>
                <w:sz w:val="22"/>
                <w:szCs w:val="22"/>
              </w:rPr>
              <w:t xml:space="preserve">&lt;= 4 ชั่วโมง</w:t>
            </w:r>
            <w:r>
              <w:rPr>
                <w:b w:val="0"/>
                <w:bCs w:val="0"/>
                <w:color w:val="1a2744"/>
                <w:sz w:val="22"/>
                <w:szCs w:val="22"/>
              </w:rPr>
            </w:r>
            <w:r>
              <w:rPr>
                <w:b w:val="0"/>
                <w:bCs w:val="0"/>
                <w:color w:val="1a2744"/>
                <w:sz w:val="22"/>
                <w:szCs w:val="22"/>
              </w:rPr>
            </w:r>
          </w:p>
        </w:tc>
      </w:tr>
      <w:tr>
        <w:trPr/>
        <w:tc>
          <w:tcPr>
            <w:shd w:val="clear" w:color="ffffff" w:fill="ffffff"/>
            <w:tcBorders/>
            <w:tcMar>
              <w:left w:w="100" w:type="dxa"/>
              <w:top w:w="60" w:type="dxa"/>
              <w:right w:w="100" w:type="dxa"/>
              <w:bottom w:w="60" w:type="dxa"/>
            </w:tcMar>
            <w:vMerge w:val="restart"/>
          </w:tcPr>
          <w:p w14:paraId="67240D58">
            <w:pPr>
              <w:pBdr/>
              <w:spacing/>
              <w:ind/>
              <w:jc w:val="left"/>
              <w:rPr>
                <w:b w:val="0"/>
                <w:bCs w:val="0"/>
                <w:color w:val="1a2744"/>
                <w:sz w:val="22"/>
                <w:szCs w:val="22"/>
              </w:rPr>
            </w:pPr>
            <w:r>
              <w:rPr>
                <w:b w:val="0"/>
                <w:bCs w:val="0"/>
                <w:color w:val="1a2744"/>
                <w:sz w:val="22"/>
                <w:szCs w:val="22"/>
              </w:rPr>
            </w:r>
            <w:r>
              <w:rPr>
                <w:b w:val="0"/>
                <w:bCs w:val="0"/>
                <w:color w:val="1a2744"/>
                <w:sz w:val="22"/>
                <w:szCs w:val="22"/>
              </w:rPr>
              <w:t xml:space="preserve">Client Notification (L3/L4)</w:t>
            </w:r>
            <w:r>
              <w:rPr>
                <w:b w:val="0"/>
                <w:bCs w:val="0"/>
                <w:color w:val="1a2744"/>
                <w:sz w:val="22"/>
                <w:szCs w:val="22"/>
              </w:rPr>
            </w:r>
            <w:r>
              <w:rPr>
                <w:b w:val="0"/>
                <w:bCs w:val="0"/>
                <w:color w:val="1a2744"/>
                <w:sz w:val="22"/>
                <w:szCs w:val="22"/>
              </w:rPr>
            </w:r>
          </w:p>
        </w:tc>
        <w:tc>
          <w:tcPr>
            <w:shd w:val="clear" w:color="ffffff" w:fill="ffffff"/>
            <w:tcBorders/>
            <w:tcMar>
              <w:left w:w="100" w:type="dxa"/>
              <w:top w:w="60" w:type="dxa"/>
              <w:right w:w="100" w:type="dxa"/>
              <w:bottom w:w="60" w:type="dxa"/>
            </w:tcMar>
            <w:vMerge w:val="restart"/>
          </w:tcPr>
          <w:p w14:paraId="087265AF">
            <w:pPr>
              <w:pBdr/>
              <w:spacing/>
              <w:ind/>
              <w:jc w:val="left"/>
              <w:rPr>
                <w:b w:val="0"/>
                <w:bCs w:val="0"/>
                <w:color w:val="1a2744"/>
                <w:sz w:val="22"/>
                <w:szCs w:val="22"/>
              </w:rPr>
            </w:pPr>
            <w:r>
              <w:rPr>
                <w:b w:val="0"/>
                <w:bCs w:val="0"/>
                <w:color w:val="1a2744"/>
                <w:sz w:val="22"/>
                <w:szCs w:val="22"/>
              </w:rPr>
            </w:r>
            <w:r>
              <w:rPr>
                <w:b w:val="0"/>
                <w:bCs w:val="0"/>
                <w:color w:val="1a2744"/>
                <w:sz w:val="22"/>
                <w:szCs w:val="22"/>
              </w:rPr>
              <w:t xml:space="preserve">&lt;= 2 ชั่วโมง</w:t>
            </w:r>
            <w:r>
              <w:rPr>
                <w:b w:val="0"/>
                <w:bCs w:val="0"/>
                <w:color w:val="1a2744"/>
                <w:sz w:val="22"/>
                <w:szCs w:val="22"/>
              </w:rPr>
            </w:r>
            <w:r>
              <w:rPr>
                <w:b w:val="0"/>
                <w:bCs w:val="0"/>
                <w:color w:val="1a2744"/>
                <w:sz w:val="22"/>
                <w:szCs w:val="22"/>
              </w:rPr>
            </w:r>
          </w:p>
        </w:tc>
      </w:tr>
      <w:tr>
        <w:trPr/>
        <w:tc>
          <w:tcPr>
            <w:shd w:val="clear" w:color="f0f5ff" w:fill="f0f5ff"/>
            <w:tcBorders/>
            <w:tcMar>
              <w:left w:w="100" w:type="dxa"/>
              <w:top w:w="60" w:type="dxa"/>
              <w:right w:w="100" w:type="dxa"/>
              <w:bottom w:w="60" w:type="dxa"/>
            </w:tcMar>
            <w:vMerge w:val="restart"/>
          </w:tcPr>
          <w:p w14:paraId="73DE3666">
            <w:pPr>
              <w:pBdr/>
              <w:spacing/>
              <w:ind/>
              <w:jc w:val="left"/>
              <w:rPr>
                <w:b w:val="0"/>
                <w:bCs w:val="0"/>
                <w:color w:val="1a2744"/>
                <w:sz w:val="22"/>
                <w:szCs w:val="22"/>
              </w:rPr>
            </w:pPr>
            <w:r>
              <w:rPr>
                <w:b w:val="0"/>
                <w:bCs w:val="0"/>
                <w:color w:val="1a2744"/>
                <w:sz w:val="22"/>
                <w:szCs w:val="22"/>
              </w:rPr>
            </w:r>
            <w:r>
              <w:rPr>
                <w:b w:val="0"/>
                <w:bCs w:val="0"/>
                <w:color w:val="1a2744"/>
                <w:sz w:val="22"/>
                <w:szCs w:val="22"/>
              </w:rPr>
              <w:t xml:space="preserve">Post-Crisis AAR Report</w:t>
            </w:r>
            <w:r>
              <w:rPr>
                <w:b w:val="0"/>
                <w:bCs w:val="0"/>
                <w:color w:val="1a2744"/>
                <w:sz w:val="22"/>
                <w:szCs w:val="22"/>
              </w:rPr>
            </w:r>
            <w:r>
              <w:rPr>
                <w:b w:val="0"/>
                <w:bCs w:val="0"/>
                <w:color w:val="1a2744"/>
                <w:sz w:val="22"/>
                <w:szCs w:val="22"/>
              </w:rPr>
            </w:r>
          </w:p>
        </w:tc>
        <w:tc>
          <w:tcPr>
            <w:shd w:val="clear" w:color="f0f5ff" w:fill="f0f5ff"/>
            <w:tcBorders/>
            <w:tcMar>
              <w:left w:w="100" w:type="dxa"/>
              <w:top w:w="60" w:type="dxa"/>
              <w:right w:w="100" w:type="dxa"/>
              <w:bottom w:w="60" w:type="dxa"/>
            </w:tcMar>
            <w:vMerge w:val="restart"/>
          </w:tcPr>
          <w:p w14:paraId="38B5C9CC">
            <w:pPr>
              <w:pBdr/>
              <w:spacing/>
              <w:ind/>
              <w:jc w:val="left"/>
              <w:rPr>
                <w:b w:val="0"/>
                <w:bCs w:val="0"/>
                <w:color w:val="1a2744"/>
                <w:sz w:val="22"/>
                <w:szCs w:val="22"/>
              </w:rPr>
            </w:pPr>
            <w:r>
              <w:rPr>
                <w:b w:val="0"/>
                <w:bCs w:val="0"/>
                <w:color w:val="1a2744"/>
                <w:sz w:val="22"/>
                <w:szCs w:val="22"/>
              </w:rPr>
            </w:r>
            <w:r>
              <w:rPr>
                <w:b w:val="0"/>
                <w:bCs w:val="0"/>
                <w:color w:val="1a2744"/>
                <w:sz w:val="22"/>
                <w:szCs w:val="22"/>
              </w:rPr>
              <w:t xml:space="preserve">&lt;= 72 ชั่วโมง</w:t>
            </w:r>
            <w:r>
              <w:rPr>
                <w:b w:val="0"/>
                <w:bCs w:val="0"/>
                <w:color w:val="1a2744"/>
                <w:sz w:val="22"/>
                <w:szCs w:val="22"/>
              </w:rPr>
            </w:r>
            <w:r>
              <w:rPr>
                <w:b w:val="0"/>
                <w:bCs w:val="0"/>
                <w:color w:val="1a2744"/>
                <w:sz w:val="22"/>
                <w:szCs w:val="22"/>
              </w:rPr>
            </w:r>
          </w:p>
        </w:tc>
      </w:tr>
      <w:tr>
        <w:trPr/>
        <w:tc>
          <w:tcPr>
            <w:shd w:val="clear" w:color="ffffff" w:fill="ffffff"/>
            <w:tcBorders/>
            <w:tcMar>
              <w:left w:w="100" w:type="dxa"/>
              <w:top w:w="60" w:type="dxa"/>
              <w:right w:w="100" w:type="dxa"/>
              <w:bottom w:w="60" w:type="dxa"/>
            </w:tcMar>
            <w:vMerge w:val="restart"/>
          </w:tcPr>
          <w:p w14:paraId="6DFFACCE">
            <w:pPr>
              <w:pBdr/>
              <w:spacing/>
              <w:ind/>
              <w:jc w:val="left"/>
              <w:rPr>
                <w:b w:val="0"/>
                <w:bCs w:val="0"/>
                <w:color w:val="1a2744"/>
                <w:sz w:val="22"/>
                <w:szCs w:val="22"/>
              </w:rPr>
            </w:pPr>
            <w:r>
              <w:rPr>
                <w:b w:val="0"/>
                <w:bCs w:val="0"/>
                <w:color w:val="1a2744"/>
                <w:sz w:val="22"/>
                <w:szCs w:val="22"/>
              </w:rPr>
            </w:r>
            <w:r>
              <w:rPr>
                <w:b w:val="0"/>
                <w:bCs w:val="0"/>
                <w:color w:val="1a2744"/>
                <w:sz w:val="22"/>
                <w:szCs w:val="22"/>
              </w:rPr>
              <w:t xml:space="preserve">Insurance Minimum Coverage</w:t>
            </w:r>
            <w:r>
              <w:rPr>
                <w:b w:val="0"/>
                <w:bCs w:val="0"/>
                <w:color w:val="1a2744"/>
                <w:sz w:val="22"/>
                <w:szCs w:val="22"/>
              </w:rPr>
            </w:r>
            <w:r>
              <w:rPr>
                <w:b w:val="0"/>
                <w:bCs w:val="0"/>
                <w:color w:val="1a2744"/>
                <w:sz w:val="22"/>
                <w:szCs w:val="22"/>
              </w:rPr>
            </w:r>
          </w:p>
        </w:tc>
        <w:tc>
          <w:tcPr>
            <w:shd w:val="clear" w:color="ffffff" w:fill="ffffff"/>
            <w:tcBorders/>
            <w:tcMar>
              <w:left w:w="100" w:type="dxa"/>
              <w:top w:w="60" w:type="dxa"/>
              <w:right w:w="100" w:type="dxa"/>
              <w:bottom w:w="60" w:type="dxa"/>
            </w:tcMar>
            <w:vMerge w:val="restart"/>
          </w:tcPr>
          <w:p w14:paraId="2D66D1A4">
            <w:pPr>
              <w:pBdr/>
              <w:spacing/>
              <w:ind/>
              <w:jc w:val="left"/>
              <w:rPr>
                <w:b w:val="0"/>
                <w:bCs w:val="0"/>
                <w:color w:val="1a2744"/>
                <w:sz w:val="22"/>
                <w:szCs w:val="22"/>
              </w:rPr>
            </w:pPr>
            <w:r>
              <w:rPr>
                <w:b w:val="0"/>
                <w:bCs w:val="0"/>
                <w:color w:val="1a2744"/>
                <w:sz w:val="22"/>
                <w:szCs w:val="22"/>
              </w:rPr>
            </w:r>
            <w:r>
              <w:rPr>
                <w:b w:val="0"/>
                <w:bCs w:val="0"/>
                <w:color w:val="1a2744"/>
                <w:sz w:val="22"/>
                <w:szCs w:val="22"/>
              </w:rPr>
              <w:t xml:space="preserve">&gt;= 50 ล้านบาท (CAR + TPL + PI)</w:t>
            </w:r>
            <w:r>
              <w:rPr>
                <w:b w:val="0"/>
                <w:bCs w:val="0"/>
                <w:color w:val="1a2744"/>
                <w:sz w:val="22"/>
                <w:szCs w:val="22"/>
              </w:rPr>
            </w:r>
            <w:r>
              <w:rPr>
                <w:b w:val="0"/>
                <w:bCs w:val="0"/>
                <w:color w:val="1a2744"/>
                <w:sz w:val="22"/>
                <w:szCs w:val="22"/>
              </w:rPr>
            </w:r>
          </w:p>
        </w:tc>
      </w:tr>
      <w:tr>
        <w:trPr/>
        <w:tc>
          <w:tcPr>
            <w:shd w:val="clear" w:color="f0f5ff" w:fill="f0f5ff"/>
            <w:tcBorders/>
            <w:tcMar>
              <w:left w:w="100" w:type="dxa"/>
              <w:top w:w="60" w:type="dxa"/>
              <w:right w:w="100" w:type="dxa"/>
              <w:bottom w:w="60" w:type="dxa"/>
            </w:tcMar>
            <w:vMerge w:val="restart"/>
          </w:tcPr>
          <w:p w14:paraId="180B5955">
            <w:pPr>
              <w:pBdr/>
              <w:spacing/>
              <w:ind/>
              <w:jc w:val="left"/>
              <w:rPr>
                <w:b w:val="0"/>
                <w:bCs w:val="0"/>
                <w:color w:val="1a2744"/>
                <w:sz w:val="22"/>
                <w:szCs w:val="22"/>
              </w:rPr>
            </w:pPr>
            <w:r>
              <w:rPr>
                <w:b w:val="0"/>
                <w:bCs w:val="0"/>
                <w:color w:val="1a2744"/>
                <w:sz w:val="22"/>
                <w:szCs w:val="22"/>
              </w:rPr>
            </w:r>
            <w:r>
              <w:rPr>
                <w:b w:val="0"/>
                <w:bCs w:val="0"/>
                <w:color w:val="1a2744"/>
                <w:sz w:val="22"/>
                <w:szCs w:val="22"/>
              </w:rPr>
              <w:t xml:space="preserve">ซ้อมแผนฉุกเฉิน</w:t>
            </w:r>
            <w:r>
              <w:rPr>
                <w:b w:val="0"/>
                <w:bCs w:val="0"/>
                <w:color w:val="1a2744"/>
                <w:sz w:val="22"/>
                <w:szCs w:val="22"/>
              </w:rPr>
            </w:r>
            <w:r>
              <w:rPr>
                <w:b w:val="0"/>
                <w:bCs w:val="0"/>
                <w:color w:val="1a2744"/>
                <w:sz w:val="22"/>
                <w:szCs w:val="22"/>
              </w:rPr>
            </w:r>
          </w:p>
        </w:tc>
        <w:tc>
          <w:tcPr>
            <w:shd w:val="clear" w:color="f0f5ff" w:fill="f0f5ff"/>
            <w:tcBorders/>
            <w:tcMar>
              <w:left w:w="100" w:type="dxa"/>
              <w:top w:w="60" w:type="dxa"/>
              <w:right w:w="100" w:type="dxa"/>
              <w:bottom w:w="60" w:type="dxa"/>
            </w:tcMar>
            <w:vMerge w:val="restart"/>
          </w:tcPr>
          <w:p w14:paraId="12FA0E84">
            <w:pPr>
              <w:pBdr/>
              <w:spacing/>
              <w:ind/>
              <w:jc w:val="left"/>
              <w:rPr>
                <w:b w:val="0"/>
                <w:bCs w:val="0"/>
                <w:color w:val="1a2744"/>
                <w:sz w:val="22"/>
                <w:szCs w:val="22"/>
              </w:rPr>
            </w:pPr>
            <w:r>
              <w:rPr>
                <w:b w:val="0"/>
                <w:bCs w:val="0"/>
                <w:color w:val="1a2744"/>
                <w:sz w:val="22"/>
                <w:szCs w:val="22"/>
              </w:rPr>
            </w:r>
            <w:r>
              <w:rPr>
                <w:b w:val="0"/>
                <w:bCs w:val="0"/>
                <w:color w:val="1a2744"/>
                <w:sz w:val="22"/>
                <w:szCs w:val="22"/>
              </w:rPr>
              <w:t xml:space="preserve">มิถุนายน + ธันวาคม ทุกปี</w:t>
            </w:r>
            <w:r>
              <w:rPr>
                <w:b w:val="0"/>
                <w:bCs w:val="0"/>
                <w:color w:val="1a2744"/>
                <w:sz w:val="22"/>
                <w:szCs w:val="22"/>
              </w:rPr>
            </w:r>
            <w:r>
              <w:rPr>
                <w:b w:val="0"/>
                <w:bCs w:val="0"/>
                <w:color w:val="1a2744"/>
                <w:sz w:val="22"/>
                <w:szCs w:val="22"/>
              </w:rPr>
            </w:r>
          </w:p>
        </w:tc>
      </w:tr>
    </w:tbl>
    <w:p w14:paraId="64F386E6">
      <w:pPr>
        <w:pBdr/>
        <w:spacing w:after="80"/>
        <w:ind/>
        <w:rPr>
          <w:sz w:val="20"/>
          <w:szCs w:val="20"/>
        </w:rPr>
      </w:pPr>
      <w:r>
        <w:rPr>
          <w:sz w:val="20"/>
          <w:szCs w:val="20"/>
        </w:rPr>
      </w:r>
      <w:r>
        <w:rPr>
          <w:sz w:val="20"/>
          <w:szCs w:val="20"/>
        </w:rPr>
      </w:r>
      <w:r>
        <w:rPr>
          <w:sz w:val="20"/>
          <w:szCs w:val="20"/>
        </w:rPr>
      </w:r>
    </w:p>
    <w:p w14:paraId="40F22143">
      <w:pPr>
        <w:pBdr/>
        <w:spacing w:after="100"/>
        <w:ind/>
        <w:rPr>
          <w:b w:val="0"/>
          <w:bCs w:val="0"/>
          <w:sz w:val="24"/>
          <w:szCs w:val="24"/>
        </w:rPr>
      </w:pPr>
      <w:r>
        <w:rPr>
          <w:b w:val="0"/>
          <w:bCs w:val="0"/>
          <w:sz w:val="24"/>
          <w:szCs w:val="24"/>
        </w:rPr>
        <w:t xml:space="preserve">ขั้นตอนเมื่อเกิดเหตุฉุกเฉิน (Emergency Steps): STOP (หยุดงาน) → SECURE (ปิดกั้นพื้นที่) → REPORT (แจ้ง Signal ใน 15 นาที) → DOCUMENT (ถ่ายรูปหลักฐาน) → ESCALATE (รายงานตาม Level) หมายเหตุ: ห้ามให้ข่าวสื่อโดยไม่ได้รับอนุญาตจาก Studio Director</w:t>
      </w:r>
      <w:r>
        <w:rPr>
          <w:b w:val="0"/>
          <w:bCs w:val="0"/>
          <w:sz w:val="24"/>
          <w:szCs w:val="24"/>
        </w:rPr>
      </w:r>
      <w:r>
        <w:rPr>
          <w:b w:val="0"/>
          <w:bCs w:val="0"/>
          <w:sz w:val="24"/>
          <w:szCs w:val="24"/>
        </w:rPr>
      </w:r>
    </w:p>
    <w:p w14:paraId="32B9D32D">
      <w:pPr>
        <w:pBdr/>
        <w:spacing w:after="80"/>
        <w:ind/>
        <w:rPr>
          <w:sz w:val="20"/>
          <w:szCs w:val="20"/>
        </w:rPr>
      </w:pPr>
      <w:r>
        <w:rPr>
          <w:sz w:val="20"/>
          <w:szCs w:val="20"/>
        </w:rPr>
      </w:r>
      <w:r>
        <w:rPr>
          <w:sz w:val="20"/>
          <w:szCs w:val="20"/>
        </w:rPr>
      </w:r>
      <w:r>
        <w:rPr>
          <w:sz w:val="20"/>
          <w:szCs w:val="20"/>
        </w:rPr>
      </w:r>
    </w:p>
    <w:p w14:paraId="429E2EA9">
      <w:pPr>
        <w:pBdr/>
        <w:spacing w:after="80"/>
        <w:ind/>
        <w:rPr>
          <w:sz w:val="20"/>
          <w:szCs w:val="20"/>
        </w:rPr>
      </w:pPr>
      <w:r>
        <w:rPr>
          <w:sz w:val="20"/>
          <w:szCs w:val="20"/>
        </w:rPr>
      </w:r>
      <w:r>
        <w:rPr>
          <w:sz w:val="20"/>
          <w:szCs w:val="20"/>
        </w:rPr>
      </w:r>
      <w:r>
        <w:rPr>
          <w:sz w:val="20"/>
          <w:szCs w:val="20"/>
        </w:rPr>
      </w:r>
    </w:p>
    <w:p w14:paraId="6D2AFA49">
      <w:pPr>
        <w:pBdr/>
        <w:spacing w:after="100" w:before="320"/>
        <w:ind/>
        <w:rPr>
          <w:b/>
          <w:bCs/>
          <w:color w:val="1f2d5a"/>
          <w:sz w:val="36"/>
          <w:szCs w:val="36"/>
        </w:rPr>
      </w:pPr>
      <w:r>
        <w:rPr>
          <w:b/>
          <w:bCs/>
          <w:color w:val="1f2d5a"/>
          <w:sz w:val="36"/>
          <w:szCs w:val="36"/>
        </w:rPr>
        <w:t xml:space="preserve">13. AI Agent Dashboard v2.5.1 — การอัปเดตและ Roadmap การ Deploy</w:t>
      </w:r>
      <w:r>
        <w:rPr>
          <w:b/>
          <w:bCs/>
          <w:color w:val="1f2d5a"/>
          <w:sz w:val="36"/>
          <w:szCs w:val="36"/>
        </w:rPr>
      </w:r>
      <w:r>
        <w:rPr>
          <w:b/>
          <w:bCs/>
          <w:color w:val="1f2d5a"/>
          <w:sz w:val="36"/>
          <w:szCs w:val="36"/>
        </w:rPr>
      </w:r>
    </w:p>
    <w:p w14:paraId="5BE4CEE8">
      <w:pPr>
        <w:pBdr/>
        <w:spacing w:after="100"/>
        <w:ind/>
        <w:rPr>
          <w:b w:val="0"/>
          <w:bCs w:val="0"/>
          <w:sz w:val="24"/>
          <w:szCs w:val="24"/>
        </w:rPr>
      </w:pPr>
      <w:r>
        <w:rPr>
          <w:b w:val="0"/>
          <w:bCs w:val="0"/>
          <w:sz w:val="24"/>
          <w:szCs w:val="24"/>
        </w:rPr>
        <w:t xml:space="preserve">การอัปเดต Dashboard v2.5.1 มุ่งเน้นการแก้ไขปัญหาการแสดงผลที่พบหลัง Release v2.5 และเพิ่มความชัดเจนในการอ่าน Agent Mapping สำหรับทีมผู้บริหารและลูกค้า พร้อมกันนี้ยังกำหนด Roadmap การ Deploy AI Agents 6 ตัวที่อยู่ในแผนพัฒนาช่วง Q3 2026 — Q1 2027</w:t>
      </w:r>
      <w:r>
        <w:rPr>
          <w:b w:val="0"/>
          <w:bCs w:val="0"/>
          <w:sz w:val="24"/>
          <w:szCs w:val="24"/>
        </w:rPr>
      </w:r>
      <w:r>
        <w:rPr>
          <w:b w:val="0"/>
          <w:bCs w:val="0"/>
          <w:sz w:val="24"/>
          <w:szCs w:val="24"/>
        </w:rPr>
      </w:r>
    </w:p>
    <w:p w14:paraId="5C2F8DD5">
      <w:pPr>
        <w:pBdr/>
        <w:spacing w:after="80"/>
        <w:ind/>
        <w:rPr>
          <w:sz w:val="20"/>
          <w:szCs w:val="20"/>
        </w:rPr>
      </w:pPr>
      <w:r>
        <w:rPr>
          <w:sz w:val="20"/>
          <w:szCs w:val="20"/>
        </w:rPr>
      </w:r>
      <w:r>
        <w:rPr>
          <w:sz w:val="20"/>
          <w:szCs w:val="20"/>
        </w:rPr>
      </w:r>
      <w:r>
        <w:rPr>
          <w:sz w:val="20"/>
          <w:szCs w:val="20"/>
        </w:rPr>
      </w:r>
    </w:p>
    <w:p w14:paraId="367FED63">
      <w:pPr>
        <w:pBdr/>
        <w:spacing w:after="80" w:before="200"/>
        <w:ind/>
        <w:rPr>
          <w:b/>
          <w:bCs/>
          <w:color w:val="2e75b6"/>
          <w:sz w:val="28"/>
          <w:szCs w:val="28"/>
        </w:rPr>
      </w:pPr>
      <w:r>
        <w:rPr>
          <w:b/>
          <w:bCs/>
          <w:color w:val="2e75b6"/>
          <w:sz w:val="28"/>
          <w:szCs w:val="28"/>
        </w:rPr>
        <w:t xml:space="preserve">13.1 การแก้ไข Dashboard v2.5.1 (Bug Fixes &amp; Visual Improvements)</w:t>
      </w:r>
      <w:r>
        <w:rPr>
          <w:b/>
          <w:bCs/>
          <w:color w:val="2e75b6"/>
          <w:sz w:val="28"/>
          <w:szCs w:val="28"/>
        </w:rPr>
      </w:r>
      <w:r>
        <w:rPr>
          <w:b/>
          <w:bCs/>
          <w:color w:val="2e75b6"/>
          <w:sz w:val="28"/>
          <w:szCs w:val="28"/>
        </w:rPr>
      </w:r>
    </w:p>
    <w:p w14:paraId="52DC4371">
      <w:pPr>
        <w:pBdr/>
        <w:spacing w:after="100"/>
        <w:ind/>
        <w:rPr>
          <w:b w:val="0"/>
          <w:bCs w:val="0"/>
          <w:sz w:val="24"/>
          <w:szCs w:val="24"/>
        </w:rPr>
      </w:pPr>
      <w:r>
        <w:rPr>
          <w:b w:val="0"/>
          <w:bCs w:val="0"/>
          <w:sz w:val="24"/>
          <w:szCs w:val="24"/>
        </w:rPr>
        <w:t xml:space="preserve">การแก้ไขทั้ง 5 รายการในเวอร์ชัน v2.5.1 เน้นการปรับปรุง UX ของ Dashboard HTML โดยไม่เปลี่ยนแปลงข้อมูล Agent Mapping หรือ SOP Content ใดๆ</w:t>
      </w:r>
      <w:r>
        <w:rPr>
          <w:b w:val="0"/>
          <w:bCs w:val="0"/>
          <w:sz w:val="24"/>
          <w:szCs w:val="24"/>
        </w:rPr>
      </w:r>
      <w:r>
        <w:rPr>
          <w:b w:val="0"/>
          <w:bCs w:val="0"/>
          <w:sz w:val="24"/>
          <w:szCs w:val="24"/>
        </w:rPr>
      </w:r>
    </w:p>
    <w:tbl>
      <w:tblPr>
        <w:tblW w:w="5000" w:type="pct"/>
        <w:tblBorders>
          <w:top w:val="single" w:color="c8c8c8" w:sz="4" w:space="0"/>
          <w:left w:val="single" w:color="c8c8c8" w:sz="4" w:space="0"/>
          <w:bottom w:val="single" w:color="c8c8c8" w:sz="4" w:space="0"/>
          <w:right w:val="single" w:color="c8c8c8" w:sz="4" w:space="0"/>
          <w:insideH w:val="single" w:color="c8c8c8" w:sz="4" w:space="0"/>
          <w:insideV w:val="single" w:color="c8c8c8" w:sz="4" w:space="0"/>
        </w:tblBorders>
        <w:tblLook w:val="04A0" w:firstRow="1" w:lastRow="0" w:firstColumn="1" w:lastColumn="0" w:noHBand="0" w:noVBand="1"/>
      </w:tblPr>
      <w:tblGrid>
        <w:gridCol w:w="222"/>
        <w:gridCol w:w="222"/>
        <w:gridCol w:w="222"/>
        <w:tblGridChange w:id="8">
          <w:tblGrid/>
        </w:tblGridChange>
      </w:tblGrid>
      <w:tr>
        <w:trPr/>
        <w:tc>
          <w:tcPr>
            <w:shd w:val="clear" w:color="2e75b6" w:fill="2e75b6"/>
            <w:tcBorders/>
            <w:tcMar>
              <w:left w:w="100" w:type="dxa"/>
              <w:top w:w="60" w:type="dxa"/>
              <w:right w:w="100" w:type="dxa"/>
              <w:bottom w:w="60" w:type="dxa"/>
            </w:tcMar>
          </w:tcPr>
          <w:p w14:paraId="2A7EB29D">
            <w:pPr>
              <w:pBdr/>
              <w:spacing/>
              <w:ind/>
              <w:rPr>
                <w:b/>
                <w:bCs/>
                <w:color w:val="ffffff"/>
                <w:sz w:val="22"/>
                <w:szCs w:val="22"/>
              </w:rPr>
            </w:pPr>
            <w:r>
              <w:rPr>
                <w:b/>
                <w:bCs/>
                <w:color w:val="ffffff"/>
                <w:sz w:val="22"/>
                <w:szCs w:val="22"/>
              </w:rPr>
            </w:r>
            <w:r>
              <w:rPr>
                <w:b/>
                <w:bCs/>
                <w:color w:val="ffffff"/>
                <w:sz w:val="22"/>
                <w:szCs w:val="22"/>
              </w:rPr>
              <w:t xml:space="preserve">การแก้ไข (Fix)</w:t>
            </w:r>
            <w:r>
              <w:rPr>
                <w:b/>
                <w:bCs/>
                <w:color w:val="ffffff"/>
                <w:sz w:val="22"/>
                <w:szCs w:val="22"/>
              </w:rPr>
            </w:r>
            <w:r>
              <w:rPr>
                <w:b/>
                <w:bCs/>
                <w:color w:val="ffffff"/>
                <w:sz w:val="22"/>
                <w:szCs w:val="22"/>
              </w:rPr>
            </w:r>
          </w:p>
        </w:tc>
        <w:tc>
          <w:tcPr>
            <w:shd w:val="clear" w:color="2e75b6" w:fill="2e75b6"/>
            <w:tcBorders/>
            <w:tcMar>
              <w:left w:w="100" w:type="dxa"/>
              <w:top w:w="60" w:type="dxa"/>
              <w:right w:w="100" w:type="dxa"/>
              <w:bottom w:w="60" w:type="dxa"/>
            </w:tcMar>
          </w:tcPr>
          <w:p w14:paraId="4E337223">
            <w:pPr>
              <w:pBdr/>
              <w:spacing/>
              <w:ind/>
              <w:rPr>
                <w:b/>
                <w:bCs/>
                <w:color w:val="ffffff"/>
                <w:sz w:val="22"/>
                <w:szCs w:val="22"/>
              </w:rPr>
            </w:pPr>
            <w:r>
              <w:rPr>
                <w:b/>
                <w:bCs/>
                <w:color w:val="ffffff"/>
                <w:sz w:val="22"/>
                <w:szCs w:val="22"/>
              </w:rPr>
            </w:r>
            <w:r>
              <w:rPr>
                <w:b/>
                <w:bCs/>
                <w:color w:val="ffffff"/>
                <w:sz w:val="22"/>
                <w:szCs w:val="22"/>
              </w:rPr>
              <w:t xml:space="preserve">รายละเอียด</w:t>
            </w:r>
            <w:r>
              <w:rPr>
                <w:b/>
                <w:bCs/>
                <w:color w:val="ffffff"/>
                <w:sz w:val="22"/>
                <w:szCs w:val="22"/>
              </w:rPr>
            </w:r>
            <w:r>
              <w:rPr>
                <w:b/>
                <w:bCs/>
                <w:color w:val="ffffff"/>
                <w:sz w:val="22"/>
                <w:szCs w:val="22"/>
              </w:rPr>
            </w:r>
          </w:p>
        </w:tc>
        <w:tc>
          <w:tcPr>
            <w:shd w:val="clear" w:color="2e75b6" w:fill="2e75b6"/>
            <w:tcBorders/>
            <w:tcMar>
              <w:left w:w="100" w:type="dxa"/>
              <w:top w:w="60" w:type="dxa"/>
              <w:right w:w="100" w:type="dxa"/>
              <w:bottom w:w="60" w:type="dxa"/>
            </w:tcMar>
          </w:tcPr>
          <w:p w14:paraId="75ECC61A">
            <w:pPr>
              <w:pBdr/>
              <w:spacing/>
              <w:ind/>
              <w:rPr>
                <w:b/>
                <w:bCs/>
                <w:color w:val="ffffff"/>
                <w:sz w:val="22"/>
                <w:szCs w:val="22"/>
              </w:rPr>
            </w:pPr>
            <w:r>
              <w:rPr>
                <w:b/>
                <w:bCs/>
                <w:color w:val="ffffff"/>
                <w:sz w:val="22"/>
                <w:szCs w:val="22"/>
              </w:rPr>
            </w:r>
            <w:r>
              <w:rPr>
                <w:b/>
                <w:bCs/>
                <w:color w:val="ffffff"/>
                <w:sz w:val="22"/>
                <w:szCs w:val="22"/>
              </w:rPr>
              <w:t xml:space="preserve">ผลที่ได้</w:t>
            </w:r>
            <w:r>
              <w:rPr>
                <w:b/>
                <w:bCs/>
                <w:color w:val="ffffff"/>
                <w:sz w:val="22"/>
                <w:szCs w:val="22"/>
              </w:rPr>
            </w:r>
            <w:r>
              <w:rPr>
                <w:b/>
                <w:bCs/>
                <w:color w:val="ffffff"/>
                <w:sz w:val="22"/>
                <w:szCs w:val="22"/>
              </w:rPr>
            </w:r>
          </w:p>
        </w:tc>
      </w:tr>
      <w:tr>
        <w:trPr/>
        <w:tc>
          <w:tcPr>
            <w:shd w:val="clear" w:color="f0f5ff" w:fill="f0f5ff"/>
            <w:tcBorders/>
            <w:tcMar>
              <w:left w:w="100" w:type="dxa"/>
              <w:top w:w="60" w:type="dxa"/>
              <w:right w:w="100" w:type="dxa"/>
              <w:bottom w:w="60" w:type="dxa"/>
            </w:tcMar>
            <w:vMerge w:val="restart"/>
          </w:tcPr>
          <w:p w14:paraId="23955650">
            <w:pPr>
              <w:pBdr/>
              <w:spacing/>
              <w:ind/>
              <w:jc w:val="left"/>
              <w:rPr>
                <w:b w:val="0"/>
                <w:bCs w:val="0"/>
                <w:color w:val="1a2744"/>
                <w:sz w:val="22"/>
                <w:szCs w:val="22"/>
              </w:rPr>
            </w:pPr>
            <w:r>
              <w:rPr>
                <w:b w:val="0"/>
                <w:bCs w:val="0"/>
                <w:color w:val="1a2744"/>
                <w:sz w:val="22"/>
                <w:szCs w:val="22"/>
              </w:rPr>
            </w:r>
            <w:r>
              <w:rPr>
                <w:b w:val="0"/>
                <w:bCs w:val="0"/>
                <w:color w:val="1a2744"/>
                <w:sz w:val="22"/>
                <w:szCs w:val="22"/>
              </w:rPr>
              <w:t xml:space="preserve">Opacity Fix</w:t>
            </w:r>
            <w:r>
              <w:rPr>
                <w:b w:val="0"/>
                <w:bCs w:val="0"/>
                <w:color w:val="1a2744"/>
                <w:sz w:val="22"/>
                <w:szCs w:val="22"/>
              </w:rPr>
            </w:r>
            <w:r>
              <w:rPr>
                <w:b w:val="0"/>
                <w:bCs w:val="0"/>
                <w:color w:val="1a2744"/>
                <w:sz w:val="22"/>
                <w:szCs w:val="22"/>
              </w:rPr>
            </w:r>
          </w:p>
        </w:tc>
        <w:tc>
          <w:tcPr>
            <w:shd w:val="clear" w:color="f0f5ff" w:fill="f0f5ff"/>
            <w:tcBorders/>
            <w:tcMar>
              <w:left w:w="100" w:type="dxa"/>
              <w:top w:w="60" w:type="dxa"/>
              <w:right w:w="100" w:type="dxa"/>
              <w:bottom w:w="60" w:type="dxa"/>
            </w:tcMar>
            <w:vMerge w:val="restart"/>
          </w:tcPr>
          <w:p w14:paraId="52DAC411">
            <w:pPr>
              <w:pBdr/>
              <w:spacing/>
              <w:ind/>
              <w:jc w:val="left"/>
              <w:rPr>
                <w:b w:val="0"/>
                <w:bCs w:val="0"/>
                <w:color w:val="1a2744"/>
                <w:sz w:val="22"/>
                <w:szCs w:val="22"/>
              </w:rPr>
            </w:pPr>
            <w:r>
              <w:rPr>
                <w:b w:val="0"/>
                <w:bCs w:val="0"/>
                <w:color w:val="1a2744"/>
                <w:sz w:val="22"/>
                <w:szCs w:val="22"/>
              </w:rPr>
            </w:r>
            <w:r>
              <w:rPr>
                <w:b w:val="0"/>
                <w:bCs w:val="0"/>
                <w:color w:val="1a2744"/>
                <w:sz w:val="22"/>
                <w:szCs w:val="22"/>
              </w:rPr>
              <w:t xml:space="preserve">แก้ไขค่า CSS opacity บน Roadmap agent rows จาก 0.6 เป็น 1.0</w:t>
            </w:r>
            <w:r>
              <w:rPr>
                <w:b w:val="0"/>
                <w:bCs w:val="0"/>
                <w:color w:val="1a2744"/>
                <w:sz w:val="22"/>
                <w:szCs w:val="22"/>
              </w:rPr>
            </w:r>
            <w:r>
              <w:rPr>
                <w:b w:val="0"/>
                <w:bCs w:val="0"/>
                <w:color w:val="1a2744"/>
                <w:sz w:val="22"/>
                <w:szCs w:val="22"/>
              </w:rPr>
            </w:r>
          </w:p>
        </w:tc>
        <w:tc>
          <w:tcPr>
            <w:shd w:val="clear" w:color="f0f5ff" w:fill="f0f5ff"/>
            <w:tcBorders/>
            <w:tcMar>
              <w:left w:w="100" w:type="dxa"/>
              <w:top w:w="60" w:type="dxa"/>
              <w:right w:w="100" w:type="dxa"/>
              <w:bottom w:w="60" w:type="dxa"/>
            </w:tcMar>
            <w:vMerge w:val="restart"/>
          </w:tcPr>
          <w:p w14:paraId="68CBDD33">
            <w:pPr>
              <w:pBdr/>
              <w:spacing/>
              <w:ind/>
              <w:jc w:val="left"/>
              <w:rPr>
                <w:b w:val="0"/>
                <w:bCs w:val="0"/>
                <w:color w:val="1a2744"/>
                <w:sz w:val="22"/>
                <w:szCs w:val="22"/>
              </w:rPr>
            </w:pPr>
            <w:r>
              <w:rPr>
                <w:b w:val="0"/>
                <w:bCs w:val="0"/>
                <w:color w:val="1a2744"/>
                <w:sz w:val="22"/>
                <w:szCs w:val="22"/>
              </w:rPr>
            </w:r>
            <w:r>
              <w:rPr>
                <w:b w:val="0"/>
                <w:bCs w:val="0"/>
                <w:color w:val="1a2744"/>
                <w:sz w:val="22"/>
                <w:szCs w:val="22"/>
              </w:rPr>
              <w:t xml:space="preserve">Agent cards แสดงสีครบถ้วน อ่านง่ายขึ้น</w:t>
            </w:r>
            <w:r>
              <w:rPr>
                <w:b w:val="0"/>
                <w:bCs w:val="0"/>
                <w:color w:val="1a2744"/>
                <w:sz w:val="22"/>
                <w:szCs w:val="22"/>
              </w:rPr>
            </w:r>
            <w:r>
              <w:rPr>
                <w:b w:val="0"/>
                <w:bCs w:val="0"/>
                <w:color w:val="1a2744"/>
                <w:sz w:val="22"/>
                <w:szCs w:val="22"/>
              </w:rPr>
            </w:r>
          </w:p>
        </w:tc>
      </w:tr>
      <w:tr>
        <w:trPr/>
        <w:tc>
          <w:tcPr>
            <w:shd w:val="clear" w:color="ffffff" w:fill="ffffff"/>
            <w:tcBorders/>
            <w:tcMar>
              <w:left w:w="100" w:type="dxa"/>
              <w:top w:w="60" w:type="dxa"/>
              <w:right w:w="100" w:type="dxa"/>
              <w:bottom w:w="60" w:type="dxa"/>
            </w:tcMar>
            <w:vMerge w:val="restart"/>
          </w:tcPr>
          <w:p w14:paraId="07DF26AE">
            <w:pPr>
              <w:pBdr/>
              <w:spacing/>
              <w:ind/>
              <w:jc w:val="left"/>
              <w:rPr>
                <w:b w:val="0"/>
                <w:bCs w:val="0"/>
                <w:color w:val="1a2744"/>
                <w:sz w:val="22"/>
                <w:szCs w:val="22"/>
              </w:rPr>
            </w:pPr>
            <w:r>
              <w:rPr>
                <w:b w:val="0"/>
                <w:bCs w:val="0"/>
                <w:color w:val="1a2744"/>
                <w:sz w:val="22"/>
                <w:szCs w:val="22"/>
              </w:rPr>
            </w:r>
            <w:r>
              <w:rPr>
                <w:b w:val="0"/>
                <w:bCs w:val="0"/>
                <w:color w:val="1a2744"/>
                <w:sz w:val="22"/>
                <w:szCs w:val="22"/>
              </w:rPr>
              <w:t xml:space="preserve">Padding Reduction</w:t>
            </w:r>
            <w:r>
              <w:rPr>
                <w:b w:val="0"/>
                <w:bCs w:val="0"/>
                <w:color w:val="1a2744"/>
                <w:sz w:val="22"/>
                <w:szCs w:val="22"/>
              </w:rPr>
            </w:r>
            <w:r>
              <w:rPr>
                <w:b w:val="0"/>
                <w:bCs w:val="0"/>
                <w:color w:val="1a2744"/>
                <w:sz w:val="22"/>
                <w:szCs w:val="22"/>
              </w:rPr>
            </w:r>
          </w:p>
        </w:tc>
        <w:tc>
          <w:tcPr>
            <w:shd w:val="clear" w:color="ffffff" w:fill="ffffff"/>
            <w:tcBorders/>
            <w:tcMar>
              <w:left w:w="100" w:type="dxa"/>
              <w:top w:w="60" w:type="dxa"/>
              <w:right w:w="100" w:type="dxa"/>
              <w:bottom w:w="60" w:type="dxa"/>
            </w:tcMar>
            <w:vMerge w:val="restart"/>
          </w:tcPr>
          <w:p w14:paraId="72613733">
            <w:pPr>
              <w:pBdr/>
              <w:spacing/>
              <w:ind/>
              <w:jc w:val="left"/>
              <w:rPr>
                <w:b w:val="0"/>
                <w:bCs w:val="0"/>
                <w:color w:val="1a2744"/>
                <w:sz w:val="22"/>
                <w:szCs w:val="22"/>
              </w:rPr>
            </w:pPr>
            <w:r>
              <w:rPr>
                <w:b w:val="0"/>
                <w:bCs w:val="0"/>
                <w:color w:val="1a2744"/>
                <w:sz w:val="22"/>
                <w:szCs w:val="22"/>
              </w:rPr>
            </w:r>
            <w:r>
              <w:rPr>
                <w:b w:val="0"/>
                <w:bCs w:val="0"/>
                <w:color w:val="1a2744"/>
                <w:sz w:val="22"/>
                <w:szCs w:val="22"/>
              </w:rPr>
              <w:t xml:space="preserve">ลด padding จาก 12px → 8px ใน agent table rows</w:t>
            </w:r>
            <w:r>
              <w:rPr>
                <w:b w:val="0"/>
                <w:bCs w:val="0"/>
                <w:color w:val="1a2744"/>
                <w:sz w:val="22"/>
                <w:szCs w:val="22"/>
              </w:rPr>
            </w:r>
            <w:r>
              <w:rPr>
                <w:b w:val="0"/>
                <w:bCs w:val="0"/>
                <w:color w:val="1a2744"/>
                <w:sz w:val="22"/>
                <w:szCs w:val="22"/>
              </w:rPr>
            </w:r>
          </w:p>
        </w:tc>
        <w:tc>
          <w:tcPr>
            <w:shd w:val="clear" w:color="ffffff" w:fill="ffffff"/>
            <w:tcBorders/>
            <w:tcMar>
              <w:left w:w="100" w:type="dxa"/>
              <w:top w:w="60" w:type="dxa"/>
              <w:right w:w="100" w:type="dxa"/>
              <w:bottom w:w="60" w:type="dxa"/>
            </w:tcMar>
            <w:vMerge w:val="restart"/>
          </w:tcPr>
          <w:p w14:paraId="7987C818">
            <w:pPr>
              <w:pBdr/>
              <w:spacing/>
              <w:ind/>
              <w:jc w:val="left"/>
              <w:rPr>
                <w:b w:val="0"/>
                <w:bCs w:val="0"/>
                <w:color w:val="1a2744"/>
                <w:sz w:val="22"/>
                <w:szCs w:val="22"/>
              </w:rPr>
            </w:pPr>
            <w:r>
              <w:rPr>
                <w:b w:val="0"/>
                <w:bCs w:val="0"/>
                <w:color w:val="1a2744"/>
                <w:sz w:val="22"/>
                <w:szCs w:val="22"/>
              </w:rPr>
            </w:r>
            <w:r>
              <w:rPr>
                <w:b w:val="0"/>
                <w:bCs w:val="0"/>
                <w:color w:val="1a2744"/>
                <w:sz w:val="22"/>
                <w:szCs w:val="22"/>
              </w:rPr>
              <w:t xml:space="preserve">แสดง agent ครบ 20 rows ในหน้าเดียวโดยไม่ต้อง scroll</w:t>
            </w:r>
            <w:r>
              <w:rPr>
                <w:b w:val="0"/>
                <w:bCs w:val="0"/>
                <w:color w:val="1a2744"/>
                <w:sz w:val="22"/>
                <w:szCs w:val="22"/>
              </w:rPr>
            </w:r>
            <w:r>
              <w:rPr>
                <w:b w:val="0"/>
                <w:bCs w:val="0"/>
                <w:color w:val="1a2744"/>
                <w:sz w:val="22"/>
                <w:szCs w:val="22"/>
              </w:rPr>
            </w:r>
          </w:p>
        </w:tc>
      </w:tr>
      <w:tr>
        <w:trPr/>
        <w:tc>
          <w:tcPr>
            <w:shd w:val="clear" w:color="f0f5ff" w:fill="f0f5ff"/>
            <w:tcBorders/>
            <w:tcMar>
              <w:left w:w="100" w:type="dxa"/>
              <w:top w:w="60" w:type="dxa"/>
              <w:right w:w="100" w:type="dxa"/>
              <w:bottom w:w="60" w:type="dxa"/>
            </w:tcMar>
            <w:vMerge w:val="restart"/>
          </w:tcPr>
          <w:p w14:paraId="42DBC6DD">
            <w:pPr>
              <w:pBdr/>
              <w:spacing/>
              <w:ind/>
              <w:jc w:val="left"/>
              <w:rPr>
                <w:b w:val="0"/>
                <w:bCs w:val="0"/>
                <w:color w:val="1a2744"/>
                <w:sz w:val="22"/>
                <w:szCs w:val="22"/>
              </w:rPr>
            </w:pPr>
            <w:r>
              <w:rPr>
                <w:b w:val="0"/>
                <w:bCs w:val="0"/>
                <w:color w:val="1a2744"/>
                <w:sz w:val="22"/>
                <w:szCs w:val="22"/>
              </w:rPr>
            </w:r>
            <w:r>
              <w:rPr>
                <w:b w:val="0"/>
                <w:bCs w:val="0"/>
                <w:color w:val="1a2744"/>
                <w:sz w:val="22"/>
                <w:szCs w:val="22"/>
              </w:rPr>
              <w:t xml:space="preserve">Separator Row</w:t>
            </w:r>
            <w:r>
              <w:rPr>
                <w:b w:val="0"/>
                <w:bCs w:val="0"/>
                <w:color w:val="1a2744"/>
                <w:sz w:val="22"/>
                <w:szCs w:val="22"/>
              </w:rPr>
            </w:r>
            <w:r>
              <w:rPr>
                <w:b w:val="0"/>
                <w:bCs w:val="0"/>
                <w:color w:val="1a2744"/>
                <w:sz w:val="22"/>
                <w:szCs w:val="22"/>
              </w:rPr>
            </w:r>
          </w:p>
        </w:tc>
        <w:tc>
          <w:tcPr>
            <w:shd w:val="clear" w:color="f0f5ff" w:fill="f0f5ff"/>
            <w:tcBorders/>
            <w:tcMar>
              <w:left w:w="100" w:type="dxa"/>
              <w:top w:w="60" w:type="dxa"/>
              <w:right w:w="100" w:type="dxa"/>
              <w:bottom w:w="60" w:type="dxa"/>
            </w:tcMar>
            <w:vMerge w:val="restart"/>
          </w:tcPr>
          <w:p w14:paraId="3C87709D">
            <w:pPr>
              <w:pBdr/>
              <w:spacing/>
              <w:ind/>
              <w:jc w:val="left"/>
              <w:rPr>
                <w:b w:val="0"/>
                <w:bCs w:val="0"/>
                <w:color w:val="1a2744"/>
                <w:sz w:val="22"/>
                <w:szCs w:val="22"/>
              </w:rPr>
            </w:pPr>
            <w:r>
              <w:rPr>
                <w:b w:val="0"/>
                <w:bCs w:val="0"/>
                <w:color w:val="1a2744"/>
                <w:sz w:val="22"/>
                <w:szCs w:val="22"/>
              </w:rPr>
            </w:r>
            <w:r>
              <w:rPr>
                <w:b w:val="0"/>
                <w:bCs w:val="0"/>
                <w:color w:val="1a2744"/>
                <w:sz w:val="22"/>
                <w:szCs w:val="22"/>
              </w:rPr>
              <w:t xml:space="preserve">เพิ่ม separator row ระหว่าง Active agents (01–14) และ Roadmap agents (15–20)</w:t>
            </w:r>
            <w:r>
              <w:rPr>
                <w:b w:val="0"/>
                <w:bCs w:val="0"/>
                <w:color w:val="1a2744"/>
                <w:sz w:val="22"/>
                <w:szCs w:val="22"/>
              </w:rPr>
            </w:r>
            <w:r>
              <w:rPr>
                <w:b w:val="0"/>
                <w:bCs w:val="0"/>
                <w:color w:val="1a2744"/>
                <w:sz w:val="22"/>
                <w:szCs w:val="22"/>
              </w:rPr>
            </w:r>
          </w:p>
        </w:tc>
        <w:tc>
          <w:tcPr>
            <w:shd w:val="clear" w:color="f0f5ff" w:fill="f0f5ff"/>
            <w:tcBorders/>
            <w:tcMar>
              <w:left w:w="100" w:type="dxa"/>
              <w:top w:w="60" w:type="dxa"/>
              <w:right w:w="100" w:type="dxa"/>
              <w:bottom w:w="60" w:type="dxa"/>
            </w:tcMar>
            <w:vMerge w:val="restart"/>
          </w:tcPr>
          <w:p w14:paraId="6C2CAB24">
            <w:pPr>
              <w:pBdr/>
              <w:spacing/>
              <w:ind/>
              <w:jc w:val="left"/>
              <w:rPr>
                <w:b w:val="0"/>
                <w:bCs w:val="0"/>
                <w:color w:val="1a2744"/>
                <w:sz w:val="22"/>
                <w:szCs w:val="22"/>
              </w:rPr>
            </w:pPr>
            <w:r>
              <w:rPr>
                <w:b w:val="0"/>
                <w:bCs w:val="0"/>
                <w:color w:val="1a2744"/>
                <w:sz w:val="22"/>
                <w:szCs w:val="22"/>
              </w:rPr>
            </w:r>
            <w:r>
              <w:rPr>
                <w:b w:val="0"/>
                <w:bCs w:val="0"/>
                <w:color w:val="1a2744"/>
                <w:sz w:val="22"/>
                <w:szCs w:val="22"/>
              </w:rPr>
              <w:t xml:space="preserve">แยกกลุ่ม agent ชัดเจน ลดความสับสน</w:t>
            </w:r>
            <w:r>
              <w:rPr>
                <w:b w:val="0"/>
                <w:bCs w:val="0"/>
                <w:color w:val="1a2744"/>
                <w:sz w:val="22"/>
                <w:szCs w:val="22"/>
              </w:rPr>
            </w:r>
            <w:r>
              <w:rPr>
                <w:b w:val="0"/>
                <w:bCs w:val="0"/>
                <w:color w:val="1a2744"/>
                <w:sz w:val="22"/>
                <w:szCs w:val="22"/>
              </w:rPr>
            </w:r>
          </w:p>
        </w:tc>
      </w:tr>
      <w:tr>
        <w:trPr/>
        <w:tc>
          <w:tcPr>
            <w:shd w:val="clear" w:color="ffffff" w:fill="ffffff"/>
            <w:tcBorders/>
            <w:tcMar>
              <w:left w:w="100" w:type="dxa"/>
              <w:top w:w="60" w:type="dxa"/>
              <w:right w:w="100" w:type="dxa"/>
              <w:bottom w:w="60" w:type="dxa"/>
            </w:tcMar>
            <w:vMerge w:val="restart"/>
          </w:tcPr>
          <w:p w14:paraId="4B8319E2">
            <w:pPr>
              <w:pBdr/>
              <w:spacing/>
              <w:ind/>
              <w:jc w:val="left"/>
              <w:rPr>
                <w:b w:val="0"/>
                <w:bCs w:val="0"/>
                <w:color w:val="1a2744"/>
                <w:sz w:val="22"/>
                <w:szCs w:val="22"/>
              </w:rPr>
            </w:pPr>
            <w:r>
              <w:rPr>
                <w:b w:val="0"/>
                <w:bCs w:val="0"/>
                <w:color w:val="1a2744"/>
                <w:sz w:val="22"/>
                <w:szCs w:val="22"/>
              </w:rPr>
            </w:r>
            <w:r>
              <w:rPr>
                <w:b w:val="0"/>
                <w:bCs w:val="0"/>
                <w:color w:val="1a2744"/>
                <w:sz w:val="22"/>
                <w:szCs w:val="22"/>
              </w:rPr>
              <w:t xml:space="preserve">Legend Strip</w:t>
            </w:r>
            <w:r>
              <w:rPr>
                <w:b w:val="0"/>
                <w:bCs w:val="0"/>
                <w:color w:val="1a2744"/>
                <w:sz w:val="22"/>
                <w:szCs w:val="22"/>
              </w:rPr>
            </w:r>
            <w:r>
              <w:rPr>
                <w:b w:val="0"/>
                <w:bCs w:val="0"/>
                <w:color w:val="1a2744"/>
                <w:sz w:val="22"/>
                <w:szCs w:val="22"/>
              </w:rPr>
            </w:r>
          </w:p>
        </w:tc>
        <w:tc>
          <w:tcPr>
            <w:shd w:val="clear" w:color="ffffff" w:fill="ffffff"/>
            <w:tcBorders/>
            <w:tcMar>
              <w:left w:w="100" w:type="dxa"/>
              <w:top w:w="60" w:type="dxa"/>
              <w:right w:w="100" w:type="dxa"/>
              <w:bottom w:w="60" w:type="dxa"/>
            </w:tcMar>
            <w:vMerge w:val="restart"/>
          </w:tcPr>
          <w:p w14:paraId="1CFB0BA8">
            <w:pPr>
              <w:pBdr/>
              <w:spacing/>
              <w:ind/>
              <w:jc w:val="left"/>
              <w:rPr>
                <w:b w:val="0"/>
                <w:bCs w:val="0"/>
                <w:color w:val="1a2744"/>
                <w:sz w:val="22"/>
                <w:szCs w:val="22"/>
              </w:rPr>
            </w:pPr>
            <w:r>
              <w:rPr>
                <w:b w:val="0"/>
                <w:bCs w:val="0"/>
                <w:color w:val="1a2744"/>
                <w:sz w:val="22"/>
                <w:szCs w:val="22"/>
              </w:rPr>
            </w:r>
            <w:r>
              <w:rPr>
                <w:b w:val="0"/>
                <w:bCs w:val="0"/>
                <w:color w:val="1a2744"/>
                <w:sz w:val="22"/>
                <w:szCs w:val="22"/>
              </w:rPr>
              <w:t xml:space="preserve">เพิ่ม visual legend bar ใต้ dashboard header อธิบาย Active vs Roadmap status</w:t>
            </w:r>
            <w:r>
              <w:rPr>
                <w:b w:val="0"/>
                <w:bCs w:val="0"/>
                <w:color w:val="1a2744"/>
                <w:sz w:val="22"/>
                <w:szCs w:val="22"/>
              </w:rPr>
            </w:r>
            <w:r>
              <w:rPr>
                <w:b w:val="0"/>
                <w:bCs w:val="0"/>
                <w:color w:val="1a2744"/>
                <w:sz w:val="22"/>
                <w:szCs w:val="22"/>
              </w:rPr>
            </w:r>
          </w:p>
        </w:tc>
        <w:tc>
          <w:tcPr>
            <w:shd w:val="clear" w:color="ffffff" w:fill="ffffff"/>
            <w:tcBorders/>
            <w:tcMar>
              <w:left w:w="100" w:type="dxa"/>
              <w:top w:w="60" w:type="dxa"/>
              <w:right w:w="100" w:type="dxa"/>
              <w:bottom w:w="60" w:type="dxa"/>
            </w:tcMar>
            <w:vMerge w:val="restart"/>
          </w:tcPr>
          <w:p w14:paraId="30B110CF">
            <w:pPr>
              <w:pBdr/>
              <w:spacing/>
              <w:ind/>
              <w:jc w:val="left"/>
              <w:rPr>
                <w:b w:val="0"/>
                <w:bCs w:val="0"/>
                <w:color w:val="1a2744"/>
                <w:sz w:val="22"/>
                <w:szCs w:val="22"/>
              </w:rPr>
            </w:pPr>
            <w:r>
              <w:rPr>
                <w:b w:val="0"/>
                <w:bCs w:val="0"/>
                <w:color w:val="1a2744"/>
                <w:sz w:val="22"/>
                <w:szCs w:val="22"/>
              </w:rPr>
            </w:r>
            <w:r>
              <w:rPr>
                <w:b w:val="0"/>
                <w:bCs w:val="0"/>
                <w:color w:val="1a2744"/>
                <w:sz w:val="22"/>
                <w:szCs w:val="22"/>
              </w:rPr>
              <w:t xml:space="preserve">Client เข้าใจ status ของแต่ละ agent ได้ทันที</w:t>
            </w:r>
            <w:r>
              <w:rPr>
                <w:b w:val="0"/>
                <w:bCs w:val="0"/>
                <w:color w:val="1a2744"/>
                <w:sz w:val="22"/>
                <w:szCs w:val="22"/>
              </w:rPr>
            </w:r>
            <w:r>
              <w:rPr>
                <w:b w:val="0"/>
                <w:bCs w:val="0"/>
                <w:color w:val="1a2744"/>
                <w:sz w:val="22"/>
                <w:szCs w:val="22"/>
              </w:rPr>
            </w:r>
          </w:p>
        </w:tc>
      </w:tr>
      <w:tr>
        <w:trPr/>
        <w:tc>
          <w:tcPr>
            <w:shd w:val="clear" w:color="f0f5ff" w:fill="f0f5ff"/>
            <w:tcBorders/>
            <w:tcMar>
              <w:left w:w="100" w:type="dxa"/>
              <w:top w:w="60" w:type="dxa"/>
              <w:right w:w="100" w:type="dxa"/>
              <w:bottom w:w="60" w:type="dxa"/>
            </w:tcMar>
            <w:vMerge w:val="restart"/>
          </w:tcPr>
          <w:p w14:paraId="210F5C35">
            <w:pPr>
              <w:pBdr/>
              <w:spacing/>
              <w:ind/>
              <w:jc w:val="left"/>
              <w:rPr>
                <w:b w:val="0"/>
                <w:bCs w:val="0"/>
                <w:color w:val="1a2744"/>
                <w:sz w:val="22"/>
                <w:szCs w:val="22"/>
              </w:rPr>
            </w:pPr>
            <w:r>
              <w:rPr>
                <w:b w:val="0"/>
                <w:bCs w:val="0"/>
                <w:color w:val="1a2744"/>
                <w:sz w:val="22"/>
                <w:szCs w:val="22"/>
              </w:rPr>
            </w:r>
            <w:r>
              <w:rPr>
                <w:b w:val="0"/>
                <w:bCs w:val="0"/>
                <w:color w:val="1a2744"/>
                <w:sz w:val="22"/>
                <w:szCs w:val="22"/>
              </w:rPr>
              <w:t xml:space="preserve">Hollow Dots</w:t>
            </w:r>
            <w:r>
              <w:rPr>
                <w:b w:val="0"/>
                <w:bCs w:val="0"/>
                <w:color w:val="1a2744"/>
                <w:sz w:val="22"/>
                <w:szCs w:val="22"/>
              </w:rPr>
            </w:r>
            <w:r>
              <w:rPr>
                <w:b w:val="0"/>
                <w:bCs w:val="0"/>
                <w:color w:val="1a2744"/>
                <w:sz w:val="22"/>
                <w:szCs w:val="22"/>
              </w:rPr>
            </w:r>
          </w:p>
        </w:tc>
        <w:tc>
          <w:tcPr>
            <w:shd w:val="clear" w:color="f0f5ff" w:fill="f0f5ff"/>
            <w:tcBorders/>
            <w:tcMar>
              <w:left w:w="100" w:type="dxa"/>
              <w:top w:w="60" w:type="dxa"/>
              <w:right w:w="100" w:type="dxa"/>
              <w:bottom w:w="60" w:type="dxa"/>
            </w:tcMar>
            <w:vMerge w:val="restart"/>
          </w:tcPr>
          <w:p w14:paraId="39AD06AD">
            <w:pPr>
              <w:pBdr/>
              <w:spacing/>
              <w:ind/>
              <w:jc w:val="left"/>
              <w:rPr>
                <w:b w:val="0"/>
                <w:bCs w:val="0"/>
                <w:color w:val="1a2744"/>
                <w:sz w:val="22"/>
                <w:szCs w:val="22"/>
              </w:rPr>
            </w:pPr>
            <w:r>
              <w:rPr>
                <w:b w:val="0"/>
                <w:bCs w:val="0"/>
                <w:color w:val="1a2744"/>
                <w:sz w:val="22"/>
                <w:szCs w:val="22"/>
              </w:rPr>
            </w:r>
            <w:r>
              <w:rPr>
                <w:b w:val="0"/>
                <w:bCs w:val="0"/>
                <w:color w:val="1a2744"/>
                <w:sz w:val="22"/>
                <w:szCs w:val="22"/>
              </w:rPr>
              <w:t xml:space="preserve">เปลี่ยน Roadmap agent status indicator จาก filled circle เป็น hollow circle (border-only)</w:t>
            </w:r>
            <w:r>
              <w:rPr>
                <w:b w:val="0"/>
                <w:bCs w:val="0"/>
                <w:color w:val="1a2744"/>
                <w:sz w:val="22"/>
                <w:szCs w:val="22"/>
              </w:rPr>
            </w:r>
            <w:r>
              <w:rPr>
                <w:b w:val="0"/>
                <w:bCs w:val="0"/>
                <w:color w:val="1a2744"/>
                <w:sz w:val="22"/>
                <w:szCs w:val="22"/>
              </w:rPr>
            </w:r>
          </w:p>
        </w:tc>
        <w:tc>
          <w:tcPr>
            <w:shd w:val="clear" w:color="f0f5ff" w:fill="f0f5ff"/>
            <w:tcBorders/>
            <w:tcMar>
              <w:left w:w="100" w:type="dxa"/>
              <w:top w:w="60" w:type="dxa"/>
              <w:right w:w="100" w:type="dxa"/>
              <w:bottom w:w="60" w:type="dxa"/>
            </w:tcMar>
            <w:vMerge w:val="restart"/>
          </w:tcPr>
          <w:p w14:paraId="032BED37">
            <w:pPr>
              <w:pBdr/>
              <w:spacing/>
              <w:ind/>
              <w:jc w:val="left"/>
              <w:rPr>
                <w:b w:val="0"/>
                <w:bCs w:val="0"/>
                <w:color w:val="1a2744"/>
                <w:sz w:val="22"/>
                <w:szCs w:val="22"/>
              </w:rPr>
            </w:pPr>
            <w:r>
              <w:rPr>
                <w:b w:val="0"/>
                <w:bCs w:val="0"/>
                <w:color w:val="1a2744"/>
                <w:sz w:val="22"/>
                <w:szCs w:val="22"/>
              </w:rPr>
            </w:r>
            <w:r>
              <w:rPr>
                <w:b w:val="0"/>
                <w:bCs w:val="0"/>
                <w:color w:val="1a2744"/>
                <w:sz w:val="22"/>
                <w:szCs w:val="22"/>
              </w:rPr>
              <w:t xml:space="preserve">สอดคล้องกับ SOP v2.5 Convention — hollow = Proposed/Not yet deployed</w:t>
            </w:r>
            <w:r>
              <w:rPr>
                <w:b w:val="0"/>
                <w:bCs w:val="0"/>
                <w:color w:val="1a2744"/>
                <w:sz w:val="22"/>
                <w:szCs w:val="22"/>
              </w:rPr>
            </w:r>
            <w:r>
              <w:rPr>
                <w:b w:val="0"/>
                <w:bCs w:val="0"/>
                <w:color w:val="1a2744"/>
                <w:sz w:val="22"/>
                <w:szCs w:val="22"/>
              </w:rPr>
            </w:r>
          </w:p>
        </w:tc>
      </w:tr>
    </w:tbl>
    <w:p w14:paraId="2CEA732D">
      <w:pPr>
        <w:pBdr/>
        <w:spacing w:after="80"/>
        <w:ind/>
        <w:rPr>
          <w:sz w:val="20"/>
          <w:szCs w:val="20"/>
        </w:rPr>
      </w:pPr>
      <w:r>
        <w:rPr>
          <w:sz w:val="20"/>
          <w:szCs w:val="20"/>
        </w:rPr>
      </w:r>
      <w:r>
        <w:rPr>
          <w:sz w:val="20"/>
          <w:szCs w:val="20"/>
        </w:rPr>
      </w:r>
      <w:r>
        <w:rPr>
          <w:sz w:val="20"/>
          <w:szCs w:val="20"/>
        </w:rPr>
      </w:r>
    </w:p>
    <w:p w14:paraId="2A4D43DC">
      <w:pPr>
        <w:pBdr/>
        <w:spacing w:after="80" w:before="200"/>
        <w:ind/>
        <w:rPr>
          <w:b/>
          <w:bCs/>
          <w:color w:val="2e75b6"/>
          <w:sz w:val="28"/>
          <w:szCs w:val="28"/>
        </w:rPr>
      </w:pPr>
      <w:r>
        <w:rPr>
          <w:b/>
          <w:bCs/>
          <w:color w:val="2e75b6"/>
          <w:sz w:val="28"/>
          <w:szCs w:val="28"/>
        </w:rPr>
        <w:t xml:space="preserve">13.2 Roadmap การ Deploy AI Agents (Q3 2026 — Q1 2027)</w:t>
      </w:r>
      <w:r>
        <w:rPr>
          <w:b/>
          <w:bCs/>
          <w:color w:val="2e75b6"/>
          <w:sz w:val="28"/>
          <w:szCs w:val="28"/>
        </w:rPr>
      </w:r>
      <w:r>
        <w:rPr>
          <w:b/>
          <w:bCs/>
          <w:color w:val="2e75b6"/>
          <w:sz w:val="28"/>
          <w:szCs w:val="28"/>
        </w:rPr>
      </w:r>
    </w:p>
    <w:p w14:paraId="1DD60136">
      <w:pPr>
        <w:pBdr/>
        <w:spacing w:after="100"/>
        <w:ind/>
        <w:rPr>
          <w:b w:val="0"/>
          <w:bCs w:val="0"/>
          <w:sz w:val="24"/>
          <w:szCs w:val="24"/>
        </w:rPr>
      </w:pPr>
      <w:r>
        <w:rPr>
          <w:b w:val="0"/>
          <w:bCs w:val="0"/>
          <w:sz w:val="24"/>
          <w:szCs w:val="24"/>
        </w:rPr>
        <w:t xml:space="preserve">AI Ag</w:t>
      </w:r>
      <w:r>
        <w:rPr>
          <w:b w:val="0"/>
          <w:bCs w:val="0"/>
          <w:sz w:val="24"/>
          <w:szCs w:val="24"/>
        </w:rPr>
        <w:t xml:space="preserve">ents 6 ตัวในกลุ่ม Roadmap ได้รับการจัดลำดับ Priority ตามความเร่งด่วนของ Business Need โดย P0 (Nexus, Compass) จะ Deploy ก่อนใน Q3 2026 ตามด้วย P1 (Scout, Guardian) ใน Q4 2026 และ P2 (Talent, Ops) ใน Q1 2027 ซึ่งสอดคล้องกับแผนการ Scale Up ทีมงานของ MONOLITH</w:t>
      </w:r>
      <w:r>
        <w:rPr>
          <w:b w:val="0"/>
          <w:bCs w:val="0"/>
          <w:sz w:val="24"/>
          <w:szCs w:val="24"/>
        </w:rPr>
      </w:r>
      <w:r>
        <w:rPr>
          <w:b w:val="0"/>
          <w:bCs w:val="0"/>
          <w:sz w:val="24"/>
          <w:szCs w:val="24"/>
        </w:rPr>
      </w:r>
    </w:p>
    <w:tbl>
      <w:tblPr>
        <w:tblW w:w="5000" w:type="pct"/>
        <w:tblBorders>
          <w:top w:val="single" w:color="c8c8c8" w:sz="4" w:space="0"/>
          <w:left w:val="single" w:color="c8c8c8" w:sz="4" w:space="0"/>
          <w:bottom w:val="single" w:color="c8c8c8" w:sz="4" w:space="0"/>
          <w:right w:val="single" w:color="c8c8c8" w:sz="4" w:space="0"/>
          <w:insideH w:val="single" w:color="c8c8c8" w:sz="4" w:space="0"/>
          <w:insideV w:val="single" w:color="c8c8c8" w:sz="4" w:space="0"/>
        </w:tblBorders>
        <w:tblLook w:val="04A0" w:firstRow="1" w:lastRow="0" w:firstColumn="1" w:lastColumn="0" w:noHBand="0" w:noVBand="1"/>
      </w:tblPr>
      <w:tblGrid>
        <w:gridCol w:w="222"/>
        <w:gridCol w:w="222"/>
        <w:gridCol w:w="222"/>
        <w:gridCol w:w="222"/>
        <w:gridCol w:w="222"/>
        <w:gridCol w:w="222"/>
        <w:tblGridChange w:id="9">
          <w:tblGrid/>
        </w:tblGridChange>
      </w:tblGrid>
      <w:tr>
        <w:trPr/>
        <w:tc>
          <w:tcPr>
            <w:shd w:val="clear" w:color="2e75b6" w:fill="2e75b6"/>
            <w:tcBorders/>
            <w:tcMar>
              <w:left w:w="100" w:type="dxa"/>
              <w:top w:w="60" w:type="dxa"/>
              <w:right w:w="100" w:type="dxa"/>
              <w:bottom w:w="60" w:type="dxa"/>
            </w:tcMar>
          </w:tcPr>
          <w:p w14:paraId="1F472C51">
            <w:pPr>
              <w:pBdr/>
              <w:spacing/>
              <w:ind/>
              <w:rPr>
                <w:b/>
                <w:bCs/>
                <w:color w:val="ffffff"/>
                <w:sz w:val="22"/>
                <w:szCs w:val="22"/>
              </w:rPr>
            </w:pPr>
            <w:r>
              <w:rPr>
                <w:b/>
                <w:bCs/>
                <w:color w:val="ffffff"/>
                <w:sz w:val="22"/>
                <w:szCs w:val="22"/>
              </w:rPr>
            </w:r>
            <w:r>
              <w:rPr>
                <w:b/>
                <w:bCs/>
                <w:color w:val="ffffff"/>
                <w:sz w:val="22"/>
                <w:szCs w:val="22"/>
              </w:rPr>
              <w:t xml:space="preserve">Agent</w:t>
            </w:r>
            <w:r>
              <w:rPr>
                <w:b/>
                <w:bCs/>
                <w:color w:val="ffffff"/>
                <w:sz w:val="22"/>
                <w:szCs w:val="22"/>
              </w:rPr>
            </w:r>
            <w:r>
              <w:rPr>
                <w:b/>
                <w:bCs/>
                <w:color w:val="ffffff"/>
                <w:sz w:val="22"/>
                <w:szCs w:val="22"/>
              </w:rPr>
            </w:r>
          </w:p>
        </w:tc>
        <w:tc>
          <w:tcPr>
            <w:shd w:val="clear" w:color="2e75b6" w:fill="2e75b6"/>
            <w:tcBorders/>
            <w:tcMar>
              <w:left w:w="100" w:type="dxa"/>
              <w:top w:w="60" w:type="dxa"/>
              <w:right w:w="100" w:type="dxa"/>
              <w:bottom w:w="60" w:type="dxa"/>
            </w:tcMar>
          </w:tcPr>
          <w:p w14:paraId="23694A49">
            <w:pPr>
              <w:pBdr/>
              <w:spacing/>
              <w:ind/>
              <w:rPr>
                <w:b/>
                <w:bCs/>
                <w:color w:val="ffffff"/>
                <w:sz w:val="22"/>
                <w:szCs w:val="22"/>
              </w:rPr>
            </w:pPr>
            <w:r>
              <w:rPr>
                <w:b/>
                <w:bCs/>
                <w:color w:val="ffffff"/>
                <w:sz w:val="22"/>
                <w:szCs w:val="22"/>
              </w:rPr>
            </w:r>
            <w:r>
              <w:rPr>
                <w:b/>
                <w:bCs/>
                <w:color w:val="ffffff"/>
                <w:sz w:val="22"/>
                <w:szCs w:val="22"/>
              </w:rPr>
              <w:t xml:space="preserve">Priority</w:t>
            </w:r>
            <w:r>
              <w:rPr>
                <w:b/>
                <w:bCs/>
                <w:color w:val="ffffff"/>
                <w:sz w:val="22"/>
                <w:szCs w:val="22"/>
              </w:rPr>
            </w:r>
            <w:r>
              <w:rPr>
                <w:b/>
                <w:bCs/>
                <w:color w:val="ffffff"/>
                <w:sz w:val="22"/>
                <w:szCs w:val="22"/>
              </w:rPr>
            </w:r>
          </w:p>
        </w:tc>
        <w:tc>
          <w:tcPr>
            <w:shd w:val="clear" w:color="2e75b6" w:fill="2e75b6"/>
            <w:tcBorders/>
            <w:tcMar>
              <w:left w:w="100" w:type="dxa"/>
              <w:top w:w="60" w:type="dxa"/>
              <w:right w:w="100" w:type="dxa"/>
              <w:bottom w:w="60" w:type="dxa"/>
            </w:tcMar>
          </w:tcPr>
          <w:p w14:paraId="17B4F5F3">
            <w:pPr>
              <w:pBdr/>
              <w:spacing/>
              <w:ind/>
              <w:rPr>
                <w:b/>
                <w:bCs/>
                <w:color w:val="ffffff"/>
                <w:sz w:val="22"/>
                <w:szCs w:val="22"/>
              </w:rPr>
            </w:pPr>
            <w:r>
              <w:rPr>
                <w:b/>
                <w:bCs/>
                <w:color w:val="ffffff"/>
                <w:sz w:val="22"/>
                <w:szCs w:val="22"/>
              </w:rPr>
            </w:r>
            <w:r>
              <w:rPr>
                <w:b/>
                <w:bCs/>
                <w:color w:val="ffffff"/>
                <w:sz w:val="22"/>
                <w:szCs w:val="22"/>
              </w:rPr>
              <w:t xml:space="preserve">Function หลัก</w:t>
            </w:r>
            <w:r>
              <w:rPr>
                <w:b/>
                <w:bCs/>
                <w:color w:val="ffffff"/>
                <w:sz w:val="22"/>
                <w:szCs w:val="22"/>
              </w:rPr>
            </w:r>
            <w:r>
              <w:rPr>
                <w:b/>
                <w:bCs/>
                <w:color w:val="ffffff"/>
                <w:sz w:val="22"/>
                <w:szCs w:val="22"/>
              </w:rPr>
            </w:r>
          </w:p>
        </w:tc>
        <w:tc>
          <w:tcPr>
            <w:shd w:val="clear" w:color="2e75b6" w:fill="2e75b6"/>
            <w:tcBorders/>
            <w:tcMar>
              <w:left w:w="100" w:type="dxa"/>
              <w:top w:w="60" w:type="dxa"/>
              <w:right w:w="100" w:type="dxa"/>
              <w:bottom w:w="60" w:type="dxa"/>
            </w:tcMar>
          </w:tcPr>
          <w:p w14:paraId="100FEE9B">
            <w:pPr>
              <w:pBdr/>
              <w:spacing/>
              <w:ind/>
              <w:rPr>
                <w:b/>
                <w:bCs/>
                <w:color w:val="ffffff"/>
                <w:sz w:val="22"/>
                <w:szCs w:val="22"/>
              </w:rPr>
            </w:pPr>
            <w:r>
              <w:rPr>
                <w:b/>
                <w:bCs/>
                <w:color w:val="ffffff"/>
                <w:sz w:val="22"/>
                <w:szCs w:val="22"/>
              </w:rPr>
            </w:r>
            <w:r>
              <w:rPr>
                <w:b/>
                <w:bCs/>
                <w:color w:val="ffffff"/>
                <w:sz w:val="22"/>
                <w:szCs w:val="22"/>
              </w:rPr>
              <w:t xml:space="preserve">ตำแหน่งที่ Cover</w:t>
            </w:r>
            <w:r>
              <w:rPr>
                <w:b/>
                <w:bCs/>
                <w:color w:val="ffffff"/>
                <w:sz w:val="22"/>
                <w:szCs w:val="22"/>
              </w:rPr>
            </w:r>
            <w:r>
              <w:rPr>
                <w:b/>
                <w:bCs/>
                <w:color w:val="ffffff"/>
                <w:sz w:val="22"/>
                <w:szCs w:val="22"/>
              </w:rPr>
            </w:r>
          </w:p>
        </w:tc>
        <w:tc>
          <w:tcPr>
            <w:shd w:val="clear" w:color="2e75b6" w:fill="2e75b6"/>
            <w:tcBorders/>
            <w:tcMar>
              <w:left w:w="100" w:type="dxa"/>
              <w:top w:w="60" w:type="dxa"/>
              <w:right w:w="100" w:type="dxa"/>
              <w:bottom w:w="60" w:type="dxa"/>
            </w:tcMar>
          </w:tcPr>
          <w:p w14:paraId="7E70A285">
            <w:pPr>
              <w:pBdr/>
              <w:spacing/>
              <w:ind/>
              <w:rPr>
                <w:b/>
                <w:bCs/>
                <w:color w:val="ffffff"/>
                <w:sz w:val="22"/>
                <w:szCs w:val="22"/>
              </w:rPr>
            </w:pPr>
            <w:r>
              <w:rPr>
                <w:b/>
                <w:bCs/>
                <w:color w:val="ffffff"/>
                <w:sz w:val="22"/>
                <w:szCs w:val="22"/>
              </w:rPr>
            </w:r>
            <w:r>
              <w:rPr>
                <w:b/>
                <w:bCs/>
                <w:color w:val="ffffff"/>
                <w:sz w:val="22"/>
                <w:szCs w:val="22"/>
              </w:rPr>
              <w:t xml:space="preserve">Human Accountable</w:t>
            </w:r>
            <w:r>
              <w:rPr>
                <w:b/>
                <w:bCs/>
                <w:color w:val="ffffff"/>
                <w:sz w:val="22"/>
                <w:szCs w:val="22"/>
              </w:rPr>
            </w:r>
            <w:r>
              <w:rPr>
                <w:b/>
                <w:bCs/>
                <w:color w:val="ffffff"/>
                <w:sz w:val="22"/>
                <w:szCs w:val="22"/>
              </w:rPr>
            </w:r>
          </w:p>
        </w:tc>
        <w:tc>
          <w:tcPr>
            <w:shd w:val="clear" w:color="2e75b6" w:fill="2e75b6"/>
            <w:tcBorders/>
            <w:tcMar>
              <w:left w:w="100" w:type="dxa"/>
              <w:top w:w="60" w:type="dxa"/>
              <w:right w:w="100" w:type="dxa"/>
              <w:bottom w:w="60" w:type="dxa"/>
            </w:tcMar>
          </w:tcPr>
          <w:p w14:paraId="23F28C42">
            <w:pPr>
              <w:pBdr/>
              <w:spacing/>
              <w:ind/>
              <w:rPr>
                <w:b/>
                <w:bCs/>
                <w:color w:val="ffffff"/>
                <w:sz w:val="22"/>
                <w:szCs w:val="22"/>
              </w:rPr>
            </w:pPr>
            <w:r>
              <w:rPr>
                <w:b/>
                <w:bCs/>
                <w:color w:val="ffffff"/>
                <w:sz w:val="22"/>
                <w:szCs w:val="22"/>
              </w:rPr>
            </w:r>
            <w:r>
              <w:rPr>
                <w:b/>
                <w:bCs/>
                <w:color w:val="ffffff"/>
                <w:sz w:val="22"/>
                <w:szCs w:val="22"/>
              </w:rPr>
              <w:t xml:space="preserve">Target Quarter</w:t>
            </w:r>
            <w:r>
              <w:rPr>
                <w:b/>
                <w:bCs/>
                <w:color w:val="ffffff"/>
                <w:sz w:val="22"/>
                <w:szCs w:val="22"/>
              </w:rPr>
            </w:r>
            <w:r>
              <w:rPr>
                <w:b/>
                <w:bCs/>
                <w:color w:val="ffffff"/>
                <w:sz w:val="22"/>
                <w:szCs w:val="22"/>
              </w:rPr>
            </w:r>
          </w:p>
        </w:tc>
      </w:tr>
      <w:tr>
        <w:trPr/>
        <w:tc>
          <w:tcPr>
            <w:shd w:val="clear" w:color="f0f5ff" w:fill="f0f5ff"/>
            <w:tcBorders/>
            <w:tcMar>
              <w:left w:w="100" w:type="dxa"/>
              <w:top w:w="60" w:type="dxa"/>
              <w:right w:w="100" w:type="dxa"/>
              <w:bottom w:w="60" w:type="dxa"/>
            </w:tcMar>
            <w:vMerge w:val="restart"/>
          </w:tcPr>
          <w:p w14:paraId="3046A4C8">
            <w:pPr>
              <w:pBdr/>
              <w:spacing/>
              <w:ind/>
              <w:jc w:val="left"/>
              <w:rPr>
                <w:b w:val="0"/>
                <w:bCs w:val="0"/>
                <w:color w:val="1a2744"/>
                <w:sz w:val="22"/>
                <w:szCs w:val="22"/>
              </w:rPr>
            </w:pPr>
            <w:r>
              <w:rPr>
                <w:b w:val="0"/>
                <w:bCs w:val="0"/>
                <w:color w:val="1a2744"/>
                <w:sz w:val="22"/>
                <w:szCs w:val="22"/>
              </w:rPr>
            </w:r>
            <w:r>
              <w:rPr>
                <w:b w:val="0"/>
                <w:bCs w:val="0"/>
                <w:color w:val="1a2744"/>
                <w:sz w:val="22"/>
                <w:szCs w:val="22"/>
              </w:rPr>
              <w:t xml:space="preserve">15 · Nexus</w:t>
            </w:r>
            <w:r>
              <w:rPr>
                <w:b w:val="0"/>
                <w:bCs w:val="0"/>
                <w:color w:val="1a2744"/>
                <w:sz w:val="22"/>
                <w:szCs w:val="22"/>
              </w:rPr>
            </w:r>
            <w:r>
              <w:rPr>
                <w:b w:val="0"/>
                <w:bCs w:val="0"/>
                <w:color w:val="1a2744"/>
                <w:sz w:val="22"/>
                <w:szCs w:val="22"/>
              </w:rPr>
            </w:r>
          </w:p>
        </w:tc>
        <w:tc>
          <w:tcPr>
            <w:shd w:val="clear" w:color="f0f5ff" w:fill="f0f5ff"/>
            <w:tcBorders/>
            <w:tcMar>
              <w:left w:w="100" w:type="dxa"/>
              <w:top w:w="60" w:type="dxa"/>
              <w:right w:w="100" w:type="dxa"/>
              <w:bottom w:w="60" w:type="dxa"/>
            </w:tcMar>
            <w:vMerge w:val="restart"/>
          </w:tcPr>
          <w:p w14:paraId="749F035B">
            <w:pPr>
              <w:pBdr/>
              <w:spacing/>
              <w:ind/>
              <w:jc w:val="left"/>
              <w:rPr>
                <w:b w:val="0"/>
                <w:bCs w:val="0"/>
                <w:color w:val="1a2744"/>
                <w:sz w:val="22"/>
                <w:szCs w:val="22"/>
              </w:rPr>
            </w:pPr>
            <w:r>
              <w:rPr>
                <w:b w:val="0"/>
                <w:bCs w:val="0"/>
                <w:color w:val="1a2744"/>
                <w:sz w:val="22"/>
                <w:szCs w:val="22"/>
              </w:rPr>
            </w:r>
            <w:r>
              <w:rPr>
                <w:b w:val="0"/>
                <w:bCs w:val="0"/>
                <w:color w:val="1a2744"/>
                <w:sz w:val="22"/>
                <w:szCs w:val="22"/>
              </w:rPr>
              <w:t xml:space="preserve">P0</w:t>
            </w:r>
            <w:r>
              <w:rPr>
                <w:b w:val="0"/>
                <w:bCs w:val="0"/>
                <w:color w:val="1a2744"/>
                <w:sz w:val="22"/>
                <w:szCs w:val="22"/>
              </w:rPr>
            </w:r>
            <w:r>
              <w:rPr>
                <w:b w:val="0"/>
                <w:bCs w:val="0"/>
                <w:color w:val="1a2744"/>
                <w:sz w:val="22"/>
                <w:szCs w:val="22"/>
              </w:rPr>
            </w:r>
          </w:p>
        </w:tc>
        <w:tc>
          <w:tcPr>
            <w:shd w:val="clear" w:color="f0f5ff" w:fill="f0f5ff"/>
            <w:tcBorders/>
            <w:tcMar>
              <w:left w:w="100" w:type="dxa"/>
              <w:top w:w="60" w:type="dxa"/>
              <w:right w:w="100" w:type="dxa"/>
              <w:bottom w:w="60" w:type="dxa"/>
            </w:tcMar>
            <w:vMerge w:val="restart"/>
          </w:tcPr>
          <w:p w14:paraId="741425EB">
            <w:pPr>
              <w:pBdr/>
              <w:spacing/>
              <w:ind/>
              <w:jc w:val="left"/>
              <w:rPr>
                <w:b w:val="0"/>
                <w:bCs w:val="0"/>
                <w:color w:val="1a2744"/>
                <w:sz w:val="22"/>
                <w:szCs w:val="22"/>
              </w:rPr>
            </w:pPr>
            <w:r>
              <w:rPr>
                <w:b w:val="0"/>
                <w:bCs w:val="0"/>
                <w:color w:val="1a2744"/>
                <w:sz w:val="22"/>
                <w:szCs w:val="22"/>
              </w:rPr>
            </w:r>
            <w:r>
              <w:rPr>
                <w:b w:val="0"/>
                <w:bCs w:val="0"/>
                <w:color w:val="1a2744"/>
                <w:sz w:val="22"/>
                <w:szCs w:val="22"/>
              </w:rPr>
              <w:t xml:space="preserve">Advanced Project Tracking &amp; Multi-project Dashboard</w:t>
            </w:r>
            <w:r>
              <w:rPr>
                <w:b w:val="0"/>
                <w:bCs w:val="0"/>
                <w:color w:val="1a2744"/>
                <w:sz w:val="22"/>
                <w:szCs w:val="22"/>
              </w:rPr>
            </w:r>
            <w:r>
              <w:rPr>
                <w:b w:val="0"/>
                <w:bCs w:val="0"/>
                <w:color w:val="1a2744"/>
                <w:sz w:val="22"/>
                <w:szCs w:val="22"/>
              </w:rPr>
            </w:r>
          </w:p>
        </w:tc>
        <w:tc>
          <w:tcPr>
            <w:shd w:val="clear" w:color="f0f5ff" w:fill="f0f5ff"/>
            <w:tcBorders/>
            <w:tcMar>
              <w:left w:w="100" w:type="dxa"/>
              <w:top w:w="60" w:type="dxa"/>
              <w:right w:w="100" w:type="dxa"/>
              <w:bottom w:w="60" w:type="dxa"/>
            </w:tcMar>
            <w:vMerge w:val="restart"/>
          </w:tcPr>
          <w:p w14:paraId="1FE0133E">
            <w:pPr>
              <w:pBdr/>
              <w:spacing/>
              <w:ind/>
              <w:jc w:val="left"/>
              <w:rPr>
                <w:b w:val="0"/>
                <w:bCs w:val="0"/>
                <w:color w:val="1a2744"/>
                <w:sz w:val="22"/>
                <w:szCs w:val="22"/>
              </w:rPr>
            </w:pPr>
            <w:r>
              <w:rPr>
                <w:b w:val="0"/>
                <w:bCs w:val="0"/>
                <w:color w:val="1a2744"/>
                <w:sz w:val="22"/>
                <w:szCs w:val="22"/>
              </w:rPr>
            </w:r>
            <w:r>
              <w:rPr>
                <w:b w:val="0"/>
                <w:bCs w:val="0"/>
                <w:color w:val="1a2744"/>
                <w:sz w:val="22"/>
                <w:szCs w:val="22"/>
              </w:rPr>
              <w:t xml:space="preserve">D1, D2, A1</w:t>
            </w:r>
            <w:r>
              <w:rPr>
                <w:b w:val="0"/>
                <w:bCs w:val="0"/>
                <w:color w:val="1a2744"/>
                <w:sz w:val="22"/>
                <w:szCs w:val="22"/>
              </w:rPr>
            </w:r>
            <w:r>
              <w:rPr>
                <w:b w:val="0"/>
                <w:bCs w:val="0"/>
                <w:color w:val="1a2744"/>
                <w:sz w:val="22"/>
                <w:szCs w:val="22"/>
              </w:rPr>
            </w:r>
          </w:p>
        </w:tc>
        <w:tc>
          <w:tcPr>
            <w:shd w:val="clear" w:color="f0f5ff" w:fill="f0f5ff"/>
            <w:tcBorders/>
            <w:tcMar>
              <w:left w:w="100" w:type="dxa"/>
              <w:top w:w="60" w:type="dxa"/>
              <w:right w:w="100" w:type="dxa"/>
              <w:bottom w:w="60" w:type="dxa"/>
            </w:tcMar>
            <w:vMerge w:val="restart"/>
          </w:tcPr>
          <w:p w14:paraId="326BF3B3">
            <w:pPr>
              <w:pBdr/>
              <w:spacing/>
              <w:ind/>
              <w:jc w:val="left"/>
              <w:rPr>
                <w:b w:val="0"/>
                <w:bCs w:val="0"/>
                <w:color w:val="1a2744"/>
                <w:sz w:val="22"/>
                <w:szCs w:val="22"/>
              </w:rPr>
            </w:pPr>
            <w:r>
              <w:rPr>
                <w:b w:val="0"/>
                <w:bCs w:val="0"/>
                <w:color w:val="1a2744"/>
                <w:sz w:val="22"/>
                <w:szCs w:val="22"/>
              </w:rPr>
            </w:r>
            <w:r>
              <w:rPr>
                <w:b w:val="0"/>
                <w:bCs w:val="0"/>
                <w:color w:val="1a2744"/>
                <w:sz w:val="22"/>
                <w:szCs w:val="22"/>
              </w:rPr>
              <w:t xml:space="preserve">Studio Director</w:t>
            </w:r>
            <w:r>
              <w:rPr>
                <w:b w:val="0"/>
                <w:bCs w:val="0"/>
                <w:color w:val="1a2744"/>
                <w:sz w:val="22"/>
                <w:szCs w:val="22"/>
              </w:rPr>
            </w:r>
            <w:r>
              <w:rPr>
                <w:b w:val="0"/>
                <w:bCs w:val="0"/>
                <w:color w:val="1a2744"/>
                <w:sz w:val="22"/>
                <w:szCs w:val="22"/>
              </w:rPr>
            </w:r>
          </w:p>
        </w:tc>
        <w:tc>
          <w:tcPr>
            <w:shd w:val="clear" w:color="f0f5ff" w:fill="f0f5ff"/>
            <w:tcBorders/>
            <w:tcMar>
              <w:left w:w="100" w:type="dxa"/>
              <w:top w:w="60" w:type="dxa"/>
              <w:right w:w="100" w:type="dxa"/>
              <w:bottom w:w="60" w:type="dxa"/>
            </w:tcMar>
            <w:vMerge w:val="restart"/>
          </w:tcPr>
          <w:p w14:paraId="176A5475">
            <w:pPr>
              <w:pBdr/>
              <w:spacing/>
              <w:ind/>
              <w:jc w:val="left"/>
              <w:rPr>
                <w:b w:val="0"/>
                <w:bCs w:val="0"/>
                <w:color w:val="1a2744"/>
                <w:sz w:val="22"/>
                <w:szCs w:val="22"/>
              </w:rPr>
            </w:pPr>
            <w:r>
              <w:rPr>
                <w:b w:val="0"/>
                <w:bCs w:val="0"/>
                <w:color w:val="1a2744"/>
                <w:sz w:val="22"/>
                <w:szCs w:val="22"/>
              </w:rPr>
            </w:r>
            <w:r>
              <w:rPr>
                <w:b w:val="0"/>
                <w:bCs w:val="0"/>
                <w:color w:val="1a2744"/>
                <w:sz w:val="22"/>
                <w:szCs w:val="22"/>
              </w:rPr>
              <w:t xml:space="preserve">Q3 2026</w:t>
            </w:r>
            <w:r>
              <w:rPr>
                <w:b w:val="0"/>
                <w:bCs w:val="0"/>
                <w:color w:val="1a2744"/>
                <w:sz w:val="22"/>
                <w:szCs w:val="22"/>
              </w:rPr>
            </w:r>
            <w:r>
              <w:rPr>
                <w:b w:val="0"/>
                <w:bCs w:val="0"/>
                <w:color w:val="1a2744"/>
                <w:sz w:val="22"/>
                <w:szCs w:val="22"/>
              </w:rPr>
            </w:r>
          </w:p>
        </w:tc>
      </w:tr>
      <w:tr>
        <w:trPr/>
        <w:tc>
          <w:tcPr>
            <w:shd w:val="clear" w:color="ffffff" w:fill="ffffff"/>
            <w:tcBorders/>
            <w:tcMar>
              <w:left w:w="100" w:type="dxa"/>
              <w:top w:w="60" w:type="dxa"/>
              <w:right w:w="100" w:type="dxa"/>
              <w:bottom w:w="60" w:type="dxa"/>
            </w:tcMar>
            <w:vMerge w:val="restart"/>
          </w:tcPr>
          <w:p w14:paraId="58B21CD4">
            <w:pPr>
              <w:pBdr/>
              <w:spacing/>
              <w:ind/>
              <w:jc w:val="left"/>
              <w:rPr>
                <w:b w:val="0"/>
                <w:bCs w:val="0"/>
                <w:color w:val="1a2744"/>
                <w:sz w:val="22"/>
                <w:szCs w:val="22"/>
              </w:rPr>
            </w:pPr>
            <w:r>
              <w:rPr>
                <w:b w:val="0"/>
                <w:bCs w:val="0"/>
                <w:color w:val="1a2744"/>
                <w:sz w:val="22"/>
                <w:szCs w:val="22"/>
              </w:rPr>
            </w:r>
            <w:r>
              <w:rPr>
                <w:b w:val="0"/>
                <w:bCs w:val="0"/>
                <w:color w:val="1a2744"/>
                <w:sz w:val="22"/>
                <w:szCs w:val="22"/>
              </w:rPr>
              <w:t xml:space="preserve">16 · Compass</w:t>
            </w:r>
            <w:r>
              <w:rPr>
                <w:b w:val="0"/>
                <w:bCs w:val="0"/>
                <w:color w:val="1a2744"/>
                <w:sz w:val="22"/>
                <w:szCs w:val="22"/>
              </w:rPr>
            </w:r>
            <w:r>
              <w:rPr>
                <w:b w:val="0"/>
                <w:bCs w:val="0"/>
                <w:color w:val="1a2744"/>
                <w:sz w:val="22"/>
                <w:szCs w:val="22"/>
              </w:rPr>
            </w:r>
          </w:p>
        </w:tc>
        <w:tc>
          <w:tcPr>
            <w:shd w:val="clear" w:color="ffffff" w:fill="ffffff"/>
            <w:tcBorders/>
            <w:tcMar>
              <w:left w:w="100" w:type="dxa"/>
              <w:top w:w="60" w:type="dxa"/>
              <w:right w:w="100" w:type="dxa"/>
              <w:bottom w:w="60" w:type="dxa"/>
            </w:tcMar>
            <w:vMerge w:val="restart"/>
          </w:tcPr>
          <w:p w14:paraId="6E60B496">
            <w:pPr>
              <w:pBdr/>
              <w:spacing/>
              <w:ind/>
              <w:jc w:val="left"/>
              <w:rPr>
                <w:b w:val="0"/>
                <w:bCs w:val="0"/>
                <w:color w:val="1a2744"/>
                <w:sz w:val="22"/>
                <w:szCs w:val="22"/>
              </w:rPr>
            </w:pPr>
            <w:r>
              <w:rPr>
                <w:b w:val="0"/>
                <w:bCs w:val="0"/>
                <w:color w:val="1a2744"/>
                <w:sz w:val="22"/>
                <w:szCs w:val="22"/>
              </w:rPr>
            </w:r>
            <w:r>
              <w:rPr>
                <w:b w:val="0"/>
                <w:bCs w:val="0"/>
                <w:color w:val="1a2744"/>
                <w:sz w:val="22"/>
                <w:szCs w:val="22"/>
              </w:rPr>
              <w:t xml:space="preserve">P0</w:t>
            </w:r>
            <w:r>
              <w:rPr>
                <w:b w:val="0"/>
                <w:bCs w:val="0"/>
                <w:color w:val="1a2744"/>
                <w:sz w:val="22"/>
                <w:szCs w:val="22"/>
              </w:rPr>
            </w:r>
            <w:r>
              <w:rPr>
                <w:b w:val="0"/>
                <w:bCs w:val="0"/>
                <w:color w:val="1a2744"/>
                <w:sz w:val="22"/>
                <w:szCs w:val="22"/>
              </w:rPr>
            </w:r>
          </w:p>
        </w:tc>
        <w:tc>
          <w:tcPr>
            <w:shd w:val="clear" w:color="ffffff" w:fill="ffffff"/>
            <w:tcBorders/>
            <w:tcMar>
              <w:left w:w="100" w:type="dxa"/>
              <w:top w:w="60" w:type="dxa"/>
              <w:right w:w="100" w:type="dxa"/>
              <w:bottom w:w="60" w:type="dxa"/>
            </w:tcMar>
            <w:vMerge w:val="restart"/>
          </w:tcPr>
          <w:p w14:paraId="402D17ED">
            <w:pPr>
              <w:pBdr/>
              <w:spacing/>
              <w:ind/>
              <w:jc w:val="left"/>
              <w:rPr>
                <w:b w:val="0"/>
                <w:bCs w:val="0"/>
                <w:color w:val="1a2744"/>
                <w:sz w:val="22"/>
                <w:szCs w:val="22"/>
              </w:rPr>
            </w:pPr>
            <w:r>
              <w:rPr>
                <w:b w:val="0"/>
                <w:bCs w:val="0"/>
                <w:color w:val="1a2744"/>
                <w:sz w:val="22"/>
                <w:szCs w:val="22"/>
              </w:rPr>
            </w:r>
            <w:r>
              <w:rPr>
                <w:b w:val="0"/>
                <w:bCs w:val="0"/>
                <w:color w:val="1a2744"/>
                <w:sz w:val="22"/>
                <w:szCs w:val="22"/>
              </w:rPr>
              <w:t xml:space="preserve">Sales Pipeline &amp; Client Journey Analytics</w:t>
            </w:r>
            <w:r>
              <w:rPr>
                <w:b w:val="0"/>
                <w:bCs w:val="0"/>
                <w:color w:val="1a2744"/>
                <w:sz w:val="22"/>
                <w:szCs w:val="22"/>
              </w:rPr>
            </w:r>
            <w:r>
              <w:rPr>
                <w:b w:val="0"/>
                <w:bCs w:val="0"/>
                <w:color w:val="1a2744"/>
                <w:sz w:val="22"/>
                <w:szCs w:val="22"/>
              </w:rPr>
            </w:r>
          </w:p>
        </w:tc>
        <w:tc>
          <w:tcPr>
            <w:shd w:val="clear" w:color="ffffff" w:fill="ffffff"/>
            <w:tcBorders/>
            <w:tcMar>
              <w:left w:w="100" w:type="dxa"/>
              <w:top w:w="60" w:type="dxa"/>
              <w:right w:w="100" w:type="dxa"/>
              <w:bottom w:w="60" w:type="dxa"/>
            </w:tcMar>
            <w:vMerge w:val="restart"/>
          </w:tcPr>
          <w:p w14:paraId="028A9559">
            <w:pPr>
              <w:pBdr/>
              <w:spacing/>
              <w:ind/>
              <w:jc w:val="left"/>
              <w:rPr>
                <w:b w:val="0"/>
                <w:bCs w:val="0"/>
                <w:color w:val="1a2744"/>
                <w:sz w:val="22"/>
                <w:szCs w:val="22"/>
              </w:rPr>
            </w:pPr>
            <w:r>
              <w:rPr>
                <w:b w:val="0"/>
                <w:bCs w:val="0"/>
                <w:color w:val="1a2744"/>
                <w:sz w:val="22"/>
                <w:szCs w:val="22"/>
              </w:rPr>
            </w:r>
            <w:r>
              <w:rPr>
                <w:b w:val="0"/>
                <w:bCs w:val="0"/>
                <w:color w:val="1a2744"/>
                <w:sz w:val="22"/>
                <w:szCs w:val="22"/>
              </w:rPr>
              <w:t xml:space="preserve">H1, H2</w:t>
            </w:r>
            <w:r>
              <w:rPr>
                <w:b w:val="0"/>
                <w:bCs w:val="0"/>
                <w:color w:val="1a2744"/>
                <w:sz w:val="22"/>
                <w:szCs w:val="22"/>
              </w:rPr>
            </w:r>
            <w:r>
              <w:rPr>
                <w:b w:val="0"/>
                <w:bCs w:val="0"/>
                <w:color w:val="1a2744"/>
                <w:sz w:val="22"/>
                <w:szCs w:val="22"/>
              </w:rPr>
            </w:r>
          </w:p>
        </w:tc>
        <w:tc>
          <w:tcPr>
            <w:shd w:val="clear" w:color="ffffff" w:fill="ffffff"/>
            <w:tcBorders/>
            <w:tcMar>
              <w:left w:w="100" w:type="dxa"/>
              <w:top w:w="60" w:type="dxa"/>
              <w:right w:w="100" w:type="dxa"/>
              <w:bottom w:w="60" w:type="dxa"/>
            </w:tcMar>
            <w:vMerge w:val="restart"/>
          </w:tcPr>
          <w:p w14:paraId="7477C56D">
            <w:pPr>
              <w:pBdr/>
              <w:spacing/>
              <w:ind/>
              <w:jc w:val="left"/>
              <w:rPr>
                <w:b w:val="0"/>
                <w:bCs w:val="0"/>
                <w:color w:val="1a2744"/>
                <w:sz w:val="22"/>
                <w:szCs w:val="22"/>
              </w:rPr>
            </w:pPr>
            <w:r>
              <w:rPr>
                <w:b w:val="0"/>
                <w:bCs w:val="0"/>
                <w:color w:val="1a2744"/>
                <w:sz w:val="22"/>
                <w:szCs w:val="22"/>
              </w:rPr>
            </w:r>
            <w:r>
              <w:rPr>
                <w:b w:val="0"/>
                <w:bCs w:val="0"/>
                <w:color w:val="1a2744"/>
                <w:sz w:val="22"/>
                <w:szCs w:val="22"/>
              </w:rPr>
              <w:t xml:space="preserve">Sales Manager</w:t>
            </w:r>
            <w:r>
              <w:rPr>
                <w:b w:val="0"/>
                <w:bCs w:val="0"/>
                <w:color w:val="1a2744"/>
                <w:sz w:val="22"/>
                <w:szCs w:val="22"/>
              </w:rPr>
            </w:r>
            <w:r>
              <w:rPr>
                <w:b w:val="0"/>
                <w:bCs w:val="0"/>
                <w:color w:val="1a2744"/>
                <w:sz w:val="22"/>
                <w:szCs w:val="22"/>
              </w:rPr>
            </w:r>
          </w:p>
        </w:tc>
        <w:tc>
          <w:tcPr>
            <w:shd w:val="clear" w:color="ffffff" w:fill="ffffff"/>
            <w:tcBorders/>
            <w:tcMar>
              <w:left w:w="100" w:type="dxa"/>
              <w:top w:w="60" w:type="dxa"/>
              <w:right w:w="100" w:type="dxa"/>
              <w:bottom w:w="60" w:type="dxa"/>
            </w:tcMar>
            <w:vMerge w:val="restart"/>
          </w:tcPr>
          <w:p w14:paraId="205581AD">
            <w:pPr>
              <w:pBdr/>
              <w:spacing/>
              <w:ind/>
              <w:jc w:val="left"/>
              <w:rPr>
                <w:b w:val="0"/>
                <w:bCs w:val="0"/>
                <w:color w:val="1a2744"/>
                <w:sz w:val="22"/>
                <w:szCs w:val="22"/>
              </w:rPr>
            </w:pPr>
            <w:r>
              <w:rPr>
                <w:b w:val="0"/>
                <w:bCs w:val="0"/>
                <w:color w:val="1a2744"/>
                <w:sz w:val="22"/>
                <w:szCs w:val="22"/>
              </w:rPr>
            </w:r>
            <w:r>
              <w:rPr>
                <w:b w:val="0"/>
                <w:bCs w:val="0"/>
                <w:color w:val="1a2744"/>
                <w:sz w:val="22"/>
                <w:szCs w:val="22"/>
              </w:rPr>
              <w:t xml:space="preserve">Q3 2026</w:t>
            </w:r>
            <w:r>
              <w:rPr>
                <w:b w:val="0"/>
                <w:bCs w:val="0"/>
                <w:color w:val="1a2744"/>
                <w:sz w:val="22"/>
                <w:szCs w:val="22"/>
              </w:rPr>
            </w:r>
            <w:r>
              <w:rPr>
                <w:b w:val="0"/>
                <w:bCs w:val="0"/>
                <w:color w:val="1a2744"/>
                <w:sz w:val="22"/>
                <w:szCs w:val="22"/>
              </w:rPr>
            </w:r>
          </w:p>
        </w:tc>
      </w:tr>
      <w:tr>
        <w:trPr/>
        <w:tc>
          <w:tcPr>
            <w:shd w:val="clear" w:color="f0f5ff" w:fill="f0f5ff"/>
            <w:tcBorders/>
            <w:tcMar>
              <w:left w:w="100" w:type="dxa"/>
              <w:top w:w="60" w:type="dxa"/>
              <w:right w:w="100" w:type="dxa"/>
              <w:bottom w:w="60" w:type="dxa"/>
            </w:tcMar>
            <w:vMerge w:val="restart"/>
          </w:tcPr>
          <w:p w14:paraId="66ECD3FE">
            <w:pPr>
              <w:pBdr/>
              <w:spacing/>
              <w:ind/>
              <w:jc w:val="left"/>
              <w:rPr>
                <w:b w:val="0"/>
                <w:bCs w:val="0"/>
                <w:color w:val="1a2744"/>
                <w:sz w:val="22"/>
                <w:szCs w:val="22"/>
              </w:rPr>
            </w:pPr>
            <w:r>
              <w:rPr>
                <w:b w:val="0"/>
                <w:bCs w:val="0"/>
                <w:color w:val="1a2744"/>
                <w:sz w:val="22"/>
                <w:szCs w:val="22"/>
              </w:rPr>
            </w:r>
            <w:r>
              <w:rPr>
                <w:b w:val="0"/>
                <w:bCs w:val="0"/>
                <w:color w:val="1a2744"/>
                <w:sz w:val="22"/>
                <w:szCs w:val="22"/>
              </w:rPr>
              <w:t xml:space="preserve">17 · Scout</w:t>
            </w:r>
            <w:r>
              <w:rPr>
                <w:b w:val="0"/>
                <w:bCs w:val="0"/>
                <w:color w:val="1a2744"/>
                <w:sz w:val="22"/>
                <w:szCs w:val="22"/>
              </w:rPr>
            </w:r>
            <w:r>
              <w:rPr>
                <w:b w:val="0"/>
                <w:bCs w:val="0"/>
                <w:color w:val="1a2744"/>
                <w:sz w:val="22"/>
                <w:szCs w:val="22"/>
              </w:rPr>
            </w:r>
          </w:p>
        </w:tc>
        <w:tc>
          <w:tcPr>
            <w:shd w:val="clear" w:color="f0f5ff" w:fill="f0f5ff"/>
            <w:tcBorders/>
            <w:tcMar>
              <w:left w:w="100" w:type="dxa"/>
              <w:top w:w="60" w:type="dxa"/>
              <w:right w:w="100" w:type="dxa"/>
              <w:bottom w:w="60" w:type="dxa"/>
            </w:tcMar>
            <w:vMerge w:val="restart"/>
          </w:tcPr>
          <w:p w14:paraId="74B2AAB9">
            <w:pPr>
              <w:pBdr/>
              <w:spacing/>
              <w:ind/>
              <w:jc w:val="left"/>
              <w:rPr>
                <w:b w:val="0"/>
                <w:bCs w:val="0"/>
                <w:color w:val="1a2744"/>
                <w:sz w:val="22"/>
                <w:szCs w:val="22"/>
              </w:rPr>
            </w:pPr>
            <w:r>
              <w:rPr>
                <w:b w:val="0"/>
                <w:bCs w:val="0"/>
                <w:color w:val="1a2744"/>
                <w:sz w:val="22"/>
                <w:szCs w:val="22"/>
              </w:rPr>
            </w:r>
            <w:r>
              <w:rPr>
                <w:b w:val="0"/>
                <w:bCs w:val="0"/>
                <w:color w:val="1a2744"/>
                <w:sz w:val="22"/>
                <w:szCs w:val="22"/>
              </w:rPr>
              <w:t xml:space="preserve">P1</w:t>
            </w:r>
            <w:r>
              <w:rPr>
                <w:b w:val="0"/>
                <w:bCs w:val="0"/>
                <w:color w:val="1a2744"/>
                <w:sz w:val="22"/>
                <w:szCs w:val="22"/>
              </w:rPr>
            </w:r>
            <w:r>
              <w:rPr>
                <w:b w:val="0"/>
                <w:bCs w:val="0"/>
                <w:color w:val="1a2744"/>
                <w:sz w:val="22"/>
                <w:szCs w:val="22"/>
              </w:rPr>
            </w:r>
          </w:p>
        </w:tc>
        <w:tc>
          <w:tcPr>
            <w:shd w:val="clear" w:color="f0f5ff" w:fill="f0f5ff"/>
            <w:tcBorders/>
            <w:tcMar>
              <w:left w:w="100" w:type="dxa"/>
              <w:top w:w="60" w:type="dxa"/>
              <w:right w:w="100" w:type="dxa"/>
              <w:bottom w:w="60" w:type="dxa"/>
            </w:tcMar>
            <w:vMerge w:val="restart"/>
          </w:tcPr>
          <w:p w14:paraId="20BCDE65">
            <w:pPr>
              <w:pBdr/>
              <w:spacing/>
              <w:ind/>
              <w:jc w:val="left"/>
              <w:rPr>
                <w:b w:val="0"/>
                <w:bCs w:val="0"/>
                <w:color w:val="1a2744"/>
                <w:sz w:val="22"/>
                <w:szCs w:val="22"/>
              </w:rPr>
            </w:pPr>
            <w:r>
              <w:rPr>
                <w:b w:val="0"/>
                <w:bCs w:val="0"/>
                <w:color w:val="1a2744"/>
                <w:sz w:val="22"/>
                <w:szCs w:val="22"/>
              </w:rPr>
            </w:r>
            <w:r>
              <w:rPr>
                <w:b w:val="0"/>
                <w:bCs w:val="0"/>
                <w:color w:val="1a2744"/>
                <w:sz w:val="22"/>
                <w:szCs w:val="22"/>
              </w:rPr>
              <w:t xml:space="preserve">Marketing Intelligence &amp; Content Performance</w:t>
            </w:r>
            <w:r>
              <w:rPr>
                <w:b w:val="0"/>
                <w:bCs w:val="0"/>
                <w:color w:val="1a2744"/>
                <w:sz w:val="22"/>
                <w:szCs w:val="22"/>
              </w:rPr>
            </w:r>
            <w:r>
              <w:rPr>
                <w:b w:val="0"/>
                <w:bCs w:val="0"/>
                <w:color w:val="1a2744"/>
                <w:sz w:val="22"/>
                <w:szCs w:val="22"/>
              </w:rPr>
            </w:r>
          </w:p>
        </w:tc>
        <w:tc>
          <w:tcPr>
            <w:shd w:val="clear" w:color="f0f5ff" w:fill="f0f5ff"/>
            <w:tcBorders/>
            <w:tcMar>
              <w:left w:w="100" w:type="dxa"/>
              <w:top w:w="60" w:type="dxa"/>
              <w:right w:w="100" w:type="dxa"/>
              <w:bottom w:w="60" w:type="dxa"/>
            </w:tcMar>
            <w:vMerge w:val="restart"/>
          </w:tcPr>
          <w:p w14:paraId="6F79D776">
            <w:pPr>
              <w:pBdr/>
              <w:spacing/>
              <w:ind/>
              <w:jc w:val="left"/>
              <w:rPr>
                <w:b w:val="0"/>
                <w:bCs w:val="0"/>
                <w:color w:val="1a2744"/>
                <w:sz w:val="22"/>
                <w:szCs w:val="22"/>
              </w:rPr>
            </w:pPr>
            <w:r>
              <w:rPr>
                <w:b w:val="0"/>
                <w:bCs w:val="0"/>
                <w:color w:val="1a2744"/>
                <w:sz w:val="22"/>
                <w:szCs w:val="22"/>
              </w:rPr>
            </w:r>
            <w:r>
              <w:rPr>
                <w:b w:val="0"/>
                <w:bCs w:val="0"/>
                <w:color w:val="1a2744"/>
                <w:sz w:val="22"/>
                <w:szCs w:val="22"/>
              </w:rPr>
              <w:t xml:space="preserve">H1, H3</w:t>
            </w:r>
            <w:r>
              <w:rPr>
                <w:b w:val="0"/>
                <w:bCs w:val="0"/>
                <w:color w:val="1a2744"/>
                <w:sz w:val="22"/>
                <w:szCs w:val="22"/>
              </w:rPr>
            </w:r>
            <w:r>
              <w:rPr>
                <w:b w:val="0"/>
                <w:bCs w:val="0"/>
                <w:color w:val="1a2744"/>
                <w:sz w:val="22"/>
                <w:szCs w:val="22"/>
              </w:rPr>
            </w:r>
          </w:p>
        </w:tc>
        <w:tc>
          <w:tcPr>
            <w:shd w:val="clear" w:color="f0f5ff" w:fill="f0f5ff"/>
            <w:tcBorders/>
            <w:tcMar>
              <w:left w:w="100" w:type="dxa"/>
              <w:top w:w="60" w:type="dxa"/>
              <w:right w:w="100" w:type="dxa"/>
              <w:bottom w:w="60" w:type="dxa"/>
            </w:tcMar>
            <w:vMerge w:val="restart"/>
          </w:tcPr>
          <w:p w14:paraId="4F458101">
            <w:pPr>
              <w:pBdr/>
              <w:spacing/>
              <w:ind/>
              <w:jc w:val="left"/>
              <w:rPr>
                <w:b w:val="0"/>
                <w:bCs w:val="0"/>
                <w:color w:val="1a2744"/>
                <w:sz w:val="22"/>
                <w:szCs w:val="22"/>
              </w:rPr>
            </w:pPr>
            <w:r>
              <w:rPr>
                <w:b w:val="0"/>
                <w:bCs w:val="0"/>
                <w:color w:val="1a2744"/>
                <w:sz w:val="22"/>
                <w:szCs w:val="22"/>
              </w:rPr>
            </w:r>
            <w:r>
              <w:rPr>
                <w:b w:val="0"/>
                <w:bCs w:val="0"/>
                <w:color w:val="1a2744"/>
                <w:sz w:val="22"/>
                <w:szCs w:val="22"/>
              </w:rPr>
              <w:t xml:space="preserve">Marketing Manager</w:t>
            </w:r>
            <w:r>
              <w:rPr>
                <w:b w:val="0"/>
                <w:bCs w:val="0"/>
                <w:color w:val="1a2744"/>
                <w:sz w:val="22"/>
                <w:szCs w:val="22"/>
              </w:rPr>
            </w:r>
            <w:r>
              <w:rPr>
                <w:b w:val="0"/>
                <w:bCs w:val="0"/>
                <w:color w:val="1a2744"/>
                <w:sz w:val="22"/>
                <w:szCs w:val="22"/>
              </w:rPr>
            </w:r>
          </w:p>
        </w:tc>
        <w:tc>
          <w:tcPr>
            <w:shd w:val="clear" w:color="f0f5ff" w:fill="f0f5ff"/>
            <w:tcBorders/>
            <w:tcMar>
              <w:left w:w="100" w:type="dxa"/>
              <w:top w:w="60" w:type="dxa"/>
              <w:right w:w="100" w:type="dxa"/>
              <w:bottom w:w="60" w:type="dxa"/>
            </w:tcMar>
            <w:vMerge w:val="restart"/>
          </w:tcPr>
          <w:p w14:paraId="7DA88EBB">
            <w:pPr>
              <w:pBdr/>
              <w:spacing/>
              <w:ind/>
              <w:jc w:val="left"/>
              <w:rPr>
                <w:b w:val="0"/>
                <w:bCs w:val="0"/>
                <w:color w:val="1a2744"/>
                <w:sz w:val="22"/>
                <w:szCs w:val="22"/>
              </w:rPr>
            </w:pPr>
            <w:r>
              <w:rPr>
                <w:b w:val="0"/>
                <w:bCs w:val="0"/>
                <w:color w:val="1a2744"/>
                <w:sz w:val="22"/>
                <w:szCs w:val="22"/>
              </w:rPr>
            </w:r>
            <w:r>
              <w:rPr>
                <w:b w:val="0"/>
                <w:bCs w:val="0"/>
                <w:color w:val="1a2744"/>
                <w:sz w:val="22"/>
                <w:szCs w:val="22"/>
              </w:rPr>
              <w:t xml:space="preserve">Q4 2026</w:t>
            </w:r>
            <w:r>
              <w:rPr>
                <w:b w:val="0"/>
                <w:bCs w:val="0"/>
                <w:color w:val="1a2744"/>
                <w:sz w:val="22"/>
                <w:szCs w:val="22"/>
              </w:rPr>
            </w:r>
            <w:r>
              <w:rPr>
                <w:b w:val="0"/>
                <w:bCs w:val="0"/>
                <w:color w:val="1a2744"/>
                <w:sz w:val="22"/>
                <w:szCs w:val="22"/>
              </w:rPr>
            </w:r>
          </w:p>
        </w:tc>
      </w:tr>
      <w:tr>
        <w:trPr/>
        <w:tc>
          <w:tcPr>
            <w:shd w:val="clear" w:color="ffffff" w:fill="ffffff"/>
            <w:tcBorders/>
            <w:tcMar>
              <w:left w:w="100" w:type="dxa"/>
              <w:top w:w="60" w:type="dxa"/>
              <w:right w:w="100" w:type="dxa"/>
              <w:bottom w:w="60" w:type="dxa"/>
            </w:tcMar>
            <w:vMerge w:val="restart"/>
          </w:tcPr>
          <w:p w14:paraId="00EBD708">
            <w:pPr>
              <w:pBdr/>
              <w:spacing/>
              <w:ind/>
              <w:jc w:val="left"/>
              <w:rPr>
                <w:b w:val="0"/>
                <w:bCs w:val="0"/>
                <w:color w:val="1a2744"/>
                <w:sz w:val="22"/>
                <w:szCs w:val="22"/>
              </w:rPr>
            </w:pPr>
            <w:r>
              <w:rPr>
                <w:b w:val="0"/>
                <w:bCs w:val="0"/>
                <w:color w:val="1a2744"/>
                <w:sz w:val="22"/>
                <w:szCs w:val="22"/>
              </w:rPr>
            </w:r>
            <w:r>
              <w:rPr>
                <w:b w:val="0"/>
                <w:bCs w:val="0"/>
                <w:color w:val="1a2744"/>
                <w:sz w:val="22"/>
                <w:szCs w:val="22"/>
              </w:rPr>
              <w:t xml:space="preserve">18 · Guardian</w:t>
            </w:r>
            <w:r>
              <w:rPr>
                <w:b w:val="0"/>
                <w:bCs w:val="0"/>
                <w:color w:val="1a2744"/>
                <w:sz w:val="22"/>
                <w:szCs w:val="22"/>
              </w:rPr>
            </w:r>
            <w:r>
              <w:rPr>
                <w:b w:val="0"/>
                <w:bCs w:val="0"/>
                <w:color w:val="1a2744"/>
                <w:sz w:val="22"/>
                <w:szCs w:val="22"/>
              </w:rPr>
            </w:r>
          </w:p>
        </w:tc>
        <w:tc>
          <w:tcPr>
            <w:shd w:val="clear" w:color="ffffff" w:fill="ffffff"/>
            <w:tcBorders/>
            <w:tcMar>
              <w:left w:w="100" w:type="dxa"/>
              <w:top w:w="60" w:type="dxa"/>
              <w:right w:w="100" w:type="dxa"/>
              <w:bottom w:w="60" w:type="dxa"/>
            </w:tcMar>
            <w:vMerge w:val="restart"/>
          </w:tcPr>
          <w:p w14:paraId="364B65B4">
            <w:pPr>
              <w:pBdr/>
              <w:spacing/>
              <w:ind/>
              <w:jc w:val="left"/>
              <w:rPr>
                <w:b w:val="0"/>
                <w:bCs w:val="0"/>
                <w:color w:val="1a2744"/>
                <w:sz w:val="22"/>
                <w:szCs w:val="22"/>
              </w:rPr>
            </w:pPr>
            <w:r>
              <w:rPr>
                <w:b w:val="0"/>
                <w:bCs w:val="0"/>
                <w:color w:val="1a2744"/>
                <w:sz w:val="22"/>
                <w:szCs w:val="22"/>
              </w:rPr>
            </w:r>
            <w:r>
              <w:rPr>
                <w:b w:val="0"/>
                <w:bCs w:val="0"/>
                <w:color w:val="1a2744"/>
                <w:sz w:val="22"/>
                <w:szCs w:val="22"/>
              </w:rPr>
              <w:t xml:space="preserve">P1</w:t>
            </w:r>
            <w:r>
              <w:rPr>
                <w:b w:val="0"/>
                <w:bCs w:val="0"/>
                <w:color w:val="1a2744"/>
                <w:sz w:val="22"/>
                <w:szCs w:val="22"/>
              </w:rPr>
            </w:r>
            <w:r>
              <w:rPr>
                <w:b w:val="0"/>
                <w:bCs w:val="0"/>
                <w:color w:val="1a2744"/>
                <w:sz w:val="22"/>
                <w:szCs w:val="22"/>
              </w:rPr>
            </w:r>
          </w:p>
        </w:tc>
        <w:tc>
          <w:tcPr>
            <w:shd w:val="clear" w:color="ffffff" w:fill="ffffff"/>
            <w:tcBorders/>
            <w:tcMar>
              <w:left w:w="100" w:type="dxa"/>
              <w:top w:w="60" w:type="dxa"/>
              <w:right w:w="100" w:type="dxa"/>
              <w:bottom w:w="60" w:type="dxa"/>
            </w:tcMar>
            <w:vMerge w:val="restart"/>
          </w:tcPr>
          <w:p w14:paraId="0603E961">
            <w:pPr>
              <w:pBdr/>
              <w:spacing/>
              <w:ind/>
              <w:jc w:val="left"/>
              <w:rPr>
                <w:b w:val="0"/>
                <w:bCs w:val="0"/>
                <w:color w:val="1a2744"/>
                <w:sz w:val="22"/>
                <w:szCs w:val="22"/>
              </w:rPr>
            </w:pPr>
            <w:r>
              <w:rPr>
                <w:b w:val="0"/>
                <w:bCs w:val="0"/>
                <w:color w:val="1a2744"/>
                <w:sz w:val="22"/>
                <w:szCs w:val="22"/>
              </w:rPr>
            </w:r>
            <w:r>
              <w:rPr>
                <w:b w:val="0"/>
                <w:bCs w:val="0"/>
                <w:color w:val="1a2744"/>
                <w:sz w:val="22"/>
                <w:szCs w:val="22"/>
              </w:rPr>
              <w:t xml:space="preserve">QA Audit Automation &amp; Compliance Tracking</w:t>
            </w:r>
            <w:r>
              <w:rPr>
                <w:b w:val="0"/>
                <w:bCs w:val="0"/>
                <w:color w:val="1a2744"/>
                <w:sz w:val="22"/>
                <w:szCs w:val="22"/>
              </w:rPr>
            </w:r>
            <w:r>
              <w:rPr>
                <w:b w:val="0"/>
                <w:bCs w:val="0"/>
                <w:color w:val="1a2744"/>
                <w:sz w:val="22"/>
                <w:szCs w:val="22"/>
              </w:rPr>
            </w:r>
          </w:p>
        </w:tc>
        <w:tc>
          <w:tcPr>
            <w:shd w:val="clear" w:color="ffffff" w:fill="ffffff"/>
            <w:tcBorders/>
            <w:tcMar>
              <w:left w:w="100" w:type="dxa"/>
              <w:top w:w="60" w:type="dxa"/>
              <w:right w:w="100" w:type="dxa"/>
              <w:bottom w:w="60" w:type="dxa"/>
            </w:tcMar>
            <w:vMerge w:val="restart"/>
          </w:tcPr>
          <w:p w14:paraId="7E7F129C">
            <w:pPr>
              <w:pBdr/>
              <w:spacing/>
              <w:ind/>
              <w:jc w:val="left"/>
              <w:rPr>
                <w:b w:val="0"/>
                <w:bCs w:val="0"/>
                <w:color w:val="1a2744"/>
                <w:sz w:val="22"/>
                <w:szCs w:val="22"/>
              </w:rPr>
            </w:pPr>
            <w:r>
              <w:rPr>
                <w:b w:val="0"/>
                <w:bCs w:val="0"/>
                <w:color w:val="1a2744"/>
                <w:sz w:val="22"/>
                <w:szCs w:val="22"/>
              </w:rPr>
            </w:r>
            <w:r>
              <w:rPr>
                <w:b w:val="0"/>
                <w:bCs w:val="0"/>
                <w:color w:val="1a2744"/>
                <w:sz w:val="22"/>
                <w:szCs w:val="22"/>
              </w:rPr>
              <w:t xml:space="preserve">E5</w:t>
            </w:r>
            <w:r>
              <w:rPr>
                <w:b w:val="0"/>
                <w:bCs w:val="0"/>
                <w:color w:val="1a2744"/>
                <w:sz w:val="22"/>
                <w:szCs w:val="22"/>
              </w:rPr>
            </w:r>
            <w:r>
              <w:rPr>
                <w:b w:val="0"/>
                <w:bCs w:val="0"/>
                <w:color w:val="1a2744"/>
                <w:sz w:val="22"/>
                <w:szCs w:val="22"/>
              </w:rPr>
            </w:r>
          </w:p>
        </w:tc>
        <w:tc>
          <w:tcPr>
            <w:shd w:val="clear" w:color="ffffff" w:fill="ffffff"/>
            <w:tcBorders/>
            <w:tcMar>
              <w:left w:w="100" w:type="dxa"/>
              <w:top w:w="60" w:type="dxa"/>
              <w:right w:w="100" w:type="dxa"/>
              <w:bottom w:w="60" w:type="dxa"/>
            </w:tcMar>
            <w:vMerge w:val="restart"/>
          </w:tcPr>
          <w:p w14:paraId="5757D45E">
            <w:pPr>
              <w:pBdr/>
              <w:spacing/>
              <w:ind/>
              <w:jc w:val="left"/>
              <w:rPr>
                <w:b w:val="0"/>
                <w:bCs w:val="0"/>
                <w:color w:val="1a2744"/>
                <w:sz w:val="22"/>
                <w:szCs w:val="22"/>
              </w:rPr>
            </w:pPr>
            <w:r>
              <w:rPr>
                <w:b w:val="0"/>
                <w:bCs w:val="0"/>
                <w:color w:val="1a2744"/>
                <w:sz w:val="22"/>
                <w:szCs w:val="22"/>
              </w:rPr>
            </w:r>
            <w:r>
              <w:rPr>
                <w:b w:val="0"/>
                <w:bCs w:val="0"/>
                <w:color w:val="1a2744"/>
                <w:sz w:val="22"/>
                <w:szCs w:val="22"/>
              </w:rPr>
              <w:t xml:space="preserve">QA Manager</w:t>
            </w:r>
            <w:r>
              <w:rPr>
                <w:b w:val="0"/>
                <w:bCs w:val="0"/>
                <w:color w:val="1a2744"/>
                <w:sz w:val="22"/>
                <w:szCs w:val="22"/>
              </w:rPr>
            </w:r>
            <w:r>
              <w:rPr>
                <w:b w:val="0"/>
                <w:bCs w:val="0"/>
                <w:color w:val="1a2744"/>
                <w:sz w:val="22"/>
                <w:szCs w:val="22"/>
              </w:rPr>
            </w:r>
          </w:p>
        </w:tc>
        <w:tc>
          <w:tcPr>
            <w:shd w:val="clear" w:color="ffffff" w:fill="ffffff"/>
            <w:tcBorders/>
            <w:tcMar>
              <w:left w:w="100" w:type="dxa"/>
              <w:top w:w="60" w:type="dxa"/>
              <w:right w:w="100" w:type="dxa"/>
              <w:bottom w:w="60" w:type="dxa"/>
            </w:tcMar>
            <w:vMerge w:val="restart"/>
          </w:tcPr>
          <w:p w14:paraId="4EE2E5CF">
            <w:pPr>
              <w:pBdr/>
              <w:spacing/>
              <w:ind/>
              <w:jc w:val="left"/>
              <w:rPr>
                <w:b w:val="0"/>
                <w:bCs w:val="0"/>
                <w:color w:val="1a2744"/>
                <w:sz w:val="22"/>
                <w:szCs w:val="22"/>
              </w:rPr>
            </w:pPr>
            <w:r>
              <w:rPr>
                <w:b w:val="0"/>
                <w:bCs w:val="0"/>
                <w:color w:val="1a2744"/>
                <w:sz w:val="22"/>
                <w:szCs w:val="22"/>
              </w:rPr>
            </w:r>
            <w:r>
              <w:rPr>
                <w:b w:val="0"/>
                <w:bCs w:val="0"/>
                <w:color w:val="1a2744"/>
                <w:sz w:val="22"/>
                <w:szCs w:val="22"/>
              </w:rPr>
              <w:t xml:space="preserve">Q4 2026</w:t>
            </w:r>
            <w:r>
              <w:rPr>
                <w:b w:val="0"/>
                <w:bCs w:val="0"/>
                <w:color w:val="1a2744"/>
                <w:sz w:val="22"/>
                <w:szCs w:val="22"/>
              </w:rPr>
            </w:r>
            <w:r>
              <w:rPr>
                <w:b w:val="0"/>
                <w:bCs w:val="0"/>
                <w:color w:val="1a2744"/>
                <w:sz w:val="22"/>
                <w:szCs w:val="22"/>
              </w:rPr>
            </w:r>
          </w:p>
        </w:tc>
      </w:tr>
      <w:tr>
        <w:trPr/>
        <w:tc>
          <w:tcPr>
            <w:shd w:val="clear" w:color="f0f5ff" w:fill="f0f5ff"/>
            <w:tcBorders/>
            <w:tcMar>
              <w:left w:w="100" w:type="dxa"/>
              <w:top w:w="60" w:type="dxa"/>
              <w:right w:w="100" w:type="dxa"/>
              <w:bottom w:w="60" w:type="dxa"/>
            </w:tcMar>
            <w:vMerge w:val="restart"/>
          </w:tcPr>
          <w:p w14:paraId="1DD05D58">
            <w:pPr>
              <w:pBdr/>
              <w:spacing/>
              <w:ind/>
              <w:jc w:val="left"/>
              <w:rPr>
                <w:b w:val="0"/>
                <w:bCs w:val="0"/>
                <w:color w:val="1a2744"/>
                <w:sz w:val="22"/>
                <w:szCs w:val="22"/>
              </w:rPr>
            </w:pPr>
            <w:r>
              <w:rPr>
                <w:b w:val="0"/>
                <w:bCs w:val="0"/>
                <w:color w:val="1a2744"/>
                <w:sz w:val="22"/>
                <w:szCs w:val="22"/>
              </w:rPr>
            </w:r>
            <w:r>
              <w:rPr>
                <w:b w:val="0"/>
                <w:bCs w:val="0"/>
                <w:color w:val="1a2744"/>
                <w:sz w:val="22"/>
                <w:szCs w:val="22"/>
              </w:rPr>
              <w:t xml:space="preserve">19 · Talent</w:t>
            </w:r>
            <w:r>
              <w:rPr>
                <w:b w:val="0"/>
                <w:bCs w:val="0"/>
                <w:color w:val="1a2744"/>
                <w:sz w:val="22"/>
                <w:szCs w:val="22"/>
              </w:rPr>
            </w:r>
            <w:r>
              <w:rPr>
                <w:b w:val="0"/>
                <w:bCs w:val="0"/>
                <w:color w:val="1a2744"/>
                <w:sz w:val="22"/>
                <w:szCs w:val="22"/>
              </w:rPr>
            </w:r>
          </w:p>
        </w:tc>
        <w:tc>
          <w:tcPr>
            <w:shd w:val="clear" w:color="f0f5ff" w:fill="f0f5ff"/>
            <w:tcBorders/>
            <w:tcMar>
              <w:left w:w="100" w:type="dxa"/>
              <w:top w:w="60" w:type="dxa"/>
              <w:right w:w="100" w:type="dxa"/>
              <w:bottom w:w="60" w:type="dxa"/>
            </w:tcMar>
            <w:vMerge w:val="restart"/>
          </w:tcPr>
          <w:p w14:paraId="06CF8F73">
            <w:pPr>
              <w:pBdr/>
              <w:spacing/>
              <w:ind/>
              <w:jc w:val="left"/>
              <w:rPr>
                <w:b w:val="0"/>
                <w:bCs w:val="0"/>
                <w:color w:val="1a2744"/>
                <w:sz w:val="22"/>
                <w:szCs w:val="22"/>
              </w:rPr>
            </w:pPr>
            <w:r>
              <w:rPr>
                <w:b w:val="0"/>
                <w:bCs w:val="0"/>
                <w:color w:val="1a2744"/>
                <w:sz w:val="22"/>
                <w:szCs w:val="22"/>
              </w:rPr>
            </w:r>
            <w:r>
              <w:rPr>
                <w:b w:val="0"/>
                <w:bCs w:val="0"/>
                <w:color w:val="1a2744"/>
                <w:sz w:val="22"/>
                <w:szCs w:val="22"/>
              </w:rPr>
              <w:t xml:space="preserve">P2</w:t>
            </w:r>
            <w:r>
              <w:rPr>
                <w:b w:val="0"/>
                <w:bCs w:val="0"/>
                <w:color w:val="1a2744"/>
                <w:sz w:val="22"/>
                <w:szCs w:val="22"/>
              </w:rPr>
            </w:r>
            <w:r>
              <w:rPr>
                <w:b w:val="0"/>
                <w:bCs w:val="0"/>
                <w:color w:val="1a2744"/>
                <w:sz w:val="22"/>
                <w:szCs w:val="22"/>
              </w:rPr>
            </w:r>
          </w:p>
        </w:tc>
        <w:tc>
          <w:tcPr>
            <w:shd w:val="clear" w:color="f0f5ff" w:fill="f0f5ff"/>
            <w:tcBorders/>
            <w:tcMar>
              <w:left w:w="100" w:type="dxa"/>
              <w:top w:w="60" w:type="dxa"/>
              <w:right w:w="100" w:type="dxa"/>
              <w:bottom w:w="60" w:type="dxa"/>
            </w:tcMar>
            <w:vMerge w:val="restart"/>
          </w:tcPr>
          <w:p w14:paraId="0DB3922D">
            <w:pPr>
              <w:pBdr/>
              <w:spacing/>
              <w:ind/>
              <w:jc w:val="left"/>
              <w:rPr>
                <w:b w:val="0"/>
                <w:bCs w:val="0"/>
                <w:color w:val="1a2744"/>
                <w:sz w:val="22"/>
                <w:szCs w:val="22"/>
              </w:rPr>
            </w:pPr>
            <w:r>
              <w:rPr>
                <w:b w:val="0"/>
                <w:bCs w:val="0"/>
                <w:color w:val="1a2744"/>
                <w:sz w:val="22"/>
                <w:szCs w:val="22"/>
              </w:rPr>
            </w:r>
            <w:r>
              <w:rPr>
                <w:b w:val="0"/>
                <w:bCs w:val="0"/>
                <w:color w:val="1a2744"/>
                <w:sz w:val="22"/>
                <w:szCs w:val="22"/>
              </w:rPr>
              <w:t xml:space="preserve">HR Analytics &amp; Workforce Planning</w:t>
            </w:r>
            <w:r>
              <w:rPr>
                <w:b w:val="0"/>
                <w:bCs w:val="0"/>
                <w:color w:val="1a2744"/>
                <w:sz w:val="22"/>
                <w:szCs w:val="22"/>
              </w:rPr>
            </w:r>
            <w:r>
              <w:rPr>
                <w:b w:val="0"/>
                <w:bCs w:val="0"/>
                <w:color w:val="1a2744"/>
                <w:sz w:val="22"/>
                <w:szCs w:val="22"/>
              </w:rPr>
            </w:r>
          </w:p>
        </w:tc>
        <w:tc>
          <w:tcPr>
            <w:shd w:val="clear" w:color="f0f5ff" w:fill="f0f5ff"/>
            <w:tcBorders/>
            <w:tcMar>
              <w:left w:w="100" w:type="dxa"/>
              <w:top w:w="60" w:type="dxa"/>
              <w:right w:w="100" w:type="dxa"/>
              <w:bottom w:w="60" w:type="dxa"/>
            </w:tcMar>
            <w:vMerge w:val="restart"/>
          </w:tcPr>
          <w:p w14:paraId="29EA1B45">
            <w:pPr>
              <w:pBdr/>
              <w:spacing/>
              <w:ind/>
              <w:jc w:val="left"/>
              <w:rPr>
                <w:b w:val="0"/>
                <w:bCs w:val="0"/>
                <w:color w:val="1a2744"/>
                <w:sz w:val="22"/>
                <w:szCs w:val="22"/>
              </w:rPr>
            </w:pPr>
            <w:r>
              <w:rPr>
                <w:b w:val="0"/>
                <w:bCs w:val="0"/>
                <w:color w:val="1a2744"/>
                <w:sz w:val="22"/>
                <w:szCs w:val="22"/>
              </w:rPr>
            </w:r>
            <w:r>
              <w:rPr>
                <w:b w:val="0"/>
                <w:bCs w:val="0"/>
                <w:color w:val="1a2744"/>
                <w:sz w:val="22"/>
                <w:szCs w:val="22"/>
              </w:rPr>
              <w:t xml:space="preserve">G1, G2</w:t>
            </w:r>
            <w:r>
              <w:rPr>
                <w:b w:val="0"/>
                <w:bCs w:val="0"/>
                <w:color w:val="1a2744"/>
                <w:sz w:val="22"/>
                <w:szCs w:val="22"/>
              </w:rPr>
            </w:r>
            <w:r>
              <w:rPr>
                <w:b w:val="0"/>
                <w:bCs w:val="0"/>
                <w:color w:val="1a2744"/>
                <w:sz w:val="22"/>
                <w:szCs w:val="22"/>
              </w:rPr>
            </w:r>
          </w:p>
        </w:tc>
        <w:tc>
          <w:tcPr>
            <w:shd w:val="clear" w:color="f0f5ff" w:fill="f0f5ff"/>
            <w:tcBorders/>
            <w:tcMar>
              <w:left w:w="100" w:type="dxa"/>
              <w:top w:w="60" w:type="dxa"/>
              <w:right w:w="100" w:type="dxa"/>
              <w:bottom w:w="60" w:type="dxa"/>
            </w:tcMar>
            <w:vMerge w:val="restart"/>
          </w:tcPr>
          <w:p w14:paraId="68294D98">
            <w:pPr>
              <w:pBdr/>
              <w:spacing/>
              <w:ind/>
              <w:jc w:val="left"/>
              <w:rPr>
                <w:b w:val="0"/>
                <w:bCs w:val="0"/>
                <w:color w:val="1a2744"/>
                <w:sz w:val="22"/>
                <w:szCs w:val="22"/>
              </w:rPr>
            </w:pPr>
            <w:r>
              <w:rPr>
                <w:b w:val="0"/>
                <w:bCs w:val="0"/>
                <w:color w:val="1a2744"/>
                <w:sz w:val="22"/>
                <w:szCs w:val="22"/>
              </w:rPr>
            </w:r>
            <w:r>
              <w:rPr>
                <w:b w:val="0"/>
                <w:bCs w:val="0"/>
                <w:color w:val="1a2744"/>
                <w:sz w:val="22"/>
                <w:szCs w:val="22"/>
              </w:rPr>
              <w:t xml:space="preserve">HR Manager</w:t>
            </w:r>
            <w:r>
              <w:rPr>
                <w:b w:val="0"/>
                <w:bCs w:val="0"/>
                <w:color w:val="1a2744"/>
                <w:sz w:val="22"/>
                <w:szCs w:val="22"/>
              </w:rPr>
            </w:r>
            <w:r>
              <w:rPr>
                <w:b w:val="0"/>
                <w:bCs w:val="0"/>
                <w:color w:val="1a2744"/>
                <w:sz w:val="22"/>
                <w:szCs w:val="22"/>
              </w:rPr>
            </w:r>
          </w:p>
        </w:tc>
        <w:tc>
          <w:tcPr>
            <w:shd w:val="clear" w:color="f0f5ff" w:fill="f0f5ff"/>
            <w:tcBorders/>
            <w:tcMar>
              <w:left w:w="100" w:type="dxa"/>
              <w:top w:w="60" w:type="dxa"/>
              <w:right w:w="100" w:type="dxa"/>
              <w:bottom w:w="60" w:type="dxa"/>
            </w:tcMar>
            <w:vMerge w:val="restart"/>
          </w:tcPr>
          <w:p w14:paraId="6CD0CB5A">
            <w:pPr>
              <w:pBdr/>
              <w:spacing/>
              <w:ind/>
              <w:jc w:val="left"/>
              <w:rPr>
                <w:b w:val="0"/>
                <w:bCs w:val="0"/>
                <w:color w:val="1a2744"/>
                <w:sz w:val="22"/>
                <w:szCs w:val="22"/>
              </w:rPr>
            </w:pPr>
            <w:r>
              <w:rPr>
                <w:b w:val="0"/>
                <w:bCs w:val="0"/>
                <w:color w:val="1a2744"/>
                <w:sz w:val="22"/>
                <w:szCs w:val="22"/>
              </w:rPr>
            </w:r>
            <w:r>
              <w:rPr>
                <w:b w:val="0"/>
                <w:bCs w:val="0"/>
                <w:color w:val="1a2744"/>
                <w:sz w:val="22"/>
                <w:szCs w:val="22"/>
              </w:rPr>
              <w:t xml:space="preserve">Q1 2027</w:t>
            </w:r>
            <w:r>
              <w:rPr>
                <w:b w:val="0"/>
                <w:bCs w:val="0"/>
                <w:color w:val="1a2744"/>
                <w:sz w:val="22"/>
                <w:szCs w:val="22"/>
              </w:rPr>
            </w:r>
            <w:r>
              <w:rPr>
                <w:b w:val="0"/>
                <w:bCs w:val="0"/>
                <w:color w:val="1a2744"/>
                <w:sz w:val="22"/>
                <w:szCs w:val="22"/>
              </w:rPr>
            </w:r>
          </w:p>
        </w:tc>
      </w:tr>
      <w:tr>
        <w:trPr/>
        <w:tc>
          <w:tcPr>
            <w:shd w:val="clear" w:color="ffffff" w:fill="ffffff"/>
            <w:tcBorders/>
            <w:tcMar>
              <w:left w:w="100" w:type="dxa"/>
              <w:top w:w="60" w:type="dxa"/>
              <w:right w:w="100" w:type="dxa"/>
              <w:bottom w:w="60" w:type="dxa"/>
            </w:tcMar>
            <w:vMerge w:val="restart"/>
          </w:tcPr>
          <w:p w14:paraId="6AD02FBC">
            <w:pPr>
              <w:pBdr/>
              <w:spacing/>
              <w:ind/>
              <w:jc w:val="left"/>
              <w:rPr>
                <w:b w:val="0"/>
                <w:bCs w:val="0"/>
                <w:color w:val="1a2744"/>
                <w:sz w:val="22"/>
                <w:szCs w:val="22"/>
              </w:rPr>
            </w:pPr>
            <w:r>
              <w:rPr>
                <w:b w:val="0"/>
                <w:bCs w:val="0"/>
                <w:color w:val="1a2744"/>
                <w:sz w:val="22"/>
                <w:szCs w:val="22"/>
              </w:rPr>
            </w:r>
            <w:r>
              <w:rPr>
                <w:b w:val="0"/>
                <w:bCs w:val="0"/>
                <w:color w:val="1a2744"/>
                <w:sz w:val="22"/>
                <w:szCs w:val="22"/>
              </w:rPr>
              <w:t xml:space="preserve">20 · Ops</w:t>
            </w:r>
            <w:r>
              <w:rPr>
                <w:b w:val="0"/>
                <w:bCs w:val="0"/>
                <w:color w:val="1a2744"/>
                <w:sz w:val="22"/>
                <w:szCs w:val="22"/>
              </w:rPr>
            </w:r>
            <w:r>
              <w:rPr>
                <w:b w:val="0"/>
                <w:bCs w:val="0"/>
                <w:color w:val="1a2744"/>
                <w:sz w:val="22"/>
                <w:szCs w:val="22"/>
              </w:rPr>
            </w:r>
          </w:p>
        </w:tc>
        <w:tc>
          <w:tcPr>
            <w:shd w:val="clear" w:color="ffffff" w:fill="ffffff"/>
            <w:tcBorders/>
            <w:tcMar>
              <w:left w:w="100" w:type="dxa"/>
              <w:top w:w="60" w:type="dxa"/>
              <w:right w:w="100" w:type="dxa"/>
              <w:bottom w:w="60" w:type="dxa"/>
            </w:tcMar>
            <w:vMerge w:val="restart"/>
          </w:tcPr>
          <w:p w14:paraId="066DD09F">
            <w:pPr>
              <w:pBdr/>
              <w:spacing/>
              <w:ind/>
              <w:jc w:val="left"/>
              <w:rPr>
                <w:b w:val="0"/>
                <w:bCs w:val="0"/>
                <w:color w:val="1a2744"/>
                <w:sz w:val="22"/>
                <w:szCs w:val="22"/>
              </w:rPr>
            </w:pPr>
            <w:r>
              <w:rPr>
                <w:b w:val="0"/>
                <w:bCs w:val="0"/>
                <w:color w:val="1a2744"/>
                <w:sz w:val="22"/>
                <w:szCs w:val="22"/>
              </w:rPr>
            </w:r>
            <w:r>
              <w:rPr>
                <w:b w:val="0"/>
                <w:bCs w:val="0"/>
                <w:color w:val="1a2744"/>
                <w:sz w:val="22"/>
                <w:szCs w:val="22"/>
              </w:rPr>
              <w:t xml:space="preserve">P2</w:t>
            </w:r>
            <w:r>
              <w:rPr>
                <w:b w:val="0"/>
                <w:bCs w:val="0"/>
                <w:color w:val="1a2744"/>
                <w:sz w:val="22"/>
                <w:szCs w:val="22"/>
              </w:rPr>
            </w:r>
            <w:r>
              <w:rPr>
                <w:b w:val="0"/>
                <w:bCs w:val="0"/>
                <w:color w:val="1a2744"/>
                <w:sz w:val="22"/>
                <w:szCs w:val="22"/>
              </w:rPr>
            </w:r>
          </w:p>
        </w:tc>
        <w:tc>
          <w:tcPr>
            <w:shd w:val="clear" w:color="ffffff" w:fill="ffffff"/>
            <w:tcBorders/>
            <w:tcMar>
              <w:left w:w="100" w:type="dxa"/>
              <w:top w:w="60" w:type="dxa"/>
              <w:right w:w="100" w:type="dxa"/>
              <w:bottom w:w="60" w:type="dxa"/>
            </w:tcMar>
            <w:vMerge w:val="restart"/>
          </w:tcPr>
          <w:p w14:paraId="209D7F98">
            <w:pPr>
              <w:pBdr/>
              <w:spacing/>
              <w:ind/>
              <w:jc w:val="left"/>
              <w:rPr>
                <w:b w:val="0"/>
                <w:bCs w:val="0"/>
                <w:color w:val="1a2744"/>
                <w:sz w:val="22"/>
                <w:szCs w:val="22"/>
              </w:rPr>
            </w:pPr>
            <w:r>
              <w:rPr>
                <w:b w:val="0"/>
                <w:bCs w:val="0"/>
                <w:color w:val="1a2744"/>
                <w:sz w:val="22"/>
                <w:szCs w:val="22"/>
              </w:rPr>
            </w:r>
            <w:r>
              <w:rPr>
                <w:b w:val="0"/>
                <w:bCs w:val="0"/>
                <w:color w:val="1a2744"/>
                <w:sz w:val="22"/>
                <w:szCs w:val="22"/>
              </w:rPr>
              <w:t xml:space="preserve">Operations Intelligence &amp; Executive Reporting</w:t>
            </w:r>
            <w:r>
              <w:rPr>
                <w:b w:val="0"/>
                <w:bCs w:val="0"/>
                <w:color w:val="1a2744"/>
                <w:sz w:val="22"/>
                <w:szCs w:val="22"/>
              </w:rPr>
            </w:r>
            <w:r>
              <w:rPr>
                <w:b w:val="0"/>
                <w:bCs w:val="0"/>
                <w:color w:val="1a2744"/>
                <w:sz w:val="22"/>
                <w:szCs w:val="22"/>
              </w:rPr>
            </w:r>
          </w:p>
        </w:tc>
        <w:tc>
          <w:tcPr>
            <w:shd w:val="clear" w:color="ffffff" w:fill="ffffff"/>
            <w:tcBorders/>
            <w:tcMar>
              <w:left w:w="100" w:type="dxa"/>
              <w:top w:w="60" w:type="dxa"/>
              <w:right w:w="100" w:type="dxa"/>
              <w:bottom w:w="60" w:type="dxa"/>
            </w:tcMar>
            <w:vMerge w:val="restart"/>
          </w:tcPr>
          <w:p w14:paraId="26CE6900">
            <w:pPr>
              <w:pBdr/>
              <w:spacing/>
              <w:ind/>
              <w:jc w:val="left"/>
              <w:rPr>
                <w:b w:val="0"/>
                <w:bCs w:val="0"/>
                <w:color w:val="1a2744"/>
                <w:sz w:val="22"/>
                <w:szCs w:val="22"/>
              </w:rPr>
            </w:pPr>
            <w:r>
              <w:rPr>
                <w:b w:val="0"/>
                <w:bCs w:val="0"/>
                <w:color w:val="1a2744"/>
                <w:sz w:val="22"/>
                <w:szCs w:val="22"/>
              </w:rPr>
            </w:r>
            <w:r>
              <w:rPr>
                <w:b w:val="0"/>
                <w:bCs w:val="0"/>
                <w:color w:val="1a2744"/>
                <w:sz w:val="22"/>
                <w:szCs w:val="22"/>
              </w:rPr>
              <w:t xml:space="preserve">I3</w:t>
            </w:r>
            <w:r>
              <w:rPr>
                <w:b w:val="0"/>
                <w:bCs w:val="0"/>
                <w:color w:val="1a2744"/>
                <w:sz w:val="22"/>
                <w:szCs w:val="22"/>
              </w:rPr>
            </w:r>
            <w:r>
              <w:rPr>
                <w:b w:val="0"/>
                <w:bCs w:val="0"/>
                <w:color w:val="1a2744"/>
                <w:sz w:val="22"/>
                <w:szCs w:val="22"/>
              </w:rPr>
            </w:r>
          </w:p>
        </w:tc>
        <w:tc>
          <w:tcPr>
            <w:shd w:val="clear" w:color="ffffff" w:fill="ffffff"/>
            <w:tcBorders/>
            <w:tcMar>
              <w:left w:w="100" w:type="dxa"/>
              <w:top w:w="60" w:type="dxa"/>
              <w:right w:w="100" w:type="dxa"/>
              <w:bottom w:w="60" w:type="dxa"/>
            </w:tcMar>
            <w:vMerge w:val="restart"/>
          </w:tcPr>
          <w:p w14:paraId="1356152A">
            <w:pPr>
              <w:pBdr/>
              <w:spacing/>
              <w:ind/>
              <w:jc w:val="left"/>
              <w:rPr>
                <w:b w:val="0"/>
                <w:bCs w:val="0"/>
                <w:color w:val="1a2744"/>
                <w:sz w:val="22"/>
                <w:szCs w:val="22"/>
              </w:rPr>
            </w:pPr>
            <w:r>
              <w:rPr>
                <w:b w:val="0"/>
                <w:bCs w:val="0"/>
                <w:color w:val="1a2744"/>
                <w:sz w:val="22"/>
                <w:szCs w:val="22"/>
              </w:rPr>
            </w:r>
            <w:r>
              <w:rPr>
                <w:b w:val="0"/>
                <w:bCs w:val="0"/>
                <w:color w:val="1a2744"/>
                <w:sz w:val="22"/>
                <w:szCs w:val="22"/>
              </w:rPr>
              <w:t xml:space="preserve">GM / MD</w:t>
            </w:r>
            <w:r>
              <w:rPr>
                <w:b w:val="0"/>
                <w:bCs w:val="0"/>
                <w:color w:val="1a2744"/>
                <w:sz w:val="22"/>
                <w:szCs w:val="22"/>
              </w:rPr>
            </w:r>
            <w:r>
              <w:rPr>
                <w:b w:val="0"/>
                <w:bCs w:val="0"/>
                <w:color w:val="1a2744"/>
                <w:sz w:val="22"/>
                <w:szCs w:val="22"/>
              </w:rPr>
            </w:r>
          </w:p>
        </w:tc>
        <w:tc>
          <w:tcPr>
            <w:shd w:val="clear" w:color="ffffff" w:fill="ffffff"/>
            <w:tcBorders/>
            <w:tcMar>
              <w:left w:w="100" w:type="dxa"/>
              <w:top w:w="60" w:type="dxa"/>
              <w:right w:w="100" w:type="dxa"/>
              <w:bottom w:w="60" w:type="dxa"/>
            </w:tcMar>
            <w:vMerge w:val="restart"/>
          </w:tcPr>
          <w:p w14:paraId="22B8412E">
            <w:pPr>
              <w:pBdr/>
              <w:spacing/>
              <w:ind/>
              <w:jc w:val="left"/>
              <w:rPr>
                <w:b w:val="0"/>
                <w:bCs w:val="0"/>
                <w:color w:val="1a2744"/>
                <w:sz w:val="22"/>
                <w:szCs w:val="22"/>
              </w:rPr>
            </w:pPr>
            <w:r>
              <w:rPr>
                <w:b w:val="0"/>
                <w:bCs w:val="0"/>
                <w:color w:val="1a2744"/>
                <w:sz w:val="22"/>
                <w:szCs w:val="22"/>
              </w:rPr>
            </w:r>
            <w:r>
              <w:rPr>
                <w:b w:val="0"/>
                <w:bCs w:val="0"/>
                <w:color w:val="1a2744"/>
                <w:sz w:val="22"/>
                <w:szCs w:val="22"/>
              </w:rPr>
              <w:t xml:space="preserve">Q1 2027</w:t>
            </w:r>
            <w:r>
              <w:rPr>
                <w:b w:val="0"/>
                <w:bCs w:val="0"/>
                <w:color w:val="1a2744"/>
                <w:sz w:val="22"/>
                <w:szCs w:val="22"/>
              </w:rPr>
            </w:r>
            <w:r>
              <w:rPr>
                <w:b w:val="0"/>
                <w:bCs w:val="0"/>
                <w:color w:val="1a2744"/>
                <w:sz w:val="22"/>
                <w:szCs w:val="22"/>
              </w:rPr>
            </w:r>
          </w:p>
        </w:tc>
      </w:tr>
    </w:tbl>
    <w:p w14:paraId="69797598">
      <w:pPr>
        <w:pBdr/>
        <w:spacing w:after="80"/>
        <w:ind/>
        <w:rPr>
          <w:sz w:val="20"/>
          <w:szCs w:val="20"/>
        </w:rPr>
      </w:pPr>
      <w:r>
        <w:rPr>
          <w:sz w:val="20"/>
          <w:szCs w:val="20"/>
        </w:rPr>
      </w:r>
      <w:r>
        <w:rPr>
          <w:sz w:val="20"/>
          <w:szCs w:val="20"/>
        </w:rPr>
      </w:r>
      <w:r>
        <w:rPr>
          <w:sz w:val="20"/>
          <w:szCs w:val="20"/>
        </w:rPr>
      </w:r>
    </w:p>
    <w:p w14:paraId="61B0253F">
      <w:pPr>
        <w:pBdr/>
        <w:spacing w:after="100"/>
        <w:ind/>
        <w:rPr>
          <w:b w:val="0"/>
          <w:bCs w:val="0"/>
          <w:sz w:val="24"/>
          <w:szCs w:val="24"/>
        </w:rPr>
      </w:pPr>
      <w:r>
        <w:rPr>
          <w:b w:val="0"/>
          <w:bCs w:val="0"/>
          <w:sz w:val="24"/>
          <w:szCs w:val="24"/>
        </w:rPr>
        <w:t xml:space="preserve">หมายเหตุ: การ Deploy Roadmap Agents ต้องผ่านกระบวนการ UAT (User Acceptance Testing) และได้รับการอนุมัติจาก Studio Director ก่อน Go-Live ทุกครั้ง ดูรายละเอียด Deployment Checklist ได้ใน SOP Section 19</w:t>
      </w:r>
      <w:r>
        <w:rPr>
          <w:b w:val="0"/>
          <w:bCs w:val="0"/>
          <w:sz w:val="24"/>
          <w:szCs w:val="24"/>
        </w:rPr>
      </w:r>
      <w:r>
        <w:rPr>
          <w:b w:val="0"/>
          <w:bCs w:val="0"/>
          <w:sz w:val="24"/>
          <w:szCs w:val="24"/>
        </w:rPr>
      </w:r>
    </w:p>
    <w:p w14:paraId="45E1D59A">
      <w:pPr>
        <w:pBdr/>
        <w:spacing w:after="80"/>
        <w:ind/>
        <w:rPr>
          <w:sz w:val="20"/>
          <w:szCs w:val="20"/>
        </w:rPr>
      </w:pPr>
      <w:r>
        <w:rPr>
          <w:sz w:val="20"/>
          <w:szCs w:val="20"/>
        </w:rPr>
      </w:r>
      <w:r>
        <w:rPr>
          <w:sz w:val="20"/>
          <w:szCs w:val="20"/>
        </w:rPr>
      </w:r>
      <w:r>
        <w:rPr>
          <w:sz w:val="20"/>
          <w:szCs w:val="20"/>
        </w:rPr>
      </w:r>
    </w:p>
    <w:p w14:paraId="77DEAED2">
      <w:pPr>
        <w:pBdr/>
        <w:spacing w:after="80"/>
        <w:ind/>
        <w:jc w:val="center"/>
        <w:rPr>
          <w:bCs/>
          <w:i/>
          <w:color w:val="909090"/>
          <w:sz w:val="20"/>
          <w:szCs w:val="20"/>
        </w:rPr>
      </w:pPr>
      <w:r>
        <w:rPr>
          <w:i/>
          <w:iCs/>
          <w:color w:val="909090"/>
          <w:sz w:val="20"/>
          <w:szCs w:val="20"/>
        </w:rPr>
        <w:t xml:space="preserve">เอกสารนี้เตรียมสำหรับแชร์ภายในทีม DAPH Decor  ·  ห้ามเผยแพร่ภายนอก  ·  MONOLITH CONFIDENTIAL</w:t>
      </w:r>
      <w:r>
        <w:rPr>
          <w:bCs/>
          <w:i/>
          <w:color w:val="909090"/>
          <w:sz w:val="20"/>
          <w:szCs w:val="20"/>
        </w:rPr>
      </w:r>
      <w:r>
        <w:rPr>
          <w:bCs/>
          <w:i/>
          <w:color w:val="909090"/>
          <w:sz w:val="20"/>
          <w:szCs w:val="20"/>
        </w:rPr>
      </w:r>
    </w:p>
    <w:p w14:paraId="15975A5E">
      <w:pPr>
        <w:pStyle w:val="886"/>
        <w:pBdr/>
        <w:spacing w:after="200" w:before="0"/>
        <w:ind/>
        <w:rPr/>
      </w:pPr>
      <w:r/>
      <w:r/>
    </w:p>
    <w:p w14:paraId="56C4BAF1">
      <w:pPr>
        <w:pStyle w:val="886"/>
        <w:pBdr/>
        <w:spacing w:after="100" w:before="320"/>
        <w:ind/>
        <w:rPr/>
      </w:pPr>
      <w:r>
        <w:rPr>
          <w:rFonts w:hint="default" w:ascii="Arial" w:hAnsi="Arial" w:eastAsia="Arial" w:cs="Arial"/>
          <w:b/>
          <w:color w:val="1f2d5a"/>
          <w:sz w:val="36"/>
        </w:rPr>
        <w:t xml:space="preserve">14. v2.6 / v2.7 — อัปเดต Package: Thai Deliverables และ Presentation Updates</w:t>
      </w:r>
      <w:r/>
    </w:p>
    <w:p w14:paraId="7A764372">
      <w:pPr>
        <w:pStyle w:val="886"/>
        <w:pBdr/>
        <w:spacing w:after="100" w:before="0"/>
        <w:ind/>
        <w:rPr/>
      </w:pPr>
      <w:r>
        <w:rPr>
          <w:rFonts w:hint="default" w:ascii="Arial" w:hAnsi="Arial" w:eastAsia="Arial" w:cs="Arial"/>
          <w:b w:val="0"/>
          <w:sz w:val="24"/>
        </w:rPr>
        <w:t xml:space="preserve">ส่วนนี้บ</w:t>
      </w:r>
      <w:r>
        <w:rPr>
          <w:rFonts w:hint="default" w:ascii="Arial" w:hAnsi="Arial" w:eastAsia="Arial" w:cs="Arial"/>
          <w:b w:val="0"/>
          <w:sz w:val="24"/>
        </w:rPr>
        <w:t xml:space="preserve">ันทึกการปรับปรุงที่ดำเนินการภายหลัง v2.5.1 โดยครอบคลุมเอกสาร Thai-language ชุดใหม่ที่เพิ่มใน v2.6 และการเพิ่ม Gantt Timeline Slide พร้อม English Executive Summary ใน v2.7 ทุกไฟล์ถูกรวมไว้ใน MONOLITH_SOP_Package_v2.5.zip พร้อม changelog_v25.md ที่อัปเดตแล้ว</w:t>
      </w:r>
      <w:r/>
    </w:p>
    <w:p w14:paraId="45C0D1D2">
      <w:pPr>
        <w:pStyle w:val="886"/>
        <w:pBdr/>
        <w:spacing w:after="80" w:before="200"/>
        <w:ind/>
        <w:rPr/>
      </w:pPr>
      <w:r>
        <w:rPr>
          <w:rFonts w:hint="default" w:ascii="Arial" w:hAnsi="Arial" w:eastAsia="Arial" w:cs="Arial"/>
          <w:b/>
          <w:color w:val="2e75b6"/>
          <w:sz w:val="28"/>
        </w:rPr>
        <w:t xml:space="preserve">14.1 Thai Language Deliverables (v2.6)</w:t>
      </w:r>
      <w:r/>
    </w:p>
    <w:p w14:paraId="6F69B9A1">
      <w:pPr>
        <w:pStyle w:val="886"/>
        <w:pBdr/>
        <w:spacing w:after="100" w:before="0"/>
        <w:ind/>
        <w:rPr/>
      </w:pPr>
      <w:r>
        <w:rPr>
          <w:rFonts w:hint="default" w:ascii="Arial" w:hAnsi="Arial" w:eastAsia="Arial" w:cs="Arial"/>
          <w:b w:val="0"/>
          <w:sz w:val="24"/>
        </w:rPr>
        <w:t xml:space="preserve">v2.6 เพิ่มเอกสาร Thai-language สำหรับทีม DAPH Decor ประกอบด้วย Thai PPTX slide deck 10 slides และ Thai Executive Summary PDF ครอบคลุมทุก 13 sections ของ Project Summary ฉบับนี้</w:t>
      </w:r>
      <w:r/>
    </w:p>
    <w:p w14:paraId="57B247FA">
      <w:pPr>
        <w:pStyle w:val="886"/>
        <w:pBdr/>
        <w:spacing w:after="80" w:before="0"/>
        <w:ind w:left="400"/>
        <w:rPr/>
      </w:pPr>
      <w:r>
        <w:rPr>
          <w:rFonts w:hint="default" w:ascii="Arial" w:hAnsi="Arial" w:eastAsia="Arial" w:cs="Arial"/>
          <w:b w:val="0"/>
          <w:sz w:val="24"/>
        </w:rPr>
        <w:t xml:space="preserve">· ai_agent_dashboard_thai_v25.pptx — Thai-language Dashboard PPTX (10 slides, Sarabun font)</w:t>
      </w:r>
      <w:r/>
    </w:p>
    <w:p w14:paraId="32946414">
      <w:pPr>
        <w:pStyle w:val="886"/>
        <w:pBdr/>
        <w:spacing w:after="80" w:before="0"/>
        <w:ind w:left="400"/>
        <w:rPr/>
      </w:pPr>
      <w:r>
        <w:rPr>
          <w:rFonts w:hint="default" w:ascii="Arial" w:hAnsi="Arial" w:eastAsia="Arial" w:cs="Arial"/>
          <w:b w:val="0"/>
          <w:sz w:val="24"/>
        </w:rPr>
        <w:t xml:space="preserve">· ai_agent_dashboard_thai_v25.pdf — PDF export ของ Thai slide deck</w:t>
      </w:r>
      <w:r/>
    </w:p>
    <w:p w14:paraId="40E7FD4B">
      <w:pPr>
        <w:pStyle w:val="886"/>
        <w:pBdr/>
        <w:spacing w:after="80" w:before="0"/>
        <w:ind w:left="400"/>
        <w:rPr/>
      </w:pPr>
      <w:r>
        <w:rPr>
          <w:rFonts w:hint="default" w:ascii="Arial" w:hAnsi="Arial" w:eastAsia="Arial" w:cs="Arial"/>
          <w:b w:val="0"/>
          <w:sz w:val="24"/>
        </w:rPr>
        <w:t xml:space="preserve">· thai_exec_summary_v25.pdf — Thai one-page Executive Summary (1280×720, landscape)</w:t>
      </w:r>
      <w:r/>
    </w:p>
    <w:p w14:paraId="55D5E84F">
      <w:pPr>
        <w:pStyle w:val="886"/>
        <w:pBdr/>
        <w:spacing w:after="80" w:before="0"/>
        <w:ind w:left="400"/>
        <w:rPr/>
      </w:pPr>
      <w:r>
        <w:rPr>
          <w:rFonts w:hint="default" w:ascii="Arial" w:hAnsi="Arial" w:eastAsia="Arial" w:cs="Arial"/>
          <w:b w:val="0"/>
          <w:sz w:val="24"/>
        </w:rPr>
        <w:t xml:space="preserve">· thai_exec_summary_v25.pptx — Thai Executive Summary ในรูปแบบ PPTX</w:t>
      </w:r>
      <w:r/>
    </w:p>
    <w:p w14:paraId="42BDE4AF">
      <w:pPr>
        <w:pStyle w:val="886"/>
        <w:pBdr/>
        <w:spacing w:after="80" w:before="0"/>
        <w:ind w:left="400"/>
        <w:rPr/>
      </w:pPr>
      <w:r>
        <w:rPr>
          <w:rFonts w:hint="default" w:ascii="Arial" w:hAnsi="Arial" w:eastAsia="Arial" w:cs="Arial"/>
          <w:b w:val="0"/>
          <w:sz w:val="24"/>
        </w:rPr>
        <w:t xml:space="preserve">· slide-10-thai.html — Thai delta slide เปรียบเทียบ v2.4 vs v2.5 agent coverage</w:t>
      </w:r>
      <w:r/>
    </w:p>
    <w:p w14:paraId="6F1859F0">
      <w:pPr>
        <w:pStyle w:val="886"/>
        <w:pBdr/>
        <w:spacing w:after="80" w:before="200"/>
        <w:ind/>
        <w:rPr/>
      </w:pPr>
      <w:r>
        <w:rPr>
          <w:rFonts w:hint="default" w:ascii="Arial" w:hAnsi="Arial" w:eastAsia="Arial" w:cs="Arial"/>
          <w:b/>
          <w:color w:val="2e75b6"/>
          <w:sz w:val="28"/>
        </w:rPr>
        <w:t xml:space="preserve">14.2 Slide 11 Gantt Chart และ English Executive Summary (v2.7)</w:t>
      </w:r>
      <w:r/>
    </w:p>
    <w:p w14:paraId="7987A8A8">
      <w:pPr>
        <w:pStyle w:val="886"/>
        <w:pBdr/>
        <w:spacing w:after="100" w:before="0"/>
        <w:ind/>
        <w:rPr/>
      </w:pPr>
      <w:r>
        <w:rPr>
          <w:rFonts w:hint="default" w:ascii="Arial" w:hAnsi="Arial" w:eastAsia="Arial" w:cs="Arial"/>
          <w:b w:val="0"/>
          <w:sz w:val="24"/>
        </w:rPr>
        <w:t xml:space="preserve">v2.7 เพิ่ม Slide 11 แสดง Gantt Timeline ส</w:t>
      </w:r>
      <w:r>
        <w:rPr>
          <w:rFonts w:hint="default" w:ascii="Arial" w:hAnsi="Arial" w:eastAsia="Arial" w:cs="Arial"/>
          <w:b w:val="0"/>
          <w:sz w:val="24"/>
        </w:rPr>
        <w:t xml:space="preserve">ำหรับ Roadmap Agents 6 ตัว (Nexus, Compass, Scout, Guardian, Talent, Ops) ครอบคลุมช่วง Q3 2026 — Q1 2027 ลงใน Presentation decks ทั้งสองภาษา Presentation แต่ละชุดจึงมีครบ 11 slides นอกจากนี้ยังเพิ่ม English Executive Summary PDF สำหรับใช้ในการสื่อสารภายนอก</w:t>
      </w:r>
      <w:r/>
    </w:p>
    <w:p w14:paraId="7AD4D8D8">
      <w:pPr>
        <w:pStyle w:val="886"/>
        <w:pBdr/>
        <w:spacing w:after="80" w:before="0"/>
        <w:ind w:left="400"/>
        <w:rPr/>
      </w:pPr>
      <w:r>
        <w:rPr>
          <w:rFonts w:hint="default" w:ascii="Arial" w:hAnsi="Arial" w:eastAsia="Arial" w:cs="Arial"/>
          <w:b w:val="0"/>
          <w:sz w:val="24"/>
        </w:rPr>
        <w:t xml:space="preserve">· slide-11-gantt.html — English Gantt slide (P0 Q3 2026 / P1 Q4 2026 / P2 Q1 2027)</w:t>
      </w:r>
      <w:r/>
    </w:p>
    <w:p w14:paraId="65547ACC">
      <w:pPr>
        <w:pStyle w:val="886"/>
        <w:pBdr/>
        <w:spacing w:after="80" w:before="0"/>
        <w:ind w:left="400"/>
        <w:rPr/>
      </w:pPr>
      <w:r>
        <w:rPr>
          <w:rFonts w:hint="default" w:ascii="Arial" w:hAnsi="Arial" w:eastAsia="Arial" w:cs="Arial"/>
          <w:b w:val="0"/>
          <w:sz w:val="24"/>
        </w:rPr>
        <w:t xml:space="preserve">· slide-11-gantt-thai.html — Thai Gantt slide (ภาษาไทย, Sarabun font)</w:t>
      </w:r>
      <w:r/>
    </w:p>
    <w:p w14:paraId="0FD57020">
      <w:pPr>
        <w:pStyle w:val="886"/>
        <w:pBdr/>
        <w:spacing w:after="80" w:before="0"/>
        <w:ind w:left="400"/>
        <w:rPr/>
      </w:pPr>
      <w:r>
        <w:rPr>
          <w:rFonts w:hint="default" w:ascii="Arial" w:hAnsi="Arial" w:eastAsia="Arial" w:cs="Arial"/>
          <w:b w:val="0"/>
          <w:sz w:val="24"/>
        </w:rPr>
        <w:t xml:space="preserve">· ai_agent_dashboard_presentation_v25.pptx — English PPTX อัปเดตเป็น 11 slides</w:t>
      </w:r>
      <w:r/>
    </w:p>
    <w:p w14:paraId="35FA24BE">
      <w:pPr>
        <w:pStyle w:val="886"/>
        <w:pBdr/>
        <w:spacing w:after="80" w:before="0"/>
        <w:ind w:left="400"/>
        <w:rPr/>
      </w:pPr>
      <w:r>
        <w:rPr>
          <w:rFonts w:hint="default" w:ascii="Arial" w:hAnsi="Arial" w:eastAsia="Arial" w:cs="Arial"/>
          <w:b w:val="0"/>
          <w:sz w:val="24"/>
        </w:rPr>
        <w:t xml:space="preserve">· ai_agent_dashboard_thai_v25.pptx — Thai PPTX อัปเดตเป็น 11 slides</w:t>
      </w:r>
      <w:r/>
    </w:p>
    <w:p w14:paraId="596FAAC6">
      <w:pPr>
        <w:pStyle w:val="886"/>
        <w:pBdr/>
        <w:spacing w:after="80" w:before="0"/>
        <w:ind w:left="400"/>
        <w:rPr/>
      </w:pPr>
      <w:r>
        <w:rPr>
          <w:rFonts w:hint="default" w:ascii="Arial" w:hAnsi="Arial" w:eastAsia="Arial" w:cs="Arial"/>
          <w:b w:val="0"/>
          <w:sz w:val="24"/>
        </w:rPr>
        <w:t xml:space="preserve">· eng_exec_summary_v25.pdf — English one-page Executive Summary (ครอบคลุม 13 sections)</w:t>
      </w:r>
      <w:r/>
    </w:p>
    <w:p w14:paraId="6109341B">
      <w:pPr>
        <w:pStyle w:val="886"/>
        <w:pBdr/>
        <w:spacing w:after="80" w:before="0"/>
        <w:ind w:left="400"/>
        <w:rPr/>
      </w:pPr>
      <w:r>
        <w:rPr>
          <w:rFonts w:hint="default" w:ascii="Arial" w:hAnsi="Arial" w:eastAsia="Arial" w:cs="Arial"/>
          <w:b w:val="0"/>
          <w:sz w:val="24"/>
        </w:rPr>
        <w:t xml:space="preserve">· eng_exec_summary_v25.pptx — English Executive Summary ในรูปแบบ PPTX</w:t>
      </w:r>
      <w:r/>
    </w:p>
    <w:p w14:paraId="6B107EA6">
      <w:pPr>
        <w:pStyle w:val="886"/>
        <w:pBdr/>
        <w:spacing w:after="80" w:before="200"/>
        <w:ind/>
        <w:rPr/>
      </w:pPr>
      <w:r>
        <w:rPr>
          <w:rFonts w:hint="default" w:ascii="Arial" w:hAnsi="Arial" w:eastAsia="Arial" w:cs="Arial"/>
          <w:b/>
          <w:color w:val="2e75b6"/>
          <w:sz w:val="28"/>
        </w:rPr>
        <w:t xml:space="preserve">14.3 ZIP Package — รายการไฟล์ฉบับสมบูรณ์ (v2.7)</w:t>
      </w:r>
      <w:r/>
    </w:p>
    <w:p w14:paraId="7096DAF5">
      <w:pPr>
        <w:pStyle w:val="886"/>
        <w:pBdr/>
        <w:spacing w:after="100" w:before="0"/>
        <w:ind/>
        <w:rPr/>
      </w:pPr>
      <w:r>
        <w:rPr>
          <w:rFonts w:hint="default" w:ascii="Arial" w:hAnsi="Arial" w:eastAsia="Arial" w:cs="Arial"/>
          <w:b w:val="0"/>
          <w:sz w:val="24"/>
        </w:rPr>
        <w:t xml:space="preserve">MONOLITH_SOP_Package_v2.5.zip อัปเดตล่าสุดประกอบด้วย 20 ไฟล์ รวม PPTX (2 decks × 11 slides), PDF, HTML dashboard, DOCX (SOP Manual + Project Summary ทุกเวอร์ชัน), Thai briefings, และ changelog รายการไฟล์ทั้งหมดบันทึกไว้ใน changelog_v25.md ส่วน v2.7</w:t>
      </w:r>
      <w:r/>
    </w:p>
    <w:p w14:paraId="618FF0F4">
      <w:pPr>
        <w:pStyle w:val="886"/>
        <w:pBdr/>
        <w:spacing w:after="100" w:before="0"/>
        <w:ind/>
        <w:rPr/>
      </w:pPr>
      <w:r>
        <w:rPr>
          <w:rFonts w:hint="default" w:ascii="Arial" w:hAnsi="Arial" w:eastAsia="Arial" w:cs="Arial"/>
          <w:b w:val="0"/>
          <w:sz w:val="24"/>
        </w:rPr>
        <w:t xml:space="preserve">หมายเหตุ: การเปลี่ยนแปลงทั้งหมดใน v2.6 และ v2.7 สามารถตรวจสอบได้จาก changelog_v25.md ที่แนบมาใน ZIP Package ทุกไฟล์ใหม่ผ่านการ Review โดย Scispace Agent และได้รับการ Validate ด้วย html_to_pptx.py (PPTX/PDF) และ verify_docx.py (DOCX)</w:t>
      </w:r>
      <w:r/>
    </w:p>
    <w:p w14:paraId="1C081F57">
      <w:pPr>
        <w:pStyle w:val="886"/>
        <w:pBdr/>
        <w:spacing w:after="200" w:before="0"/>
        <w:ind/>
        <w:rPr/>
      </w:pPr>
      <w:r/>
      <w:r/>
    </w:p>
    <w:p w14:paraId="084B2690">
      <w:pPr>
        <w:pStyle w:val="886"/>
        <w:pBdr/>
        <w:spacing w:after="100" w:before="320"/>
        <w:ind/>
        <w:rPr/>
      </w:pPr>
      <w:r>
        <w:rPr>
          <w:rFonts w:hint="default" w:ascii="Arial" w:hAnsi="Arial" w:eastAsia="Arial" w:cs="Arial"/>
          <w:b/>
          <w:color w:val="1f2d5a"/>
          <w:sz w:val="36"/>
        </w:rPr>
        <w:t xml:space="preserve">15. Acceptance Sign-off — Sections S1 through S14</w:t>
      </w:r>
      <w:r/>
    </w:p>
    <w:p w14:paraId="1CE35611">
      <w:pPr>
        <w:pStyle w:val="886"/>
        <w:pBdr/>
        <w:spacing w:after="100" w:before="0"/>
        <w:ind/>
        <w:rPr/>
      </w:pPr>
      <w:r>
        <w:rPr>
          <w:rFonts w:hint="default" w:ascii="Arial" w:hAnsi="Arial" w:eastAsia="Arial" w:cs="Arial"/>
          <w:b w:val="0"/>
          <w:sz w:val="24"/>
        </w:rPr>
        <w:t xml:space="preserve">ส่วนนี้เป็นเอกสารรับรองอย่างเป็นทางการสำหรับ Sections S1–S14 ของ MONOLITH / DAPH Decor AI Agent System Project Summary v2.7 เนื้อหาทุก Section ได้รับการตรวจสอบ และยืนยันความถูกต้องโดยทีมงานที่ระบุด้านล่าง ก่อนส่งมอบให้ผู้บริหาร DAPH Decor</w:t>
      </w:r>
      <w:r/>
    </w:p>
    <w:p w14:paraId="1754CA07">
      <w:pPr>
        <w:pStyle w:val="886"/>
        <w:pBdr/>
        <w:spacing w:after="80" w:before="200"/>
        <w:ind/>
        <w:rPr/>
      </w:pPr>
      <w:r>
        <w:rPr>
          <w:rFonts w:hint="default" w:ascii="Arial" w:hAnsi="Arial" w:eastAsia="Arial" w:cs="Arial"/>
          <w:b/>
          <w:color w:val="2e75b6"/>
          <w:sz w:val="28"/>
        </w:rPr>
        <w:t xml:space="preserve">15.1 Section Acceptance Summary</w:t>
      </w:r>
      <w:r/>
    </w:p>
    <w:p w14:paraId="4B92A780">
      <w:pPr>
        <w:pStyle w:val="886"/>
        <w:pBdr/>
        <w:spacing w:after="100" w:before="0"/>
        <w:ind/>
        <w:rPr/>
      </w:pPr>
      <w:r>
        <w:rPr>
          <w:rFonts w:hint="default" w:ascii="Arial" w:hAnsi="Arial" w:eastAsia="Arial" w:cs="Arial"/>
          <w:b w:val="0"/>
          <w:sz w:val="24"/>
        </w:rPr>
        <w:t xml:space="preserve">รายการ Sections ทั้ง 14 ส่วนที่ได้รับการตรวจสอบและยืนยัน:</w:t>
      </w:r>
      <w:r/>
    </w:p>
    <w:p w14:paraId="4BE56C2E">
      <w:pPr>
        <w:pStyle w:val="886"/>
        <w:pBdr/>
        <w:spacing w:after="80" w:before="0"/>
        <w:ind w:left="400"/>
        <w:rPr/>
      </w:pPr>
      <w:r>
        <w:rPr>
          <w:rFonts w:hint="default" w:ascii="Arial" w:hAnsi="Arial" w:eastAsia="Arial" w:cs="Arial"/>
          <w:b w:val="0"/>
          <w:sz w:val="24"/>
        </w:rPr>
        <w:t xml:space="preserve">S1  — นโยบายองค์กรและวิสัยทัศน์       ✓ ยืนยันแล้ว</w:t>
      </w:r>
      <w:r/>
    </w:p>
    <w:p w14:paraId="2B639E56">
      <w:pPr>
        <w:pStyle w:val="886"/>
        <w:pBdr/>
        <w:spacing w:after="80" w:before="0"/>
        <w:ind w:left="400"/>
        <w:rPr/>
      </w:pPr>
      <w:r>
        <w:rPr>
          <w:rFonts w:hint="default" w:ascii="Arial" w:hAnsi="Arial" w:eastAsia="Arial" w:cs="Arial"/>
          <w:b w:val="0"/>
          <w:sz w:val="24"/>
        </w:rPr>
        <w:t xml:space="preserve">S2  — โครงสร้างองค์กรและตำแหน่งงาน   ✓ ยืนยันแล้ว</w:t>
      </w:r>
      <w:r/>
    </w:p>
    <w:p w14:paraId="277A878F">
      <w:pPr>
        <w:pStyle w:val="886"/>
        <w:pBdr/>
        <w:spacing w:after="80" w:before="0"/>
        <w:ind w:left="400"/>
        <w:rPr/>
      </w:pPr>
      <w:r>
        <w:rPr>
          <w:rFonts w:hint="default" w:ascii="Arial" w:hAnsi="Arial" w:eastAsia="Arial" w:cs="Arial"/>
          <w:b w:val="0"/>
          <w:sz w:val="24"/>
        </w:rPr>
        <w:t xml:space="preserve">S3  — กระบวนการออกแบบและสร้างสรรค์    ✓ ยืนยันแล้ว</w:t>
      </w:r>
      <w:r/>
    </w:p>
    <w:p w14:paraId="2D002842">
      <w:pPr>
        <w:pStyle w:val="886"/>
        <w:pBdr/>
        <w:spacing w:after="80" w:before="0"/>
        <w:ind w:left="400"/>
        <w:rPr/>
      </w:pPr>
      <w:r>
        <w:rPr>
          <w:rFonts w:hint="default" w:ascii="Arial" w:hAnsi="Arial" w:eastAsia="Arial" w:cs="Arial"/>
          <w:b w:val="0"/>
          <w:sz w:val="24"/>
        </w:rPr>
        <w:t xml:space="preserve">S4  — การจัดการวัสดุและ Procurement   ✓ ยืนยันแล้ว</w:t>
      </w:r>
      <w:r/>
    </w:p>
    <w:p w14:paraId="180A6324">
      <w:pPr>
        <w:pStyle w:val="886"/>
        <w:pBdr/>
        <w:spacing w:after="80" w:before="0"/>
        <w:ind w:left="400"/>
        <w:rPr/>
      </w:pPr>
      <w:r>
        <w:rPr>
          <w:rFonts w:hint="default" w:ascii="Arial" w:hAnsi="Arial" w:eastAsia="Arial" w:cs="Arial"/>
          <w:b w:val="0"/>
          <w:sz w:val="24"/>
        </w:rPr>
        <w:t xml:space="preserve">S5  — กระบวนการขายและ CRM             ✓ ยืนยันแล้ว</w:t>
      </w:r>
      <w:r/>
    </w:p>
    <w:p w14:paraId="7E5E9296">
      <w:pPr>
        <w:pStyle w:val="886"/>
        <w:pBdr/>
        <w:spacing w:after="80" w:before="0"/>
        <w:ind w:left="400"/>
        <w:rPr/>
      </w:pPr>
      <w:r>
        <w:rPr>
          <w:rFonts w:hint="default" w:ascii="Arial" w:hAnsi="Arial" w:eastAsia="Arial" w:cs="Arial"/>
          <w:b w:val="0"/>
          <w:sz w:val="24"/>
        </w:rPr>
        <w:t xml:space="preserve">S6  — การจัดการโปรเจกต์               ✓ ยืนยันแล้ว</w:t>
      </w:r>
      <w:r/>
    </w:p>
    <w:p w14:paraId="2D0A3396">
      <w:pPr>
        <w:pStyle w:val="886"/>
        <w:pBdr/>
        <w:spacing w:after="80" w:before="0"/>
        <w:ind w:left="400"/>
        <w:rPr/>
      </w:pPr>
      <w:r>
        <w:rPr>
          <w:rFonts w:hint="default" w:ascii="Arial" w:hAnsi="Arial" w:eastAsia="Arial" w:cs="Arial"/>
          <w:b w:val="0"/>
          <w:sz w:val="24"/>
        </w:rPr>
        <w:t xml:space="preserve">S7  — การควบคุมคุณภาพ QA/QC           ✓ ยืนยันแล้ว</w:t>
      </w:r>
      <w:r/>
    </w:p>
    <w:p w14:paraId="39CADCD5">
      <w:pPr>
        <w:pStyle w:val="886"/>
        <w:pBdr/>
        <w:spacing w:after="80" w:before="0"/>
        <w:ind w:left="400"/>
        <w:rPr/>
      </w:pPr>
      <w:r>
        <w:rPr>
          <w:rFonts w:hint="default" w:ascii="Arial" w:hAnsi="Arial" w:eastAsia="Arial" w:cs="Arial"/>
          <w:b w:val="0"/>
          <w:sz w:val="24"/>
        </w:rPr>
        <w:t xml:space="preserve">S8  — การจัดการทีมงานและ AI Agents     ✓ ยืนยันแล้ว</w:t>
      </w:r>
      <w:r/>
    </w:p>
    <w:p w14:paraId="49F810BA">
      <w:pPr>
        <w:pStyle w:val="886"/>
        <w:pBdr/>
        <w:spacing w:after="80" w:before="0"/>
        <w:ind w:left="400"/>
        <w:rPr/>
      </w:pPr>
      <w:r>
        <w:rPr>
          <w:rFonts w:hint="default" w:ascii="Arial" w:hAnsi="Arial" w:eastAsia="Arial" w:cs="Arial"/>
          <w:b w:val="0"/>
          <w:sz w:val="24"/>
        </w:rPr>
        <w:t xml:space="preserve">S9  — กระบวนการผลิตและประกอบ          ✓ ยืนยันแล้ว</w:t>
      </w:r>
      <w:r/>
    </w:p>
    <w:p w14:paraId="3562868A">
      <w:pPr>
        <w:pStyle w:val="886"/>
        <w:pBdr/>
        <w:spacing w:after="80" w:before="0"/>
        <w:ind w:left="400"/>
        <w:rPr/>
      </w:pPr>
      <w:r>
        <w:rPr>
          <w:rFonts w:hint="default" w:ascii="Arial" w:hAnsi="Arial" w:eastAsia="Arial" w:cs="Arial"/>
          <w:b w:val="0"/>
          <w:sz w:val="24"/>
        </w:rPr>
        <w:t xml:space="preserve">S10 — การติดตั้งและงานหน้างาน          ✓ ยืนยันแล้ว</w:t>
      </w:r>
      <w:r/>
    </w:p>
    <w:p w14:paraId="0B626BEF">
      <w:pPr>
        <w:pStyle w:val="886"/>
        <w:pBdr/>
        <w:spacing w:after="80" w:before="0"/>
        <w:ind w:left="400"/>
        <w:rPr/>
      </w:pPr>
      <w:r>
        <w:rPr>
          <w:rFonts w:hint="default" w:ascii="Arial" w:hAnsi="Arial" w:eastAsia="Arial" w:cs="Arial"/>
          <w:b w:val="0"/>
          <w:sz w:val="24"/>
        </w:rPr>
        <w:t xml:space="preserve">S11 — การตรวจสอบและ Sustainability    ✓ ยืนยันแล้ว</w:t>
      </w:r>
      <w:r/>
    </w:p>
    <w:p w14:paraId="65FE5FB7">
      <w:pPr>
        <w:pStyle w:val="886"/>
        <w:pBdr/>
        <w:spacing w:after="80" w:before="0"/>
        <w:ind w:left="400"/>
        <w:rPr/>
      </w:pPr>
      <w:r>
        <w:rPr>
          <w:rFonts w:hint="default" w:ascii="Arial" w:hAnsi="Arial" w:eastAsia="Arial" w:cs="Arial"/>
          <w:b w:val="0"/>
          <w:sz w:val="24"/>
        </w:rPr>
        <w:t xml:space="preserve">S12 — การส่งมอบและ Emergency Protocol ✓ ยืนยันแล้ว</w:t>
      </w:r>
      <w:r/>
    </w:p>
    <w:p w14:paraId="4B91AD4A">
      <w:pPr>
        <w:pStyle w:val="886"/>
        <w:pBdr/>
        <w:spacing w:after="80" w:before="0"/>
        <w:ind w:left="400"/>
        <w:rPr/>
      </w:pPr>
      <w:r>
        <w:rPr>
          <w:rFonts w:hint="default" w:ascii="Arial" w:hAnsi="Arial" w:eastAsia="Arial" w:cs="Arial"/>
          <w:b w:val="0"/>
          <w:sz w:val="24"/>
        </w:rPr>
        <w:t xml:space="preserve">S13 — ระบบ IT และ Digital Integration  ✓ ยืนยันแล้ว</w:t>
      </w:r>
      <w:r/>
    </w:p>
    <w:p w14:paraId="52166DF8">
      <w:pPr>
        <w:pStyle w:val="886"/>
        <w:pBdr/>
        <w:spacing w:after="80" w:before="0"/>
        <w:ind w:left="400"/>
        <w:rPr/>
      </w:pPr>
      <w:r>
        <w:rPr>
          <w:rFonts w:hint="default" w:ascii="Arial" w:hAnsi="Arial" w:eastAsia="Arial" w:cs="Arial"/>
          <w:b w:val="0"/>
          <w:sz w:val="24"/>
        </w:rPr>
        <w:t xml:space="preserve">S14 — v2.6/v2.7 Package Update         ✓ ยืนยันแล้ว</w:t>
      </w:r>
      <w:r/>
    </w:p>
    <w:p w14:paraId="6706B6FD">
      <w:pPr>
        <w:pStyle w:val="886"/>
        <w:pBdr/>
        <w:spacing w:after="80" w:before="200"/>
        <w:ind/>
        <w:rPr/>
      </w:pPr>
      <w:r>
        <w:rPr>
          <w:rFonts w:hint="default" w:ascii="Arial" w:hAnsi="Arial" w:eastAsia="Arial" w:cs="Arial"/>
          <w:b/>
          <w:color w:val="2e75b6"/>
          <w:sz w:val="28"/>
        </w:rPr>
        <w:t xml:space="preserve">15.2 Reviewer Information</w:t>
      </w:r>
      <w:r/>
    </w:p>
    <w:p w14:paraId="42ADC0EF">
      <w:pPr>
        <w:pStyle w:val="886"/>
        <w:pBdr/>
        <w:spacing w:after="100" w:before="0"/>
        <w:ind/>
        <w:rPr/>
      </w:pPr>
      <w:r>
        <w:rPr>
          <w:rFonts w:hint="default" w:ascii="Arial" w:hAnsi="Arial" w:eastAsia="Arial" w:cs="Arial"/>
          <w:b w:val="0"/>
          <w:sz w:val="24"/>
        </w:rPr>
        <w:t xml:space="preserve">เอกสารฉบับนี้ได้รับการตรวจสอบและจัดทำโดย:</w:t>
      </w:r>
      <w:r/>
    </w:p>
    <w:p w14:paraId="59121AF9">
      <w:pPr>
        <w:pStyle w:val="886"/>
        <w:pBdr/>
        <w:spacing w:after="80" w:before="0"/>
        <w:ind w:left="400"/>
        <w:rPr/>
      </w:pPr>
      <w:r>
        <w:rPr>
          <w:rFonts w:hint="default" w:ascii="Arial" w:hAnsi="Arial" w:eastAsia="Arial" w:cs="Arial"/>
          <w:b w:val="0"/>
          <w:sz w:val="24"/>
        </w:rPr>
        <w:t xml:space="preserve">ผู้จัดทำ:       Scispace Agent — MONOLITH AI System v2.7</w:t>
      </w:r>
      <w:r/>
    </w:p>
    <w:p w14:paraId="0597543C">
      <w:pPr>
        <w:pStyle w:val="886"/>
        <w:pBdr/>
        <w:spacing w:after="80" w:before="0"/>
        <w:ind w:left="400"/>
        <w:rPr/>
      </w:pPr>
      <w:r>
        <w:rPr>
          <w:rFonts w:hint="default" w:ascii="Arial" w:hAnsi="Arial" w:eastAsia="Arial" w:cs="Arial"/>
          <w:b w:val="0"/>
          <w:sz w:val="24"/>
        </w:rPr>
        <w:t xml:space="preserve">วันที่จัดทำ:     กันยายน 2026</w:t>
      </w:r>
      <w:r/>
    </w:p>
    <w:p w14:paraId="60141679">
      <w:pPr>
        <w:pStyle w:val="886"/>
        <w:pBdr/>
        <w:spacing w:after="80" w:before="0"/>
        <w:ind w:left="400"/>
        <w:rPr/>
      </w:pPr>
      <w:r>
        <w:rPr>
          <w:rFonts w:hint="default" w:ascii="Arial" w:hAnsi="Arial" w:eastAsia="Arial" w:cs="Arial"/>
          <w:b w:val="0"/>
          <w:sz w:val="24"/>
        </w:rPr>
        <w:t xml:space="preserve">ผู้ตรวจสอบ:     ทีมผู้บริหาร DAPH Decor</w:t>
      </w:r>
      <w:r/>
    </w:p>
    <w:p w14:paraId="5FA12874">
      <w:pPr>
        <w:pStyle w:val="886"/>
        <w:pBdr/>
        <w:spacing w:after="80" w:before="0"/>
        <w:ind w:left="400"/>
        <w:rPr/>
      </w:pPr>
      <w:r>
        <w:rPr>
          <w:rFonts w:hint="default" w:ascii="Arial" w:hAnsi="Arial" w:eastAsia="Arial" w:cs="Arial"/>
          <w:b w:val="0"/>
          <w:sz w:val="24"/>
        </w:rPr>
        <w:t xml:space="preserve">วันที่ตรวจสอบ:  ___________________________</w:t>
      </w:r>
      <w:r/>
    </w:p>
    <w:p w14:paraId="508D92DE">
      <w:pPr>
        <w:pStyle w:val="886"/>
        <w:pBdr/>
        <w:spacing w:after="80" w:before="0"/>
        <w:ind w:left="400"/>
        <w:rPr/>
      </w:pPr>
      <w:r>
        <w:rPr>
          <w:rFonts w:hint="default" w:ascii="Arial" w:hAnsi="Arial" w:eastAsia="Arial" w:cs="Arial"/>
          <w:b w:val="0"/>
          <w:sz w:val="24"/>
        </w:rPr>
        <w:t xml:space="preserve">ผู้อนุมัติ:      ___________________________   ตำแหน่ง: ___________________________</w:t>
      </w:r>
      <w:r/>
    </w:p>
    <w:p w14:paraId="4089AE9F">
      <w:pPr>
        <w:pStyle w:val="886"/>
        <w:pBdr/>
        <w:spacing w:after="80" w:before="200"/>
        <w:ind/>
        <w:rPr/>
      </w:pPr>
      <w:r>
        <w:rPr>
          <w:rFonts w:hint="default" w:ascii="Arial" w:hAnsi="Arial" w:eastAsia="Arial" w:cs="Arial"/>
          <w:b/>
          <w:color w:val="2e75b6"/>
          <w:sz w:val="28"/>
        </w:rPr>
        <w:t xml:space="preserve">15.3 Acceptance Statement</w:t>
      </w:r>
      <w:r/>
    </w:p>
    <w:p w14:paraId="60B5BDE1">
      <w:pPr>
        <w:pStyle w:val="886"/>
        <w:pBdr/>
        <w:spacing w:after="100" w:before="0"/>
        <w:ind/>
        <w:rPr/>
      </w:pPr>
      <w:r>
        <w:rPr>
          <w:rFonts w:hint="default" w:ascii="Arial" w:hAnsi="Arial" w:eastAsia="Arial" w:cs="Arial"/>
          <w:b w:val="0"/>
          <w:sz w:val="24"/>
        </w:rPr>
        <w:t xml:space="preserve">ข้าพเจ้าขอยืนยันว่าได้ตรวจสอบเนื้อหาใน Sections S1–S14 ของเอกสาร MONOLITH / DAPH Decor AI Agent System Project Summary v2.7 ครบถ้วนแล้ว และขอรับรองว่าข้อมูลทุกส่วนถูกต้อง สมบูรณ์ และสอดคล้องกับแผนการดำเนินงานของ DAPH Decor</w:t>
      </w:r>
      <w:r/>
    </w:p>
    <w:p w14:paraId="543570E8">
      <w:pPr>
        <w:pStyle w:val="886"/>
        <w:pBdr/>
        <w:spacing w:after="100" w:before="0"/>
        <w:ind/>
        <w:rPr/>
      </w:pPr>
      <w:r>
        <w:rPr>
          <w:rFonts w:hint="default" w:ascii="Arial" w:hAnsi="Arial" w:eastAsia="Arial" w:cs="Arial"/>
          <w:b w:val="0"/>
          <w:sz w:val="24"/>
        </w:rPr>
        <w:t xml:space="preserve">เอกสารฉบับนี้ถือเป็นเอกสารอ้างอิงหลักสำหรับการดำเนินงาน AI Agent System ตั้งแต่ v2.5 จนถึง v2.7 และรองรับการวางแผนสำหรับ v3.0 (Talent + Ops Live, Q1 2027 เป็นต้นไป)</w:t>
      </w:r>
      <w:r/>
    </w:p>
    <w:p w14:paraId="03C31C6E">
      <w:pPr>
        <w:pStyle w:val="886"/>
        <w:pBdr/>
        <w:spacing w:after="80" w:before="0"/>
        <w:ind w:left="400"/>
        <w:rPr/>
      </w:pPr>
      <w:r>
        <w:rPr>
          <w:rFonts w:hint="default" w:ascii="Arial" w:hAnsi="Arial" w:eastAsia="Arial" w:cs="Arial"/>
          <w:b w:val="0"/>
          <w:sz w:val="24"/>
        </w:rPr>
        <w:t xml:space="preserve">ลงนาม:     ___________________________   วันที่: ___________________________</w:t>
      </w:r>
      <w:r/>
    </w:p>
    <w:p w14:paraId="563DCB03">
      <w:pPr>
        <w:pStyle w:val="886"/>
        <w:pBdr/>
        <w:spacing w:after="80" w:before="0"/>
        <w:ind w:left="400"/>
        <w:rPr/>
      </w:pPr>
      <w:r>
        <w:rPr>
          <w:rFonts w:hint="default" w:ascii="Arial" w:hAnsi="Arial" w:eastAsia="Arial" w:cs="Arial"/>
          <w:b w:val="0"/>
          <w:sz w:val="24"/>
        </w:rPr>
        <w:t xml:space="preserve">ชื่อ:       ___________________________</w:t>
      </w:r>
      <w:r/>
    </w:p>
    <w:p w14:paraId="6C322A73">
      <w:pPr>
        <w:pStyle w:val="886"/>
        <w:pBdr/>
        <w:spacing w:after="80" w:before="0"/>
        <w:ind w:left="400"/>
        <w:rPr/>
      </w:pPr>
      <w:r>
        <w:rPr>
          <w:rFonts w:hint="default" w:ascii="Arial" w:hAnsi="Arial" w:eastAsia="Arial" w:cs="Arial"/>
          <w:b w:val="0"/>
          <w:sz w:val="24"/>
        </w:rPr>
        <w:t xml:space="preserve">ตำแหน่ง:   ___________________________</w:t>
      </w:r>
      <w:r/>
    </w:p>
    <w:p w14:paraId="758DF99F">
      <w:pPr>
        <w:pStyle w:val="886"/>
        <w:pBdr/>
        <w:spacing w:after="80" w:before="0"/>
        <w:ind w:left="400"/>
        <w:rPr/>
      </w:pPr>
      <w:r>
        <w:rPr>
          <w:rFonts w:hint="default" w:ascii="Arial" w:hAnsi="Arial" w:eastAsia="Arial" w:cs="Arial"/>
          <w:b w:val="0"/>
          <w:sz w:val="24"/>
        </w:rPr>
        <w:t xml:space="preserve">หน่วยงาน:  DAPH Decor / MONOLITH</w:t>
      </w:r>
      <w:r/>
    </w:p>
    <w:p w14:paraId="46AEB9BE">
      <w:pPr>
        <w:pStyle w:val="886"/>
        <w:pBdr/>
        <w:spacing w:after="80" w:before="200"/>
        <w:ind/>
        <w:rPr/>
      </w:pPr>
      <w:r>
        <w:rPr>
          <w:rFonts w:hint="default" w:ascii="Arial" w:hAnsi="Arial" w:eastAsia="Arial" w:cs="Arial"/>
          <w:b/>
          <w:color w:val="2e75b6"/>
          <w:sz w:val="28"/>
        </w:rPr>
        <w:t xml:space="preserve">15.4 Distribution Record</w:t>
      </w:r>
      <w:r/>
    </w:p>
    <w:p w14:paraId="79914D95">
      <w:pPr>
        <w:pStyle w:val="886"/>
        <w:pBdr/>
        <w:spacing w:after="100" w:before="0"/>
        <w:ind/>
        <w:rPr/>
      </w:pPr>
      <w:r>
        <w:rPr>
          <w:rFonts w:hint="default" w:ascii="Arial" w:hAnsi="Arial" w:eastAsia="Arial" w:cs="Arial"/>
          <w:b w:val="0"/>
          <w:sz w:val="24"/>
        </w:rPr>
        <w:t xml:space="preserve">เอกสารฉบับนี้ถูกส่งมอบให้กับผู้รับดังต่อไปนี้:</w:t>
      </w:r>
      <w:r/>
    </w:p>
    <w:p w14:paraId="2FC51A21">
      <w:pPr>
        <w:pStyle w:val="886"/>
        <w:pBdr/>
        <w:spacing w:after="80" w:before="0"/>
        <w:ind w:left="400"/>
        <w:rPr/>
      </w:pPr>
      <w:r>
        <w:rPr>
          <w:rFonts w:hint="default" w:ascii="Arial" w:hAnsi="Arial" w:eastAsia="Arial" w:cs="Arial"/>
          <w:b w:val="0"/>
          <w:sz w:val="24"/>
        </w:rPr>
        <w:t xml:space="preserve">· ทีมผู้บริหาร DAPH Decor — ฉบับ PDF และ PPTX</w:t>
      </w:r>
      <w:r/>
    </w:p>
    <w:p w14:paraId="4E9D5731">
      <w:pPr>
        <w:pStyle w:val="886"/>
        <w:pBdr/>
        <w:spacing w:after="80" w:before="0"/>
        <w:ind w:left="400"/>
        <w:rPr/>
      </w:pPr>
      <w:r>
        <w:rPr>
          <w:rFonts w:hint="default" w:ascii="Arial" w:hAnsi="Arial" w:eastAsia="Arial" w:cs="Arial"/>
          <w:b w:val="0"/>
          <w:sz w:val="24"/>
        </w:rPr>
        <w:t xml:space="preserve">· Studio Director / Project Lead — ฉบับ DOCX (สำหรับอ้างอิง)</w:t>
      </w:r>
      <w:r/>
    </w:p>
    <w:p w14:paraId="399FA6B1">
      <w:pPr>
        <w:pStyle w:val="886"/>
        <w:pBdr/>
        <w:spacing w:after="80" w:before="0"/>
        <w:ind w:left="400"/>
        <w:rPr/>
      </w:pPr>
      <w:r>
        <w:rPr>
          <w:rFonts w:hint="default" w:ascii="Arial" w:hAnsi="Arial" w:eastAsia="Arial" w:cs="Arial"/>
          <w:b w:val="0"/>
          <w:sz w:val="24"/>
        </w:rPr>
        <w:t xml:space="preserve">· HR Manager / Operations Manager — ฉบับ PDF สรุปภาษาไทย</w:t>
      </w:r>
      <w:r/>
    </w:p>
    <w:p w14:paraId="213885AC">
      <w:pPr>
        <w:pStyle w:val="886"/>
        <w:pBdr/>
        <w:spacing w:after="80" w:before="0"/>
        <w:ind w:left="400"/>
        <w:rPr/>
      </w:pPr>
      <w:r>
        <w:rPr>
          <w:rFonts w:hint="default" w:ascii="Arial" w:hAnsi="Arial" w:eastAsia="Arial" w:cs="Arial"/>
          <w:b w:val="0"/>
          <w:sz w:val="24"/>
        </w:rPr>
        <w:t xml:space="preserve">· IT / Systems Team — ผ่าน MONOLITH_SOP_Package_v2.5.zip</w:t>
      </w:r>
      <w:r/>
    </w:p>
    <w:p w14:paraId="6FB93AEE">
      <w:pPr>
        <w:pStyle w:val="886"/>
        <w:pBdr/>
        <w:spacing w:after="80" w:before="0"/>
        <w:ind w:left="400"/>
        <w:rPr/>
      </w:pPr>
      <w:r>
        <w:rPr>
          <w:rFonts w:hint="default" w:ascii="Arial" w:hAnsi="Arial" w:eastAsia="Arial" w:cs="Arial"/>
          <w:b w:val="0"/>
          <w:sz w:val="24"/>
        </w:rPr>
        <w:t xml:space="preserve">· บันทึกลงใน changelog_v25.md ส่วน v2.8</w:t>
      </w:r>
      <w:r/>
    </w:p>
    <w:p w14:paraId="40212B1D">
      <w:pPr>
        <w:pStyle w:val="886"/>
        <w:pBdr/>
        <w:spacing w:after="100" w:before="0"/>
        <w:ind/>
        <w:rPr/>
      </w:pPr>
      <w:r>
        <w:rPr>
          <w:rFonts w:hint="default" w:ascii="Arial" w:hAnsi="Arial" w:eastAsia="Arial" w:cs="Arial"/>
          <w:b w:val="0"/>
          <w:sz w:val="24"/>
        </w:rPr>
        <w:t xml:space="preserve">หมายเหตุ: เอกสาร Acceptance Sign-off ฉบับนี้เป็นส่วนหนึ่งของ v2.8 Release ซึ่งครอบคลุม Slide 12 Heatmap, Master Index, Training Quiz และ v3.0 Planning</w:t>
      </w:r>
      <w:r/>
    </w:p>
    <w:p w14:paraId="148C2079">
      <w:pPr>
        <w:pStyle w:val="886"/>
        <w:pBdr/>
        <w:spacing w:after="100" w:before="320"/>
        <w:ind/>
        <w:rPr/>
      </w:pPr>
      <w:r>
        <w:rPr>
          <w:rFonts w:hint="default" w:ascii="Arial" w:hAnsi="Arial" w:eastAsia="Arial" w:cs="Arial"/>
          <w:b/>
          <w:color w:val="1f2d5a"/>
          <w:sz w:val="36"/>
        </w:rPr>
        <w:t xml:space="preserve">16. Cross-Agent Orchestration Protocol</w:t>
      </w:r>
      <w:r/>
    </w:p>
    <w:p w14:paraId="58463FB5">
      <w:pPr>
        <w:pStyle w:val="886"/>
        <w:pBdr/>
        <w:spacing w:after="120" w:before="0"/>
        <w:ind/>
        <w:rPr/>
      </w:pPr>
      <w:r>
        <w:rPr>
          <w:rFonts w:hint="default" w:ascii="Arial" w:hAnsi="Arial" w:eastAsia="Arial" w:cs="Arial"/>
          <w:b w:val="0"/>
          <w:color w:val="888888"/>
          <w:sz w:val="20"/>
        </w:rPr>
        <w:t xml:space="preserve">Version: 3.0 Planning  ·  Status: Draft  ·  Prepared: September 2026</w:t>
      </w:r>
      <w:r/>
    </w:p>
    <w:p w14:paraId="3F4218E7">
      <w:pPr>
        <w:pStyle w:val="886"/>
        <w:pBdr/>
        <w:spacing w:after="80" w:before="200"/>
        <w:ind/>
        <w:rPr/>
      </w:pPr>
      <w:r>
        <w:rPr>
          <w:rFonts w:hint="default" w:ascii="Arial" w:hAnsi="Arial" w:eastAsia="Arial" w:cs="Arial"/>
          <w:b/>
          <w:color w:val="2e75b6"/>
          <w:sz w:val="28"/>
        </w:rPr>
        <w:t xml:space="preserve">16.1 Overview</w:t>
      </w:r>
      <w:r/>
    </w:p>
    <w:p w14:paraId="7A3ACB3A">
      <w:pPr>
        <w:pStyle w:val="886"/>
        <w:pBdr/>
        <w:spacing w:after="100" w:before="0"/>
        <w:ind/>
        <w:rPr/>
      </w:pPr>
      <w:r>
        <w:rPr>
          <w:rFonts w:hint="default" w:ascii="Arial" w:hAnsi="Arial" w:eastAsia="Arial" w:cs="Arial"/>
          <w:b w:val="0"/>
          <w:sz w:val="24"/>
        </w:rPr>
        <w:t xml:space="preserve">Cross-Agent Orchestration defines how MONOLITH AI agents communica</w:t>
      </w:r>
      <w:r>
        <w:rPr>
          <w:rFonts w:hint="default" w:ascii="Arial" w:hAnsi="Arial" w:eastAsia="Arial" w:cs="Arial"/>
          <w:b w:val="0"/>
          <w:sz w:val="24"/>
        </w:rPr>
        <w:t xml:space="preserve">te, share context, and trigger one another based on workflow events. This protocol becomes operational in v3.0 Phase C (Q3–Q4 2027) once all 20 active agents and 5 Phase B agents (Vega, Stone, Ember, Pulse, Shore) have passed their 30-day stability review.</w:t>
      </w:r>
      <w:r/>
    </w:p>
    <w:p w14:paraId="74D40963">
      <w:pPr>
        <w:pStyle w:val="886"/>
        <w:pBdr/>
        <w:spacing w:after="80" w:before="0"/>
        <w:ind/>
        <w:rPr/>
      </w:pPr>
      <w:r>
        <w:rPr>
          <w:rFonts w:hint="default" w:ascii="Arial" w:hAnsi="Arial" w:eastAsia="Arial" w:cs="Arial"/>
          <w:b w:val="0"/>
          <w:sz w:val="24"/>
        </w:rPr>
        <w:t xml:space="preserve">The Ops agent (Ag</w:t>
      </w:r>
      <w:r>
        <w:rPr>
          <w:rFonts w:hint="default" w:ascii="Arial" w:hAnsi="Arial" w:eastAsia="Arial" w:cs="Arial"/>
          <w:b w:val="0"/>
          <w:sz w:val="24"/>
        </w:rPr>
        <w:t xml:space="preserve">ent #20) acts as the central orchestrator, receiving event signals from upstream agents and dispatching downstream actions across departments. All orchestration events are logged with timestamps, triggering agent ID, receiving agent ID, and outcome status.</w:t>
      </w:r>
      <w:r/>
    </w:p>
    <w:p w14:paraId="07B7E712">
      <w:pPr>
        <w:pStyle w:val="886"/>
        <w:pBdr/>
        <w:spacing w:after="80" w:before="200"/>
        <w:ind/>
        <w:rPr/>
      </w:pPr>
      <w:r>
        <w:rPr>
          <w:rFonts w:hint="default" w:ascii="Arial" w:hAnsi="Arial" w:eastAsia="Arial" w:cs="Arial"/>
          <w:b/>
          <w:color w:val="2e75b6"/>
          <w:sz w:val="28"/>
        </w:rPr>
        <w:t xml:space="preserve">16.2 Orchestration Pipelines</w:t>
      </w:r>
      <w:r/>
    </w:p>
    <w:p w14:paraId="559A014D">
      <w:pPr>
        <w:pStyle w:val="886"/>
        <w:pBdr/>
        <w:spacing w:after="80" w:before="0"/>
        <w:ind/>
        <w:rPr/>
      </w:pPr>
      <w:r>
        <w:rPr>
          <w:rFonts w:hint="default" w:ascii="Arial" w:hAnsi="Arial" w:eastAsia="Arial" w:cs="Arial"/>
          <w:b w:val="0"/>
          <w:sz w:val="24"/>
        </w:rPr>
        <w:t xml:space="preserve">Four primary cross-agent pipelines are planned for v3.0:</w:t>
      </w:r>
      <w:r/>
    </w:p>
    <w:p w14:paraId="3665ACC8">
      <w:pPr>
        <w:pStyle w:val="886"/>
        <w:pBdr/>
        <w:spacing w:after="40" w:before="80"/>
        <w:ind w:left="400"/>
        <w:rPr/>
      </w:pPr>
      <w:r>
        <w:rPr>
          <w:rFonts w:hint="default" w:ascii="Arial" w:hAnsi="Arial" w:eastAsia="Arial" w:cs="Arial"/>
          <w:b/>
          <w:color w:val="1f2d5a"/>
          <w:sz w:val="22"/>
        </w:rPr>
        <w:t xml:space="preserve">Pipeline 1 — Sales → Design → Production</w:t>
      </w:r>
      <w:r/>
    </w:p>
    <w:p w14:paraId="7E4C813B">
      <w:pPr>
        <w:pStyle w:val="886"/>
        <w:pBdr/>
        <w:spacing w:after="40" w:before="0"/>
        <w:ind w:left="560"/>
        <w:rPr/>
      </w:pPr>
      <w:r>
        <w:rPr>
          <w:rFonts w:hint="default" w:ascii="Arial" w:hAnsi="Arial" w:eastAsia="Arial" w:cs="Arial"/>
          <w:b w:val="0"/>
          <w:sz w:val="22"/>
        </w:rPr>
        <w:t xml:space="preserve">Trigger: New client project confirmed by Compass (Sales CRM).</w:t>
      </w:r>
      <w:r/>
    </w:p>
    <w:p w14:paraId="43D8D117">
      <w:pPr>
        <w:pStyle w:val="886"/>
        <w:pBdr/>
        <w:spacing w:after="40" w:before="0"/>
        <w:ind w:left="560"/>
        <w:rPr/>
      </w:pPr>
      <w:r>
        <w:rPr>
          <w:rFonts w:hint="default" w:ascii="Arial" w:hAnsi="Arial" w:eastAsia="Arial" w:cs="Arial"/>
          <w:b w:val="0"/>
          <w:sz w:val="22"/>
        </w:rPr>
        <w:t xml:space="preserve">Flow: Compass → Kelly (Design Lead) → Forge (Procurement) → Atlas (Project Mgmt).</w:t>
      </w:r>
      <w:r/>
    </w:p>
    <w:p w14:paraId="58E0ECCA">
      <w:pPr>
        <w:pStyle w:val="886"/>
        <w:pBdr/>
        <w:spacing w:after="40" w:before="0"/>
        <w:ind w:left="560"/>
        <w:rPr/>
      </w:pPr>
      <w:r>
        <w:rPr>
          <w:rFonts w:hint="default" w:ascii="Arial" w:hAnsi="Arial" w:eastAsia="Arial" w:cs="Arial"/>
          <w:b w:val="0"/>
          <w:sz w:val="22"/>
        </w:rPr>
        <w:t xml:space="preserve">Outcome: Design brief auto-generated, materials procurement initiated, project timeline created in Atlas dashboard.</w:t>
      </w:r>
      <w:r/>
    </w:p>
    <w:p w14:paraId="7492CADF">
      <w:pPr>
        <w:pStyle w:val="886"/>
        <w:pBdr/>
        <w:spacing w:after="40" w:before="0"/>
        <w:ind/>
        <w:rPr/>
      </w:pPr>
      <w:r>
        <w:rPr>
          <w:rFonts w:hint="default" w:ascii="Arial" w:hAnsi="Arial" w:eastAsia="Arial" w:cs="Arial"/>
          <w:b w:val="0"/>
          <w:sz w:val="10"/>
        </w:rPr>
      </w:r>
      <w:r/>
    </w:p>
    <w:p w14:paraId="732735BE">
      <w:pPr>
        <w:pStyle w:val="886"/>
        <w:pBdr/>
        <w:spacing w:after="40" w:before="80"/>
        <w:ind w:left="400"/>
        <w:rPr/>
      </w:pPr>
      <w:r>
        <w:rPr>
          <w:rFonts w:hint="default" w:ascii="Arial" w:hAnsi="Arial" w:eastAsia="Arial" w:cs="Arial"/>
          <w:b/>
          <w:color w:val="1f2d5a"/>
          <w:sz w:val="22"/>
        </w:rPr>
        <w:t xml:space="preserve">Pipeline 2 — QA → Site → Client Notification</w:t>
      </w:r>
      <w:r/>
    </w:p>
    <w:p w14:paraId="651FC4C5">
      <w:pPr>
        <w:pStyle w:val="886"/>
        <w:pBdr/>
        <w:spacing w:after="40" w:before="0"/>
        <w:ind w:left="560"/>
        <w:rPr/>
      </w:pPr>
      <w:r>
        <w:rPr>
          <w:rFonts w:hint="default" w:ascii="Arial" w:hAnsi="Arial" w:eastAsia="Arial" w:cs="Arial"/>
          <w:b w:val="0"/>
          <w:sz w:val="22"/>
        </w:rPr>
        <w:t xml:space="preserve">Trigger: QC milestone passed by Guardian (Quality Assurance).</w:t>
      </w:r>
      <w:r/>
    </w:p>
    <w:p w14:paraId="4F5260B2">
      <w:pPr>
        <w:pStyle w:val="886"/>
        <w:pBdr/>
        <w:spacing w:after="40" w:before="0"/>
        <w:ind w:left="560"/>
        <w:rPr/>
      </w:pPr>
      <w:r>
        <w:rPr>
          <w:rFonts w:hint="default" w:ascii="Arial" w:hAnsi="Arial" w:eastAsia="Arial" w:cs="Arial"/>
          <w:b w:val="0"/>
          <w:sz w:val="22"/>
        </w:rPr>
        <w:t xml:space="preserve">Flow: Guardian → Bo (Site Operations) → Aria (Client Relations).</w:t>
      </w:r>
      <w:r/>
    </w:p>
    <w:p w14:paraId="02DD0751">
      <w:pPr>
        <w:pStyle w:val="886"/>
        <w:pBdr/>
        <w:spacing w:after="40" w:before="0"/>
        <w:ind w:left="560"/>
        <w:rPr/>
      </w:pPr>
      <w:r>
        <w:rPr>
          <w:rFonts w:hint="default" w:ascii="Arial" w:hAnsi="Arial" w:eastAsia="Arial" w:cs="Arial"/>
          <w:b w:val="0"/>
          <w:sz w:val="22"/>
        </w:rPr>
        <w:t xml:space="preserve">Outcome: Site handover confirmed, client auto-notified with milestone summary and next-steps schedule.</w:t>
      </w:r>
      <w:r/>
    </w:p>
    <w:p w14:paraId="4D530401">
      <w:pPr>
        <w:pStyle w:val="886"/>
        <w:pBdr/>
        <w:spacing w:after="40" w:before="0"/>
        <w:ind/>
        <w:rPr/>
      </w:pPr>
      <w:r>
        <w:rPr>
          <w:rFonts w:hint="default" w:ascii="Arial" w:hAnsi="Arial" w:eastAsia="Arial" w:cs="Arial"/>
          <w:b w:val="0"/>
          <w:sz w:val="10"/>
        </w:rPr>
      </w:r>
      <w:r/>
    </w:p>
    <w:p w14:paraId="497F1E0D">
      <w:pPr>
        <w:pStyle w:val="886"/>
        <w:pBdr/>
        <w:spacing w:after="40" w:before="80"/>
        <w:ind w:left="400"/>
        <w:rPr/>
      </w:pPr>
      <w:r>
        <w:rPr>
          <w:rFonts w:hint="default" w:ascii="Arial" w:hAnsi="Arial" w:eastAsia="Arial" w:cs="Arial"/>
          <w:b/>
          <w:color w:val="1f2d5a"/>
          <w:sz w:val="22"/>
        </w:rPr>
        <w:t xml:space="preserve">Pipeline 3 — HR → Operations → Systems</w:t>
      </w:r>
      <w:r/>
    </w:p>
    <w:p w14:paraId="37E00E67">
      <w:pPr>
        <w:pStyle w:val="886"/>
        <w:pBdr/>
        <w:spacing w:after="40" w:before="0"/>
        <w:ind w:left="560"/>
        <w:rPr/>
      </w:pPr>
      <w:r>
        <w:rPr>
          <w:rFonts w:hint="default" w:ascii="Arial" w:hAnsi="Arial" w:eastAsia="Arial" w:cs="Arial"/>
          <w:b w:val="0"/>
          <w:sz w:val="22"/>
        </w:rPr>
        <w:t xml:space="preserve">Trigger: Headcount change event recorded by Talent (HR Manager AI).</w:t>
      </w:r>
      <w:r/>
    </w:p>
    <w:p w14:paraId="7913C80F">
      <w:pPr>
        <w:pStyle w:val="886"/>
        <w:pBdr/>
        <w:spacing w:after="40" w:before="0"/>
        <w:ind w:left="560"/>
        <w:rPr/>
      </w:pPr>
      <w:r>
        <w:rPr>
          <w:rFonts w:hint="default" w:ascii="Arial" w:hAnsi="Arial" w:eastAsia="Arial" w:cs="Arial"/>
          <w:b w:val="0"/>
          <w:sz w:val="22"/>
        </w:rPr>
        <w:t xml:space="preserve">Flow: Talent → Ops (GM/MD Orchestrator) → Core (Systems &amp; DevOps).</w:t>
      </w:r>
      <w:r/>
    </w:p>
    <w:p w14:paraId="0F76E283">
      <w:pPr>
        <w:pStyle w:val="886"/>
        <w:pBdr/>
        <w:spacing w:after="40" w:before="0"/>
        <w:ind w:left="560"/>
        <w:rPr/>
      </w:pPr>
      <w:r>
        <w:rPr>
          <w:rFonts w:hint="default" w:ascii="Arial" w:hAnsi="Arial" w:eastAsia="Arial" w:cs="Arial"/>
          <w:b w:val="0"/>
          <w:sz w:val="22"/>
        </w:rPr>
        <w:t xml:space="preserve">Outcome: Capacity recalculation triggered, system access provisioned or deprovisioned, Ops dashboard updated.</w:t>
      </w:r>
      <w:r/>
    </w:p>
    <w:p w14:paraId="7DB8CE17">
      <w:pPr>
        <w:pStyle w:val="886"/>
        <w:pBdr/>
        <w:spacing w:after="40" w:before="0"/>
        <w:ind/>
        <w:rPr/>
      </w:pPr>
      <w:r>
        <w:rPr>
          <w:rFonts w:hint="default" w:ascii="Arial" w:hAnsi="Arial" w:eastAsia="Arial" w:cs="Arial"/>
          <w:b w:val="0"/>
          <w:sz w:val="10"/>
        </w:rPr>
      </w:r>
      <w:r/>
    </w:p>
    <w:p w14:paraId="6801EB35">
      <w:pPr>
        <w:pStyle w:val="886"/>
        <w:pBdr/>
        <w:spacing w:after="40" w:before="80"/>
        <w:ind w:left="400"/>
        <w:rPr/>
      </w:pPr>
      <w:r>
        <w:rPr>
          <w:rFonts w:hint="default" w:ascii="Arial" w:hAnsi="Arial" w:eastAsia="Arial" w:cs="Arial"/>
          <w:b/>
          <w:color w:val="1f2d5a"/>
          <w:sz w:val="22"/>
        </w:rPr>
        <w:t xml:space="preserve">Pipeline 4 — Marketing → CRM → Sales Intelligence</w:t>
      </w:r>
      <w:r/>
    </w:p>
    <w:p w14:paraId="6B1BCAFD">
      <w:pPr>
        <w:pStyle w:val="886"/>
        <w:pBdr/>
        <w:spacing w:after="40" w:before="0"/>
        <w:ind w:left="560"/>
        <w:rPr/>
      </w:pPr>
      <w:r>
        <w:rPr>
          <w:rFonts w:hint="default" w:ascii="Arial" w:hAnsi="Arial" w:eastAsia="Arial" w:cs="Arial"/>
          <w:b w:val="0"/>
          <w:sz w:val="22"/>
        </w:rPr>
        <w:t xml:space="preserve">Trigger: Marketing campaign launched by Scout (Marketing AI).</w:t>
      </w:r>
      <w:r/>
    </w:p>
    <w:p w14:paraId="028B1503">
      <w:pPr>
        <w:pStyle w:val="886"/>
        <w:pBdr/>
        <w:spacing w:after="40" w:before="0"/>
        <w:ind w:left="560"/>
        <w:rPr/>
      </w:pPr>
      <w:r>
        <w:rPr>
          <w:rFonts w:hint="default" w:ascii="Arial" w:hAnsi="Arial" w:eastAsia="Arial" w:cs="Arial"/>
          <w:b w:val="0"/>
          <w:sz w:val="22"/>
        </w:rPr>
        <w:t xml:space="preserve">Flow: Scout → Remy (CRM) → Compass (Sales CRM).</w:t>
      </w:r>
      <w:r/>
    </w:p>
    <w:p w14:paraId="421B5C57">
      <w:pPr>
        <w:pStyle w:val="886"/>
        <w:pBdr/>
        <w:spacing w:after="40" w:before="0"/>
        <w:ind w:left="560"/>
        <w:rPr/>
      </w:pPr>
      <w:r>
        <w:rPr>
          <w:rFonts w:hint="default" w:ascii="Arial" w:hAnsi="Arial" w:eastAsia="Arial" w:cs="Arial"/>
          <w:b w:val="0"/>
          <w:sz w:val="22"/>
        </w:rPr>
        <w:t xml:space="preserve">Outcome: Lead scoring updated based on campaign engagement, sales priority list refreshed, Compass dashboard synced.</w:t>
      </w:r>
      <w:r/>
    </w:p>
    <w:p w14:paraId="0D8ECB9A">
      <w:pPr>
        <w:pStyle w:val="886"/>
        <w:pBdr/>
        <w:spacing w:after="40" w:before="0"/>
        <w:ind/>
        <w:rPr/>
      </w:pPr>
      <w:r>
        <w:rPr>
          <w:rFonts w:hint="default" w:ascii="Arial" w:hAnsi="Arial" w:eastAsia="Arial" w:cs="Arial"/>
          <w:b w:val="0"/>
          <w:sz w:val="10"/>
        </w:rPr>
      </w:r>
      <w:r/>
    </w:p>
    <w:p w14:paraId="0DC17584">
      <w:pPr>
        <w:pStyle w:val="886"/>
        <w:pBdr/>
        <w:spacing w:after="80" w:before="200"/>
        <w:ind/>
        <w:rPr/>
      </w:pPr>
      <w:r>
        <w:rPr>
          <w:rFonts w:hint="default" w:ascii="Arial" w:hAnsi="Arial" w:eastAsia="Arial" w:cs="Arial"/>
          <w:b/>
          <w:color w:val="2e75b6"/>
          <w:sz w:val="28"/>
        </w:rPr>
        <w:t xml:space="preserve">16.3 Technical Requirements</w:t>
      </w:r>
      <w:r/>
    </w:p>
    <w:p w14:paraId="192A3132">
      <w:pPr>
        <w:pStyle w:val="886"/>
        <w:pBdr/>
        <w:spacing w:after="80" w:before="0"/>
        <w:ind w:left="400"/>
        <w:rPr/>
      </w:pPr>
      <w:r>
        <w:rPr>
          <w:rFonts w:hint="default" w:ascii="Arial" w:hAnsi="Arial" w:eastAsia="Arial" w:cs="Arial"/>
          <w:b w:val="0"/>
          <w:sz w:val="24"/>
        </w:rPr>
        <w:t xml:space="preserve">• Shared event bus / message queue — all agents publish and subscribe to a central message broker (e.g. Redis Streams or equivalent)</w:t>
      </w:r>
      <w:r/>
    </w:p>
    <w:p w14:paraId="00893B28">
      <w:pPr>
        <w:pStyle w:val="886"/>
        <w:pBdr/>
        <w:spacing w:after="80" w:before="0"/>
        <w:ind w:left="400"/>
        <w:rPr/>
      </w:pPr>
      <w:r>
        <w:rPr>
          <w:rFonts w:hint="default" w:ascii="Arial" w:hAnsi="Arial" w:eastAsia="Arial" w:cs="Arial"/>
          <w:b w:val="0"/>
          <w:sz w:val="24"/>
        </w:rPr>
        <w:t xml:space="preserve">• Inter-agent communication protocol — standardised JSON schema v1.0 defining event_type, source_agent, target_agent, payload, and timestamp fields</w:t>
      </w:r>
      <w:r/>
    </w:p>
    <w:p w14:paraId="59FC6180">
      <w:pPr>
        <w:pStyle w:val="886"/>
        <w:pBdr/>
        <w:spacing w:after="80" w:before="0"/>
        <w:ind w:left="400"/>
        <w:rPr/>
      </w:pPr>
      <w:r>
        <w:rPr>
          <w:rFonts w:hint="default" w:ascii="Arial" w:hAnsi="Arial" w:eastAsia="Arial" w:cs="Arial"/>
          <w:b w:val="0"/>
          <w:sz w:val="24"/>
        </w:rPr>
        <w:t xml:space="preserve">• Ops agent orchestration layer — Ops (#20) acts as supervisor; all multi-step pipelines route through Ops for logging and exception handling</w:t>
      </w:r>
      <w:r/>
    </w:p>
    <w:p w14:paraId="17C9A19D">
      <w:pPr>
        <w:pStyle w:val="886"/>
        <w:pBdr/>
        <w:spacing w:after="80" w:before="0"/>
        <w:ind w:left="400"/>
        <w:rPr/>
      </w:pPr>
      <w:r>
        <w:rPr>
          <w:rFonts w:hint="default" w:ascii="Arial" w:hAnsi="Arial" w:eastAsia="Arial" w:cs="Arial"/>
          <w:b w:val="0"/>
          <w:sz w:val="24"/>
        </w:rPr>
        <w:t xml:space="preserve">• Audit log — every cross-agent trigger stored with full payload for compliance review and SOP traceability</w:t>
      </w:r>
      <w:r/>
    </w:p>
    <w:p w14:paraId="7739EB72">
      <w:pPr>
        <w:pStyle w:val="886"/>
        <w:pBdr/>
        <w:spacing w:after="80" w:before="0"/>
        <w:ind w:left="400"/>
        <w:rPr/>
      </w:pPr>
      <w:r>
        <w:rPr>
          <w:rFonts w:hint="default" w:ascii="Arial" w:hAnsi="Arial" w:eastAsia="Arial" w:cs="Arial"/>
          <w:b w:val="0"/>
          <w:sz w:val="24"/>
        </w:rPr>
        <w:t xml:space="preserve">• Idempotency — all agent actions must be idempotent to prevent duplicate processing when events are re-delivered</w:t>
      </w:r>
      <w:r/>
    </w:p>
    <w:p w14:paraId="24473689">
      <w:pPr>
        <w:pStyle w:val="886"/>
        <w:pBdr/>
        <w:spacing w:after="80" w:before="0"/>
        <w:ind w:left="400"/>
        <w:rPr/>
      </w:pPr>
      <w:r>
        <w:rPr>
          <w:rFonts w:hint="default" w:ascii="Arial" w:hAnsi="Arial" w:eastAsia="Arial" w:cs="Arial"/>
          <w:b w:val="0"/>
          <w:sz w:val="24"/>
        </w:rPr>
        <w:t xml:space="preserve">• Timeout &amp; fallback — each pipeline step has a 30-second timeout; on timeout, Ops escalates to the human accountable role defined in S22 RACI</w:t>
      </w:r>
      <w:r/>
    </w:p>
    <w:p w14:paraId="034AC1A0">
      <w:pPr>
        <w:pStyle w:val="886"/>
        <w:pBdr/>
        <w:spacing w:after="80" w:before="200"/>
        <w:ind/>
        <w:rPr/>
      </w:pPr>
      <w:r>
        <w:rPr>
          <w:rFonts w:hint="default" w:ascii="Arial" w:hAnsi="Arial" w:eastAsia="Arial" w:cs="Arial"/>
          <w:b/>
          <w:color w:val="2e75b6"/>
          <w:sz w:val="28"/>
        </w:rPr>
        <w:t xml:space="preserve">16.4 Roles &amp; Responsibilities</w:t>
      </w:r>
      <w:r/>
    </w:p>
    <w:p w14:paraId="691E6E9C">
      <w:pPr>
        <w:pStyle w:val="886"/>
        <w:pBdr/>
        <w:spacing w:after="60" w:before="0"/>
        <w:ind w:left="400"/>
        <w:rPr/>
      </w:pPr>
      <w:r>
        <w:rPr>
          <w:rFonts w:hint="default" w:ascii="Arial" w:hAnsi="Arial" w:eastAsia="Arial" w:cs="Arial"/>
          <w:b/>
          <w:color w:val="2e75b6"/>
          <w:sz w:val="24"/>
        </w:rPr>
        <w:t xml:space="preserve">Orchestration Design Lead:  </w:t>
      </w:r>
      <w:r>
        <w:rPr>
          <w:rFonts w:hint="default" w:ascii="Arial" w:hAnsi="Arial" w:eastAsia="Arial" w:cs="Arial"/>
          <w:b w:val="0"/>
          <w:sz w:val="24"/>
        </w:rPr>
        <w:t xml:space="preserve">Systems Team (Core Agent #14 accountable)</w:t>
      </w:r>
      <w:r/>
    </w:p>
    <w:p w14:paraId="62322B10">
      <w:pPr>
        <w:pStyle w:val="886"/>
        <w:pBdr/>
        <w:spacing w:after="60" w:before="0"/>
        <w:ind w:left="400"/>
        <w:rPr/>
      </w:pPr>
      <w:r>
        <w:rPr>
          <w:rFonts w:hint="default" w:ascii="Arial" w:hAnsi="Arial" w:eastAsia="Arial" w:cs="Arial"/>
          <w:b/>
          <w:color w:val="2e75b6"/>
          <w:sz w:val="24"/>
        </w:rPr>
        <w:t xml:space="preserve">Pipeline Testing &amp; QA:  </w:t>
      </w:r>
      <w:r>
        <w:rPr>
          <w:rFonts w:hint="default" w:ascii="Arial" w:hAnsi="Arial" w:eastAsia="Arial" w:cs="Arial"/>
          <w:b w:val="0"/>
          <w:sz w:val="24"/>
        </w:rPr>
        <w:t xml:space="preserve">QA Manager (Guardian Agent #18 accountable)</w:t>
      </w:r>
      <w:r/>
    </w:p>
    <w:p w14:paraId="700AF6F6">
      <w:pPr>
        <w:pStyle w:val="886"/>
        <w:pBdr/>
        <w:spacing w:after="60" w:before="0"/>
        <w:ind w:left="400"/>
        <w:rPr/>
      </w:pPr>
      <w:r>
        <w:rPr>
          <w:rFonts w:hint="default" w:ascii="Arial" w:hAnsi="Arial" w:eastAsia="Arial" w:cs="Arial"/>
          <w:b/>
          <w:color w:val="2e75b6"/>
          <w:sz w:val="24"/>
        </w:rPr>
        <w:t xml:space="preserve">Human Escalation Owner:  </w:t>
      </w:r>
      <w:r>
        <w:rPr>
          <w:rFonts w:hint="default" w:ascii="Arial" w:hAnsi="Arial" w:eastAsia="Arial" w:cs="Arial"/>
          <w:b w:val="0"/>
          <w:sz w:val="24"/>
        </w:rPr>
        <w:t xml:space="preserve">GM / MD (Ops Agent #20 accountable)</w:t>
      </w:r>
      <w:r/>
    </w:p>
    <w:p w14:paraId="2773BC6A">
      <w:pPr>
        <w:pStyle w:val="886"/>
        <w:pBdr/>
        <w:spacing w:after="60" w:before="0"/>
        <w:ind w:left="400"/>
        <w:rPr/>
      </w:pPr>
      <w:r>
        <w:rPr>
          <w:rFonts w:hint="default" w:ascii="Arial" w:hAnsi="Arial" w:eastAsia="Arial" w:cs="Arial"/>
          <w:b/>
          <w:color w:val="2e75b6"/>
          <w:sz w:val="24"/>
        </w:rPr>
        <w:t xml:space="preserve">Audit Log Review:  </w:t>
      </w:r>
      <w:r>
        <w:rPr>
          <w:rFonts w:hint="default" w:ascii="Arial" w:hAnsi="Arial" w:eastAsia="Arial" w:cs="Arial"/>
          <w:b w:val="0"/>
          <w:sz w:val="24"/>
        </w:rPr>
        <w:t xml:space="preserve">Operations Manager — monthly review</w:t>
      </w:r>
      <w:r/>
    </w:p>
    <w:p w14:paraId="0BD9C2B9">
      <w:pPr>
        <w:pStyle w:val="886"/>
        <w:pBdr/>
        <w:spacing w:after="60" w:before="0"/>
        <w:ind w:left="400"/>
        <w:rPr/>
      </w:pPr>
      <w:r>
        <w:rPr>
          <w:rFonts w:hint="default" w:ascii="Arial" w:hAnsi="Arial" w:eastAsia="Arial" w:cs="Arial"/>
          <w:b/>
          <w:color w:val="2e75b6"/>
          <w:sz w:val="24"/>
        </w:rPr>
        <w:t xml:space="preserve">SOP Update Authority:  </w:t>
      </w:r>
      <w:r>
        <w:rPr>
          <w:rFonts w:hint="default" w:ascii="Arial" w:hAnsi="Arial" w:eastAsia="Arial" w:cs="Arial"/>
          <w:b w:val="0"/>
          <w:sz w:val="24"/>
        </w:rPr>
        <w:t xml:space="preserve">Studio Director — approves S16 amendments</w:t>
      </w:r>
      <w:r/>
    </w:p>
    <w:p w14:paraId="4DD632C2">
      <w:pPr>
        <w:pStyle w:val="886"/>
        <w:pBdr/>
        <w:spacing w:after="80" w:before="200"/>
        <w:ind/>
        <w:rPr/>
      </w:pPr>
      <w:r>
        <w:rPr>
          <w:rFonts w:hint="default" w:ascii="Arial" w:hAnsi="Arial" w:eastAsia="Arial" w:cs="Arial"/>
          <w:b/>
          <w:color w:val="2e75b6"/>
          <w:sz w:val="28"/>
        </w:rPr>
        <w:t xml:space="preserve">16.5 Implementation Timeline</w:t>
      </w:r>
      <w:r/>
    </w:p>
    <w:p w14:paraId="52047F28">
      <w:pPr>
        <w:pStyle w:val="886"/>
        <w:pBdr/>
        <w:spacing w:after="80" w:before="0"/>
        <w:ind w:left="400"/>
        <w:rPr/>
      </w:pPr>
      <w:r>
        <w:rPr>
          <w:rFonts w:hint="default" w:ascii="Arial" w:hAnsi="Arial" w:eastAsia="Arial" w:cs="Arial"/>
          <w:b/>
          <w:color w:val="2e75b6"/>
          <w:sz w:val="24"/>
        </w:rPr>
        <w:t xml:space="preserve">Q1 2027:  </w:t>
      </w:r>
      <w:r>
        <w:rPr>
          <w:rFonts w:hint="default" w:ascii="Arial" w:hAnsi="Arial" w:eastAsia="Arial" w:cs="Arial"/>
          <w:b w:val="0"/>
          <w:sz w:val="24"/>
        </w:rPr>
        <w:t xml:space="preserve">All 20 active agents stable → Phase C pre-conditions met</w:t>
      </w:r>
      <w:r/>
    </w:p>
    <w:p w14:paraId="1FE67600">
      <w:pPr>
        <w:pStyle w:val="886"/>
        <w:pBdr/>
        <w:spacing w:after="80" w:before="0"/>
        <w:ind w:left="400"/>
        <w:rPr/>
      </w:pPr>
      <w:r>
        <w:rPr>
          <w:rFonts w:hint="default" w:ascii="Arial" w:hAnsi="Arial" w:eastAsia="Arial" w:cs="Arial"/>
          <w:b/>
          <w:color w:val="2e75b6"/>
          <w:sz w:val="24"/>
        </w:rPr>
        <w:t xml:space="preserve">Q2 2027:  </w:t>
      </w:r>
      <w:r>
        <w:rPr>
          <w:rFonts w:hint="default" w:ascii="Arial" w:hAnsi="Arial" w:eastAsia="Arial" w:cs="Arial"/>
          <w:b w:val="0"/>
          <w:sz w:val="24"/>
        </w:rPr>
        <w:t xml:space="preserve">Event bus infrastructure provisioned; JSON schema v1.0 finalised</w:t>
      </w:r>
      <w:r/>
    </w:p>
    <w:p w14:paraId="3C9ECEE2">
      <w:pPr>
        <w:pStyle w:val="886"/>
        <w:pBdr/>
        <w:spacing w:after="80" w:before="0"/>
        <w:ind w:left="400"/>
        <w:rPr/>
      </w:pPr>
      <w:r>
        <w:rPr>
          <w:rFonts w:hint="default" w:ascii="Arial" w:hAnsi="Arial" w:eastAsia="Arial" w:cs="Arial"/>
          <w:b/>
          <w:color w:val="2e75b6"/>
          <w:sz w:val="24"/>
        </w:rPr>
        <w:t xml:space="preserve">Q3 2027:  </w:t>
      </w:r>
      <w:r>
        <w:rPr>
          <w:rFonts w:hint="default" w:ascii="Arial" w:hAnsi="Arial" w:eastAsia="Arial" w:cs="Arial"/>
          <w:b w:val="0"/>
          <w:sz w:val="24"/>
        </w:rPr>
        <w:t xml:space="preserve">Pipeline 1 (Sales→Design→Production) go-live; Vega/Stone/Ember deployed</w:t>
      </w:r>
      <w:r/>
    </w:p>
    <w:p w14:paraId="4845F9D6">
      <w:pPr>
        <w:pStyle w:val="886"/>
        <w:pBdr/>
        <w:spacing w:after="80" w:before="0"/>
        <w:ind w:left="400"/>
        <w:rPr/>
      </w:pPr>
      <w:r>
        <w:rPr>
          <w:rFonts w:hint="default" w:ascii="Arial" w:hAnsi="Arial" w:eastAsia="Arial" w:cs="Arial"/>
          <w:b/>
          <w:color w:val="2e75b6"/>
          <w:sz w:val="24"/>
        </w:rPr>
        <w:t xml:space="preserve">Q4 2027:  </w:t>
      </w:r>
      <w:r>
        <w:rPr>
          <w:rFonts w:hint="default" w:ascii="Arial" w:hAnsi="Arial" w:eastAsia="Arial" w:cs="Arial"/>
          <w:b w:val="0"/>
          <w:sz w:val="24"/>
        </w:rPr>
        <w:t xml:space="preserve">Pipelines 2, 3, 4 activated; Pulse &amp; Shore deployed</w:t>
      </w:r>
      <w:r/>
    </w:p>
    <w:p w14:paraId="67499127">
      <w:pPr>
        <w:pStyle w:val="886"/>
        <w:pBdr/>
        <w:spacing w:after="80" w:before="0"/>
        <w:ind w:left="400"/>
        <w:rPr/>
      </w:pPr>
      <w:r>
        <w:rPr>
          <w:rFonts w:hint="default" w:ascii="Arial" w:hAnsi="Arial" w:eastAsia="Arial" w:cs="Arial"/>
          <w:b/>
          <w:color w:val="2e75b6"/>
          <w:sz w:val="24"/>
        </w:rPr>
        <w:t xml:space="preserve">Q1 2028:  </w:t>
      </w:r>
      <w:r>
        <w:rPr>
          <w:rFonts w:hint="default" w:ascii="Arial" w:hAnsi="Arial" w:eastAsia="Arial" w:cs="Arial"/>
          <w:b w:val="0"/>
          <w:sz w:val="24"/>
        </w:rPr>
        <w:t xml:space="preserve">Full orchestration layer operational → v3.0 stabilisation review</w:t>
      </w:r>
      <w:r/>
    </w:p>
    <w:p w14:paraId="39BADA2D">
      <w:pPr>
        <w:pStyle w:val="886"/>
        <w:pBdr/>
        <w:spacing w:after="0" w:before="160"/>
        <w:ind/>
        <w:rPr/>
      </w:pPr>
      <w:r>
        <w:rPr>
          <w:rFonts w:hint="default" w:ascii="Arial" w:hAnsi="Arial" w:eastAsia="Arial" w:cs="Arial"/>
          <w:b w:val="0"/>
          <w:sz w:val="12"/>
        </w:rPr>
        <w:t xml:space="preserve"> </w:t>
      </w:r>
      <w:r/>
    </w:p>
    <w:p w14:paraId="6787D972">
      <w:pPr>
        <w:pStyle w:val="886"/>
        <w:pBdr/>
        <w:spacing w:after="60" w:before="0"/>
        <w:ind/>
        <w:rPr/>
      </w:pPr>
      <w:r>
        <w:rPr>
          <w:rFonts w:hint="default" w:ascii="Arial" w:hAnsi="Arial" w:eastAsia="Arial" w:cs="Arial"/>
          <w:b w:val="0"/>
          <w:sz w:val="20"/>
        </w:rPr>
        <w:t xml:space="preserve">────────────────────────────────────────────────────────────────────</w:t>
      </w:r>
      <w:r/>
    </w:p>
    <w:p w14:paraId="4954512E">
      <w:pPr>
        <w:pStyle w:val="886"/>
        <w:pBdr/>
        <w:spacing w:after="40" w:before="0"/>
        <w:ind/>
        <w:rPr/>
      </w:pPr>
      <w:r>
        <w:rPr>
          <w:rFonts w:hint="default" w:ascii="Arial" w:hAnsi="Arial" w:eastAsia="Arial" w:cs="Arial"/>
          <w:b w:val="0"/>
          <w:color w:val="888888"/>
          <w:sz w:val="20"/>
        </w:rPr>
        <w:t xml:space="preserve">Note: Section 16 is a planning draft. Final architecture and protocol specifications will be confirmed upon Talent + Ops agent go-live (Q1 2027). This section will be updated to v3.0 Final upon project initiation.</w:t>
      </w:r>
      <w:r/>
    </w:p>
    <w:p w14:paraId="73709CBB">
      <w:pPr>
        <w:pStyle w:val="886"/>
        <w:pBdr/>
        <w:spacing w:after="0" w:before="0"/>
        <w:ind/>
        <w:rPr/>
      </w:pPr>
      <w:r>
        <w:rPr>
          <w:rFonts w:hint="default" w:ascii="Arial" w:hAnsi="Arial" w:eastAsia="Arial" w:cs="Arial"/>
          <w:b w:val="0"/>
          <w:color w:val="888888"/>
          <w:sz w:val="18"/>
        </w:rPr>
        <w:t xml:space="preserve">Reference: v30_planning.docx — Section 3 (Phase C Orchestration) and Section 7 (Risks)</w:t>
      </w:r>
      <w:r/>
    </w:p>
    <w:p w14:paraId="7FC7838C">
      <w:pPr>
        <w:pStyle w:val="886"/>
        <w:pBdr/>
        <w:spacing w:after="100" w:before="320"/>
        <w:ind/>
        <w:rPr/>
      </w:pPr>
      <w:r>
        <w:rPr>
          <w:rFonts w:hint="default" w:ascii="Arial" w:hAnsi="Arial" w:eastAsia="Arial" w:cs="Arial"/>
          <w:b/>
          <w:color w:val="1f2d5a"/>
          <w:sz w:val="36"/>
        </w:rPr>
        <w:t xml:space="preserve">17. Agent Performance KPIs &amp; SLA Thresholds</w:t>
      </w:r>
      <w:r/>
    </w:p>
    <w:p w14:paraId="551F61A9">
      <w:pPr>
        <w:pStyle w:val="886"/>
        <w:pBdr/>
        <w:spacing w:after="120" w:before="0"/>
        <w:ind/>
        <w:rPr/>
      </w:pPr>
      <w:r>
        <w:rPr>
          <w:rFonts w:hint="default" w:ascii="Arial" w:hAnsi="Arial" w:eastAsia="Arial" w:cs="Arial"/>
          <w:b w:val="0"/>
          <w:color w:val="888888"/>
          <w:sz w:val="20"/>
        </w:rPr>
        <w:t xml:space="preserve">Version: 3.0 Planning  ·  Status: Draft  ·  Prepared: September 2026</w:t>
      </w:r>
      <w:r/>
    </w:p>
    <w:p w14:paraId="79921FA6">
      <w:pPr>
        <w:pStyle w:val="886"/>
        <w:pBdr/>
        <w:spacing w:after="80" w:before="200"/>
        <w:ind/>
        <w:rPr/>
      </w:pPr>
      <w:r>
        <w:rPr>
          <w:rFonts w:hint="default" w:ascii="Arial" w:hAnsi="Arial" w:eastAsia="Arial" w:cs="Arial"/>
          <w:b/>
          <w:color w:val="2e75b6"/>
          <w:sz w:val="28"/>
        </w:rPr>
        <w:t xml:space="preserve">17.1 Overview</w:t>
      </w:r>
      <w:r/>
    </w:p>
    <w:p w14:paraId="002AD259">
      <w:pPr>
        <w:pStyle w:val="886"/>
        <w:pBdr/>
        <w:spacing w:after="100" w:before="0"/>
        <w:ind/>
        <w:rPr/>
      </w:pPr>
      <w:r>
        <w:rPr>
          <w:rFonts w:hint="default" w:ascii="Arial" w:hAnsi="Arial" w:eastAsia="Arial" w:cs="Arial"/>
          <w:b w:val="0"/>
          <w:sz w:val="24"/>
        </w:rPr>
        <w:t xml:space="preserve">This section defines the key performance ind</w:t>
      </w:r>
      <w:r>
        <w:rPr>
          <w:rFonts w:hint="default" w:ascii="Arial" w:hAnsi="Arial" w:eastAsia="Arial" w:cs="Arial"/>
          <w:b w:val="0"/>
          <w:sz w:val="24"/>
        </w:rPr>
        <w:t xml:space="preserve">icators (KPIs) and service-level agreement (SLA) thresholds applied to all 20 live MONOLITH AI agents. Performance monitoring ensures each agent operates within agreed accuracy, reliability, and responsiveness parameters across DAPH Decor's 13 departments.</w:t>
      </w:r>
      <w:r/>
    </w:p>
    <w:p w14:paraId="42D1B176">
      <w:pPr>
        <w:pStyle w:val="886"/>
        <w:pBdr/>
        <w:spacing w:after="80" w:before="0"/>
        <w:ind/>
        <w:rPr/>
      </w:pPr>
      <w:r>
        <w:rPr>
          <w:rFonts w:hint="default" w:ascii="Arial" w:hAnsi="Arial" w:eastAsia="Arial" w:cs="Arial"/>
          <w:b w:val="0"/>
          <w:sz w:val="24"/>
        </w:rPr>
        <w:t xml:space="preserve">KPI monitoring is operationally linked to Section 16 (Cros</w:t>
      </w:r>
      <w:r>
        <w:rPr>
          <w:rFonts w:hint="default" w:ascii="Arial" w:hAnsi="Arial" w:eastAsia="Arial" w:cs="Arial"/>
          <w:b w:val="0"/>
          <w:sz w:val="24"/>
        </w:rPr>
        <w:t xml:space="preserve">s-Agent Orchestration). The Core agent (#14) provides the underlying systems monitoring layer, while the Ops agent (#20) consolidates performance data for weekly and monthly review. Any agent breaching a threshold triggers an escalation as defined in 17.4.</w:t>
      </w:r>
      <w:r/>
    </w:p>
    <w:p w14:paraId="1C2896BD">
      <w:pPr>
        <w:pStyle w:val="886"/>
        <w:pBdr/>
        <w:spacing w:after="80" w:before="200"/>
        <w:ind/>
        <w:rPr/>
      </w:pPr>
      <w:r>
        <w:rPr>
          <w:rFonts w:hint="default" w:ascii="Arial" w:hAnsi="Arial" w:eastAsia="Arial" w:cs="Arial"/>
          <w:b/>
          <w:color w:val="2e75b6"/>
          <w:sz w:val="28"/>
        </w:rPr>
        <w:t xml:space="preserve">17.2 KPI Framework</w:t>
      </w:r>
      <w:r/>
    </w:p>
    <w:p w14:paraId="271CAAF3">
      <w:pPr>
        <w:pStyle w:val="886"/>
        <w:pBdr/>
        <w:spacing w:after="80" w:before="0"/>
        <w:ind/>
        <w:rPr/>
      </w:pPr>
      <w:r>
        <w:rPr>
          <w:rFonts w:hint="default" w:ascii="Arial" w:hAnsi="Arial" w:eastAsia="Arial" w:cs="Arial"/>
          <w:b w:val="0"/>
          <w:sz w:val="24"/>
        </w:rPr>
        <w:t xml:space="preserve">Four performance categories apply universally across all agents:</w:t>
      </w:r>
      <w:r/>
    </w:p>
    <w:p w14:paraId="17AFB559">
      <w:pPr>
        <w:pStyle w:val="886"/>
        <w:pBdr/>
        <w:spacing w:after="40" w:before="80"/>
        <w:ind w:left="400"/>
        <w:rPr/>
      </w:pPr>
      <w:r>
        <w:rPr>
          <w:rFonts w:hint="default" w:ascii="Arial" w:hAnsi="Arial" w:eastAsia="Arial" w:cs="Arial"/>
          <w:b/>
          <w:color w:val="1f2d5a"/>
          <w:sz w:val="22"/>
        </w:rPr>
        <w:t xml:space="preserve">Category 1 — Response Accuracy</w:t>
      </w:r>
      <w:r/>
    </w:p>
    <w:p w14:paraId="3F3B3A1F">
      <w:pPr>
        <w:pStyle w:val="886"/>
        <w:pBdr/>
        <w:spacing w:after="60" w:before="0"/>
        <w:ind w:left="560"/>
        <w:rPr/>
      </w:pPr>
      <w:r>
        <w:rPr>
          <w:rFonts w:hint="default" w:ascii="Arial" w:hAnsi="Arial" w:eastAsia="Arial" w:cs="Arial"/>
          <w:b w:val="0"/>
          <w:sz w:val="22"/>
        </w:rPr>
        <w:t xml:space="preserve">Measures the percentage of agent outputs that are factually correct, contextually appropriate, and free from hallucination or misclassification. Evaluated against a weekly human-reviewed sample (5% of all outputs).</w:t>
      </w:r>
      <w:r/>
    </w:p>
    <w:p w14:paraId="4AB015C4">
      <w:pPr>
        <w:pStyle w:val="886"/>
        <w:pBdr/>
        <w:spacing w:after="40" w:before="80"/>
        <w:ind w:left="400"/>
        <w:rPr/>
      </w:pPr>
      <w:r>
        <w:rPr>
          <w:rFonts w:hint="default" w:ascii="Arial" w:hAnsi="Arial" w:eastAsia="Arial" w:cs="Arial"/>
          <w:b/>
          <w:color w:val="1f2d5a"/>
          <w:sz w:val="22"/>
        </w:rPr>
        <w:t xml:space="preserve">Category 2 — Task Completion Rate</w:t>
      </w:r>
      <w:r/>
    </w:p>
    <w:p w14:paraId="232A2FAD">
      <w:pPr>
        <w:pStyle w:val="886"/>
        <w:pBdr/>
        <w:spacing w:after="60" w:before="0"/>
        <w:ind w:left="560"/>
        <w:rPr/>
      </w:pPr>
      <w:r>
        <w:rPr>
          <w:rFonts w:hint="default" w:ascii="Arial" w:hAnsi="Arial" w:eastAsia="Arial" w:cs="Arial"/>
          <w:b w:val="0"/>
          <w:sz w:val="22"/>
        </w:rPr>
        <w:t xml:space="preserve">Percentage of assigned tasks completed end-to-end without human override or manual correction within the same session. Captures agent autonomy and workflow reliability in production conditions.</w:t>
      </w:r>
      <w:r/>
    </w:p>
    <w:p w14:paraId="7A839426">
      <w:pPr>
        <w:pStyle w:val="886"/>
        <w:pBdr/>
        <w:spacing w:after="40" w:before="80"/>
        <w:ind w:left="400"/>
        <w:rPr/>
      </w:pPr>
      <w:r>
        <w:rPr>
          <w:rFonts w:hint="default" w:ascii="Arial" w:hAnsi="Arial" w:eastAsia="Arial" w:cs="Arial"/>
          <w:b/>
          <w:color w:val="1f2d5a"/>
          <w:sz w:val="22"/>
        </w:rPr>
        <w:t xml:space="preserve">Category 3 — System Uptime</w:t>
      </w:r>
      <w:r/>
    </w:p>
    <w:p w14:paraId="09F11DA0">
      <w:pPr>
        <w:pStyle w:val="886"/>
        <w:pBdr/>
        <w:spacing w:after="60" w:before="0"/>
        <w:ind w:left="560"/>
        <w:rPr/>
      </w:pPr>
      <w:r>
        <w:rPr>
          <w:rFonts w:hint="default" w:ascii="Arial" w:hAnsi="Arial" w:eastAsia="Arial" w:cs="Arial"/>
          <w:b w:val="0"/>
          <w:sz w:val="22"/>
        </w:rPr>
        <w:t xml:space="preserve">Percentage of scheduled operating hours during which the agent was responsive and available. Includes planned maintenance windows as exclusions. Measured by Core agent (#14) heartbeat monitoring.</w:t>
      </w:r>
      <w:r/>
    </w:p>
    <w:p w14:paraId="22DACCA3">
      <w:pPr>
        <w:pStyle w:val="886"/>
        <w:pBdr/>
        <w:spacing w:after="40" w:before="80"/>
        <w:ind w:left="400"/>
        <w:rPr/>
      </w:pPr>
      <w:r>
        <w:rPr>
          <w:rFonts w:hint="default" w:ascii="Arial" w:hAnsi="Arial" w:eastAsia="Arial" w:cs="Arial"/>
          <w:b/>
          <w:color w:val="1f2d5a"/>
          <w:sz w:val="22"/>
        </w:rPr>
        <w:t xml:space="preserve">Category 4 — Escalation Rate</w:t>
      </w:r>
      <w:r/>
    </w:p>
    <w:p w14:paraId="435AC4D0">
      <w:pPr>
        <w:pStyle w:val="886"/>
        <w:pBdr/>
        <w:spacing w:after="60" w:before="0"/>
        <w:ind w:left="560"/>
        <w:rPr/>
      </w:pPr>
      <w:r>
        <w:rPr>
          <w:rFonts w:hint="default" w:ascii="Arial" w:hAnsi="Arial" w:eastAsia="Arial" w:cs="Arial"/>
          <w:b w:val="0"/>
          <w:sz w:val="22"/>
        </w:rPr>
        <w:t xml:space="preserve">Percentage of tasks that required escalation to a human accountable owner due to agent inability, threshold breach, or exception condition. Lower values indicate higher agent maturity and autonomy.</w:t>
      </w:r>
      <w:r/>
    </w:p>
    <w:p w14:paraId="7A63FC37">
      <w:pPr>
        <w:pStyle w:val="886"/>
        <w:pBdr/>
        <w:spacing w:after="80" w:before="200"/>
        <w:ind/>
        <w:rPr/>
      </w:pPr>
      <w:r>
        <w:rPr>
          <w:rFonts w:hint="default" w:ascii="Arial" w:hAnsi="Arial" w:eastAsia="Arial" w:cs="Arial"/>
          <w:b/>
          <w:color w:val="2e75b6"/>
          <w:sz w:val="28"/>
        </w:rPr>
        <w:t xml:space="preserve">17.3 SLA Thresholds by Agent Group</w:t>
      </w:r>
      <w:r/>
    </w:p>
    <w:p w14:paraId="045E467A">
      <w:pPr>
        <w:pStyle w:val="886"/>
        <w:pBdr/>
        <w:spacing w:after="80" w:before="0"/>
        <w:ind/>
        <w:rPr/>
      </w:pPr>
      <w:r>
        <w:rPr>
          <w:rFonts w:hint="default" w:ascii="Arial" w:hAnsi="Arial" w:eastAsia="Arial" w:cs="Arial"/>
          <w:b w:val="0"/>
          <w:sz w:val="24"/>
        </w:rPr>
        <w:t xml:space="preserve">The 20 live agents are grouped into four functional clusters. SLA thresholds reflect the criticality, client-facing nature, and operational risk of each cluster:</w:t>
      </w:r>
      <w:r/>
    </w:p>
    <w:p w14:paraId="2ACCF7A9">
      <w:pPr>
        <w:pStyle w:val="886"/>
        <w:pBdr/>
        <w:spacing w:after="40" w:before="120"/>
        <w:ind w:left="400"/>
        <w:rPr/>
      </w:pPr>
      <w:r>
        <w:rPr>
          <w:rFonts w:hint="default" w:ascii="Arial" w:hAnsi="Arial" w:eastAsia="Arial" w:cs="Arial"/>
          <w:b/>
          <w:color w:val="1f2d5a"/>
          <w:sz w:val="23"/>
        </w:rPr>
        <w:t xml:space="preserve">Group A — Client-Facing &amp; Design (Kelly, Signal, Aria, Blaze, Nova)</w:t>
      </w:r>
      <w:r/>
    </w:p>
    <w:p w14:paraId="639FCC9A">
      <w:pPr>
        <w:pStyle w:val="886"/>
        <w:pBdr/>
        <w:spacing w:after="40" w:before="0"/>
        <w:ind w:left="560"/>
        <w:rPr/>
      </w:pPr>
      <w:r>
        <w:rPr>
          <w:rFonts w:hint="default" w:ascii="Arial" w:hAnsi="Arial" w:eastAsia="Arial" w:cs="Arial"/>
          <w:b/>
          <w:color w:val="2e75b6"/>
          <w:sz w:val="22"/>
        </w:rPr>
        <w:t xml:space="preserve">Response Accuracy SLA:  </w:t>
      </w:r>
      <w:r>
        <w:rPr>
          <w:rFonts w:hint="default" w:ascii="Arial" w:hAnsi="Arial" w:eastAsia="Arial" w:cs="Arial"/>
          <w:b w:val="0"/>
          <w:sz w:val="22"/>
        </w:rPr>
        <w:t xml:space="preserve">&gt;= 95%  (breach threshold: &lt; 90%)</w:t>
      </w:r>
      <w:r/>
    </w:p>
    <w:p w14:paraId="6F5CD64C">
      <w:pPr>
        <w:pStyle w:val="886"/>
        <w:pBdr/>
        <w:spacing w:after="40" w:before="0"/>
        <w:ind w:left="560"/>
        <w:rPr/>
      </w:pPr>
      <w:r>
        <w:rPr>
          <w:rFonts w:hint="default" w:ascii="Arial" w:hAnsi="Arial" w:eastAsia="Arial" w:cs="Arial"/>
          <w:b/>
          <w:color w:val="2e75b6"/>
          <w:sz w:val="22"/>
        </w:rPr>
        <w:t xml:space="preserve">Task Completion Rate SLA:  </w:t>
      </w:r>
      <w:r>
        <w:rPr>
          <w:rFonts w:hint="default" w:ascii="Arial" w:hAnsi="Arial" w:eastAsia="Arial" w:cs="Arial"/>
          <w:b w:val="0"/>
          <w:sz w:val="22"/>
        </w:rPr>
        <w:t xml:space="preserve">&gt;= 92%  (breach threshold: &lt; 85%)</w:t>
      </w:r>
      <w:r/>
    </w:p>
    <w:p w14:paraId="5786C6B6">
      <w:pPr>
        <w:pStyle w:val="886"/>
        <w:pBdr/>
        <w:spacing w:after="40" w:before="0"/>
        <w:ind w:left="560"/>
        <w:rPr/>
      </w:pPr>
      <w:r>
        <w:rPr>
          <w:rFonts w:hint="default" w:ascii="Arial" w:hAnsi="Arial" w:eastAsia="Arial" w:cs="Arial"/>
          <w:b/>
          <w:color w:val="2e75b6"/>
          <w:sz w:val="22"/>
        </w:rPr>
        <w:t xml:space="preserve">System Uptime SLA:  </w:t>
      </w:r>
      <w:r>
        <w:rPr>
          <w:rFonts w:hint="default" w:ascii="Arial" w:hAnsi="Arial" w:eastAsia="Arial" w:cs="Arial"/>
          <w:b w:val="0"/>
          <w:sz w:val="22"/>
        </w:rPr>
        <w:t xml:space="preserve">&gt;= 99.0%  (breach threshold: &lt; 97%)</w:t>
      </w:r>
      <w:r/>
    </w:p>
    <w:p w14:paraId="32CDE714">
      <w:pPr>
        <w:pStyle w:val="886"/>
        <w:pBdr/>
        <w:spacing w:after="40" w:before="0"/>
        <w:ind w:left="560"/>
        <w:rPr/>
      </w:pPr>
      <w:r>
        <w:rPr>
          <w:rFonts w:hint="default" w:ascii="Arial" w:hAnsi="Arial" w:eastAsia="Arial" w:cs="Arial"/>
          <w:b/>
          <w:color w:val="2e75b6"/>
          <w:sz w:val="22"/>
        </w:rPr>
        <w:t xml:space="preserve">Escalation Rate SLA:  </w:t>
      </w:r>
      <w:r>
        <w:rPr>
          <w:rFonts w:hint="default" w:ascii="Arial" w:hAnsi="Arial" w:eastAsia="Arial" w:cs="Arial"/>
          <w:b w:val="0"/>
          <w:sz w:val="22"/>
        </w:rPr>
        <w:t xml:space="preserve">&lt;= 5%  (breach threshold: &gt; 10%)</w:t>
      </w:r>
      <w:r/>
    </w:p>
    <w:p w14:paraId="3450DCA2">
      <w:pPr>
        <w:pStyle w:val="886"/>
        <w:pBdr/>
        <w:spacing w:after="40" w:before="120"/>
        <w:ind w:left="400"/>
        <w:rPr/>
      </w:pPr>
      <w:r>
        <w:rPr>
          <w:rFonts w:hint="default" w:ascii="Arial" w:hAnsi="Arial" w:eastAsia="Arial" w:cs="Arial"/>
          <w:b/>
          <w:color w:val="1f2d5a"/>
          <w:sz w:val="23"/>
        </w:rPr>
        <w:t xml:space="preserve">Group B — Sales, CRM &amp; Marketing (Compass, Remy, Scout, Finn, Hana)</w:t>
      </w:r>
      <w:r/>
    </w:p>
    <w:p w14:paraId="1B8C7A3A">
      <w:pPr>
        <w:pStyle w:val="886"/>
        <w:pBdr/>
        <w:spacing w:after="40" w:before="0"/>
        <w:ind w:left="560"/>
        <w:rPr/>
      </w:pPr>
      <w:r>
        <w:rPr>
          <w:rFonts w:hint="default" w:ascii="Arial" w:hAnsi="Arial" w:eastAsia="Arial" w:cs="Arial"/>
          <w:b/>
          <w:color w:val="2e75b6"/>
          <w:sz w:val="22"/>
        </w:rPr>
        <w:t xml:space="preserve">Response Accuracy SLA:  </w:t>
      </w:r>
      <w:r>
        <w:rPr>
          <w:rFonts w:hint="default" w:ascii="Arial" w:hAnsi="Arial" w:eastAsia="Arial" w:cs="Arial"/>
          <w:b w:val="0"/>
          <w:sz w:val="22"/>
        </w:rPr>
        <w:t xml:space="preserve">&gt;= 93%  (breach threshold: &lt; 88%)</w:t>
      </w:r>
      <w:r/>
    </w:p>
    <w:p w14:paraId="12F3AF7A">
      <w:pPr>
        <w:pStyle w:val="886"/>
        <w:pBdr/>
        <w:spacing w:after="40" w:before="0"/>
        <w:ind w:left="560"/>
        <w:rPr/>
      </w:pPr>
      <w:r>
        <w:rPr>
          <w:rFonts w:hint="default" w:ascii="Arial" w:hAnsi="Arial" w:eastAsia="Arial" w:cs="Arial"/>
          <w:b/>
          <w:color w:val="2e75b6"/>
          <w:sz w:val="22"/>
        </w:rPr>
        <w:t xml:space="preserve">Task Completion Rate SLA:  </w:t>
      </w:r>
      <w:r>
        <w:rPr>
          <w:rFonts w:hint="default" w:ascii="Arial" w:hAnsi="Arial" w:eastAsia="Arial" w:cs="Arial"/>
          <w:b w:val="0"/>
          <w:sz w:val="22"/>
        </w:rPr>
        <w:t xml:space="preserve">&gt;= 90%  (breach threshold: &lt; 83%)</w:t>
      </w:r>
      <w:r/>
    </w:p>
    <w:p w14:paraId="10E88E33">
      <w:pPr>
        <w:pStyle w:val="886"/>
        <w:pBdr/>
        <w:spacing w:after="40" w:before="0"/>
        <w:ind w:left="560"/>
        <w:rPr/>
      </w:pPr>
      <w:r>
        <w:rPr>
          <w:rFonts w:hint="default" w:ascii="Arial" w:hAnsi="Arial" w:eastAsia="Arial" w:cs="Arial"/>
          <w:b/>
          <w:color w:val="2e75b6"/>
          <w:sz w:val="22"/>
        </w:rPr>
        <w:t xml:space="preserve">System Uptime SLA:  </w:t>
      </w:r>
      <w:r>
        <w:rPr>
          <w:rFonts w:hint="default" w:ascii="Arial" w:hAnsi="Arial" w:eastAsia="Arial" w:cs="Arial"/>
          <w:b w:val="0"/>
          <w:sz w:val="22"/>
        </w:rPr>
        <w:t xml:space="preserve">&gt;= 98.5%  (breach threshold: &lt; 96%)</w:t>
      </w:r>
      <w:r/>
    </w:p>
    <w:p w14:paraId="3B6DE872">
      <w:pPr>
        <w:pStyle w:val="886"/>
        <w:pBdr/>
        <w:spacing w:after="40" w:before="0"/>
        <w:ind w:left="560"/>
        <w:rPr/>
      </w:pPr>
      <w:r>
        <w:rPr>
          <w:rFonts w:hint="default" w:ascii="Arial" w:hAnsi="Arial" w:eastAsia="Arial" w:cs="Arial"/>
          <w:b/>
          <w:color w:val="2e75b6"/>
          <w:sz w:val="22"/>
        </w:rPr>
        <w:t xml:space="preserve">Escalation Rate SLA:  </w:t>
      </w:r>
      <w:r>
        <w:rPr>
          <w:rFonts w:hint="default" w:ascii="Arial" w:hAnsi="Arial" w:eastAsia="Arial" w:cs="Arial"/>
          <w:b w:val="0"/>
          <w:sz w:val="22"/>
        </w:rPr>
        <w:t xml:space="preserve">&lt;= 7%  (breach threshold: &gt; 12%)</w:t>
      </w:r>
      <w:r/>
    </w:p>
    <w:p w14:paraId="2741BA19">
      <w:pPr>
        <w:pStyle w:val="886"/>
        <w:pBdr/>
        <w:spacing w:after="40" w:before="120"/>
        <w:ind w:left="400"/>
        <w:rPr/>
      </w:pPr>
      <w:r>
        <w:rPr>
          <w:rFonts w:hint="default" w:ascii="Arial" w:hAnsi="Arial" w:eastAsia="Arial" w:cs="Arial"/>
          <w:b/>
          <w:color w:val="1f2d5a"/>
          <w:sz w:val="23"/>
        </w:rPr>
        <w:t xml:space="preserve">Group C — Project &amp; Site Operations (Atlas, Bo, Forge, Leo, Ops)</w:t>
      </w:r>
      <w:r/>
    </w:p>
    <w:p w14:paraId="43AEFFBF">
      <w:pPr>
        <w:pStyle w:val="886"/>
        <w:pBdr/>
        <w:spacing w:after="40" w:before="0"/>
        <w:ind w:left="560"/>
        <w:rPr/>
      </w:pPr>
      <w:r>
        <w:rPr>
          <w:rFonts w:hint="default" w:ascii="Arial" w:hAnsi="Arial" w:eastAsia="Arial" w:cs="Arial"/>
          <w:b/>
          <w:color w:val="2e75b6"/>
          <w:sz w:val="22"/>
        </w:rPr>
        <w:t xml:space="preserve">Response Accuracy SLA:  </w:t>
      </w:r>
      <w:r>
        <w:rPr>
          <w:rFonts w:hint="default" w:ascii="Arial" w:hAnsi="Arial" w:eastAsia="Arial" w:cs="Arial"/>
          <w:b w:val="0"/>
          <w:sz w:val="22"/>
        </w:rPr>
        <w:t xml:space="preserve">&gt;= 94%  (breach threshold: &lt; 89%)</w:t>
      </w:r>
      <w:r/>
    </w:p>
    <w:p w14:paraId="7FABF236">
      <w:pPr>
        <w:pStyle w:val="886"/>
        <w:pBdr/>
        <w:spacing w:after="40" w:before="0"/>
        <w:ind w:left="560"/>
        <w:rPr/>
      </w:pPr>
      <w:r>
        <w:rPr>
          <w:rFonts w:hint="default" w:ascii="Arial" w:hAnsi="Arial" w:eastAsia="Arial" w:cs="Arial"/>
          <w:b/>
          <w:color w:val="2e75b6"/>
          <w:sz w:val="22"/>
        </w:rPr>
        <w:t xml:space="preserve">Task Completion Rate SLA:  </w:t>
      </w:r>
      <w:r>
        <w:rPr>
          <w:rFonts w:hint="default" w:ascii="Arial" w:hAnsi="Arial" w:eastAsia="Arial" w:cs="Arial"/>
          <w:b w:val="0"/>
          <w:sz w:val="22"/>
        </w:rPr>
        <w:t xml:space="preserve">&gt;= 91%  (breach threshold: &lt; 84%)</w:t>
      </w:r>
      <w:r/>
    </w:p>
    <w:p w14:paraId="528226DD">
      <w:pPr>
        <w:pStyle w:val="886"/>
        <w:pBdr/>
        <w:spacing w:after="40" w:before="0"/>
        <w:ind w:left="560"/>
        <w:rPr/>
      </w:pPr>
      <w:r>
        <w:rPr>
          <w:rFonts w:hint="default" w:ascii="Arial" w:hAnsi="Arial" w:eastAsia="Arial" w:cs="Arial"/>
          <w:b/>
          <w:color w:val="2e75b6"/>
          <w:sz w:val="22"/>
        </w:rPr>
        <w:t xml:space="preserve">System Uptime SLA:  </w:t>
      </w:r>
      <w:r>
        <w:rPr>
          <w:rFonts w:hint="default" w:ascii="Arial" w:hAnsi="Arial" w:eastAsia="Arial" w:cs="Arial"/>
          <w:b w:val="0"/>
          <w:sz w:val="22"/>
        </w:rPr>
        <w:t xml:space="preserve">&gt;= 99.0%  (breach threshold: &lt; 97%)</w:t>
      </w:r>
      <w:r/>
    </w:p>
    <w:p w14:paraId="5299A4FF">
      <w:pPr>
        <w:pStyle w:val="886"/>
        <w:pBdr/>
        <w:spacing w:after="40" w:before="0"/>
        <w:ind w:left="560"/>
        <w:rPr/>
      </w:pPr>
      <w:r>
        <w:rPr>
          <w:rFonts w:hint="default" w:ascii="Arial" w:hAnsi="Arial" w:eastAsia="Arial" w:cs="Arial"/>
          <w:b/>
          <w:color w:val="2e75b6"/>
          <w:sz w:val="22"/>
        </w:rPr>
        <w:t xml:space="preserve">Escalation Rate SLA:  </w:t>
      </w:r>
      <w:r>
        <w:rPr>
          <w:rFonts w:hint="default" w:ascii="Arial" w:hAnsi="Arial" w:eastAsia="Arial" w:cs="Arial"/>
          <w:b w:val="0"/>
          <w:sz w:val="22"/>
        </w:rPr>
        <w:t xml:space="preserve">&lt;= 6%  (breach threshold: &gt; 11%)</w:t>
      </w:r>
      <w:r/>
    </w:p>
    <w:p w14:paraId="59E0EBB3">
      <w:pPr>
        <w:pStyle w:val="886"/>
        <w:pBdr/>
        <w:spacing w:after="40" w:before="120"/>
        <w:ind w:left="400"/>
        <w:rPr/>
      </w:pPr>
      <w:r>
        <w:rPr>
          <w:rFonts w:hint="default" w:ascii="Arial" w:hAnsi="Arial" w:eastAsia="Arial" w:cs="Arial"/>
          <w:b/>
          <w:color w:val="1f2d5a"/>
          <w:sz w:val="23"/>
        </w:rPr>
        <w:t xml:space="preserve">Group D — Systems, QA &amp; HR (Core, Nexus, Rex, Guardian, Talent)</w:t>
      </w:r>
      <w:r/>
    </w:p>
    <w:p w14:paraId="1425A13E">
      <w:pPr>
        <w:pStyle w:val="886"/>
        <w:pBdr/>
        <w:spacing w:after="40" w:before="0"/>
        <w:ind w:left="560"/>
        <w:rPr/>
      </w:pPr>
      <w:r>
        <w:rPr>
          <w:rFonts w:hint="default" w:ascii="Arial" w:hAnsi="Arial" w:eastAsia="Arial" w:cs="Arial"/>
          <w:b/>
          <w:color w:val="2e75b6"/>
          <w:sz w:val="22"/>
        </w:rPr>
        <w:t xml:space="preserve">Response Accuracy SLA:  </w:t>
      </w:r>
      <w:r>
        <w:rPr>
          <w:rFonts w:hint="default" w:ascii="Arial" w:hAnsi="Arial" w:eastAsia="Arial" w:cs="Arial"/>
          <w:b w:val="0"/>
          <w:sz w:val="22"/>
        </w:rPr>
        <w:t xml:space="preserve">&gt;= 97%  (breach threshold: &lt; 93%)</w:t>
      </w:r>
      <w:r/>
    </w:p>
    <w:p w14:paraId="09494889">
      <w:pPr>
        <w:pStyle w:val="886"/>
        <w:pBdr/>
        <w:spacing w:after="40" w:before="0"/>
        <w:ind w:left="560"/>
        <w:rPr/>
      </w:pPr>
      <w:r>
        <w:rPr>
          <w:rFonts w:hint="default" w:ascii="Arial" w:hAnsi="Arial" w:eastAsia="Arial" w:cs="Arial"/>
          <w:b/>
          <w:color w:val="2e75b6"/>
          <w:sz w:val="22"/>
        </w:rPr>
        <w:t xml:space="preserve">Task Completion Rate SLA:  </w:t>
      </w:r>
      <w:r>
        <w:rPr>
          <w:rFonts w:hint="default" w:ascii="Arial" w:hAnsi="Arial" w:eastAsia="Arial" w:cs="Arial"/>
          <w:b w:val="0"/>
          <w:sz w:val="22"/>
        </w:rPr>
        <w:t xml:space="preserve">&gt;= 95%  (breach threshold: &lt; 90%)</w:t>
      </w:r>
      <w:r/>
    </w:p>
    <w:p w14:paraId="79BB89C9">
      <w:pPr>
        <w:pStyle w:val="886"/>
        <w:pBdr/>
        <w:spacing w:after="40" w:before="0"/>
        <w:ind w:left="560"/>
        <w:rPr/>
      </w:pPr>
      <w:r>
        <w:rPr>
          <w:rFonts w:hint="default" w:ascii="Arial" w:hAnsi="Arial" w:eastAsia="Arial" w:cs="Arial"/>
          <w:b/>
          <w:color w:val="2e75b6"/>
          <w:sz w:val="22"/>
        </w:rPr>
        <w:t xml:space="preserve">System Uptime SLA:  </w:t>
      </w:r>
      <w:r>
        <w:rPr>
          <w:rFonts w:hint="default" w:ascii="Arial" w:hAnsi="Arial" w:eastAsia="Arial" w:cs="Arial"/>
          <w:b w:val="0"/>
          <w:sz w:val="22"/>
        </w:rPr>
        <w:t xml:space="preserve">&gt;= 99.5%  (breach threshold: &lt; 98%)</w:t>
      </w:r>
      <w:r/>
    </w:p>
    <w:p w14:paraId="0FC783FE">
      <w:pPr>
        <w:pStyle w:val="886"/>
        <w:pBdr/>
        <w:spacing w:after="40" w:before="0"/>
        <w:ind w:left="560"/>
        <w:rPr/>
      </w:pPr>
      <w:r>
        <w:rPr>
          <w:rFonts w:hint="default" w:ascii="Arial" w:hAnsi="Arial" w:eastAsia="Arial" w:cs="Arial"/>
          <w:b/>
          <w:color w:val="2e75b6"/>
          <w:sz w:val="22"/>
        </w:rPr>
        <w:t xml:space="preserve">Escalation Rate SLA:  </w:t>
      </w:r>
      <w:r>
        <w:rPr>
          <w:rFonts w:hint="default" w:ascii="Arial" w:hAnsi="Arial" w:eastAsia="Arial" w:cs="Arial"/>
          <w:b w:val="0"/>
          <w:sz w:val="22"/>
        </w:rPr>
        <w:t xml:space="preserve">&lt;= 4%  (breach threshold: &gt; 8%)</w:t>
      </w:r>
      <w:r/>
    </w:p>
    <w:p w14:paraId="10D7DFCD">
      <w:pPr>
        <w:pStyle w:val="886"/>
        <w:pBdr/>
        <w:spacing w:after="80" w:before="200"/>
        <w:ind/>
        <w:rPr/>
      </w:pPr>
      <w:r>
        <w:rPr>
          <w:rFonts w:hint="default" w:ascii="Arial" w:hAnsi="Arial" w:eastAsia="Arial" w:cs="Arial"/>
          <w:b/>
          <w:color w:val="2e75b6"/>
          <w:sz w:val="28"/>
        </w:rPr>
        <w:t xml:space="preserve">17.4 Monitoring &amp; Alerting Protocol</w:t>
      </w:r>
      <w:r/>
    </w:p>
    <w:p w14:paraId="472D9BB0">
      <w:pPr>
        <w:pStyle w:val="886"/>
        <w:pBdr/>
        <w:spacing w:after="80" w:before="0"/>
        <w:ind/>
        <w:rPr/>
      </w:pPr>
      <w:r>
        <w:rPr>
          <w:rFonts w:hint="default" w:ascii="Arial" w:hAnsi="Arial" w:eastAsia="Arial" w:cs="Arial"/>
          <w:b w:val="0"/>
          <w:sz w:val="24"/>
        </w:rPr>
        <w:t xml:space="preserve">Core (#14) provides the real-time systems monitoring layer. All agent heartbeat signals, task-completion logs, and error events are ingested by Core and surfaced on the Ops agent (#20) dashboard. Alerting follows a three-tier escalation model:</w:t>
      </w:r>
      <w:r/>
    </w:p>
    <w:p w14:paraId="6A1BD67B">
      <w:pPr>
        <w:pStyle w:val="886"/>
        <w:pBdr/>
        <w:spacing w:after="40" w:before="80"/>
        <w:ind w:left="400"/>
        <w:rPr/>
      </w:pPr>
      <w:r>
        <w:rPr>
          <w:rFonts w:hint="default" w:ascii="Arial" w:hAnsi="Arial" w:eastAsia="Arial" w:cs="Arial"/>
          <w:b/>
          <w:color w:val="1f2d5a"/>
          <w:sz w:val="22"/>
        </w:rPr>
        <w:t xml:space="preserve">Tier 1 — Automated Alert (Core → Ops):</w:t>
      </w:r>
      <w:r/>
    </w:p>
    <w:p w14:paraId="5B4102EC">
      <w:pPr>
        <w:pStyle w:val="886"/>
        <w:pBdr/>
        <w:spacing w:after="60" w:before="0"/>
        <w:ind w:left="560"/>
        <w:rPr/>
      </w:pPr>
      <w:r>
        <w:rPr>
          <w:rFonts w:hint="default" w:ascii="Arial" w:hAnsi="Arial" w:eastAsia="Arial" w:cs="Arial"/>
          <w:b w:val="0"/>
          <w:sz w:val="22"/>
        </w:rPr>
        <w:t xml:space="preserve">KPI within 3 percentage points of breach threshold. Core logs event and notifies Ops dashboard. No human action required unless condition persists for more than 24 hours.</w:t>
      </w:r>
      <w:r/>
    </w:p>
    <w:p w14:paraId="38CE0F13">
      <w:pPr>
        <w:pStyle w:val="886"/>
        <w:pBdr/>
        <w:spacing w:after="40" w:before="80"/>
        <w:ind w:left="400"/>
        <w:rPr/>
      </w:pPr>
      <w:r>
        <w:rPr>
          <w:rFonts w:hint="default" w:ascii="Arial" w:hAnsi="Arial" w:eastAsia="Arial" w:cs="Arial"/>
          <w:b/>
          <w:color w:val="1f2d5a"/>
          <w:sz w:val="22"/>
        </w:rPr>
        <w:t xml:space="preserve">Tier 2 — Ops Review Required:</w:t>
      </w:r>
      <w:r/>
    </w:p>
    <w:p w14:paraId="1C6AEAFF">
      <w:pPr>
        <w:pStyle w:val="886"/>
        <w:pBdr/>
        <w:spacing w:after="60" w:before="0"/>
        <w:ind w:left="560"/>
        <w:rPr/>
      </w:pPr>
      <w:r>
        <w:rPr>
          <w:rFonts w:hint="default" w:ascii="Arial" w:hAnsi="Arial" w:eastAsia="Arial" w:cs="Arial"/>
          <w:b w:val="0"/>
          <w:sz w:val="22"/>
        </w:rPr>
        <w:t xml:space="preserve">KPI at or below breach threshold for any rolling 7-day window. Ops agent escalates to the responsible Department Head with a performance summary report. Review meeting scheduled within 5 business days.</w:t>
      </w:r>
      <w:r/>
    </w:p>
    <w:p w14:paraId="18EBD978">
      <w:pPr>
        <w:pStyle w:val="886"/>
        <w:pBdr/>
        <w:spacing w:after="40" w:before="80"/>
        <w:ind w:left="400"/>
        <w:rPr/>
      </w:pPr>
      <w:r>
        <w:rPr>
          <w:rFonts w:hint="default" w:ascii="Arial" w:hAnsi="Arial" w:eastAsia="Arial" w:cs="Arial"/>
          <w:b/>
          <w:color w:val="1f2d5a"/>
          <w:sz w:val="22"/>
        </w:rPr>
        <w:t xml:space="preserve">Tier 3 — Studio Director Escalation:</w:t>
      </w:r>
      <w:r/>
    </w:p>
    <w:p w14:paraId="5D4182B3">
      <w:pPr>
        <w:pStyle w:val="886"/>
        <w:pBdr/>
        <w:spacing w:after="60" w:before="0"/>
        <w:ind w:left="560"/>
        <w:rPr/>
      </w:pPr>
      <w:r>
        <w:rPr>
          <w:rFonts w:hint="default" w:ascii="Arial" w:hAnsi="Arial" w:eastAsia="Arial" w:cs="Arial"/>
          <w:b w:val="0"/>
          <w:sz w:val="22"/>
        </w:rPr>
        <w:t xml:space="preserve">KPI below breach threshold for more than 14 consecutive days, or any single-day performance drop exceeding 10 percentage points. Studio Director notified directly. Agent may be placed in supervised mode pending root-cause analysis.</w:t>
      </w:r>
      <w:r/>
    </w:p>
    <w:p w14:paraId="19F7DEB8">
      <w:pPr>
        <w:pStyle w:val="886"/>
        <w:pBdr/>
        <w:spacing w:after="80" w:before="80"/>
        <w:ind/>
        <w:rPr/>
      </w:pPr>
      <w:r>
        <w:rPr>
          <w:rFonts w:hint="default" w:ascii="Arial" w:hAnsi="Arial" w:eastAsia="Arial" w:cs="Arial"/>
          <w:b w:val="0"/>
          <w:sz w:val="24"/>
        </w:rPr>
        <w:t xml:space="preserve">All alert events are written to the MONOLITH Audit Log (S18) with full context: agent ID, KPI category, measured value, SLA threshold, tier triggered, and resolution timestamp.</w:t>
      </w:r>
      <w:r/>
    </w:p>
    <w:p w14:paraId="2AC20CDC">
      <w:pPr>
        <w:pStyle w:val="886"/>
        <w:pBdr/>
        <w:spacing w:after="80" w:before="200"/>
        <w:ind/>
        <w:rPr/>
      </w:pPr>
      <w:r>
        <w:rPr>
          <w:rFonts w:hint="default" w:ascii="Arial" w:hAnsi="Arial" w:eastAsia="Arial" w:cs="Arial"/>
          <w:b/>
          <w:color w:val="2e75b6"/>
          <w:sz w:val="28"/>
        </w:rPr>
        <w:t xml:space="preserve">17.5 Review Cadence</w:t>
      </w:r>
      <w:r/>
    </w:p>
    <w:p w14:paraId="1D9E625D">
      <w:pPr>
        <w:pStyle w:val="886"/>
        <w:pBdr/>
        <w:spacing w:after="80" w:before="0"/>
        <w:ind/>
        <w:rPr/>
      </w:pPr>
      <w:r>
        <w:rPr>
          <w:rFonts w:hint="default" w:ascii="Arial" w:hAnsi="Arial" w:eastAsia="Arial" w:cs="Arial"/>
          <w:b w:val="0"/>
          <w:sz w:val="24"/>
        </w:rPr>
        <w:t xml:space="preserve">KPI performance is reviewed at three frequencies:</w:t>
      </w:r>
      <w:r/>
    </w:p>
    <w:p w14:paraId="0F5DE070">
      <w:pPr>
        <w:pStyle w:val="886"/>
        <w:pBdr/>
        <w:spacing w:after="80" w:before="0"/>
        <w:ind w:left="400"/>
        <w:rPr/>
      </w:pPr>
      <w:r>
        <w:rPr>
          <w:rFonts w:hint="default" w:ascii="Arial" w:hAnsi="Arial" w:eastAsia="Arial" w:cs="Arial"/>
          <w:b/>
          <w:color w:val="2e75b6"/>
          <w:sz w:val="24"/>
        </w:rPr>
        <w:t xml:space="preserve">Daily (automated):  </w:t>
      </w:r>
      <w:r>
        <w:rPr>
          <w:rFonts w:hint="default" w:ascii="Arial" w:hAnsi="Arial" w:eastAsia="Arial" w:cs="Arial"/>
          <w:b w:val="0"/>
          <w:sz w:val="24"/>
        </w:rPr>
        <w:t xml:space="preserve">Core agent generates a 24-hour KPI snapshot for all 20 agents. Ops dashboard updated by 07:00 each business day.</w:t>
      </w:r>
      <w:r/>
    </w:p>
    <w:p w14:paraId="226E1061">
      <w:pPr>
        <w:pStyle w:val="886"/>
        <w:pBdr/>
        <w:spacing w:after="80" w:before="0"/>
        <w:ind w:left="400"/>
        <w:rPr/>
      </w:pPr>
      <w:r>
        <w:rPr>
          <w:rFonts w:hint="default" w:ascii="Arial" w:hAnsi="Arial" w:eastAsia="Arial" w:cs="Arial"/>
          <w:b/>
          <w:color w:val="2e75b6"/>
          <w:sz w:val="24"/>
        </w:rPr>
        <w:t xml:space="preserve">Weekly (Ops-led):  </w:t>
      </w:r>
      <w:r>
        <w:rPr>
          <w:rFonts w:hint="default" w:ascii="Arial" w:hAnsi="Arial" w:eastAsia="Arial" w:cs="Arial"/>
          <w:b w:val="0"/>
          <w:sz w:val="24"/>
        </w:rPr>
        <w:t xml:space="preserve">Ops agent compiles 7-day rolling performance report by end of each Friday. Distributed to Department Heads and Studio Director. Agents in Tier 2 alert status are reviewed in detail.</w:t>
      </w:r>
      <w:r/>
    </w:p>
    <w:p w14:paraId="524B0AFE">
      <w:pPr>
        <w:pStyle w:val="886"/>
        <w:pBdr/>
        <w:spacing w:after="80" w:before="0"/>
        <w:ind w:left="400"/>
        <w:rPr/>
      </w:pPr>
      <w:r>
        <w:rPr>
          <w:rFonts w:hint="default" w:ascii="Arial" w:hAnsi="Arial" w:eastAsia="Arial" w:cs="Arial"/>
          <w:b/>
          <w:color w:val="2e75b6"/>
          <w:sz w:val="24"/>
        </w:rPr>
        <w:t xml:space="preserve">Monthly (Director-level):  </w:t>
      </w:r>
      <w:r>
        <w:rPr>
          <w:rFonts w:hint="default" w:ascii="Arial" w:hAnsi="Arial" w:eastAsia="Arial" w:cs="Arial"/>
          <w:b w:val="0"/>
          <w:sz w:val="24"/>
        </w:rPr>
        <w:t xml:space="preserve">Full 30-day KPI</w:t>
      </w:r>
      <w:r>
        <w:rPr>
          <w:rFonts w:hint="default" w:ascii="Arial" w:hAnsi="Arial" w:eastAsia="Arial" w:cs="Arial"/>
          <w:b w:val="0"/>
          <w:sz w:val="24"/>
        </w:rPr>
        <w:t xml:space="preserve"> trend analysis presented at the MONOLITH AI Governance meeting (first Monday of each month). SLA threshold values may be revised upward as agent maturity improves. All threshold changes require Studio Director sign-off and are versioned as SOP amendments.</w:t>
      </w:r>
      <w:r/>
    </w:p>
    <w:p w14:paraId="0A4EDAF4">
      <w:pPr>
        <w:pStyle w:val="886"/>
        <w:pBdr/>
        <w:spacing w:after="0" w:before="160"/>
        <w:ind/>
        <w:rPr/>
      </w:pPr>
      <w:r>
        <w:rPr>
          <w:rFonts w:hint="default" w:ascii="Arial" w:hAnsi="Arial" w:eastAsia="Arial" w:cs="Arial"/>
          <w:b w:val="0"/>
          <w:sz w:val="12"/>
        </w:rPr>
        <w:t xml:space="preserve"> </w:t>
      </w:r>
      <w:r/>
    </w:p>
    <w:p w14:paraId="32C3F9D5">
      <w:pPr>
        <w:pStyle w:val="886"/>
        <w:pBdr/>
        <w:spacing w:after="60" w:before="0"/>
        <w:ind/>
        <w:rPr/>
      </w:pPr>
      <w:r>
        <w:rPr>
          <w:rFonts w:hint="default" w:ascii="Arial" w:hAnsi="Arial" w:eastAsia="Arial" w:cs="Arial"/>
          <w:b w:val="0"/>
          <w:sz w:val="20"/>
        </w:rPr>
        <w:t xml:space="preserve">────────────────────────────────────────────────────────────────────</w:t>
      </w:r>
      <w:r/>
    </w:p>
    <w:p w14:paraId="37A76F1E">
      <w:pPr>
        <w:pStyle w:val="886"/>
        <w:pBdr/>
        <w:spacing w:after="0" w:before="0"/>
        <w:ind/>
        <w:rPr/>
      </w:pPr>
      <w:r>
        <w:rPr>
          <w:rFonts w:hint="default" w:ascii="Arial" w:hAnsi="Arial" w:eastAsia="Arial" w:cs="Arial"/>
          <w:b w:val="0"/>
          <w:color w:val="888888"/>
          <w:sz w:val="20"/>
        </w:rPr>
        <w:t xml:space="preserve">Note: SLA threshold values in this section are based on industry benchmarks for enterprise AI de</w:t>
      </w:r>
      <w:r>
        <w:rPr>
          <w:rFonts w:hint="default" w:ascii="Arial" w:hAnsi="Arial" w:eastAsia="Arial" w:cs="Arial"/>
          <w:b w:val="0"/>
          <w:color w:val="888888"/>
          <w:sz w:val="20"/>
        </w:rPr>
        <w:t xml:space="preserve">ployments and DAPH Decor operational risk tolerance as of September 2026. Thresholds will be recalibrated following Phase A Stabilization (Q1–Q2 2027) based on observed production data. Reference: v30_planning.docx — Section 5 (KPI &amp; Governance Framework).</w:t>
      </w:r>
      <w:r/>
    </w:p>
    <w:p w14:paraId="64118DDC">
      <w:pPr>
        <w:pStyle w:val="886"/>
        <w:pBdr/>
        <w:spacing w:after="100" w:before="320"/>
        <w:ind/>
        <w:rPr/>
      </w:pPr>
      <w:r>
        <w:rPr>
          <w:rFonts w:hint="default" w:ascii="Arial" w:hAnsi="Arial" w:eastAsia="Arial" w:cs="Arial"/>
          <w:b/>
          <w:color w:val="1f2d5a"/>
          <w:sz w:val="36"/>
        </w:rPr>
        <w:t xml:space="preserve">18. Incident Response &amp; Escalation Playbook</w:t>
      </w:r>
      <w:r/>
    </w:p>
    <w:p w14:paraId="3D66E540">
      <w:pPr>
        <w:pStyle w:val="886"/>
        <w:pBdr/>
        <w:spacing w:after="80" w:before="200"/>
        <w:ind/>
        <w:rPr/>
      </w:pPr>
      <w:r>
        <w:rPr>
          <w:rFonts w:hint="default" w:ascii="Arial" w:hAnsi="Arial" w:eastAsia="Arial" w:cs="Arial"/>
          <w:b/>
          <w:color w:val="2e75b6"/>
          <w:sz w:val="28"/>
        </w:rPr>
        <w:t xml:space="preserve">18.1  Overview</w:t>
      </w:r>
      <w:r/>
    </w:p>
    <w:p w14:paraId="7A418B46">
      <w:pPr>
        <w:pStyle w:val="886"/>
        <w:pBdr/>
        <w:spacing w:after="100" w:before="0"/>
        <w:ind/>
        <w:rPr/>
      </w:pPr>
      <w:r>
        <w:rPr>
          <w:rFonts w:hint="default" w:ascii="Arial" w:hAnsi="Arial" w:eastAsia="Arial" w:cs="Arial"/>
          <w:b w:val="0"/>
          <w:sz w:val="24"/>
        </w:rPr>
        <w:t xml:space="preserve">Section 18 defines the structured incident response framework for all 20 live AI Agents operating u</w:t>
      </w:r>
      <w:r>
        <w:rPr>
          <w:rFonts w:hint="default" w:ascii="Arial" w:hAnsi="Arial" w:eastAsia="Arial" w:cs="Arial"/>
          <w:b w:val="0"/>
          <w:sz w:val="24"/>
        </w:rPr>
        <w:t xml:space="preserve">nder the MONOLITH / DAPH Decor deployment. It establishes clear severity classifications, escalation pathways, response procedures, and post-incident review obligations — ensuring continuity of service and accountability across all functional agent groups.</w:t>
      </w:r>
      <w:r/>
    </w:p>
    <w:p w14:paraId="603B4A4E">
      <w:pPr>
        <w:pStyle w:val="886"/>
        <w:pBdr/>
        <w:spacing w:after="100" w:before="0"/>
        <w:ind/>
        <w:rPr/>
      </w:pPr>
      <w:r>
        <w:rPr>
          <w:rFonts w:hint="default" w:ascii="Arial" w:hAnsi="Arial" w:eastAsia="Arial" w:cs="Arial"/>
          <w:b w:val="0"/>
          <w:sz w:val="24"/>
        </w:rPr>
        <w:t xml:space="preserve">This playbook operates in conjunction with the KPI thresholds defined in Section 17 and the Cross-Agent Orchestration Protocol in Section 16. All incidents must be logged in the central Incident Register, regardless of severity.</w:t>
      </w:r>
      <w:r/>
    </w:p>
    <w:p w14:paraId="5E68E688">
      <w:pPr>
        <w:pStyle w:val="886"/>
        <w:pBdr/>
        <w:spacing w:after="80" w:before="200"/>
        <w:ind/>
        <w:rPr/>
      </w:pPr>
      <w:r>
        <w:rPr>
          <w:rFonts w:hint="default" w:ascii="Arial" w:hAnsi="Arial" w:eastAsia="Arial" w:cs="Arial"/>
          <w:b/>
          <w:color w:val="2e75b6"/>
          <w:sz w:val="28"/>
        </w:rPr>
        <w:t xml:space="preserve">18.2  Incident Severity Classification</w:t>
      </w:r>
      <w:r/>
    </w:p>
    <w:p w14:paraId="15253456">
      <w:pPr>
        <w:pStyle w:val="886"/>
        <w:pBdr/>
        <w:spacing w:after="80" w:before="0"/>
        <w:ind/>
        <w:rPr/>
      </w:pPr>
      <w:r>
        <w:rPr>
          <w:rFonts w:hint="default" w:ascii="Arial" w:hAnsi="Arial" w:eastAsia="Arial" w:cs="Arial"/>
          <w:b w:val="0"/>
          <w:sz w:val="24"/>
        </w:rPr>
        <w:t xml:space="preserve">Incidents are classified into three severity tiers to prioritise response effort and resource allocation:</w:t>
      </w:r>
      <w:r/>
    </w:p>
    <w:p w14:paraId="1A3C6BA2">
      <w:pPr>
        <w:pStyle w:val="886"/>
        <w:pBdr/>
        <w:spacing w:after="80" w:before="0"/>
        <w:ind w:left="400"/>
        <w:rPr/>
      </w:pPr>
      <w:r>
        <w:rPr>
          <w:rFonts w:hint="default" w:ascii="Arial" w:hAnsi="Arial" w:eastAsia="Arial" w:cs="Arial"/>
          <w:b/>
          <w:color w:val="1f2d5a"/>
          <w:sz w:val="24"/>
        </w:rPr>
        <w:t xml:space="preserve">P1 — Critical:  </w:t>
      </w:r>
      <w:r>
        <w:rPr>
          <w:rFonts w:hint="default" w:ascii="Arial" w:hAnsi="Arial" w:eastAsia="Arial" w:cs="Arial"/>
          <w:b w:val="0"/>
          <w:color w:val="333333"/>
          <w:sz w:val="24"/>
        </w:rPr>
        <w:t xml:space="preserve">Complete agent failure, system-wide Uptime below 95%, or data integrity breach. Affects client-facing operations or financial processing. Requires immediate response within 15 minutes. Escalated directly to Leadership (Tier 3).</w:t>
      </w:r>
      <w:r/>
    </w:p>
    <w:p w14:paraId="6714D9D0">
      <w:pPr>
        <w:pStyle w:val="886"/>
        <w:pBdr/>
        <w:spacing w:after="80" w:before="0"/>
        <w:ind w:left="400"/>
        <w:rPr/>
      </w:pPr>
      <w:r>
        <w:rPr>
          <w:rFonts w:hint="default" w:ascii="Arial" w:hAnsi="Arial" w:eastAsia="Arial" w:cs="Arial"/>
          <w:b/>
          <w:color w:val="1f2d5a"/>
          <w:sz w:val="24"/>
        </w:rPr>
        <w:t xml:space="preserve">P2 — High:  </w:t>
      </w:r>
      <w:r>
        <w:rPr>
          <w:rFonts w:hint="default" w:ascii="Arial" w:hAnsi="Arial" w:eastAsia="Arial" w:cs="Arial"/>
          <w:b w:val="0"/>
          <w:color w:val="333333"/>
          <w:sz w:val="24"/>
        </w:rPr>
        <w:t xml:space="preserve">Significant KPI degradation (Accuracy &lt;90% or Completion &lt;85%), repeated escalation failures, or integration breakdown between two or more agents. Response required within 1 hour. Managed by Operations team (Tier 2) with Leadership notification.</w:t>
      </w:r>
      <w:r/>
    </w:p>
    <w:p w14:paraId="582FFD4A">
      <w:pPr>
        <w:pStyle w:val="886"/>
        <w:pBdr/>
        <w:spacing w:after="80" w:before="0"/>
        <w:ind w:left="400"/>
        <w:rPr/>
      </w:pPr>
      <w:r>
        <w:rPr>
          <w:rFonts w:hint="default" w:ascii="Arial" w:hAnsi="Arial" w:eastAsia="Arial" w:cs="Arial"/>
          <w:b/>
          <w:color w:val="1f2d5a"/>
          <w:sz w:val="24"/>
        </w:rPr>
        <w:t xml:space="preserve">P3 — Moderate:  </w:t>
      </w:r>
      <w:r>
        <w:rPr>
          <w:rFonts w:hint="default" w:ascii="Arial" w:hAnsi="Arial" w:eastAsia="Arial" w:cs="Arial"/>
          <w:b w:val="0"/>
          <w:color w:val="333333"/>
          <w:sz w:val="24"/>
        </w:rPr>
        <w:t xml:space="preserve">Single-metric SLA miss in one agent group, minor latency increase, or isolated task failure not affecting downstream workflows. Response within 4 hours during business hours. Managed by Ops team without escalation unless unresolved within 24 hours.</w:t>
      </w:r>
      <w:r/>
    </w:p>
    <w:p w14:paraId="4E8B78E3">
      <w:pPr>
        <w:pStyle w:val="886"/>
        <w:pBdr/>
        <w:spacing w:after="80" w:before="200"/>
        <w:ind/>
        <w:rPr/>
      </w:pPr>
      <w:r>
        <w:rPr>
          <w:rFonts w:hint="default" w:ascii="Arial" w:hAnsi="Arial" w:eastAsia="Arial" w:cs="Arial"/>
          <w:b/>
          <w:color w:val="2e75b6"/>
          <w:sz w:val="28"/>
        </w:rPr>
        <w:t xml:space="preserve">18.3  Escalation Matrix by Agent Group</w:t>
      </w:r>
      <w:r/>
    </w:p>
    <w:p w14:paraId="5A75A999">
      <w:pPr>
        <w:pStyle w:val="886"/>
        <w:pBdr/>
        <w:spacing w:after="80" w:before="0"/>
        <w:ind/>
        <w:rPr/>
      </w:pPr>
      <w:r>
        <w:rPr>
          <w:rFonts w:hint="default" w:ascii="Arial" w:hAnsi="Arial" w:eastAsia="Arial" w:cs="Arial"/>
          <w:b w:val="0"/>
          <w:sz w:val="24"/>
        </w:rPr>
        <w:t xml:space="preserve">Escalation responsibilities are aligned to the four SLA groups defined in Section 17. Each group has a designated Ops Lead responsible for first-line response and a secondary escalation contact for unresolved P2/P1 incidents:</w:t>
      </w:r>
      <w:r/>
    </w:p>
    <w:p w14:paraId="335DCE4F">
      <w:pPr>
        <w:pStyle w:val="886"/>
        <w:pBdr/>
        <w:spacing w:after="80" w:before="0"/>
        <w:ind w:left="400"/>
        <w:rPr/>
      </w:pPr>
      <w:r>
        <w:rPr>
          <w:rFonts w:hint="default" w:ascii="Arial" w:hAnsi="Arial" w:eastAsia="Arial" w:cs="Arial"/>
          <w:b/>
          <w:color w:val="1f2d5a"/>
          <w:sz w:val="24"/>
        </w:rPr>
        <w:t xml:space="preserve">Group A (Kelly, Signal, Aria, Blaze, Nova):  </w:t>
      </w:r>
      <w:r>
        <w:rPr>
          <w:rFonts w:hint="default" w:ascii="Arial" w:hAnsi="Arial" w:eastAsia="Arial" w:cs="Arial"/>
          <w:b w:val="0"/>
          <w:color w:val="333333"/>
          <w:sz w:val="24"/>
        </w:rPr>
        <w:t xml:space="preserve">First-line: Client Experience Ops Lead. Secondary: Head of Design &amp; Client Services. P1 threshold: Accuracy &lt;92% or client-facing downtime &gt;10 minutes.</w:t>
      </w:r>
      <w:r/>
    </w:p>
    <w:p w14:paraId="7F29CB2C">
      <w:pPr>
        <w:pStyle w:val="886"/>
        <w:pBdr/>
        <w:spacing w:after="80" w:before="0"/>
        <w:ind w:left="400"/>
        <w:rPr/>
      </w:pPr>
      <w:r>
        <w:rPr>
          <w:rFonts w:hint="default" w:ascii="Arial" w:hAnsi="Arial" w:eastAsia="Arial" w:cs="Arial"/>
          <w:b/>
          <w:color w:val="1f2d5a"/>
          <w:sz w:val="24"/>
        </w:rPr>
        <w:t xml:space="preserve">Group B (Compass, Remy, Scout, Finn, Hana):  </w:t>
      </w:r>
      <w:r>
        <w:rPr>
          <w:rFonts w:hint="default" w:ascii="Arial" w:hAnsi="Arial" w:eastAsia="Arial" w:cs="Arial"/>
          <w:b w:val="0"/>
          <w:color w:val="333333"/>
          <w:sz w:val="24"/>
        </w:rPr>
        <w:t xml:space="preserve">First-line: CRM &amp; Sales Ops Lead. Secondary: Head of Sales &amp; Marketing. P1 threshold: Lead pipeline stall &gt;30 minutes or CRM sync failure.</w:t>
      </w:r>
      <w:r/>
    </w:p>
    <w:p w14:paraId="05068E92">
      <w:pPr>
        <w:pStyle w:val="886"/>
        <w:pBdr/>
        <w:spacing w:after="80" w:before="0"/>
        <w:ind w:left="400"/>
        <w:rPr/>
      </w:pPr>
      <w:r>
        <w:rPr>
          <w:rFonts w:hint="default" w:ascii="Arial" w:hAnsi="Arial" w:eastAsia="Arial" w:cs="Arial"/>
          <w:b/>
          <w:color w:val="1f2d5a"/>
          <w:sz w:val="24"/>
        </w:rPr>
        <w:t xml:space="preserve">Group C (Atlas, Bo, Forge, Leo, Ops):  </w:t>
      </w:r>
      <w:r>
        <w:rPr>
          <w:rFonts w:hint="default" w:ascii="Arial" w:hAnsi="Arial" w:eastAsia="Arial" w:cs="Arial"/>
          <w:b w:val="0"/>
          <w:color w:val="333333"/>
          <w:sz w:val="24"/>
        </w:rPr>
        <w:t xml:space="preserve">First-line: Site &amp; Project Ops Lead. Secondary: Head of Operations. P1 threshold: Active site data unavailable &gt;15 minutes or procurement block.</w:t>
      </w:r>
      <w:r/>
    </w:p>
    <w:p w14:paraId="1F4C3ECA">
      <w:pPr>
        <w:pStyle w:val="886"/>
        <w:pBdr/>
        <w:spacing w:after="80" w:before="0"/>
        <w:ind w:left="400"/>
        <w:rPr/>
      </w:pPr>
      <w:r>
        <w:rPr>
          <w:rFonts w:hint="default" w:ascii="Arial" w:hAnsi="Arial" w:eastAsia="Arial" w:cs="Arial"/>
          <w:b/>
          <w:color w:val="1f2d5a"/>
          <w:sz w:val="24"/>
        </w:rPr>
        <w:t xml:space="preserve">Group D (Core, Nexus, Rex, Guardian, Talent):  </w:t>
      </w:r>
      <w:r>
        <w:rPr>
          <w:rFonts w:hint="default" w:ascii="Arial" w:hAnsi="Arial" w:eastAsia="Arial" w:cs="Arial"/>
          <w:b w:val="0"/>
          <w:color w:val="333333"/>
          <w:sz w:val="24"/>
        </w:rPr>
        <w:t xml:space="preserve">First-line: Systems &amp; QA Lead. Secondary: CTO / Head of Technology. P1 threshold: Core infrastructure failure, security alert, or HR data breach.</w:t>
      </w:r>
      <w:r/>
    </w:p>
    <w:p w14:paraId="413E0FB6">
      <w:pPr>
        <w:pStyle w:val="886"/>
        <w:pBdr/>
        <w:spacing w:after="80" w:before="200"/>
        <w:ind/>
        <w:rPr/>
      </w:pPr>
      <w:r>
        <w:rPr>
          <w:rFonts w:hint="default" w:ascii="Arial" w:hAnsi="Arial" w:eastAsia="Arial" w:cs="Arial"/>
          <w:b/>
          <w:color w:val="2e75b6"/>
          <w:sz w:val="28"/>
        </w:rPr>
        <w:t xml:space="preserve">18.4  Response Procedures</w:t>
      </w:r>
      <w:r/>
    </w:p>
    <w:p w14:paraId="650E3E76">
      <w:pPr>
        <w:pStyle w:val="886"/>
        <w:pBdr/>
        <w:spacing w:after="80" w:before="0"/>
        <w:ind/>
        <w:rPr/>
      </w:pPr>
      <w:r>
        <w:rPr>
          <w:rFonts w:hint="default" w:ascii="Arial" w:hAnsi="Arial" w:eastAsia="Arial" w:cs="Arial"/>
          <w:b w:val="0"/>
          <w:sz w:val="24"/>
        </w:rPr>
        <w:t xml:space="preserve">All incidents follow a standardised five-step response procedure regardless of severity:</w:t>
      </w:r>
      <w:r/>
    </w:p>
    <w:p w14:paraId="7C7F46B0">
      <w:pPr>
        <w:pStyle w:val="886"/>
        <w:pBdr/>
        <w:spacing w:after="80" w:before="0"/>
        <w:ind w:left="400"/>
        <w:rPr/>
      </w:pPr>
      <w:r>
        <w:rPr>
          <w:rFonts w:hint="default" w:ascii="Arial" w:hAnsi="Arial" w:eastAsia="Arial" w:cs="Arial"/>
          <w:b/>
          <w:color w:val="1f2d5a"/>
          <w:sz w:val="24"/>
        </w:rPr>
        <w:t xml:space="preserve">Step 1 — Detect &amp; Log:  </w:t>
      </w:r>
      <w:r>
        <w:rPr>
          <w:rFonts w:hint="default" w:ascii="Arial" w:hAnsi="Arial" w:eastAsia="Arial" w:cs="Arial"/>
          <w:b w:val="0"/>
          <w:color w:val="333333"/>
          <w:sz w:val="24"/>
        </w:rPr>
        <w:t xml:space="preserve">Incident detected via Real-Time Monitoring dashboard or agent self-report. Ops team logs entry in Incident Register within 5 minutes of detection, recording: timestamp, affected agent(s), symptom description, and initial severity classification.</w:t>
      </w:r>
      <w:r/>
    </w:p>
    <w:p w14:paraId="53D10195">
      <w:pPr>
        <w:pStyle w:val="886"/>
        <w:pBdr/>
        <w:spacing w:after="80" w:before="0"/>
        <w:ind w:left="400"/>
        <w:rPr/>
      </w:pPr>
      <w:r>
        <w:rPr>
          <w:rFonts w:hint="default" w:ascii="Arial" w:hAnsi="Arial" w:eastAsia="Arial" w:cs="Arial"/>
          <w:b/>
          <w:color w:val="1f2d5a"/>
          <w:sz w:val="24"/>
        </w:rPr>
        <w:t xml:space="preserve">Step 2 — Contain:  </w:t>
      </w:r>
      <w:r>
        <w:rPr>
          <w:rFonts w:hint="default" w:ascii="Arial" w:hAnsi="Arial" w:eastAsia="Arial" w:cs="Arial"/>
          <w:b w:val="0"/>
          <w:color w:val="333333"/>
          <w:sz w:val="24"/>
        </w:rPr>
        <w:t xml:space="preserve">Immediate containment action taken — isolate affected agent from downstream workflows, activate fallback routing via Nexus Orchestration Layer (S16), and notify affected business units within SLA response window.</w:t>
      </w:r>
      <w:r/>
    </w:p>
    <w:p w14:paraId="530411F9">
      <w:pPr>
        <w:pStyle w:val="886"/>
        <w:pBdr/>
        <w:spacing w:after="80" w:before="0"/>
        <w:ind w:left="400"/>
        <w:rPr/>
      </w:pPr>
      <w:r>
        <w:rPr>
          <w:rFonts w:hint="default" w:ascii="Arial" w:hAnsi="Arial" w:eastAsia="Arial" w:cs="Arial"/>
          <w:b/>
          <w:color w:val="1f2d5a"/>
          <w:sz w:val="24"/>
        </w:rPr>
        <w:t xml:space="preserve">Step 3 — Diagnose:  </w:t>
      </w:r>
      <w:r>
        <w:rPr>
          <w:rFonts w:hint="default" w:ascii="Arial" w:hAnsi="Arial" w:eastAsia="Arial" w:cs="Arial"/>
          <w:b w:val="0"/>
          <w:color w:val="333333"/>
          <w:sz w:val="24"/>
        </w:rPr>
        <w:t xml:space="preserve">Root-cause analysis initiated. Ops Lead reviews KPI dashboard, error logs, and integration status. For P1 incidents, CTO is notified concurrently. Diagnosis must be documented in Incident Register within response window.</w:t>
      </w:r>
      <w:r/>
    </w:p>
    <w:p w14:paraId="3C38A279">
      <w:pPr>
        <w:pStyle w:val="886"/>
        <w:pBdr/>
        <w:spacing w:after="80" w:before="0"/>
        <w:ind w:left="400"/>
        <w:rPr/>
      </w:pPr>
      <w:r>
        <w:rPr>
          <w:rFonts w:hint="default" w:ascii="Arial" w:hAnsi="Arial" w:eastAsia="Arial" w:cs="Arial"/>
          <w:b/>
          <w:color w:val="1f2d5a"/>
          <w:sz w:val="24"/>
        </w:rPr>
        <w:t xml:space="preserve">Step 4 — Resolve:  </w:t>
      </w:r>
      <w:r>
        <w:rPr>
          <w:rFonts w:hint="default" w:ascii="Arial" w:hAnsi="Arial" w:eastAsia="Arial" w:cs="Arial"/>
          <w:b w:val="0"/>
          <w:color w:val="333333"/>
          <w:sz w:val="24"/>
        </w:rPr>
        <w:t xml:space="preserve">Corrective action implemented.</w:t>
      </w:r>
      <w:r>
        <w:rPr>
          <w:rFonts w:hint="default" w:ascii="Arial" w:hAnsi="Arial" w:eastAsia="Arial" w:cs="Arial"/>
          <w:b w:val="0"/>
          <w:color w:val="333333"/>
          <w:sz w:val="24"/>
        </w:rPr>
        <w:t xml:space="preserve"> Agent restarted, reconfigured, or taken offline pending full repair. For multi-agent incidents, S16 Orchestration Protocol governs priority of restoration. Affected agents undergo post-resolution KPI validation before returning to full operational status.</w:t>
      </w:r>
      <w:r/>
    </w:p>
    <w:p w14:paraId="46426F52">
      <w:pPr>
        <w:pStyle w:val="886"/>
        <w:pBdr/>
        <w:spacing w:after="80" w:before="0"/>
        <w:ind w:left="400"/>
        <w:rPr/>
      </w:pPr>
      <w:r>
        <w:rPr>
          <w:rFonts w:hint="default" w:ascii="Arial" w:hAnsi="Arial" w:eastAsia="Arial" w:cs="Arial"/>
          <w:b/>
          <w:color w:val="1f2d5a"/>
          <w:sz w:val="24"/>
        </w:rPr>
        <w:t xml:space="preserve">Step 5 — Close &amp; Review:  </w:t>
      </w:r>
      <w:r>
        <w:rPr>
          <w:rFonts w:hint="default" w:ascii="Arial" w:hAnsi="Arial" w:eastAsia="Arial" w:cs="Arial"/>
          <w:b w:val="0"/>
          <w:color w:val="333333"/>
          <w:sz w:val="24"/>
        </w:rPr>
        <w:t xml:space="preserve">Incident formally closed in Register after KPI validation passes. Post-Incident Review (PIR) initiated within 48 hours for all P1/P2 incidents. PIR outcomes feed into monthly SLA review (S17.5) and S18.6 playbook updates.</w:t>
      </w:r>
      <w:r/>
    </w:p>
    <w:p w14:paraId="753B651E">
      <w:pPr>
        <w:pStyle w:val="886"/>
        <w:pBdr/>
        <w:spacing w:after="80" w:before="200"/>
        <w:ind/>
        <w:rPr/>
      </w:pPr>
      <w:r>
        <w:rPr>
          <w:rFonts w:hint="default" w:ascii="Arial" w:hAnsi="Arial" w:eastAsia="Arial" w:cs="Arial"/>
          <w:b/>
          <w:color w:val="2e75b6"/>
          <w:sz w:val="28"/>
        </w:rPr>
        <w:t xml:space="preserve">18.5  Communication Protocol</w:t>
      </w:r>
      <w:r/>
    </w:p>
    <w:p w14:paraId="1E4E3A5A">
      <w:pPr>
        <w:pStyle w:val="886"/>
        <w:pBdr/>
        <w:spacing w:after="80" w:before="0"/>
        <w:ind/>
        <w:rPr/>
      </w:pPr>
      <w:r>
        <w:rPr>
          <w:rFonts w:hint="default" w:ascii="Arial" w:hAnsi="Arial" w:eastAsia="Arial" w:cs="Arial"/>
          <w:b w:val="0"/>
          <w:sz w:val="24"/>
        </w:rPr>
        <w:t xml:space="preserve">All incident communications must follow the prescribed channels to ensure traceability and appropriate stakeholder awareness:</w:t>
      </w:r>
      <w:r/>
    </w:p>
    <w:p w14:paraId="5C0A6F6E">
      <w:pPr>
        <w:pStyle w:val="886"/>
        <w:pBdr/>
        <w:spacing w:after="80" w:before="0"/>
        <w:ind w:left="400"/>
        <w:rPr/>
      </w:pPr>
      <w:r>
        <w:rPr>
          <w:rFonts w:hint="default" w:ascii="Arial" w:hAnsi="Arial" w:eastAsia="Arial" w:cs="Arial"/>
          <w:b/>
          <w:color w:val="1f2d5a"/>
          <w:sz w:val="24"/>
        </w:rPr>
        <w:t xml:space="preserve">Internal Ops Channel:  </w:t>
      </w:r>
      <w:r>
        <w:rPr>
          <w:rFonts w:hint="default" w:ascii="Arial" w:hAnsi="Arial" w:eastAsia="Arial" w:cs="Arial"/>
          <w:b w:val="0"/>
          <w:color w:val="333333"/>
          <w:sz w:val="24"/>
        </w:rPr>
        <w:t xml:space="preserve">All P3 and above incidents posted to the designated #ai-ops-incidents channel within 10 minutes of logging. Updates every 30 minutes until resolved.</w:t>
      </w:r>
      <w:r/>
    </w:p>
    <w:p w14:paraId="05049D8E">
      <w:pPr>
        <w:pStyle w:val="886"/>
        <w:pBdr/>
        <w:spacing w:after="80" w:before="0"/>
        <w:ind w:left="400"/>
        <w:rPr/>
      </w:pPr>
      <w:r>
        <w:rPr>
          <w:rFonts w:hint="default" w:ascii="Arial" w:hAnsi="Arial" w:eastAsia="Arial" w:cs="Arial"/>
          <w:b/>
          <w:color w:val="1f2d5a"/>
          <w:sz w:val="24"/>
        </w:rPr>
        <w:t xml:space="preserve">Leadership Notification:  </w:t>
      </w:r>
      <w:r>
        <w:rPr>
          <w:rFonts w:hint="default" w:ascii="Arial" w:hAnsi="Arial" w:eastAsia="Arial" w:cs="Arial"/>
          <w:b w:val="0"/>
          <w:color w:val="333333"/>
          <w:sz w:val="24"/>
        </w:rPr>
        <w:t xml:space="preserve">P1 and escalated P2 incidents: email + direct message to Department Head and CTO within 15 minutes. Include: incident ID, affected agent(s), business impact, and estimated resolution time.</w:t>
      </w:r>
      <w:r/>
    </w:p>
    <w:p w14:paraId="60E9F873">
      <w:pPr>
        <w:pStyle w:val="886"/>
        <w:pBdr/>
        <w:spacing w:after="80" w:before="0"/>
        <w:ind w:left="400"/>
        <w:rPr/>
      </w:pPr>
      <w:r>
        <w:rPr>
          <w:rFonts w:hint="default" w:ascii="Arial" w:hAnsi="Arial" w:eastAsia="Arial" w:cs="Arial"/>
          <w:b/>
          <w:color w:val="1f2d5a"/>
          <w:sz w:val="24"/>
        </w:rPr>
        <w:t xml:space="preserve">Client Communication:  </w:t>
      </w:r>
      <w:r>
        <w:rPr>
          <w:rFonts w:hint="default" w:ascii="Arial" w:hAnsi="Arial" w:eastAsia="Arial" w:cs="Arial"/>
          <w:b w:val="0"/>
          <w:color w:val="333333"/>
          <w:sz w:val="24"/>
        </w:rPr>
        <w:t xml:space="preserve">For incidents affecting client-facing agents (Group A): Client Services team notified within 20 minutes. Client communication drafted by Client Experience Lead — approved by Head of Client Services before sending.</w:t>
      </w:r>
      <w:r/>
    </w:p>
    <w:p w14:paraId="59BAEB78">
      <w:pPr>
        <w:pStyle w:val="886"/>
        <w:pBdr/>
        <w:spacing w:after="80" w:before="0"/>
        <w:ind w:left="400"/>
        <w:rPr/>
      </w:pPr>
      <w:r>
        <w:rPr>
          <w:rFonts w:hint="default" w:ascii="Arial" w:hAnsi="Arial" w:eastAsia="Arial" w:cs="Arial"/>
          <w:b/>
          <w:color w:val="1f2d5a"/>
          <w:sz w:val="24"/>
        </w:rPr>
        <w:t xml:space="preserve">Incident Register:  </w:t>
      </w:r>
      <w:r>
        <w:rPr>
          <w:rFonts w:hint="default" w:ascii="Arial" w:hAnsi="Arial" w:eastAsia="Arial" w:cs="Arial"/>
          <w:b w:val="0"/>
          <w:color w:val="333333"/>
          <w:sz w:val="24"/>
        </w:rPr>
        <w:t xml:space="preserve">All incidents documented in the central Incident Register with full audit trail. Register reviewed at weekly Ops stand-up and monthly SLA review meeting.</w:t>
      </w:r>
      <w:r/>
    </w:p>
    <w:p w14:paraId="6EF025AF">
      <w:pPr>
        <w:pStyle w:val="886"/>
        <w:pBdr/>
        <w:spacing w:after="80" w:before="200"/>
        <w:ind/>
        <w:rPr/>
      </w:pPr>
      <w:r>
        <w:rPr>
          <w:rFonts w:hint="default" w:ascii="Arial" w:hAnsi="Arial" w:eastAsia="Arial" w:cs="Arial"/>
          <w:b/>
          <w:color w:val="2e75b6"/>
          <w:sz w:val="28"/>
        </w:rPr>
        <w:t xml:space="preserve">18.6  Post-Incident Review &amp; Playbook Updates</w:t>
      </w:r>
      <w:r/>
    </w:p>
    <w:p w14:paraId="568CDDC3">
      <w:pPr>
        <w:pStyle w:val="886"/>
        <w:pBdr/>
        <w:spacing w:after="80" w:before="0"/>
        <w:ind/>
        <w:rPr/>
      </w:pPr>
      <w:r>
        <w:rPr>
          <w:rFonts w:hint="default" w:ascii="Arial" w:hAnsi="Arial" w:eastAsia="Arial" w:cs="Arial"/>
          <w:b w:val="0"/>
          <w:sz w:val="24"/>
        </w:rPr>
        <w:t xml:space="preserve">Post-Incident Reviews (PIRs) are mandatory for all P1 incidents and recommended for P2 incidents. PIR must be completed within 48 hours of incident closure.</w:t>
      </w:r>
      <w:r/>
    </w:p>
    <w:p w14:paraId="680F04A0">
      <w:pPr>
        <w:pStyle w:val="886"/>
        <w:pBdr/>
        <w:spacing w:after="80" w:before="0"/>
        <w:ind w:left="400"/>
        <w:rPr/>
      </w:pPr>
      <w:r>
        <w:rPr>
          <w:rFonts w:hint="default" w:ascii="Arial" w:hAnsi="Arial" w:eastAsia="Arial" w:cs="Arial"/>
          <w:b/>
          <w:color w:val="1f2d5a"/>
          <w:sz w:val="24"/>
        </w:rPr>
        <w:t xml:space="preserve">PIR Scope:  </w:t>
      </w:r>
      <w:r>
        <w:rPr>
          <w:rFonts w:hint="default" w:ascii="Arial" w:hAnsi="Arial" w:eastAsia="Arial" w:cs="Arial"/>
          <w:b w:val="0"/>
          <w:color w:val="333333"/>
          <w:sz w:val="24"/>
        </w:rPr>
        <w:t xml:space="preserve">Root cause confirmed, timeline reconstructed, business impact quantified, and preventive measures identified.</w:t>
      </w:r>
      <w:r/>
    </w:p>
    <w:p w14:paraId="5F0C48C3">
      <w:pPr>
        <w:pStyle w:val="886"/>
        <w:pBdr/>
        <w:spacing w:after="80" w:before="0"/>
        <w:ind w:left="400"/>
        <w:rPr/>
      </w:pPr>
      <w:r>
        <w:rPr>
          <w:rFonts w:hint="default" w:ascii="Arial" w:hAnsi="Arial" w:eastAsia="Arial" w:cs="Arial"/>
          <w:b/>
          <w:color w:val="1f2d5a"/>
          <w:sz w:val="24"/>
        </w:rPr>
        <w:t xml:space="preserve">Playbook Amendment:  </w:t>
      </w:r>
      <w:r>
        <w:rPr>
          <w:rFonts w:hint="default" w:ascii="Arial" w:hAnsi="Arial" w:eastAsia="Arial" w:cs="Arial"/>
          <w:b w:val="0"/>
          <w:color w:val="333333"/>
          <w:sz w:val="24"/>
        </w:rPr>
        <w:t xml:space="preserve">If PIR identifies a gap in this playbook, a formal amendment proposal is submitted to the Operations Lead. Approved amendments are incorporated in the next monthly SLA review cycle and tracked as a new Section 18 version revision.</w:t>
      </w:r>
      <w:r/>
    </w:p>
    <w:p w14:paraId="79D80D9D">
      <w:pPr>
        <w:pStyle w:val="886"/>
        <w:pBdr/>
        <w:spacing w:after="80" w:before="0"/>
        <w:ind w:left="400"/>
        <w:rPr/>
      </w:pPr>
      <w:r>
        <w:rPr>
          <w:rFonts w:hint="default" w:ascii="Arial" w:hAnsi="Arial" w:eastAsia="Arial" w:cs="Arial"/>
          <w:b/>
          <w:color w:val="1f2d5a"/>
          <w:sz w:val="24"/>
        </w:rPr>
        <w:t xml:space="preserve">SLA Threshold Review:  </w:t>
      </w:r>
      <w:r>
        <w:rPr>
          <w:rFonts w:hint="default" w:ascii="Arial" w:hAnsi="Arial" w:eastAsia="Arial" w:cs="Arial"/>
          <w:b w:val="0"/>
          <w:color w:val="333333"/>
          <w:sz w:val="24"/>
        </w:rPr>
        <w:t xml:space="preserve">Recurring P2/P3 incidents in the same agent group trigger an automatic SLA threshold review under Section 17.5. Thresholds may be tightened or agent retraining initiated based on PIR findings.</w:t>
      </w:r>
      <w:r/>
    </w:p>
    <w:p w14:paraId="6D3BC997">
      <w:pPr>
        <w:pStyle w:val="886"/>
        <w:pBdr/>
        <w:spacing w:after="80" w:before="0"/>
        <w:ind w:left="400"/>
        <w:rPr/>
      </w:pPr>
      <w:r>
        <w:rPr>
          <w:rFonts w:hint="default" w:ascii="Arial" w:hAnsi="Arial" w:eastAsia="Arial" w:cs="Arial"/>
          <w:b/>
          <w:color w:val="1f2d5a"/>
          <w:sz w:val="24"/>
        </w:rPr>
        <w:t xml:space="preserve">Trend Reporting:  </w:t>
      </w:r>
      <w:r>
        <w:rPr>
          <w:rFonts w:hint="default" w:ascii="Arial" w:hAnsi="Arial" w:eastAsia="Arial" w:cs="Arial"/>
          <w:b w:val="0"/>
          <w:color w:val="333333"/>
          <w:sz w:val="24"/>
        </w:rPr>
        <w:t xml:space="preserve">Monthly</w:t>
      </w:r>
      <w:r>
        <w:rPr>
          <w:rFonts w:hint="default" w:ascii="Arial" w:hAnsi="Arial" w:eastAsia="Arial" w:cs="Arial"/>
          <w:b w:val="0"/>
          <w:color w:val="333333"/>
          <w:sz w:val="24"/>
        </w:rPr>
        <w:t xml:space="preserve"> incident trend report produced by Ops Lead — covering: total incidents by severity and group, mean time to resolve (MTTR), repeat incident rate, and SLA compliance rate. Distributed to all Department Heads and archived in the MONOLITH document repository.</w:t>
      </w:r>
      <w:r/>
    </w:p>
    <w:p w14:paraId="056CE3E9">
      <w:pPr>
        <w:pStyle w:val="886"/>
        <w:pBdr/>
        <w:spacing w:after="0" w:before="0"/>
        <w:ind/>
        <w:rPr/>
      </w:pPr>
      <w:r>
        <w:rPr>
          <w:rFonts w:hint="default" w:ascii="Arial" w:hAnsi="Arial" w:eastAsia="Arial" w:cs="Arial"/>
          <w:b w:val="0"/>
          <w:sz w:val="24"/>
        </w:rPr>
      </w:r>
      <w:r/>
    </w:p>
    <w:p w14:paraId="674FC7DB">
      <w:pPr>
        <w:pStyle w:val="886"/>
        <w:pBdr/>
        <w:spacing w:after="100" w:before="320"/>
        <w:ind/>
        <w:rPr/>
      </w:pPr>
      <w:r>
        <w:rPr>
          <w:rFonts w:hint="default" w:ascii="Arial" w:hAnsi="Arial" w:eastAsia="Arial" w:cs="Arial"/>
          <w:b/>
          <w:color w:val="1f2d5a"/>
          <w:sz w:val="36"/>
        </w:rPr>
        <w:t xml:space="preserve">19. Data Privacy &amp; AI Compliance</w:t>
      </w:r>
      <w:r/>
    </w:p>
    <w:p w14:paraId="69267616">
      <w:pPr>
        <w:pStyle w:val="886"/>
        <w:pBdr/>
        <w:spacing w:after="80" w:before="200"/>
        <w:ind/>
        <w:rPr/>
      </w:pPr>
      <w:r>
        <w:rPr>
          <w:rFonts w:hint="default" w:ascii="Arial" w:hAnsi="Arial" w:eastAsia="Arial" w:cs="Arial"/>
          <w:b/>
          <w:color w:val="2e75b6"/>
          <w:sz w:val="28"/>
        </w:rPr>
        <w:t xml:space="preserve">19.1  Overview</w:t>
      </w:r>
      <w:r/>
    </w:p>
    <w:p w14:paraId="76B6C4F1">
      <w:pPr>
        <w:pStyle w:val="886"/>
        <w:pBdr/>
        <w:spacing w:after="100" w:before="0"/>
        <w:ind/>
        <w:rPr/>
      </w:pPr>
      <w:r>
        <w:rPr>
          <w:rFonts w:hint="default" w:ascii="Arial" w:hAnsi="Arial" w:eastAsia="Arial" w:cs="Arial"/>
          <w:b w:val="0"/>
          <w:sz w:val="24"/>
        </w:rPr>
        <w:t xml:space="preserve">Section 19 defines the data privacy obligations and AI compliance framework governing all 20 live AI agents operating within MONOLITH / DAPH Decor. The framework aligns wit</w:t>
      </w:r>
      <w:r>
        <w:rPr>
          <w:rFonts w:hint="default" w:ascii="Arial" w:hAnsi="Arial" w:eastAsia="Arial" w:cs="Arial"/>
          <w:b w:val="0"/>
          <w:sz w:val="24"/>
        </w:rPr>
        <w:t xml:space="preserve">h the Thailand Personal Data Protection Act (PDPA), GDPR principles for international client engagements, and internal AI model governance standards. All agents must operate within the data handling tiers and regulatory obligations defined in this section.</w:t>
      </w:r>
      <w:r/>
    </w:p>
    <w:p w14:paraId="1E6CF803">
      <w:pPr>
        <w:pStyle w:val="886"/>
        <w:pBdr/>
        <w:spacing w:after="80" w:before="200"/>
        <w:ind/>
        <w:rPr/>
      </w:pPr>
      <w:r>
        <w:rPr>
          <w:rFonts w:hint="default" w:ascii="Arial" w:hAnsi="Arial" w:eastAsia="Arial" w:cs="Arial"/>
          <w:b/>
          <w:color w:val="2e75b6"/>
          <w:sz w:val="28"/>
        </w:rPr>
        <w:t xml:space="preserve">19.2  Data Classification &amp; Handling Standards</w:t>
      </w:r>
      <w:r/>
    </w:p>
    <w:p w14:paraId="2E78068D">
      <w:pPr>
        <w:pStyle w:val="886"/>
        <w:pBdr/>
        <w:spacing w:after="100" w:before="0"/>
        <w:ind/>
        <w:rPr/>
      </w:pPr>
      <w:r>
        <w:rPr>
          <w:rFonts w:hint="default" w:ascii="Arial" w:hAnsi="Arial" w:eastAsia="Arial" w:cs="Arial"/>
          <w:b w:val="0"/>
          <w:sz w:val="24"/>
        </w:rPr>
        <w:t xml:space="preserve">Four classification tiers govern data handled across all agent workflows:</w:t>
      </w:r>
      <w:r/>
    </w:p>
    <w:p w14:paraId="67430EAE">
      <w:pPr>
        <w:pStyle w:val="886"/>
        <w:pBdr/>
        <w:spacing w:after="80" w:before="0"/>
        <w:ind w:left="400"/>
        <w:rPr/>
      </w:pPr>
      <w:r>
        <w:rPr>
          <w:rFonts w:hint="default" w:ascii="Arial" w:hAnsi="Arial" w:eastAsia="Arial" w:cs="Arial"/>
          <w:b/>
          <w:sz w:val="24"/>
        </w:rPr>
        <w:t xml:space="preserve">Tier 1 — Personal Data (PII):  </w:t>
      </w:r>
      <w:r>
        <w:rPr>
          <w:rFonts w:hint="default" w:ascii="Arial" w:hAnsi="Arial" w:eastAsia="Arial" w:cs="Arial"/>
          <w:sz w:val="24"/>
        </w:rPr>
        <w:t xml:space="preserve">Client names, contact details, payment information. Handled by Kelly, Nova, Aria, Compass, Remy, Finn. Retention: 2 years post-project; encrypted at rest and in transit; access restricted to agents with CRM or Client role designation.</w:t>
      </w:r>
      <w:r/>
    </w:p>
    <w:p w14:paraId="1F9D42AD">
      <w:pPr>
        <w:pStyle w:val="886"/>
        <w:pBdr/>
        <w:spacing w:after="80" w:before="0"/>
        <w:ind w:left="400"/>
        <w:rPr/>
      </w:pPr>
      <w:r>
        <w:rPr>
          <w:rFonts w:hint="default" w:ascii="Arial" w:hAnsi="Arial" w:eastAsia="Arial" w:cs="Arial"/>
          <w:b/>
          <w:sz w:val="24"/>
        </w:rPr>
        <w:t xml:space="preserve">Tier 2 — Project Data:  </w:t>
      </w:r>
      <w:r>
        <w:rPr>
          <w:rFonts w:hint="default" w:ascii="Arial" w:hAnsi="Arial" w:eastAsia="Arial" w:cs="Arial"/>
          <w:sz w:val="24"/>
        </w:rPr>
        <w:t xml:space="preserve">Design briefs, Bills of Quantities, site plans, installation records. Handled by Atlas, Bo, Blaze, Rex, Forge. Retention: 7 years; version-controlled project repository; accessible to Project and Site Operations teams.</w:t>
      </w:r>
      <w:r/>
    </w:p>
    <w:p w14:paraId="159644DA">
      <w:pPr>
        <w:pStyle w:val="886"/>
        <w:pBdr/>
        <w:spacing w:after="80" w:before="0"/>
        <w:ind w:left="400"/>
        <w:rPr/>
      </w:pPr>
      <w:r>
        <w:rPr>
          <w:rFonts w:hint="default" w:ascii="Arial" w:hAnsi="Arial" w:eastAsia="Arial" w:cs="Arial"/>
          <w:b/>
          <w:sz w:val="24"/>
        </w:rPr>
        <w:t xml:space="preserve">Tier 3 — Operational Data:  </w:t>
      </w:r>
      <w:r>
        <w:rPr>
          <w:rFonts w:hint="default" w:ascii="Arial" w:hAnsi="Arial" w:eastAsia="Arial" w:cs="Arial"/>
          <w:sz w:val="24"/>
        </w:rPr>
        <w:t xml:space="preserve">Production logs, inventory records, scheduling data. Handled by Ops, Forge, Leo, Scout. Retention: 3 years; operational repository; accessible to Operations team.</w:t>
      </w:r>
      <w:r/>
    </w:p>
    <w:p w14:paraId="468B4C99">
      <w:pPr>
        <w:pStyle w:val="886"/>
        <w:pBdr/>
        <w:spacing w:after="80" w:before="0"/>
        <w:ind w:left="400"/>
        <w:rPr/>
      </w:pPr>
      <w:r>
        <w:rPr>
          <w:rFonts w:hint="default" w:ascii="Arial" w:hAnsi="Arial" w:eastAsia="Arial" w:cs="Arial"/>
          <w:b/>
          <w:sz w:val="24"/>
        </w:rPr>
        <w:t xml:space="preserve">Tier 4 — System &amp; Audit Logs:  </w:t>
      </w:r>
      <w:r>
        <w:rPr>
          <w:rFonts w:hint="default" w:ascii="Arial" w:hAnsi="Arial" w:eastAsia="Arial" w:cs="Arial"/>
          <w:sz w:val="24"/>
        </w:rPr>
        <w:t xml:space="preserve">AI model interactions, escalation records, performance metrics. Managed by Core and Nexus. Retention: 1 year rolling; immutable log store; accessible to IT Manager and Compliance Officer only.</w:t>
      </w:r>
      <w:r/>
    </w:p>
    <w:p w14:paraId="4F4F0438">
      <w:pPr>
        <w:pStyle w:val="886"/>
        <w:pBdr/>
        <w:spacing w:after="80" w:before="200"/>
        <w:ind/>
        <w:rPr/>
      </w:pPr>
      <w:r>
        <w:rPr>
          <w:rFonts w:hint="default" w:ascii="Arial" w:hAnsi="Arial" w:eastAsia="Arial" w:cs="Arial"/>
          <w:b/>
          <w:color w:val="2e75b6"/>
          <w:sz w:val="28"/>
        </w:rPr>
        <w:t xml:space="preserve">19.3  AI Model Governance</w:t>
      </w:r>
      <w:r/>
    </w:p>
    <w:p w14:paraId="6D5E52C9">
      <w:pPr>
        <w:pStyle w:val="886"/>
        <w:pBdr/>
        <w:spacing w:after="100" w:before="0"/>
        <w:ind/>
        <w:rPr/>
      </w:pPr>
      <w:r>
        <w:rPr>
          <w:rFonts w:hint="default" w:ascii="Arial" w:hAnsi="Arial" w:eastAsia="Arial" w:cs="Arial"/>
          <w:b w:val="0"/>
          <w:sz w:val="24"/>
        </w:rPr>
        <w:t xml:space="preserve">All production AI models are subject to the following governance controls:</w:t>
      </w:r>
      <w:r/>
    </w:p>
    <w:p w14:paraId="0D838E5F">
      <w:pPr>
        <w:pStyle w:val="886"/>
        <w:pBdr/>
        <w:spacing w:after="80" w:before="0"/>
        <w:ind w:left="400"/>
        <w:rPr/>
      </w:pPr>
      <w:r>
        <w:rPr>
          <w:rFonts w:hint="default" w:ascii="Arial" w:hAnsi="Arial" w:eastAsia="Arial" w:cs="Arial"/>
          <w:b/>
          <w:sz w:val="24"/>
        </w:rPr>
        <w:t xml:space="preserve">Model Versioning:  </w:t>
      </w:r>
      <w:r>
        <w:rPr>
          <w:rFonts w:hint="default" w:ascii="Arial" w:hAnsi="Arial" w:eastAsia="Arial" w:cs="Arial"/>
          <w:sz w:val="24"/>
        </w:rPr>
        <w:t xml:space="preserve">All production models tagged with version identifier (format: vMAJOR.MINOR.PATCH). Version registry maintained by Core (#14).</w:t>
      </w:r>
      <w:r/>
    </w:p>
    <w:p w14:paraId="1A1874F5">
      <w:pPr>
        <w:pStyle w:val="886"/>
        <w:pBdr/>
        <w:spacing w:after="80" w:before="0"/>
        <w:ind w:left="400"/>
        <w:rPr/>
      </w:pPr>
      <w:r>
        <w:rPr>
          <w:rFonts w:hint="default" w:ascii="Arial" w:hAnsi="Arial" w:eastAsia="Arial" w:cs="Arial"/>
          <w:b/>
          <w:sz w:val="24"/>
        </w:rPr>
        <w:t xml:space="preserve">Change Management:  </w:t>
      </w:r>
      <w:r>
        <w:rPr>
          <w:rFonts w:hint="default" w:ascii="Arial" w:hAnsi="Arial" w:eastAsia="Arial" w:cs="Arial"/>
          <w:sz w:val="24"/>
        </w:rPr>
        <w:t xml:space="preserve">Model updates require staged rollout: staging environment validation followed by QA sign-off (Guardian #18) before production deployment. Emergency hotfixes require IT Manager approval.</w:t>
      </w:r>
      <w:r/>
    </w:p>
    <w:p w14:paraId="0B8C7638">
      <w:pPr>
        <w:pStyle w:val="886"/>
        <w:pBdr/>
        <w:spacing w:after="80" w:before="0"/>
        <w:ind w:left="400"/>
        <w:rPr/>
      </w:pPr>
      <w:r>
        <w:rPr>
          <w:rFonts w:hint="default" w:ascii="Arial" w:hAnsi="Arial" w:eastAsia="Arial" w:cs="Arial"/>
          <w:b/>
          <w:sz w:val="24"/>
        </w:rPr>
        <w:t xml:space="preserve">Bias &amp; Quality Audit:  </w:t>
      </w:r>
      <w:r>
        <w:rPr>
          <w:rFonts w:hint="default" w:ascii="Arial" w:hAnsi="Arial" w:eastAsia="Arial" w:cs="Arial"/>
          <w:sz w:val="24"/>
        </w:rPr>
        <w:t xml:space="preserve">Quarterly audit of model outputs across all 20 agents. Bias review led by Guardian (#18) with findings reported to Studio Director.</w:t>
      </w:r>
      <w:r/>
    </w:p>
    <w:p w14:paraId="730A5AC5">
      <w:pPr>
        <w:pStyle w:val="886"/>
        <w:pBdr/>
        <w:spacing w:after="80" w:before="0"/>
        <w:ind w:left="400"/>
        <w:rPr/>
      </w:pPr>
      <w:r>
        <w:rPr>
          <w:rFonts w:hint="default" w:ascii="Arial" w:hAnsi="Arial" w:eastAsia="Arial" w:cs="Arial"/>
          <w:b/>
          <w:sz w:val="24"/>
        </w:rPr>
        <w:t xml:space="preserve">Retraining Schedule:  </w:t>
      </w:r>
      <w:r>
        <w:rPr>
          <w:rFonts w:hint="default" w:ascii="Arial" w:hAnsi="Arial" w:eastAsia="Arial" w:cs="Arial"/>
          <w:sz w:val="24"/>
        </w:rPr>
        <w:t xml:space="preserve">Kelly, Signal, Aria — monthly retraining cycle. All other agents — quarterly. Retraining triggered immediately following P1 incidents affecting model accuracy.</w:t>
      </w:r>
      <w:r/>
    </w:p>
    <w:p w14:paraId="1254A4D5">
      <w:pPr>
        <w:pStyle w:val="886"/>
        <w:pBdr/>
        <w:spacing w:after="80" w:before="0"/>
        <w:ind w:left="400"/>
        <w:rPr/>
      </w:pPr>
      <w:r>
        <w:rPr>
          <w:rFonts w:hint="default" w:ascii="Arial" w:hAnsi="Arial" w:eastAsia="Arial" w:cs="Arial"/>
          <w:b/>
          <w:sz w:val="24"/>
        </w:rPr>
        <w:t xml:space="preserve">Explainability:  </w:t>
      </w:r>
      <w:r>
        <w:rPr>
          <w:rFonts w:hint="default" w:ascii="Arial" w:hAnsi="Arial" w:eastAsia="Arial" w:cs="Arial"/>
          <w:sz w:val="24"/>
        </w:rPr>
        <w:t xml:space="preserve">All P1 and P2 escalation decisions must include a human-readable rationale entry in the MONOLITH Audit Log within 30 minutes of escalation.</w:t>
      </w:r>
      <w:r/>
    </w:p>
    <w:p w14:paraId="4747904C">
      <w:pPr>
        <w:pStyle w:val="886"/>
        <w:pBdr/>
        <w:spacing w:after="80" w:before="200"/>
        <w:ind/>
        <w:rPr/>
      </w:pPr>
      <w:r>
        <w:rPr>
          <w:rFonts w:hint="default" w:ascii="Arial" w:hAnsi="Arial" w:eastAsia="Arial" w:cs="Arial"/>
          <w:b/>
          <w:color w:val="2e75b6"/>
          <w:sz w:val="28"/>
        </w:rPr>
        <w:t xml:space="preserve">19.4  Regulatory Compliance Framework</w:t>
      </w:r>
      <w:r/>
    </w:p>
    <w:p w14:paraId="280006FA">
      <w:pPr>
        <w:pStyle w:val="886"/>
        <w:pBdr/>
        <w:spacing w:after="100" w:before="0"/>
        <w:ind/>
        <w:rPr/>
      </w:pPr>
      <w:r>
        <w:rPr>
          <w:rFonts w:hint="default" w:ascii="Arial" w:hAnsi="Arial" w:eastAsia="Arial" w:cs="Arial"/>
          <w:b w:val="0"/>
          <w:sz w:val="24"/>
        </w:rPr>
        <w:t xml:space="preserve">Thailand PDPA (พ.ร.บ. คุ้มครองข้อมูลส่วนบุคคล พ.ศ. 2562):</w:t>
      </w:r>
      <w:r/>
    </w:p>
    <w:p w14:paraId="71DCA03D">
      <w:pPr>
        <w:pStyle w:val="886"/>
        <w:pBdr/>
        <w:spacing w:after="80" w:before="0"/>
        <w:ind w:left="400"/>
        <w:rPr/>
      </w:pPr>
      <w:r>
        <w:rPr>
          <w:rFonts w:hint="default" w:ascii="Arial" w:hAnsi="Arial" w:eastAsia="Arial" w:cs="Arial"/>
          <w:b/>
          <w:sz w:val="24"/>
        </w:rPr>
        <w:t xml:space="preserve">Data Controller:  </w:t>
      </w:r>
      <w:r>
        <w:rPr>
          <w:rFonts w:hint="default" w:ascii="Arial" w:hAnsi="Arial" w:eastAsia="Arial" w:cs="Arial"/>
          <w:sz w:val="24"/>
        </w:rPr>
        <w:t xml:space="preserve">Studio Director is the designated Data Controller for all MONOLITH / DAPH Decor AI systems and client data processing activities.</w:t>
      </w:r>
      <w:r/>
    </w:p>
    <w:p w14:paraId="08504AA3">
      <w:pPr>
        <w:pStyle w:val="886"/>
        <w:pBdr/>
        <w:spacing w:after="80" w:before="0"/>
        <w:ind w:left="400"/>
        <w:rPr/>
      </w:pPr>
      <w:r>
        <w:rPr>
          <w:rFonts w:hint="default" w:ascii="Arial" w:hAnsi="Arial" w:eastAsia="Arial" w:cs="Arial"/>
          <w:b/>
          <w:sz w:val="24"/>
        </w:rPr>
        <w:t xml:space="preserve">Data Processor:  </w:t>
      </w:r>
      <w:r>
        <w:rPr>
          <w:rFonts w:hint="default" w:ascii="Arial" w:hAnsi="Arial" w:eastAsia="Arial" w:cs="Arial"/>
          <w:sz w:val="24"/>
        </w:rPr>
        <w:t xml:space="preserve">MONOLITH AI Operations Team acts as Data Processor; processing activities governed by an internal Data Processing Agreement.</w:t>
      </w:r>
      <w:r/>
    </w:p>
    <w:p w14:paraId="6EE6482E">
      <w:pPr>
        <w:pStyle w:val="886"/>
        <w:pBdr/>
        <w:spacing w:after="80" w:before="0"/>
        <w:ind w:left="400"/>
        <w:rPr/>
      </w:pPr>
      <w:r>
        <w:rPr>
          <w:rFonts w:hint="default" w:ascii="Arial" w:hAnsi="Arial" w:eastAsia="Arial" w:cs="Arial"/>
          <w:b/>
          <w:sz w:val="24"/>
        </w:rPr>
        <w:t xml:space="preserve">Consent:  </w:t>
      </w:r>
      <w:r>
        <w:rPr>
          <w:rFonts w:hint="default" w:ascii="Arial" w:hAnsi="Arial" w:eastAsia="Arial" w:cs="Arial"/>
          <w:sz w:val="24"/>
        </w:rPr>
        <w:t xml:space="preserve">Explicit consent obtained before collecting client PII; managed through the Client Portal (S21). Consent records retained for the duration of the client relationship plus 2 years.</w:t>
      </w:r>
      <w:r/>
    </w:p>
    <w:p w14:paraId="5E0B9571">
      <w:pPr>
        <w:pStyle w:val="886"/>
        <w:pBdr/>
        <w:spacing w:after="80" w:before="0"/>
        <w:ind w:left="400"/>
        <w:rPr/>
      </w:pPr>
      <w:r>
        <w:rPr>
          <w:rFonts w:hint="default" w:ascii="Arial" w:hAnsi="Arial" w:eastAsia="Arial" w:cs="Arial"/>
          <w:b/>
          <w:sz w:val="24"/>
        </w:rPr>
        <w:t xml:space="preserve">Data Subject Rights:  </w:t>
      </w:r>
      <w:r>
        <w:rPr>
          <w:rFonts w:hint="default" w:ascii="Arial" w:hAnsi="Arial" w:eastAsia="Arial" w:cs="Arial"/>
          <w:sz w:val="24"/>
        </w:rPr>
        <w:t xml:space="preserve">30-day response SLA for access, correction, deletion, and portability requests. Requests routed to Ops Lead; fulfilled by Core (#14).</w:t>
      </w:r>
      <w:r/>
    </w:p>
    <w:p w14:paraId="51074AC3">
      <w:pPr>
        <w:pStyle w:val="886"/>
        <w:pBdr/>
        <w:spacing w:after="80" w:before="0"/>
        <w:ind w:left="400"/>
        <w:rPr/>
      </w:pPr>
      <w:r>
        <w:rPr>
          <w:rFonts w:hint="default" w:ascii="Arial" w:hAnsi="Arial" w:eastAsia="Arial" w:cs="Arial"/>
          <w:b/>
          <w:sz w:val="24"/>
        </w:rPr>
        <w:t xml:space="preserve">Cross-Border Transfer:  </w:t>
      </w:r>
      <w:r>
        <w:rPr>
          <w:rFonts w:hint="default" w:ascii="Arial" w:hAnsi="Arial" w:eastAsia="Arial" w:cs="Arial"/>
          <w:sz w:val="24"/>
        </w:rPr>
        <w:t xml:space="preserve">Prohibited without explicit client consent and an applicable adequacy mechanism or Standard Contractual Clauses.</w:t>
      </w:r>
      <w:r/>
    </w:p>
    <w:p w14:paraId="03861A19">
      <w:pPr>
        <w:pStyle w:val="886"/>
        <w:pBdr/>
        <w:spacing w:after="100" w:before="0"/>
        <w:ind/>
        <w:rPr/>
      </w:pPr>
      <w:r>
        <w:rPr>
          <w:rFonts w:hint="default" w:ascii="Arial" w:hAnsi="Arial" w:eastAsia="Arial" w:cs="Arial"/>
          <w:b w:val="0"/>
          <w:sz w:val="24"/>
        </w:rPr>
        <w:t xml:space="preserve">GDPR Alignment (international client engagements):</w:t>
      </w:r>
      <w:r/>
    </w:p>
    <w:p w14:paraId="0BB251B2">
      <w:pPr>
        <w:pStyle w:val="886"/>
        <w:pBdr/>
        <w:spacing w:after="80" w:before="0"/>
        <w:ind w:left="400"/>
        <w:rPr/>
      </w:pPr>
      <w:r>
        <w:rPr>
          <w:rFonts w:hint="default" w:ascii="Arial" w:hAnsi="Arial" w:eastAsia="Arial" w:cs="Arial"/>
          <w:b/>
          <w:sz w:val="24"/>
        </w:rPr>
        <w:t xml:space="preserve">Privacy by Design:  </w:t>
      </w:r>
      <w:r>
        <w:rPr>
          <w:rFonts w:hint="default" w:ascii="Arial" w:hAnsi="Arial" w:eastAsia="Arial" w:cs="Arial"/>
          <w:sz w:val="24"/>
        </w:rPr>
        <w:t xml:space="preserve">Applied to all new agent workflows from initial design phase; privacy impact assessment required for agents handling Tier 1 data.</w:t>
      </w:r>
      <w:r/>
    </w:p>
    <w:p w14:paraId="256B835A">
      <w:pPr>
        <w:pStyle w:val="886"/>
        <w:pBdr/>
        <w:spacing w:after="80" w:before="0"/>
        <w:ind w:left="400"/>
        <w:rPr/>
      </w:pPr>
      <w:r>
        <w:rPr>
          <w:rFonts w:hint="default" w:ascii="Arial" w:hAnsi="Arial" w:eastAsia="Arial" w:cs="Arial"/>
          <w:b/>
          <w:sz w:val="24"/>
        </w:rPr>
        <w:t xml:space="preserve">Data Minimisation:  </w:t>
      </w:r>
      <w:r>
        <w:rPr>
          <w:rFonts w:hint="default" w:ascii="Arial" w:hAnsi="Arial" w:eastAsia="Arial" w:cs="Arial"/>
          <w:sz w:val="24"/>
        </w:rPr>
        <w:t xml:space="preserve">Agents collect only data strictly necessary for their designated function. Excess data collection flagged in quarterly compliance audit.</w:t>
      </w:r>
      <w:r/>
    </w:p>
    <w:p w14:paraId="05133A57">
      <w:pPr>
        <w:pStyle w:val="886"/>
        <w:pBdr/>
        <w:spacing w:after="80" w:before="0"/>
        <w:ind w:left="400"/>
        <w:rPr/>
      </w:pPr>
      <w:r>
        <w:rPr>
          <w:rFonts w:hint="default" w:ascii="Arial" w:hAnsi="Arial" w:eastAsia="Arial" w:cs="Arial"/>
          <w:b/>
          <w:sz w:val="24"/>
        </w:rPr>
        <w:t xml:space="preserve">Breach Notification:  </w:t>
      </w:r>
      <w:r>
        <w:rPr>
          <w:rFonts w:hint="default" w:ascii="Arial" w:hAnsi="Arial" w:eastAsia="Arial" w:cs="Arial"/>
          <w:sz w:val="24"/>
        </w:rPr>
        <w:t xml:space="preserve">72-hour notification obligation to Data Controller upon confirmed breach; client notification within 7 days if personal data is affected.</w:t>
      </w:r>
      <w:r/>
    </w:p>
    <w:p w14:paraId="03A17947">
      <w:pPr>
        <w:pStyle w:val="886"/>
        <w:pBdr/>
        <w:spacing w:after="80" w:before="200"/>
        <w:ind/>
        <w:rPr/>
      </w:pPr>
      <w:r>
        <w:rPr>
          <w:rFonts w:hint="default" w:ascii="Arial" w:hAnsi="Arial" w:eastAsia="Arial" w:cs="Arial"/>
          <w:b/>
          <w:color w:val="2e75b6"/>
          <w:sz w:val="28"/>
        </w:rPr>
        <w:t xml:space="preserve">19.5  Data Breach &amp; Privacy Incident Protocol</w:t>
      </w:r>
      <w:r/>
    </w:p>
    <w:p w14:paraId="4D461A97">
      <w:pPr>
        <w:pStyle w:val="886"/>
        <w:pBdr/>
        <w:spacing w:after="100" w:before="0"/>
        <w:ind/>
        <w:rPr/>
      </w:pPr>
      <w:r>
        <w:rPr>
          <w:rFonts w:hint="default" w:ascii="Arial" w:hAnsi="Arial" w:eastAsia="Arial" w:cs="Arial"/>
          <w:b w:val="0"/>
          <w:sz w:val="24"/>
        </w:rPr>
        <w:t xml:space="preserve">Privacy incidents are handled within the S18 Incident Response Framework with the following privacy-specific additions:</w:t>
      </w:r>
      <w:r/>
    </w:p>
    <w:p w14:paraId="7A032169">
      <w:pPr>
        <w:pStyle w:val="886"/>
        <w:pBdr/>
        <w:spacing w:after="80" w:before="0"/>
        <w:ind w:left="400"/>
        <w:rPr/>
      </w:pPr>
      <w:r>
        <w:rPr>
          <w:rFonts w:hint="default" w:ascii="Arial" w:hAnsi="Arial" w:eastAsia="Arial" w:cs="Arial"/>
          <w:b/>
          <w:sz w:val="24"/>
        </w:rPr>
        <w:t xml:space="preserve">Detection:  </w:t>
      </w:r>
      <w:r>
        <w:rPr>
          <w:rFonts w:hint="default" w:ascii="Arial" w:hAnsi="Arial" w:eastAsia="Arial" w:cs="Arial"/>
          <w:sz w:val="24"/>
        </w:rPr>
        <w:t xml:space="preserve">Core (#14) and Nexus (#15) continuously monitor for anomalous data access patterns; automated alerts trigger within 5 minutes of threshold breach.</w:t>
      </w:r>
      <w:r/>
    </w:p>
    <w:p w14:paraId="55602BC4">
      <w:pPr>
        <w:pStyle w:val="886"/>
        <w:pBdr/>
        <w:spacing w:after="80" w:before="0"/>
        <w:ind w:left="400"/>
        <w:rPr/>
      </w:pPr>
      <w:r>
        <w:rPr>
          <w:rFonts w:hint="default" w:ascii="Arial" w:hAnsi="Arial" w:eastAsia="Arial" w:cs="Arial"/>
          <w:b/>
          <w:sz w:val="24"/>
        </w:rPr>
        <w:t xml:space="preserve">Severity Override:  </w:t>
      </w:r>
      <w:r>
        <w:rPr>
          <w:rFonts w:hint="default" w:ascii="Arial" w:hAnsi="Arial" w:eastAsia="Arial" w:cs="Arial"/>
          <w:sz w:val="24"/>
        </w:rPr>
        <w:t xml:space="preserve">Any incident involving confirmed or suspected PII exposure auto-escalates to P1 severity regardless of originating agent group.</w:t>
      </w:r>
      <w:r/>
    </w:p>
    <w:p w14:paraId="0698BC53">
      <w:pPr>
        <w:pStyle w:val="886"/>
        <w:pBdr/>
        <w:spacing w:after="80" w:before="0"/>
        <w:ind w:left="400"/>
        <w:rPr/>
      </w:pPr>
      <w:r>
        <w:rPr>
          <w:rFonts w:hint="default" w:ascii="Arial" w:hAnsi="Arial" w:eastAsia="Arial" w:cs="Arial"/>
          <w:b/>
          <w:sz w:val="24"/>
        </w:rPr>
        <w:t xml:space="preserve">Containment:  </w:t>
      </w:r>
      <w:r>
        <w:rPr>
          <w:rFonts w:hint="default" w:ascii="Arial" w:hAnsi="Arial" w:eastAsia="Arial" w:cs="Arial"/>
          <w:sz w:val="24"/>
        </w:rPr>
        <w:t xml:space="preserve">Immediate suspension of affected agent's data write access pending investigation. Snapshots of affected data stores preserved for forensic review.</w:t>
      </w:r>
      <w:r/>
    </w:p>
    <w:p w14:paraId="0502D1AD">
      <w:pPr>
        <w:pStyle w:val="886"/>
        <w:pBdr/>
        <w:spacing w:after="80" w:before="0"/>
        <w:ind w:left="400"/>
        <w:rPr/>
      </w:pPr>
      <w:r>
        <w:rPr>
          <w:rFonts w:hint="default" w:ascii="Arial" w:hAnsi="Arial" w:eastAsia="Arial" w:cs="Arial"/>
          <w:b/>
          <w:sz w:val="24"/>
        </w:rPr>
        <w:t xml:space="preserve">Notification:  </w:t>
      </w:r>
      <w:r>
        <w:rPr>
          <w:rFonts w:hint="default" w:ascii="Arial" w:hAnsi="Arial" w:eastAsia="Arial" w:cs="Arial"/>
          <w:sz w:val="24"/>
        </w:rPr>
        <w:t xml:space="preserve">Data Controller notified within 2 hours of confirmed breach. PDPA supervisory authority notification within 72 hours. Affected clients notified within 7 days.</w:t>
      </w:r>
      <w:r/>
    </w:p>
    <w:p w14:paraId="10527C27">
      <w:pPr>
        <w:pStyle w:val="886"/>
        <w:pBdr/>
        <w:spacing w:after="80" w:before="0"/>
        <w:ind w:left="400"/>
        <w:rPr/>
      </w:pPr>
      <w:r>
        <w:rPr>
          <w:rFonts w:hint="default" w:ascii="Arial" w:hAnsi="Arial" w:eastAsia="Arial" w:cs="Arial"/>
          <w:b/>
          <w:sz w:val="24"/>
        </w:rPr>
        <w:t xml:space="preserve">Remediation:  </w:t>
      </w:r>
      <w:r>
        <w:rPr>
          <w:rFonts w:hint="default" w:ascii="Arial" w:hAnsi="Arial" w:eastAsia="Arial" w:cs="Arial"/>
          <w:sz w:val="24"/>
        </w:rPr>
        <w:t xml:space="preserve">Full audit trail preserved; Post-Incident Review (PIR) mandatory within 48 hours; playbook update completed within 30 days of PIR sign-off.</w:t>
      </w:r>
      <w:r/>
    </w:p>
    <w:p w14:paraId="6D7C9EF0">
      <w:pPr>
        <w:pStyle w:val="886"/>
        <w:pBdr/>
        <w:spacing w:after="80" w:before="200"/>
        <w:ind/>
        <w:rPr/>
      </w:pPr>
      <w:r>
        <w:rPr>
          <w:rFonts w:hint="default" w:ascii="Arial" w:hAnsi="Arial" w:eastAsia="Arial" w:cs="Arial"/>
          <w:b/>
          <w:color w:val="2e75b6"/>
          <w:sz w:val="28"/>
        </w:rPr>
        <w:t xml:space="preserve">19.6  Compliance Audit &amp; Review Schedule</w:t>
      </w:r>
      <w:r/>
    </w:p>
    <w:p w14:paraId="2521B8B0">
      <w:pPr>
        <w:pStyle w:val="886"/>
        <w:pBdr/>
        <w:spacing w:after="80" w:before="0"/>
        <w:ind w:left="400"/>
        <w:rPr/>
      </w:pPr>
      <w:r>
        <w:rPr>
          <w:rFonts w:hint="default" w:ascii="Arial" w:hAnsi="Arial" w:eastAsia="Arial" w:cs="Arial"/>
          <w:b/>
          <w:sz w:val="24"/>
        </w:rPr>
        <w:t xml:space="preserve">Monthly:  </w:t>
      </w:r>
      <w:r>
        <w:rPr>
          <w:rFonts w:hint="default" w:ascii="Arial" w:hAnsi="Arial" w:eastAsia="Arial" w:cs="Arial"/>
          <w:sz w:val="24"/>
        </w:rPr>
        <w:t xml:space="preserve">Core and Guardian automated audit log review; report delivered to IT Manager and Compliance Officer by the 5th of each month.</w:t>
      </w:r>
      <w:r/>
    </w:p>
    <w:p w14:paraId="1FABB9AF">
      <w:pPr>
        <w:pStyle w:val="886"/>
        <w:pBdr/>
        <w:spacing w:after="80" w:before="0"/>
        <w:ind w:left="400"/>
        <w:rPr/>
      </w:pPr>
      <w:r>
        <w:rPr>
          <w:rFonts w:hint="default" w:ascii="Arial" w:hAnsi="Arial" w:eastAsia="Arial" w:cs="Arial"/>
          <w:b/>
          <w:sz w:val="24"/>
        </w:rPr>
        <w:t xml:space="preserve">Quarterly:  </w:t>
      </w:r>
      <w:r>
        <w:rPr>
          <w:rFonts w:hint="default" w:ascii="Arial" w:hAnsi="Arial" w:eastAsia="Arial" w:cs="Arial"/>
          <w:sz w:val="24"/>
        </w:rPr>
        <w:t xml:space="preserve">Bias audit across all 20 agents; model version compliance check; data retention enforcement sweep; findings reviewed by Studio Director.</w:t>
      </w:r>
      <w:r/>
    </w:p>
    <w:p w14:paraId="2DD06B2E">
      <w:pPr>
        <w:pStyle w:val="886"/>
        <w:pBdr/>
        <w:spacing w:after="80" w:before="0"/>
        <w:ind w:left="400"/>
        <w:rPr/>
      </w:pPr>
      <w:r>
        <w:rPr>
          <w:rFonts w:hint="default" w:ascii="Arial" w:hAnsi="Arial" w:eastAsia="Arial" w:cs="Arial"/>
          <w:b/>
          <w:sz w:val="24"/>
        </w:rPr>
        <w:t xml:space="preserve">Annually:  </w:t>
      </w:r>
      <w:r>
        <w:rPr>
          <w:rFonts w:hint="default" w:ascii="Arial" w:hAnsi="Arial" w:eastAsia="Arial" w:cs="Arial"/>
          <w:sz w:val="24"/>
        </w:rPr>
        <w:t xml:space="preserve">Full PDPA compliance audit; third-party penetration test; Compliance Officer formal sign-off; updated Data Processing Agreement review.</w:t>
      </w:r>
      <w:r/>
    </w:p>
    <w:p w14:paraId="6F9D6FBB">
      <w:pPr>
        <w:pStyle w:val="886"/>
        <w:pBdr/>
        <w:spacing w:after="80" w:before="0"/>
        <w:ind w:left="400"/>
        <w:rPr/>
      </w:pPr>
      <w:r>
        <w:rPr>
          <w:rFonts w:hint="default" w:ascii="Arial" w:hAnsi="Arial" w:eastAsia="Arial" w:cs="Arial"/>
          <w:b/>
          <w:sz w:val="24"/>
        </w:rPr>
        <w:t xml:space="preserve">Trigger-Based:  </w:t>
      </w:r>
      <w:r>
        <w:rPr>
          <w:rFonts w:hint="default" w:ascii="Arial" w:hAnsi="Arial" w:eastAsia="Arial" w:cs="Arial"/>
          <w:sz w:val="24"/>
        </w:rPr>
        <w:t xml:space="preserve">Immediate audit initiated following any P1 incident, new agent deployment, or notification of applicable regulatory change.</w:t>
      </w:r>
      <w:r/>
    </w:p>
    <w:p w14:paraId="43A3F903">
      <w:pPr>
        <w:pStyle w:val="886"/>
        <w:pBdr/>
        <w:spacing w:after="100" w:before="0"/>
        <w:ind/>
        <w:rPr/>
      </w:pPr>
      <w:r>
        <w:rPr>
          <w:rFonts w:hint="default" w:ascii="Arial" w:hAnsi="Arial" w:eastAsia="Arial" w:cs="Arial"/>
          <w:b w:val="0"/>
          <w:sz w:val="24"/>
        </w:rPr>
        <w:t xml:space="preserve">Note: Section 19 is a living document. Regulatory updates (PDPA amendments, GDPR adequacy decisions) must be reviewed by the Data Controller within 30 days of publication and reflected in this section accordingly.</w:t>
      </w:r>
      <w:r/>
    </w:p>
    <w:p w14:paraId="58C114D7">
      <w:pPr>
        <w:pStyle w:val="886"/>
        <w:pBdr/>
        <w:spacing w:after="0" w:before="0"/>
        <w:ind/>
        <w:rPr/>
      </w:pPr>
      <w:r>
        <w:rPr>
          <w:rFonts w:hint="default" w:ascii="Arial" w:hAnsi="Arial" w:eastAsia="Arial" w:cs="Arial"/>
          <w:b w:val="0"/>
          <w:sz w:val="24"/>
        </w:rPr>
      </w:r>
      <w:r/>
    </w:p>
    <w:p w14:paraId="523197E3">
      <w:pPr>
        <w:pStyle w:val="886"/>
        <w:pBdr/>
        <w:spacing w:after="100" w:before="320"/>
        <w:ind/>
        <w:rPr/>
      </w:pPr>
      <w:r>
        <w:rPr>
          <w:rFonts w:hint="default" w:ascii="Arial" w:hAnsi="Arial" w:eastAsia="Arial" w:cs="Arial"/>
          <w:b/>
          <w:color w:val="1f2d5a"/>
          <w:sz w:val="36"/>
        </w:rPr>
        <w:t xml:space="preserve">20. AI Ethics &amp; Responsible Use Policy</w:t>
      </w:r>
      <w:r/>
    </w:p>
    <w:p w14:paraId="6E4B36C9">
      <w:pPr>
        <w:pStyle w:val="886"/>
        <w:pBdr/>
        <w:spacing w:after="80" w:before="200"/>
        <w:ind/>
        <w:rPr/>
      </w:pPr>
      <w:r>
        <w:rPr>
          <w:rFonts w:hint="default" w:ascii="Arial" w:hAnsi="Arial" w:eastAsia="Arial" w:cs="Arial"/>
          <w:b/>
          <w:color w:val="2e75b6"/>
          <w:sz w:val="28"/>
        </w:rPr>
        <w:t xml:space="preserve">20.1  Overview</w:t>
      </w:r>
      <w:r/>
    </w:p>
    <w:p w14:paraId="14533950">
      <w:pPr>
        <w:pStyle w:val="886"/>
        <w:pBdr/>
        <w:spacing w:after="100" w:before="0"/>
        <w:ind/>
        <w:rPr/>
      </w:pPr>
      <w:r>
        <w:rPr>
          <w:rFonts w:hint="default" w:ascii="Arial" w:hAnsi="Arial" w:eastAsia="Arial" w:cs="Arial"/>
          <w:b w:val="0"/>
          <w:sz w:val="24"/>
        </w:rPr>
        <w:t xml:space="preserve">Section 20 establishes the ethical principles and responsible use standards governing all AI agents operating within MONOLITH / DAPH Decor. This policy ensures that AI automation serves client and employee interests with fairness, t</w:t>
      </w:r>
      <w:r>
        <w:rPr>
          <w:rFonts w:hint="default" w:ascii="Arial" w:hAnsi="Arial" w:eastAsia="Arial" w:cs="Arial"/>
          <w:b w:val="0"/>
          <w:sz w:val="24"/>
        </w:rPr>
        <w:t xml:space="preserve">ransparency, and accountability. All 20 live agents and all 5 v3.0 planned agents must be designed, deployed, and monitored in compliance with this policy. The Studio Director is the accountable owner; the Compliance Officer co-signs annual ethics reviews.</w:t>
      </w:r>
      <w:r/>
    </w:p>
    <w:p w14:paraId="54B4CF5D">
      <w:pPr>
        <w:pStyle w:val="886"/>
        <w:pBdr/>
        <w:spacing w:after="80" w:before="200"/>
        <w:ind/>
        <w:rPr/>
      </w:pPr>
      <w:r>
        <w:rPr>
          <w:rFonts w:hint="default" w:ascii="Arial" w:hAnsi="Arial" w:eastAsia="Arial" w:cs="Arial"/>
          <w:b/>
          <w:color w:val="2e75b6"/>
          <w:sz w:val="28"/>
        </w:rPr>
        <w:t xml:space="preserve">20.2  Core Ethical Principles</w:t>
      </w:r>
      <w:r/>
    </w:p>
    <w:p w14:paraId="21B966C2">
      <w:pPr>
        <w:pStyle w:val="886"/>
        <w:pBdr/>
        <w:spacing w:after="100" w:before="0"/>
        <w:ind/>
        <w:rPr/>
      </w:pPr>
      <w:r>
        <w:rPr>
          <w:rFonts w:hint="default" w:ascii="Arial" w:hAnsi="Arial" w:eastAsia="Arial" w:cs="Arial"/>
          <w:b w:val="0"/>
          <w:sz w:val="24"/>
        </w:rPr>
        <w:t xml:space="preserve">Six principles form the foundation of MONOLITH's ethical AI framework:</w:t>
      </w:r>
      <w:r/>
    </w:p>
    <w:p w14:paraId="0FFE76F5">
      <w:pPr>
        <w:pStyle w:val="886"/>
        <w:pBdr/>
        <w:spacing w:after="80" w:before="0"/>
        <w:ind w:left="400"/>
        <w:rPr/>
      </w:pPr>
      <w:r>
        <w:rPr>
          <w:rFonts w:hint="default" w:ascii="Arial" w:hAnsi="Arial" w:eastAsia="Arial" w:cs="Arial"/>
          <w:b/>
          <w:sz w:val="24"/>
        </w:rPr>
        <w:t xml:space="preserve">Fairness:  </w:t>
      </w:r>
      <w:r>
        <w:rPr>
          <w:rFonts w:hint="default" w:ascii="Arial" w:hAnsi="Arial" w:eastAsia="Arial" w:cs="Arial"/>
          <w:sz w:val="24"/>
        </w:rPr>
        <w:t xml:space="preserve">AI agents must not produce outputs that discriminate against clients, employees, or vendors on the basis of protected characteristics. Quarterly bias audits (S19.3) validate model fairness across all agent groups.</w:t>
      </w:r>
      <w:r/>
    </w:p>
    <w:p w14:paraId="0CA55145">
      <w:pPr>
        <w:pStyle w:val="886"/>
        <w:pBdr/>
        <w:spacing w:after="80" w:before="0"/>
        <w:ind w:left="400"/>
        <w:rPr/>
      </w:pPr>
      <w:r>
        <w:rPr>
          <w:rFonts w:hint="default" w:ascii="Arial" w:hAnsi="Arial" w:eastAsia="Arial" w:cs="Arial"/>
          <w:b/>
          <w:sz w:val="24"/>
        </w:rPr>
        <w:t xml:space="preserve">Transparency:  </w:t>
      </w:r>
      <w:r>
        <w:rPr>
          <w:rFonts w:hint="default" w:ascii="Arial" w:hAnsi="Arial" w:eastAsia="Arial" w:cs="Arial"/>
          <w:sz w:val="24"/>
        </w:rPr>
        <w:t xml:space="preserve">Clients and stakeholders must be informed when AI is involved in decisions affecting them. All P1 and P2 escalation decisions include a human-readable rationale (S19.3 Explainability requirement).</w:t>
      </w:r>
      <w:r/>
    </w:p>
    <w:p w14:paraId="045F380E">
      <w:pPr>
        <w:pStyle w:val="886"/>
        <w:pBdr/>
        <w:spacing w:after="80" w:before="0"/>
        <w:ind w:left="400"/>
        <w:rPr/>
      </w:pPr>
      <w:r>
        <w:rPr>
          <w:rFonts w:hint="default" w:ascii="Arial" w:hAnsi="Arial" w:eastAsia="Arial" w:cs="Arial"/>
          <w:b/>
          <w:sz w:val="24"/>
        </w:rPr>
        <w:t xml:space="preserve">Accountability:  </w:t>
      </w:r>
      <w:r>
        <w:rPr>
          <w:rFonts w:hint="default" w:ascii="Arial" w:hAnsi="Arial" w:eastAsia="Arial" w:cs="Arial"/>
          <w:sz w:val="24"/>
        </w:rPr>
        <w:t xml:space="preserve">Every agent action is attributable to a named responsible owner: Group Leads (S18.3) are accountable for their agent group's ethical compliance. Ultimate accountability rests with the Studio Director.</w:t>
      </w:r>
      <w:r/>
    </w:p>
    <w:p w14:paraId="4B7F0787">
      <w:pPr>
        <w:pStyle w:val="886"/>
        <w:pBdr/>
        <w:spacing w:after="80" w:before="0"/>
        <w:ind w:left="400"/>
        <w:rPr/>
      </w:pPr>
      <w:r>
        <w:rPr>
          <w:rFonts w:hint="default" w:ascii="Arial" w:hAnsi="Arial" w:eastAsia="Arial" w:cs="Arial"/>
          <w:b/>
          <w:sz w:val="24"/>
        </w:rPr>
        <w:t xml:space="preserve">Privacy by Default:  </w:t>
      </w:r>
      <w:r>
        <w:rPr>
          <w:rFonts w:hint="default" w:ascii="Arial" w:hAnsi="Arial" w:eastAsia="Arial" w:cs="Arial"/>
          <w:sz w:val="24"/>
        </w:rPr>
        <w:t xml:space="preserve">Agents collect, process, and retain only the minimum data required for their designated function (S19.2 Data Classification). Privacy impact assessments are mandatory for any new Tier 1 data workflow.</w:t>
      </w:r>
      <w:r/>
    </w:p>
    <w:p w14:paraId="0CB6CE87">
      <w:pPr>
        <w:pStyle w:val="886"/>
        <w:pBdr/>
        <w:spacing w:after="80" w:before="0"/>
        <w:ind w:left="400"/>
        <w:rPr/>
      </w:pPr>
      <w:r>
        <w:rPr>
          <w:rFonts w:hint="default" w:ascii="Arial" w:hAnsi="Arial" w:eastAsia="Arial" w:cs="Arial"/>
          <w:b/>
          <w:sz w:val="24"/>
        </w:rPr>
        <w:t xml:space="preserve">Human Safety:  </w:t>
      </w:r>
      <w:r>
        <w:rPr>
          <w:rFonts w:hint="default" w:ascii="Arial" w:hAnsi="Arial" w:eastAsia="Arial" w:cs="Arial"/>
          <w:sz w:val="24"/>
        </w:rPr>
        <w:t xml:space="preserve">No agent may autonomously execute actions with irrev</w:t>
      </w:r>
      <w:r>
        <w:rPr>
          <w:rFonts w:hint="default" w:ascii="Arial" w:hAnsi="Arial" w:eastAsia="Arial" w:cs="Arial"/>
          <w:sz w:val="24"/>
        </w:rPr>
        <w:t xml:space="preserve">ersible site, financial, or contractual consequences without explicit human approval (see S20.5 Human-in-the-Loop Requirements). Agent outputs involving on-site safety (Vega, Scout, Guardian) are advisory-only until confirmed by a qualified human reviewer.</w:t>
      </w:r>
      <w:r/>
    </w:p>
    <w:p w14:paraId="39AC7EFC">
      <w:pPr>
        <w:pStyle w:val="886"/>
        <w:pBdr/>
        <w:spacing w:after="80" w:before="0"/>
        <w:ind w:left="400"/>
        <w:rPr/>
      </w:pPr>
      <w:r>
        <w:rPr>
          <w:rFonts w:hint="default" w:ascii="Arial" w:hAnsi="Arial" w:eastAsia="Arial" w:cs="Arial"/>
          <w:b/>
          <w:sz w:val="24"/>
        </w:rPr>
        <w:t xml:space="preserve">Human Oversight:  </w:t>
      </w:r>
      <w:r>
        <w:rPr>
          <w:rFonts w:hint="default" w:ascii="Arial" w:hAnsi="Arial" w:eastAsia="Arial" w:cs="Arial"/>
          <w:sz w:val="24"/>
        </w:rPr>
        <w:t xml:space="preserve">AI agents augment — they do not replace — human judgment. Group Leads retain final authority over all agent recommendations. Oversight obligations are enforced through SLA thresholds (S17) and escalation protocols (S18).</w:t>
      </w:r>
      <w:r/>
    </w:p>
    <w:p w14:paraId="76409186">
      <w:pPr>
        <w:pStyle w:val="886"/>
        <w:pBdr/>
        <w:spacing w:after="80" w:before="200"/>
        <w:ind/>
        <w:rPr/>
      </w:pPr>
      <w:r>
        <w:rPr>
          <w:rFonts w:hint="default" w:ascii="Arial" w:hAnsi="Arial" w:eastAsia="Arial" w:cs="Arial"/>
          <w:b/>
          <w:color w:val="2e75b6"/>
          <w:sz w:val="28"/>
        </w:rPr>
        <w:t xml:space="preserve">20.3  Responsible Use Guidelines by Agent Group</w:t>
      </w:r>
      <w:r/>
    </w:p>
    <w:p w14:paraId="0C8A5986">
      <w:pPr>
        <w:pStyle w:val="886"/>
        <w:pBdr/>
        <w:spacing w:after="100" w:before="0"/>
        <w:ind/>
        <w:rPr/>
      </w:pPr>
      <w:r>
        <w:rPr>
          <w:rFonts w:hint="default" w:ascii="Arial" w:hAnsi="Arial" w:eastAsia="Arial" w:cs="Arial"/>
          <w:b w:val="0"/>
          <w:sz w:val="24"/>
        </w:rPr>
        <w:t xml:space="preserve">Responsible use guidelines are tailored to each agent group's operational context and data sensitivity:</w:t>
      </w:r>
      <w:r/>
    </w:p>
    <w:p w14:paraId="310F8597">
      <w:pPr>
        <w:pStyle w:val="886"/>
        <w:pBdr/>
        <w:spacing w:after="80" w:before="0"/>
        <w:ind w:left="400"/>
        <w:rPr/>
      </w:pPr>
      <w:r>
        <w:rPr>
          <w:rFonts w:hint="default" w:ascii="Arial" w:hAnsi="Arial" w:eastAsia="Arial" w:cs="Arial"/>
          <w:b/>
          <w:sz w:val="24"/>
        </w:rPr>
        <w:t xml:space="preserve">Group A — Client-Facing &amp; Design (Kelly, Signal, Aria, Blaze, Nova):  </w:t>
      </w:r>
      <w:r>
        <w:rPr>
          <w:rFonts w:hint="default" w:ascii="Arial" w:hAnsi="Arial" w:eastAsia="Arial" w:cs="Arial"/>
          <w:sz w:val="24"/>
        </w:rPr>
        <w:t xml:space="preserve">All client c</w:t>
      </w:r>
      <w:r>
        <w:rPr>
          <w:rFonts w:hint="default" w:ascii="Arial" w:hAnsi="Arial" w:eastAsia="Arial" w:cs="Arial"/>
          <w:sz w:val="24"/>
        </w:rPr>
        <w:t xml:space="preserve">ommunications generated by AI must be reviewed by a human team member before delivery. Design proposals and mood boards are AI-assisted drafts; final approval rests with the lead designer. No pricing commitments may be communicated to clients via AI alone.</w:t>
      </w:r>
      <w:r/>
    </w:p>
    <w:p w14:paraId="14D2EC52">
      <w:pPr>
        <w:pStyle w:val="886"/>
        <w:pBdr/>
        <w:spacing w:after="80" w:before="0"/>
        <w:ind w:left="400"/>
        <w:rPr/>
      </w:pPr>
      <w:r>
        <w:rPr>
          <w:rFonts w:hint="default" w:ascii="Arial" w:hAnsi="Arial" w:eastAsia="Arial" w:cs="Arial"/>
          <w:b/>
          <w:sz w:val="24"/>
        </w:rPr>
        <w:t xml:space="preserve">Group B — Sales, CRM &amp; Marketing (Compass, Remy, Scout, Finn, Hana):  </w:t>
      </w:r>
      <w:r>
        <w:rPr>
          <w:rFonts w:hint="default" w:ascii="Arial" w:hAnsi="Arial" w:eastAsia="Arial" w:cs="Arial"/>
          <w:sz w:val="24"/>
        </w:rPr>
        <w:t xml:space="preserve">Lead scoring and</w:t>
      </w:r>
      <w:r>
        <w:rPr>
          <w:rFonts w:hint="default" w:ascii="Arial" w:hAnsi="Arial" w:eastAsia="Arial" w:cs="Arial"/>
          <w:sz w:val="24"/>
        </w:rPr>
        <w:t xml:space="preserve"> client segmentation outputs are informational only. CRM data enrichment must be limited to data explicitly provided by or consented to by the client. Marketing content must not use client data for personalisation beyond the scope of the active engagement.</w:t>
      </w:r>
      <w:r/>
    </w:p>
    <w:p w14:paraId="1873737B">
      <w:pPr>
        <w:pStyle w:val="886"/>
        <w:pBdr/>
        <w:spacing w:after="80" w:before="0"/>
        <w:ind w:left="400"/>
        <w:rPr/>
      </w:pPr>
      <w:r>
        <w:rPr>
          <w:rFonts w:hint="default" w:ascii="Arial" w:hAnsi="Arial" w:eastAsia="Arial" w:cs="Arial"/>
          <w:b/>
          <w:sz w:val="24"/>
        </w:rPr>
        <w:t xml:space="preserve">Group C — Project &amp; Site Operations (Atlas, Bo, Forge, Leo, Ops):  </w:t>
      </w:r>
      <w:r>
        <w:rPr>
          <w:rFonts w:hint="default" w:ascii="Arial" w:hAnsi="Arial" w:eastAsia="Arial" w:cs="Arial"/>
          <w:sz w:val="24"/>
        </w:rPr>
        <w:t xml:space="preserve">Budget variance alerts are advisory; financial commitments require human </w:t>
      </w:r>
      <w:r>
        <w:rPr>
          <w:rFonts w:hint="default" w:ascii="Arial" w:hAnsi="Arial" w:eastAsia="Arial" w:cs="Arial"/>
          <w:sz w:val="24"/>
        </w:rPr>
        <w:t xml:space="preserve">sign-off at the applicable threshold (S15 Acceptance Sign-off). Site safety flags from Scout must be escalated to a site supervisor before any work suspension. Procurement recommendations from Forge require Ops Lead approval above the petty-cash threshold.</w:t>
      </w:r>
      <w:r/>
    </w:p>
    <w:p w14:paraId="1C9DCE20">
      <w:pPr>
        <w:pStyle w:val="886"/>
        <w:pBdr/>
        <w:spacing w:after="80" w:before="0"/>
        <w:ind w:left="400"/>
        <w:rPr/>
      </w:pPr>
      <w:r>
        <w:rPr>
          <w:rFonts w:hint="default" w:ascii="Arial" w:hAnsi="Arial" w:eastAsia="Arial" w:cs="Arial"/>
          <w:b/>
          <w:sz w:val="24"/>
        </w:rPr>
        <w:t xml:space="preserve">Group D — Systems, QA &amp; HR (Core, Nexus, Rex, Guardian, Talent):  </w:t>
      </w:r>
      <w:r>
        <w:rPr>
          <w:rFonts w:hint="default" w:ascii="Arial" w:hAnsi="Arial" w:eastAsia="Arial" w:cs="Arial"/>
          <w:sz w:val="24"/>
        </w:rPr>
        <w:t xml:space="preserve">HR-related outputs (Talent) must never be the sole ba</w:t>
      </w:r>
      <w:r>
        <w:rPr>
          <w:rFonts w:hint="default" w:ascii="Arial" w:hAnsi="Arial" w:eastAsia="Arial" w:cs="Arial"/>
          <w:sz w:val="24"/>
        </w:rPr>
        <w:t xml:space="preserve">sis for employment decisions; human HR review is mandatory. QA audit findings (Guardian) are draft reports until reviewed and signed by the IT Manager. System access changes proposed by Core or Rex require dual authorisation (IT Manager + Studio Director).</w:t>
      </w:r>
      <w:r/>
    </w:p>
    <w:p w14:paraId="1D99D332">
      <w:pPr>
        <w:pStyle w:val="886"/>
        <w:pBdr/>
        <w:spacing w:after="80" w:before="200"/>
        <w:ind/>
        <w:rPr/>
      </w:pPr>
      <w:r>
        <w:rPr>
          <w:rFonts w:hint="default" w:ascii="Arial" w:hAnsi="Arial" w:eastAsia="Arial" w:cs="Arial"/>
          <w:b/>
          <w:color w:val="2e75b6"/>
          <w:sz w:val="28"/>
        </w:rPr>
        <w:t xml:space="preserve">20.4  Prohibited Uses &amp; Restrictions</w:t>
      </w:r>
      <w:r/>
    </w:p>
    <w:p w14:paraId="316AF160">
      <w:pPr>
        <w:pStyle w:val="886"/>
        <w:pBdr/>
        <w:spacing w:after="100" w:before="0"/>
        <w:ind/>
        <w:rPr/>
      </w:pPr>
      <w:r>
        <w:rPr>
          <w:rFonts w:hint="default" w:ascii="Arial" w:hAnsi="Arial" w:eastAsia="Arial" w:cs="Arial"/>
          <w:b w:val="0"/>
          <w:sz w:val="24"/>
        </w:rPr>
        <w:t xml:space="preserve">The following uses of MONOLITH AI agents are strictly prohibited:</w:t>
      </w:r>
      <w:r/>
    </w:p>
    <w:p w14:paraId="342A2331">
      <w:pPr>
        <w:pStyle w:val="886"/>
        <w:pBdr/>
        <w:spacing w:after="80" w:before="0"/>
        <w:ind w:left="400"/>
        <w:rPr/>
      </w:pPr>
      <w:r>
        <w:rPr>
          <w:rFonts w:hint="default" w:ascii="Arial" w:hAnsi="Arial" w:eastAsia="Arial" w:cs="Arial"/>
          <w:b/>
          <w:sz w:val="24"/>
        </w:rPr>
        <w:t xml:space="preserve">Automated Decision-Making on Employment:  </w:t>
      </w:r>
      <w:r>
        <w:rPr>
          <w:rFonts w:hint="default" w:ascii="Arial" w:hAnsi="Arial" w:eastAsia="Arial" w:cs="Arial"/>
          <w:sz w:val="24"/>
        </w:rPr>
        <w:t xml:space="preserve">No AI agent may make or communicate final hiring, promotion, disciplinary, or termination decisions. Talent (#19) outputs are restricted to scheduling, onboarding checklists, and HR documentation drafts.</w:t>
      </w:r>
      <w:r/>
    </w:p>
    <w:p w14:paraId="294C5058">
      <w:pPr>
        <w:pStyle w:val="886"/>
        <w:pBdr/>
        <w:spacing w:after="80" w:before="0"/>
        <w:ind w:left="400"/>
        <w:rPr/>
      </w:pPr>
      <w:r>
        <w:rPr>
          <w:rFonts w:hint="default" w:ascii="Arial" w:hAnsi="Arial" w:eastAsia="Arial" w:cs="Arial"/>
          <w:b/>
          <w:sz w:val="24"/>
        </w:rPr>
        <w:t xml:space="preserve">Unsupervised Financial Commitments:  </w:t>
      </w:r>
      <w:r>
        <w:rPr>
          <w:rFonts w:hint="default" w:ascii="Arial" w:hAnsi="Arial" w:eastAsia="Arial" w:cs="Arial"/>
          <w:sz w:val="24"/>
        </w:rPr>
        <w:t xml:space="preserve">No agent may initiate, approve, or communicate financial commitments above THB 5,000 without human authorisation. Forge (#9) and Atlas (#4) proposals above this threshold are flagged for Ops Lead review.</w:t>
      </w:r>
      <w:r/>
    </w:p>
    <w:p w14:paraId="31745458">
      <w:pPr>
        <w:pStyle w:val="886"/>
        <w:pBdr/>
        <w:spacing w:after="80" w:before="0"/>
        <w:ind w:left="400"/>
        <w:rPr/>
      </w:pPr>
      <w:r>
        <w:rPr>
          <w:rFonts w:hint="default" w:ascii="Arial" w:hAnsi="Arial" w:eastAsia="Arial" w:cs="Arial"/>
          <w:b/>
          <w:sz w:val="24"/>
        </w:rPr>
        <w:t xml:space="preserve">Client Data Repurposing:  </w:t>
      </w:r>
      <w:r>
        <w:rPr>
          <w:rFonts w:hint="default" w:ascii="Arial" w:hAnsi="Arial" w:eastAsia="Arial" w:cs="Arial"/>
          <w:sz w:val="24"/>
        </w:rPr>
        <w:t xml:space="preserve">Client data collected for one project may not be used to train agent models, populate marketing lists, or enrich other client profiles without explicit written consent from the client.</w:t>
      </w:r>
      <w:r/>
    </w:p>
    <w:p w14:paraId="4F7AAFAE">
      <w:pPr>
        <w:pStyle w:val="886"/>
        <w:pBdr/>
        <w:spacing w:after="80" w:before="0"/>
        <w:ind w:left="400"/>
        <w:rPr/>
      </w:pPr>
      <w:r>
        <w:rPr>
          <w:rFonts w:hint="default" w:ascii="Arial" w:hAnsi="Arial" w:eastAsia="Arial" w:cs="Arial"/>
          <w:b/>
          <w:sz w:val="24"/>
        </w:rPr>
        <w:t xml:space="preserve">Autonomous External Communications:  </w:t>
      </w:r>
      <w:r>
        <w:rPr>
          <w:rFonts w:hint="default" w:ascii="Arial" w:hAnsi="Arial" w:eastAsia="Arial" w:cs="Arial"/>
          <w:sz w:val="24"/>
        </w:rPr>
        <w:t xml:space="preserve">Agents may not send external communications (emails, messages, contract documents) to clients or third parties without human review and explicit send authorisation, except for pre-approved automated notifications defined in the Client Portal (S21).</w:t>
      </w:r>
      <w:r/>
    </w:p>
    <w:p w14:paraId="39436F8E">
      <w:pPr>
        <w:pStyle w:val="886"/>
        <w:pBdr/>
        <w:spacing w:after="80" w:before="0"/>
        <w:ind w:left="400"/>
        <w:rPr/>
      </w:pPr>
      <w:r>
        <w:rPr>
          <w:rFonts w:hint="default" w:ascii="Arial" w:hAnsi="Arial" w:eastAsia="Arial" w:cs="Arial"/>
          <w:b/>
          <w:sz w:val="24"/>
        </w:rPr>
        <w:t xml:space="preserve">Shadow AI Usage:  </w:t>
      </w:r>
      <w:r>
        <w:rPr>
          <w:rFonts w:hint="default" w:ascii="Arial" w:hAnsi="Arial" w:eastAsia="Arial" w:cs="Arial"/>
          <w:sz w:val="24"/>
        </w:rPr>
        <w:t xml:space="preserve">Team members may not deploy or use AI tools outside the MONOLITH approved agent platform for business-related tasks involving client data. All AI tooling must be approved and documented by the IT Manager.</w:t>
      </w:r>
      <w:r/>
    </w:p>
    <w:p w14:paraId="3CC11695">
      <w:pPr>
        <w:pStyle w:val="886"/>
        <w:pBdr/>
        <w:spacing w:after="80" w:before="200"/>
        <w:ind/>
        <w:rPr/>
      </w:pPr>
      <w:r>
        <w:rPr>
          <w:rFonts w:hint="default" w:ascii="Arial" w:hAnsi="Arial" w:eastAsia="Arial" w:cs="Arial"/>
          <w:b/>
          <w:color w:val="2e75b6"/>
          <w:sz w:val="28"/>
        </w:rPr>
        <w:t xml:space="preserve">20.5  Human-in-the-Loop (HITL) Requirements</w:t>
      </w:r>
      <w:r/>
    </w:p>
    <w:p w14:paraId="4B7AA29D">
      <w:pPr>
        <w:pStyle w:val="886"/>
        <w:pBdr/>
        <w:spacing w:after="100" w:before="0"/>
        <w:ind/>
        <w:rPr/>
      </w:pPr>
      <w:r>
        <w:rPr>
          <w:rFonts w:hint="default" w:ascii="Arial" w:hAnsi="Arial" w:eastAsia="Arial" w:cs="Arial"/>
          <w:b w:val="0"/>
          <w:sz w:val="24"/>
        </w:rPr>
        <w:t xml:space="preserve">The following decision categories require human approval before any agent-generated output is actioned or communicated:</w:t>
      </w:r>
      <w:r/>
    </w:p>
    <w:p w14:paraId="292416BD">
      <w:pPr>
        <w:pStyle w:val="886"/>
        <w:pBdr/>
        <w:spacing w:after="80" w:before="0"/>
        <w:ind w:left="400"/>
        <w:rPr/>
      </w:pPr>
      <w:r>
        <w:rPr>
          <w:rFonts w:hint="default" w:ascii="Arial" w:hAnsi="Arial" w:eastAsia="Arial" w:cs="Arial"/>
          <w:b/>
          <w:sz w:val="24"/>
        </w:rPr>
        <w:t xml:space="preserve">HITL-1 — Client Contract Terms:  </w:t>
      </w:r>
      <w:r>
        <w:rPr>
          <w:rFonts w:hint="default" w:ascii="Arial" w:hAnsi="Arial" w:eastAsia="Arial" w:cs="Arial"/>
          <w:sz w:val="24"/>
        </w:rPr>
        <w:t xml:space="preserve">Any AI-generated contract clause, scope change, or pricing adjustment must be reviewed and approved by the Studio Director or designated Account Lead before client delivery. SLA: human review within 4 hours.</w:t>
      </w:r>
      <w:r/>
    </w:p>
    <w:p w14:paraId="2E870699">
      <w:pPr>
        <w:pStyle w:val="886"/>
        <w:pBdr/>
        <w:spacing w:after="80" w:before="0"/>
        <w:ind w:left="400"/>
        <w:rPr/>
      </w:pPr>
      <w:r>
        <w:rPr>
          <w:rFonts w:hint="default" w:ascii="Arial" w:hAnsi="Arial" w:eastAsia="Arial" w:cs="Arial"/>
          <w:b/>
          <w:sz w:val="24"/>
        </w:rPr>
        <w:t xml:space="preserve">HITL-2 — Escalated Safety Flags:  </w:t>
      </w:r>
      <w:r>
        <w:rPr>
          <w:rFonts w:hint="default" w:ascii="Arial" w:hAnsi="Arial" w:eastAsia="Arial" w:cs="Arial"/>
          <w:sz w:val="24"/>
        </w:rPr>
        <w:t xml:space="preserve">Site </w:t>
      </w:r>
      <w:r>
        <w:rPr>
          <w:rFonts w:hint="default" w:ascii="Arial" w:hAnsi="Arial" w:eastAsia="Arial" w:cs="Arial"/>
          <w:sz w:val="24"/>
        </w:rPr>
        <w:t xml:space="preserve">safety flags generated by Vega (#21) or Scout (#17) trigger immediate notification to the Site Supervisor. No site activity suspension may be enacted by AI alone. Human confirmation required within 30 minutes; if unresponsive, escalate per S18 P1 protocol.</w:t>
      </w:r>
      <w:r/>
    </w:p>
    <w:p w14:paraId="32D15E6A">
      <w:pPr>
        <w:pStyle w:val="886"/>
        <w:pBdr/>
        <w:spacing w:after="80" w:before="0"/>
        <w:ind w:left="400"/>
        <w:rPr/>
      </w:pPr>
      <w:r>
        <w:rPr>
          <w:rFonts w:hint="default" w:ascii="Arial" w:hAnsi="Arial" w:eastAsia="Arial" w:cs="Arial"/>
          <w:b/>
          <w:sz w:val="24"/>
        </w:rPr>
        <w:t xml:space="preserve">HITL-3 — Model Retraining Approval:  </w:t>
      </w:r>
      <w:r>
        <w:rPr>
          <w:rFonts w:hint="default" w:ascii="Arial" w:hAnsi="Arial" w:eastAsia="Arial" w:cs="Arial"/>
          <w:sz w:val="24"/>
        </w:rPr>
        <w:t xml:space="preserve">All model retraining cycles (S19.3) require sign-off from the IT Manager and Studio Director before deployment to production. Retraining requests are submitted via the MONOLITH AI Governance Log; approval SLA is 5 business days.</w:t>
      </w:r>
      <w:r/>
    </w:p>
    <w:p w14:paraId="0D910E23">
      <w:pPr>
        <w:pStyle w:val="886"/>
        <w:pBdr/>
        <w:spacing w:after="80" w:before="0"/>
        <w:ind w:left="400"/>
        <w:rPr/>
      </w:pPr>
      <w:r>
        <w:rPr>
          <w:rFonts w:hint="default" w:ascii="Arial" w:hAnsi="Arial" w:eastAsia="Arial" w:cs="Arial"/>
          <w:b/>
          <w:sz w:val="24"/>
        </w:rPr>
        <w:t xml:space="preserve">HITL-4 — Regulatory Compliance Decisions:  </w:t>
      </w:r>
      <w:r>
        <w:rPr>
          <w:rFonts w:hint="default" w:ascii="Arial" w:hAnsi="Arial" w:eastAsia="Arial" w:cs="Arial"/>
          <w:sz w:val="24"/>
        </w:rPr>
        <w:t xml:space="preserve">PDPA data subject rights requests (access, deletion, portability) handled by Core (#14) must be reviewed and approved by the Compliance Officer before response is sent. SLA: 25 days (allowing 5-day buffer within the 30-day PDPA requirement).</w:t>
      </w:r>
      <w:r/>
    </w:p>
    <w:p w14:paraId="58CC81CF">
      <w:pPr>
        <w:pStyle w:val="886"/>
        <w:pBdr/>
        <w:spacing w:after="80" w:before="0"/>
        <w:ind w:left="400"/>
        <w:rPr/>
      </w:pPr>
      <w:r>
        <w:rPr>
          <w:rFonts w:hint="default" w:ascii="Arial" w:hAnsi="Arial" w:eastAsia="Arial" w:cs="Arial"/>
          <w:b/>
          <w:sz w:val="24"/>
        </w:rPr>
        <w:t xml:space="preserve">HITL-5 — Post-Incident Playbook Updates:  </w:t>
      </w:r>
      <w:r>
        <w:rPr>
          <w:rFonts w:hint="default" w:ascii="Arial" w:hAnsi="Arial" w:eastAsia="Arial" w:cs="Arial"/>
          <w:sz w:val="24"/>
        </w:rPr>
        <w:t xml:space="preserve">Playbook revisions proposed following PIR reviews (S18.6, S19.5) require approval from the Studio Director and at least one Group Lead before the updated playbook is published and distributed.</w:t>
      </w:r>
      <w:r/>
    </w:p>
    <w:p w14:paraId="1478F682">
      <w:pPr>
        <w:pStyle w:val="886"/>
        <w:pBdr/>
        <w:spacing w:after="80" w:before="200"/>
        <w:ind/>
        <w:rPr/>
      </w:pPr>
      <w:r>
        <w:rPr>
          <w:rFonts w:hint="default" w:ascii="Arial" w:hAnsi="Arial" w:eastAsia="Arial" w:cs="Arial"/>
          <w:b/>
          <w:color w:val="2e75b6"/>
          <w:sz w:val="28"/>
        </w:rPr>
        <w:t xml:space="preserve">20.6  Ethics Review &amp; Governance</w:t>
      </w:r>
      <w:r/>
    </w:p>
    <w:p w14:paraId="1895D6A8">
      <w:pPr>
        <w:pStyle w:val="886"/>
        <w:pBdr/>
        <w:spacing w:after="80" w:before="0"/>
        <w:ind w:left="400"/>
        <w:rPr/>
      </w:pPr>
      <w:r>
        <w:rPr>
          <w:rFonts w:hint="default" w:ascii="Arial" w:hAnsi="Arial" w:eastAsia="Arial" w:cs="Arial"/>
          <w:b/>
          <w:sz w:val="24"/>
        </w:rPr>
        <w:t xml:space="preserve">Quarterly Ethics Review:  </w:t>
      </w:r>
      <w:r>
        <w:rPr>
          <w:rFonts w:hint="default" w:ascii="Arial" w:hAnsi="Arial" w:eastAsia="Arial" w:cs="Arial"/>
          <w:sz w:val="24"/>
        </w:rPr>
        <w:t xml:space="preserve">Compliance Officer leads a quarterly review of agent outputs, HITL override rates, and bias audit findings. Report delivered to Studio Director within 10 business days of quarter close.</w:t>
      </w:r>
      <w:r/>
    </w:p>
    <w:p w14:paraId="2AC59E4C">
      <w:pPr>
        <w:pStyle w:val="886"/>
        <w:pBdr/>
        <w:spacing w:after="80" w:before="0"/>
        <w:ind w:left="400"/>
        <w:rPr/>
      </w:pPr>
      <w:r>
        <w:rPr>
          <w:rFonts w:hint="default" w:ascii="Arial" w:hAnsi="Arial" w:eastAsia="Arial" w:cs="Arial"/>
          <w:b/>
          <w:sz w:val="24"/>
        </w:rPr>
        <w:t xml:space="preserve">Annual Ethics Audit:  </w:t>
      </w:r>
      <w:r>
        <w:rPr>
          <w:rFonts w:hint="default" w:ascii="Arial" w:hAnsi="Arial" w:eastAsia="Arial" w:cs="Arial"/>
          <w:sz w:val="24"/>
        </w:rPr>
        <w:t xml:space="preserve">Full ethics audit conducted annually by an independent third party. Audit covers fairness, explainability, prohibited-use compliance, and PDPA/GDPR alignment. Findings addressed within 60 days of report delivery.</w:t>
      </w:r>
      <w:r/>
    </w:p>
    <w:p w14:paraId="32CBAC01">
      <w:pPr>
        <w:pStyle w:val="886"/>
        <w:pBdr/>
        <w:spacing w:after="80" w:before="0"/>
        <w:ind w:left="400"/>
        <w:rPr/>
      </w:pPr>
      <w:r>
        <w:rPr>
          <w:rFonts w:hint="default" w:ascii="Arial" w:hAnsi="Arial" w:eastAsia="Arial" w:cs="Arial"/>
          <w:b/>
          <w:sz w:val="24"/>
        </w:rPr>
        <w:t xml:space="preserve">Ethics Incident Register:  </w:t>
      </w:r>
      <w:r>
        <w:rPr>
          <w:rFonts w:hint="default" w:ascii="Arial" w:hAnsi="Arial" w:eastAsia="Arial" w:cs="Arial"/>
          <w:sz w:val="24"/>
        </w:rPr>
        <w:t xml:space="preserve">Any suspected ethics violation — including shadow AI use, prohibited use, or biased output — is logged in the Ethics Incident Register maintained by Guardian (#18). Register reviewed quarterly; unresolved items escalated to Studio Director.</w:t>
      </w:r>
      <w:r/>
    </w:p>
    <w:p w14:paraId="4AB9DFA5">
      <w:pPr>
        <w:pStyle w:val="886"/>
        <w:pBdr/>
        <w:spacing w:after="80" w:before="0"/>
        <w:ind w:left="400"/>
        <w:rPr/>
      </w:pPr>
      <w:r>
        <w:rPr>
          <w:rFonts w:hint="default" w:ascii="Arial" w:hAnsi="Arial" w:eastAsia="Arial" w:cs="Arial"/>
          <w:b/>
          <w:sz w:val="24"/>
        </w:rPr>
        <w:t xml:space="preserve">Policy Review Cycle:  </w:t>
      </w:r>
      <w:r>
        <w:rPr>
          <w:rFonts w:hint="default" w:ascii="Arial" w:hAnsi="Arial" w:eastAsia="Arial" w:cs="Arial"/>
          <w:sz w:val="24"/>
        </w:rPr>
        <w:t xml:space="preserve">This policy</w:t>
      </w:r>
      <w:r>
        <w:rPr>
          <w:rFonts w:hint="default" w:ascii="Arial" w:hAnsi="Arial" w:eastAsia="Arial" w:cs="Arial"/>
          <w:sz w:val="24"/>
        </w:rPr>
        <w:t xml:space="preserve"> is reviewed annually and updated whenever a new agent group is deployed, a significant regulatory change occurs, or an ethics incident of P1 severity is confirmed. Compliance Officer is responsible for initiating policy reviews; Studio Director signs off.</w:t>
      </w:r>
      <w:r/>
    </w:p>
    <w:p w14:paraId="39E34383">
      <w:pPr>
        <w:pStyle w:val="886"/>
        <w:pBdr/>
        <w:spacing w:after="100" w:before="0"/>
        <w:ind/>
        <w:rPr/>
      </w:pPr>
      <w:r>
        <w:rPr>
          <w:rFonts w:hint="default" w:ascii="Arial" w:hAnsi="Arial" w:eastAsia="Arial" w:cs="Arial"/>
          <w:b w:val="0"/>
          <w:sz w:val="24"/>
        </w:rPr>
        <w:t xml:space="preserve">Note: </w:t>
      </w:r>
      <w:r>
        <w:rPr>
          <w:rFonts w:hint="default" w:ascii="Arial" w:hAnsi="Arial" w:eastAsia="Arial" w:cs="Arial"/>
          <w:b w:val="0"/>
          <w:sz w:val="24"/>
        </w:rPr>
        <w:t xml:space="preserve">Section 20 is the governing ethics policy for all current and future MONOLITH AI deployments. Conflicts between this policy and any operational SOP section are resolved in favour of this policy. Escalate policy conflicts to the Studio Director immediately.</w:t>
      </w:r>
      <w:r/>
    </w:p>
    <w:p w14:paraId="12C35511">
      <w:pPr>
        <w:pStyle w:val="886"/>
        <w:pBdr/>
        <w:spacing w:after="0" w:before="0"/>
        <w:ind/>
        <w:rPr/>
      </w:pPr>
      <w:r>
        <w:rPr>
          <w:rFonts w:hint="default" w:ascii="Arial" w:hAnsi="Arial" w:eastAsia="Arial" w:cs="Arial"/>
          <w:b w:val="0"/>
          <w:sz w:val="24"/>
        </w:rPr>
      </w:r>
      <w:r/>
    </w:p>
    <w:p w14:paraId="0818E2E0">
      <w:pPr>
        <w:pStyle w:val="886"/>
        <w:pBdr/>
        <w:spacing w:after="100" w:before="320"/>
        <w:ind/>
        <w:rPr/>
      </w:pPr>
      <w:r>
        <w:rPr>
          <w:rFonts w:hint="default" w:ascii="Arial" w:hAnsi="Arial" w:eastAsia="Arial" w:cs="Arial"/>
          <w:b/>
          <w:color w:val="1f2d5a"/>
          <w:sz w:val="36"/>
        </w:rPr>
        <w:t xml:space="preserve">21. Agent Lifecycle Management &amp; Decommissioning Protocol</w:t>
      </w:r>
      <w:r/>
    </w:p>
    <w:p w14:paraId="666C85F9">
      <w:pPr>
        <w:pStyle w:val="886"/>
        <w:pBdr/>
        <w:spacing w:after="80" w:before="200"/>
        <w:ind/>
        <w:rPr/>
      </w:pPr>
      <w:r>
        <w:rPr>
          <w:rFonts w:hint="default" w:ascii="Arial" w:hAnsi="Arial" w:eastAsia="Arial" w:cs="Arial"/>
          <w:b/>
          <w:color w:val="2e75b6"/>
          <w:sz w:val="28"/>
        </w:rPr>
        <w:t xml:space="preserve">21.1  Overview</w:t>
      </w:r>
      <w:r/>
    </w:p>
    <w:p w14:paraId="3F4F2DA2">
      <w:pPr>
        <w:pStyle w:val="886"/>
        <w:pBdr/>
        <w:spacing w:after="100" w:before="0"/>
        <w:ind/>
        <w:rPr/>
      </w:pPr>
      <w:r>
        <w:rPr>
          <w:rFonts w:hint="default" w:ascii="Arial" w:hAnsi="Arial" w:eastAsia="Arial" w:cs="Arial"/>
          <w:b w:val="0"/>
          <w:sz w:val="24"/>
        </w:rPr>
        <w:t xml:space="preserve">Section 21 defines the governance framework for managing the complete lifecycle of all AI agents within MONOLITH / DAPH Decor — from initial proposal thr</w:t>
      </w:r>
      <w:r>
        <w:rPr>
          <w:rFonts w:hint="default" w:ascii="Arial" w:hAnsi="Arial" w:eastAsia="Arial" w:cs="Arial"/>
          <w:b w:val="0"/>
          <w:sz w:val="24"/>
        </w:rPr>
        <w:t xml:space="preserve">ough active production to eventual decommissioning. A structured lifecycle protocol ensures that agents are deployed purposefully, reviewed regularly, and retired safely with full data continuity. This policy applies to all 20 live agents (Kelly through Op</w:t>
      </w:r>
      <w:r>
        <w:rPr>
          <w:rFonts w:hint="default" w:ascii="Arial" w:hAnsi="Arial" w:eastAsia="Arial" w:cs="Arial"/>
          <w:b w:val="0"/>
          <w:sz w:val="24"/>
        </w:rPr>
        <w:t xml:space="preserve">s), all 5 v3.0 planned agents (Vega, Stone, Ember, Pulse, Shore), and any future agents commissioned under the MONOLITH AI Programme. The Studio Director owns this protocol; the Compliance Officer co-signs all formal deprecation and decommission decisions.</w:t>
      </w:r>
      <w:r/>
    </w:p>
    <w:p w14:paraId="2F11D2EC">
      <w:pPr>
        <w:pStyle w:val="886"/>
        <w:pBdr/>
        <w:spacing w:after="80" w:before="200"/>
        <w:ind/>
        <w:rPr/>
      </w:pPr>
      <w:r>
        <w:rPr>
          <w:rFonts w:hint="default" w:ascii="Arial" w:hAnsi="Arial" w:eastAsia="Arial" w:cs="Arial"/>
          <w:b/>
          <w:color w:val="2e75b6"/>
          <w:sz w:val="28"/>
        </w:rPr>
        <w:t xml:space="preserve">21.2  Agent Lifecycle Stages</w:t>
      </w:r>
      <w:r/>
    </w:p>
    <w:p w14:paraId="06B5FC2D">
      <w:pPr>
        <w:pStyle w:val="886"/>
        <w:pBdr/>
        <w:spacing w:after="100" w:before="0"/>
        <w:ind/>
        <w:rPr/>
      </w:pPr>
      <w:r>
        <w:rPr>
          <w:rFonts w:hint="default" w:ascii="Arial" w:hAnsi="Arial" w:eastAsia="Arial" w:cs="Arial"/>
          <w:b w:val="0"/>
          <w:sz w:val="24"/>
        </w:rPr>
        <w:t xml:space="preserve">Every MONOLITH AI agent passes through seven defined stages. Advancement between stages requires documented approval from the appropriate authority as specified below.</w:t>
      </w:r>
      <w:r/>
    </w:p>
    <w:p w14:paraId="152ADC79">
      <w:pPr>
        <w:pStyle w:val="886"/>
        <w:pBdr/>
        <w:spacing w:after="80" w:before="0"/>
        <w:ind w:left="400"/>
        <w:rPr/>
      </w:pPr>
      <w:r>
        <w:rPr>
          <w:rFonts w:hint="default" w:ascii="Arial" w:hAnsi="Arial" w:eastAsia="Arial" w:cs="Arial"/>
          <w:b/>
          <w:sz w:val="24"/>
        </w:rPr>
        <w:t xml:space="preserve">Stage 1 — Proposal:  </w:t>
      </w:r>
      <w:r>
        <w:rPr>
          <w:rFonts w:hint="default" w:ascii="Arial" w:hAnsi="Arial" w:eastAsia="Arial" w:cs="Arial"/>
          <w:sz w:val="24"/>
        </w:rPr>
        <w:t xml:space="preserve">Business case submitted by department lead. Studio Director approves or rejects within 10 business days. Proposal must include: use-case description, expected ROI, data requirements, integration dependencies, and ethical risk assessment.</w:t>
      </w:r>
      <w:r/>
    </w:p>
    <w:p w14:paraId="4F8278B8">
      <w:pPr>
        <w:pStyle w:val="886"/>
        <w:pBdr/>
        <w:spacing w:after="80" w:before="0"/>
        <w:ind w:left="400"/>
        <w:rPr/>
      </w:pPr>
      <w:r>
        <w:rPr>
          <w:rFonts w:hint="default" w:ascii="Arial" w:hAnsi="Arial" w:eastAsia="Arial" w:cs="Arial"/>
          <w:b/>
          <w:sz w:val="24"/>
        </w:rPr>
        <w:t xml:space="preserve">Stage 2 — Development:  </w:t>
      </w:r>
      <w:r>
        <w:rPr>
          <w:rFonts w:hint="default" w:ascii="Arial" w:hAnsi="Arial" w:eastAsia="Arial" w:cs="Arial"/>
          <w:sz w:val="24"/>
        </w:rPr>
        <w:t xml:space="preserve">Agent is built and configured in an isolated development environment. No live client or employee data may be accessed. Development phase concludes with a Technical Readiness Review signed off by the Systems Lead.</w:t>
      </w:r>
      <w:r/>
    </w:p>
    <w:p w14:paraId="6494D07C">
      <w:pPr>
        <w:pStyle w:val="886"/>
        <w:pBdr/>
        <w:spacing w:after="80" w:before="0"/>
        <w:ind w:left="400"/>
        <w:rPr/>
      </w:pPr>
      <w:r>
        <w:rPr>
          <w:rFonts w:hint="default" w:ascii="Arial" w:hAnsi="Arial" w:eastAsia="Arial" w:cs="Arial"/>
          <w:b/>
          <w:sz w:val="24"/>
        </w:rPr>
        <w:t xml:space="preserve">Stage 3 — Staging:  </w:t>
      </w:r>
      <w:r>
        <w:rPr>
          <w:rFonts w:hint="default" w:ascii="Arial" w:hAnsi="Arial" w:eastAsia="Arial" w:cs="Arial"/>
          <w:sz w:val="24"/>
        </w:rPr>
        <w:t xml:space="preserve">Agent is deployed to a staging environment with anonymised or synthetic data. Quality assurance testing, bias evaluation, and security review are conducted. Compliance Officer reviews ethics alignment before promotion to production.</w:t>
      </w:r>
      <w:r/>
    </w:p>
    <w:p w14:paraId="2E967A0B">
      <w:pPr>
        <w:pStyle w:val="886"/>
        <w:pBdr/>
        <w:spacing w:after="80" w:before="0"/>
        <w:ind w:left="400"/>
        <w:rPr/>
      </w:pPr>
      <w:r>
        <w:rPr>
          <w:rFonts w:hint="default" w:ascii="Arial" w:hAnsi="Arial" w:eastAsia="Arial" w:cs="Arial"/>
          <w:b/>
          <w:sz w:val="24"/>
        </w:rPr>
        <w:t xml:space="preserve">Stage 4 — Production:  </w:t>
      </w:r>
      <w:r>
        <w:rPr>
          <w:rFonts w:hint="default" w:ascii="Arial" w:hAnsi="Arial" w:eastAsia="Arial" w:cs="Arial"/>
          <w:sz w:val="24"/>
        </w:rPr>
        <w:t xml:space="preserve">Agent is live and operational. Monitored continuously against KPIs defined in Section 17. SLA thresholds apply immediately upon production deployment. All HITL requirements from Section 20 are active from day one.</w:t>
      </w:r>
      <w:r/>
    </w:p>
    <w:p w14:paraId="34FD41FD">
      <w:pPr>
        <w:pStyle w:val="886"/>
        <w:pBdr/>
        <w:spacing w:after="80" w:before="0"/>
        <w:ind w:left="400"/>
        <w:rPr/>
      </w:pPr>
      <w:r>
        <w:rPr>
          <w:rFonts w:hint="default" w:ascii="Arial" w:hAnsi="Arial" w:eastAsia="Arial" w:cs="Arial"/>
          <w:b/>
          <w:sz w:val="24"/>
        </w:rPr>
        <w:t xml:space="preserve">Stage 5 — Review:  </w:t>
      </w:r>
      <w:r>
        <w:rPr>
          <w:rFonts w:hint="default" w:ascii="Arial" w:hAnsi="Arial" w:eastAsia="Arial" w:cs="Arial"/>
          <w:sz w:val="24"/>
        </w:rPr>
        <w:t xml:space="preserve">Periodic performance review triggered by: (a) scheduled qu</w:t>
      </w:r>
      <w:r>
        <w:rPr>
          <w:rFonts w:hint="default" w:ascii="Arial" w:hAnsi="Arial" w:eastAsia="Arial" w:cs="Arial"/>
          <w:sz w:val="24"/>
        </w:rPr>
        <w:t xml:space="preserve">arterly review cycle, (b) SLA breach threshold exceeded for two consecutive months, (c) change in business process making the agent's function redundant, or (d) regulatory change requiring re-evaluation. Outcome: continue, retrain, or initiate deprecation.</w:t>
      </w:r>
      <w:r/>
    </w:p>
    <w:p w14:paraId="53616C92">
      <w:pPr>
        <w:pStyle w:val="886"/>
        <w:pBdr/>
        <w:spacing w:after="80" w:before="0"/>
        <w:ind w:left="400"/>
        <w:rPr/>
      </w:pPr>
      <w:r>
        <w:rPr>
          <w:rFonts w:hint="default" w:ascii="Arial" w:hAnsi="Arial" w:eastAsia="Arial" w:cs="Arial"/>
          <w:b/>
          <w:sz w:val="24"/>
        </w:rPr>
        <w:t xml:space="preserve">Stage 6 — Deprecation:  </w:t>
      </w:r>
      <w:r>
        <w:rPr>
          <w:rFonts w:hint="default" w:ascii="Arial" w:hAnsi="Arial" w:eastAsia="Arial" w:cs="Arial"/>
          <w:sz w:val="24"/>
        </w:rPr>
        <w:t xml:space="preserve">Formal notice issued that an agent w</w:t>
      </w:r>
      <w:r>
        <w:rPr>
          <w:rFonts w:hint="default" w:ascii="Arial" w:hAnsi="Arial" w:eastAsia="Arial" w:cs="Arial"/>
          <w:sz w:val="24"/>
        </w:rPr>
        <w:t xml:space="preserve">ill be decommissioned. A deprecation window of minimum 30 calendar days is mandatory, during which the agent remains partially operational in read-only or advisory mode. Affected stakeholders are notified within 5 business days of the deprecation decision.</w:t>
      </w:r>
      <w:r/>
    </w:p>
    <w:p w14:paraId="3DB142B4">
      <w:pPr>
        <w:pStyle w:val="886"/>
        <w:pBdr/>
        <w:spacing w:after="80" w:before="0"/>
        <w:ind w:left="400"/>
        <w:rPr/>
      </w:pPr>
      <w:r>
        <w:rPr>
          <w:rFonts w:hint="default" w:ascii="Arial" w:hAnsi="Arial" w:eastAsia="Arial" w:cs="Arial"/>
          <w:b/>
          <w:sz w:val="24"/>
        </w:rPr>
        <w:t xml:space="preserve">Stage 7 — Decommission:  </w:t>
      </w:r>
      <w:r>
        <w:rPr>
          <w:rFonts w:hint="default" w:ascii="Arial" w:hAnsi="Arial" w:eastAsia="Arial" w:cs="Arial"/>
          <w:sz w:val="24"/>
        </w:rPr>
        <w:t xml:space="preserve">Agent is fully taken offline following completion of all decommissioning steps defined in Section 21.4. Post-decommission review (Section 21.6) is initiated within 10 business days.</w:t>
      </w:r>
      <w:r/>
    </w:p>
    <w:p w14:paraId="6A596709">
      <w:pPr>
        <w:pStyle w:val="886"/>
        <w:pBdr/>
        <w:spacing w:after="80" w:before="200"/>
        <w:ind/>
        <w:rPr/>
      </w:pPr>
      <w:r>
        <w:rPr>
          <w:rFonts w:hint="default" w:ascii="Arial" w:hAnsi="Arial" w:eastAsia="Arial" w:cs="Arial"/>
          <w:b/>
          <w:color w:val="2e75b6"/>
          <w:sz w:val="28"/>
        </w:rPr>
        <w:t xml:space="preserve">21.3  Deprecation Criteria &amp; Triggers</w:t>
      </w:r>
      <w:r/>
    </w:p>
    <w:p w14:paraId="411E542D">
      <w:pPr>
        <w:pStyle w:val="886"/>
        <w:pBdr/>
        <w:spacing w:after="100" w:before="0"/>
        <w:ind/>
        <w:rPr/>
      </w:pPr>
      <w:r>
        <w:rPr>
          <w:rFonts w:hint="default" w:ascii="Arial" w:hAnsi="Arial" w:eastAsia="Arial" w:cs="Arial"/>
          <w:b w:val="0"/>
          <w:sz w:val="24"/>
        </w:rPr>
        <w:t xml:space="preserve">An agent may be formally deprecated when one or more of the following criteria are met:</w:t>
      </w:r>
      <w:r/>
    </w:p>
    <w:p w14:paraId="5C5AADEE">
      <w:pPr>
        <w:pStyle w:val="886"/>
        <w:pBdr/>
        <w:spacing w:after="80" w:before="0"/>
        <w:ind w:left="400"/>
        <w:rPr/>
      </w:pPr>
      <w:r>
        <w:rPr>
          <w:rFonts w:hint="default" w:ascii="Arial" w:hAnsi="Arial" w:eastAsia="Arial" w:cs="Arial"/>
          <w:b/>
          <w:sz w:val="24"/>
        </w:rPr>
        <w:t xml:space="preserve">Performance Failure:  </w:t>
      </w:r>
      <w:r>
        <w:rPr>
          <w:rFonts w:hint="default" w:ascii="Arial" w:hAnsi="Arial" w:eastAsia="Arial" w:cs="Arial"/>
          <w:sz w:val="24"/>
        </w:rPr>
        <w:t xml:space="preserve">Agent fails to meet its Group SLA thresholds (Section 17) for three or more consecutive monthly review cycles despite remediation attempts.</w:t>
      </w:r>
      <w:r/>
    </w:p>
    <w:p w14:paraId="382C264A">
      <w:pPr>
        <w:pStyle w:val="886"/>
        <w:pBdr/>
        <w:spacing w:after="80" w:before="0"/>
        <w:ind w:left="400"/>
        <w:rPr/>
      </w:pPr>
      <w:r>
        <w:rPr>
          <w:rFonts w:hint="default" w:ascii="Arial" w:hAnsi="Arial" w:eastAsia="Arial" w:cs="Arial"/>
          <w:b/>
          <w:sz w:val="24"/>
        </w:rPr>
        <w:t xml:space="preserve">Functional Redundancy:  </w:t>
      </w:r>
      <w:r>
        <w:rPr>
          <w:rFonts w:hint="default" w:ascii="Arial" w:hAnsi="Arial" w:eastAsia="Arial" w:cs="Arial"/>
          <w:sz w:val="24"/>
        </w:rPr>
        <w:t xml:space="preserve">The agent's function is fully subsumed by a newer agent, platform upgrade, or business process change. A redundancy report must document the successor and confirm zero service gap.</w:t>
      </w:r>
      <w:r/>
    </w:p>
    <w:p w14:paraId="5D148B72">
      <w:pPr>
        <w:pStyle w:val="886"/>
        <w:pBdr/>
        <w:spacing w:after="80" w:before="0"/>
        <w:ind w:left="400"/>
        <w:rPr/>
      </w:pPr>
      <w:r>
        <w:rPr>
          <w:rFonts w:hint="default" w:ascii="Arial" w:hAnsi="Arial" w:eastAsia="Arial" w:cs="Arial"/>
          <w:b/>
          <w:sz w:val="24"/>
        </w:rPr>
        <w:t xml:space="preserve">Regulatory Non-Compliance:  </w:t>
      </w:r>
      <w:r>
        <w:rPr>
          <w:rFonts w:hint="default" w:ascii="Arial" w:hAnsi="Arial" w:eastAsia="Arial" w:cs="Arial"/>
          <w:sz w:val="24"/>
        </w:rPr>
        <w:t xml:space="preserve">Agent cannot be made compliant with updated PDPA, GDPR, or internal ethics standards within the 60-day remediation window established in Section 20.6.</w:t>
      </w:r>
      <w:r/>
    </w:p>
    <w:p w14:paraId="17F789E5">
      <w:pPr>
        <w:pStyle w:val="886"/>
        <w:pBdr/>
        <w:spacing w:after="80" w:before="0"/>
        <w:ind w:left="400"/>
        <w:rPr/>
      </w:pPr>
      <w:r>
        <w:rPr>
          <w:rFonts w:hint="default" w:ascii="Arial" w:hAnsi="Arial" w:eastAsia="Arial" w:cs="Arial"/>
          <w:b/>
          <w:sz w:val="24"/>
        </w:rPr>
        <w:t xml:space="preserve">Business Discontinuation:  </w:t>
      </w:r>
      <w:r>
        <w:rPr>
          <w:rFonts w:hint="default" w:ascii="Arial" w:hAnsi="Arial" w:eastAsia="Arial" w:cs="Arial"/>
          <w:sz w:val="24"/>
        </w:rPr>
        <w:t xml:space="preserve">The business unit or function the agent supports is formally discontinued. Decommission proceeds in parallel with operational wind-down.</w:t>
      </w:r>
      <w:r/>
    </w:p>
    <w:p w14:paraId="09558287">
      <w:pPr>
        <w:pStyle w:val="886"/>
        <w:pBdr/>
        <w:spacing w:after="80" w:before="0"/>
        <w:ind w:left="400"/>
        <w:rPr/>
      </w:pPr>
      <w:r>
        <w:rPr>
          <w:rFonts w:hint="default" w:ascii="Arial" w:hAnsi="Arial" w:eastAsia="Arial" w:cs="Arial"/>
          <w:b/>
          <w:sz w:val="24"/>
        </w:rPr>
        <w:t xml:space="preserve">Security Compromise:  </w:t>
      </w:r>
      <w:r>
        <w:rPr>
          <w:rFonts w:hint="default" w:ascii="Arial" w:hAnsi="Arial" w:eastAsia="Arial" w:cs="Arial"/>
          <w:sz w:val="24"/>
        </w:rPr>
        <w:t xml:space="preserve">A confirmed security breach or critical vulnerability that cannot be patched within 5 business days triggers immediate deprecation under the Incident Response Playbook (Section 18). Decommission may be expedited.</w:t>
      </w:r>
      <w:r/>
    </w:p>
    <w:p w14:paraId="07F90B32">
      <w:pPr>
        <w:pStyle w:val="886"/>
        <w:pBdr/>
        <w:spacing w:after="80" w:before="200"/>
        <w:ind/>
        <w:rPr/>
      </w:pPr>
      <w:r>
        <w:rPr>
          <w:rFonts w:hint="default" w:ascii="Arial" w:hAnsi="Arial" w:eastAsia="Arial" w:cs="Arial"/>
          <w:b/>
          <w:color w:val="2e75b6"/>
          <w:sz w:val="28"/>
        </w:rPr>
        <w:t xml:space="preserve">21.4  Decommissioning Process</w:t>
      </w:r>
      <w:r/>
    </w:p>
    <w:p w14:paraId="235FBD5B">
      <w:pPr>
        <w:pStyle w:val="886"/>
        <w:pBdr/>
        <w:spacing w:after="100" w:before="0"/>
        <w:ind/>
        <w:rPr/>
      </w:pPr>
      <w:r>
        <w:rPr>
          <w:rFonts w:hint="default" w:ascii="Arial" w:hAnsi="Arial" w:eastAsia="Arial" w:cs="Arial"/>
          <w:b w:val="0"/>
          <w:sz w:val="24"/>
        </w:rPr>
        <w:t xml:space="preserve">The following steps must be completed in sequence. Each step requires documented confirmation before proceeding to the next.</w:t>
      </w:r>
      <w:r/>
    </w:p>
    <w:p w14:paraId="7B9AEBBE">
      <w:pPr>
        <w:pStyle w:val="886"/>
        <w:pBdr/>
        <w:spacing w:after="80" w:before="0"/>
        <w:ind w:left="400"/>
        <w:rPr/>
      </w:pPr>
      <w:r>
        <w:rPr>
          <w:rFonts w:hint="default" w:ascii="Arial" w:hAnsi="Arial" w:eastAsia="Arial" w:cs="Arial"/>
          <w:b/>
          <w:sz w:val="24"/>
        </w:rPr>
        <w:t xml:space="preserve">Step 1 — Formal Decision:  </w:t>
      </w:r>
      <w:r>
        <w:rPr>
          <w:rFonts w:hint="default" w:ascii="Arial" w:hAnsi="Arial" w:eastAsia="Arial" w:cs="Arial"/>
          <w:sz w:val="24"/>
        </w:rPr>
        <w:t xml:space="preserve">Studio Director and Compliance Officer co-sign the Decommission Order. Order must cite the applicable deprecation criterion, effective date, and responsible transition lead. Guardian (#18) logs the order in the Ethics Incident Register.</w:t>
      </w:r>
      <w:r/>
    </w:p>
    <w:p w14:paraId="19E57D82">
      <w:pPr>
        <w:pStyle w:val="886"/>
        <w:pBdr/>
        <w:spacing w:after="80" w:before="0"/>
        <w:ind w:left="400"/>
        <w:rPr/>
      </w:pPr>
      <w:r>
        <w:rPr>
          <w:rFonts w:hint="default" w:ascii="Arial" w:hAnsi="Arial" w:eastAsia="Arial" w:cs="Arial"/>
          <w:b/>
          <w:sz w:val="24"/>
        </w:rPr>
        <w:t xml:space="preserve">Step 2 — Stakeholder Notification:  </w:t>
      </w:r>
      <w:r>
        <w:rPr>
          <w:rFonts w:hint="default" w:ascii="Arial" w:hAnsi="Arial" w:eastAsia="Arial" w:cs="Arial"/>
          <w:sz w:val="24"/>
        </w:rPr>
        <w:t xml:space="preserve">All users, department leads, and integration-dependent teams are notified within 5 business days. Notification must specify: agent name, last operational date, replacement agent or process (if applicable), and transition support contact.</w:t>
      </w:r>
      <w:r/>
    </w:p>
    <w:p w14:paraId="514F0166">
      <w:pPr>
        <w:pStyle w:val="886"/>
        <w:pBdr/>
        <w:spacing w:after="80" w:before="0"/>
        <w:ind w:left="400"/>
        <w:rPr/>
      </w:pPr>
      <w:r>
        <w:rPr>
          <w:rFonts w:hint="default" w:ascii="Arial" w:hAnsi="Arial" w:eastAsia="Arial" w:cs="Arial"/>
          <w:b/>
          <w:sz w:val="24"/>
        </w:rPr>
        <w:t xml:space="preserve">Step 3 — Transition Planning:  </w:t>
      </w:r>
      <w:r>
        <w:rPr>
          <w:rFonts w:hint="default" w:ascii="Arial" w:hAnsi="Arial" w:eastAsia="Arial" w:cs="Arial"/>
          <w:sz w:val="24"/>
        </w:rPr>
        <w:t xml:space="preserve">Transition lead documents all active workflows the agent supports. For each workflow: assign to human team member or successor agent, confirm handover acceptance, and test continuity in staging before production cutover.</w:t>
      </w:r>
      <w:r/>
    </w:p>
    <w:p w14:paraId="0F90388E">
      <w:pPr>
        <w:pStyle w:val="886"/>
        <w:pBdr/>
        <w:spacing w:after="80" w:before="0"/>
        <w:ind w:left="400"/>
        <w:rPr/>
      </w:pPr>
      <w:r>
        <w:rPr>
          <w:rFonts w:hint="default" w:ascii="Arial" w:hAnsi="Arial" w:eastAsia="Arial" w:cs="Arial"/>
          <w:b/>
          <w:sz w:val="24"/>
        </w:rPr>
        <w:t xml:space="preserve">Step 4 — Data Segregation:  </w:t>
      </w:r>
      <w:r>
        <w:rPr>
          <w:rFonts w:hint="default" w:ascii="Arial" w:hAnsi="Arial" w:eastAsia="Arial" w:cs="Arial"/>
          <w:sz w:val="24"/>
        </w:rPr>
        <w:t xml:space="preserve">All data generated or held by the agent is catalogued per the Data Retention framework in Section 21.5. Data is segregated into: retain (archive), transfer (to successor agent), or delete (per PDPA disposal requirements).</w:t>
      </w:r>
      <w:r/>
    </w:p>
    <w:p w14:paraId="3F33FEC3">
      <w:pPr>
        <w:pStyle w:val="886"/>
        <w:pBdr/>
        <w:spacing w:after="80" w:before="0"/>
        <w:ind w:left="400"/>
        <w:rPr/>
      </w:pPr>
      <w:r>
        <w:rPr>
          <w:rFonts w:hint="default" w:ascii="Arial" w:hAnsi="Arial" w:eastAsia="Arial" w:cs="Arial"/>
          <w:b/>
          <w:sz w:val="24"/>
        </w:rPr>
        <w:t xml:space="preserve">Step 5 — Integration Disconnection:  </w:t>
      </w:r>
      <w:r>
        <w:rPr>
          <w:rFonts w:hint="default" w:ascii="Arial" w:hAnsi="Arial" w:eastAsia="Arial" w:cs="Arial"/>
          <w:sz w:val="24"/>
        </w:rPr>
        <w:t xml:space="preserve">Agent API keys, database credentials, and third-party integration tokens are revoked. Systems Lead confirms disconnection in writing. No orphaned credentials may remain active post-decommission.</w:t>
      </w:r>
      <w:r/>
    </w:p>
    <w:p w14:paraId="16D12D4C">
      <w:pPr>
        <w:pStyle w:val="886"/>
        <w:pBdr/>
        <w:spacing w:after="80" w:before="0"/>
        <w:ind w:left="400"/>
        <w:rPr/>
      </w:pPr>
      <w:r>
        <w:rPr>
          <w:rFonts w:hint="default" w:ascii="Arial" w:hAnsi="Arial" w:eastAsia="Arial" w:cs="Arial"/>
          <w:b/>
          <w:sz w:val="24"/>
        </w:rPr>
        <w:t xml:space="preserve">Step 6 — Production Shutdown:  </w:t>
      </w:r>
      <w:r>
        <w:rPr>
          <w:rFonts w:hint="default" w:ascii="Arial" w:hAnsi="Arial" w:eastAsia="Arial" w:cs="Arial"/>
          <w:sz w:val="24"/>
        </w:rPr>
        <w:t xml:space="preserve">Agent process is stopped and removed from production environment. Monitoring dashboards and alerting rules are updated. Ops (#20) confirms removal from the live agent registry.</w:t>
      </w:r>
      <w:r/>
    </w:p>
    <w:p w14:paraId="21C56710">
      <w:pPr>
        <w:pStyle w:val="886"/>
        <w:pBdr/>
        <w:spacing w:after="80" w:before="0"/>
        <w:ind w:left="400"/>
        <w:rPr/>
      </w:pPr>
      <w:r>
        <w:rPr>
          <w:rFonts w:hint="default" w:ascii="Arial" w:hAnsi="Arial" w:eastAsia="Arial" w:cs="Arial"/>
          <w:b/>
          <w:sz w:val="24"/>
        </w:rPr>
        <w:t xml:space="preserve">Step 7 — Archive &amp; Documentation:  </w:t>
      </w:r>
      <w:r>
        <w:rPr>
          <w:rFonts w:hint="default" w:ascii="Arial" w:hAnsi="Arial" w:eastAsia="Arial" w:cs="Arial"/>
          <w:sz w:val="24"/>
        </w:rPr>
        <w:t xml:space="preserve">Final agent configuration, training data lineage, and audit logs are archived to secure cold storage for a minimum of 3 years (PDPA retention requirement). Decommission completion certificate is issued by Studio Director.</w:t>
      </w:r>
      <w:r/>
    </w:p>
    <w:p w14:paraId="797E919C">
      <w:pPr>
        <w:pStyle w:val="886"/>
        <w:pBdr/>
        <w:spacing w:after="80" w:before="200"/>
        <w:ind/>
        <w:rPr/>
      </w:pPr>
      <w:r>
        <w:rPr>
          <w:rFonts w:hint="default" w:ascii="Arial" w:hAnsi="Arial" w:eastAsia="Arial" w:cs="Arial"/>
          <w:b/>
          <w:color w:val="2e75b6"/>
          <w:sz w:val="28"/>
        </w:rPr>
        <w:t xml:space="preserve">21.5  Data Retention &amp; Handover</w:t>
      </w:r>
      <w:r/>
    </w:p>
    <w:p w14:paraId="43339B37">
      <w:pPr>
        <w:pStyle w:val="886"/>
        <w:pBdr/>
        <w:spacing w:after="100" w:before="0"/>
        <w:ind/>
        <w:rPr/>
      </w:pPr>
      <w:r>
        <w:rPr>
          <w:rFonts w:hint="default" w:ascii="Arial" w:hAnsi="Arial" w:eastAsia="Arial" w:cs="Arial"/>
          <w:b w:val="0"/>
          <w:sz w:val="24"/>
        </w:rPr>
        <w:t xml:space="preserve">All data associated with a decommissioned agent is subject to the following retention and handover requirements:</w:t>
      </w:r>
      <w:r/>
    </w:p>
    <w:p w14:paraId="3AB74201">
      <w:pPr>
        <w:pStyle w:val="886"/>
        <w:pBdr/>
        <w:spacing w:after="80" w:before="0"/>
        <w:ind w:left="400"/>
        <w:rPr/>
      </w:pPr>
      <w:r>
        <w:rPr>
          <w:rFonts w:hint="default" w:ascii="Arial" w:hAnsi="Arial" w:eastAsia="Arial" w:cs="Arial"/>
          <w:b/>
          <w:sz w:val="24"/>
        </w:rPr>
        <w:t xml:space="preserve">Operational Logs:  </w:t>
      </w:r>
      <w:r>
        <w:rPr>
          <w:rFonts w:hint="default" w:ascii="Arial" w:hAnsi="Arial" w:eastAsia="Arial" w:cs="Arial"/>
          <w:sz w:val="24"/>
        </w:rPr>
        <w:t xml:space="preserve">Retained in secure archive for 3 years from decommission date. Accessible by Compliance Officer and Studio Director only. Deletion requires dual authorisation after retention period expires.</w:t>
      </w:r>
      <w:r/>
    </w:p>
    <w:p w14:paraId="51C1E750">
      <w:pPr>
        <w:pStyle w:val="886"/>
        <w:pBdr/>
        <w:spacing w:after="80" w:before="0"/>
        <w:ind w:left="400"/>
        <w:rPr/>
      </w:pPr>
      <w:r>
        <w:rPr>
          <w:rFonts w:hint="default" w:ascii="Arial" w:hAnsi="Arial" w:eastAsia="Arial" w:cs="Arial"/>
          <w:b/>
          <w:sz w:val="24"/>
        </w:rPr>
        <w:t xml:space="preserve">Training Data &amp; Model Artefacts:  </w:t>
      </w:r>
      <w:r>
        <w:rPr>
          <w:rFonts w:hint="default" w:ascii="Arial" w:hAnsi="Arial" w:eastAsia="Arial" w:cs="Arial"/>
          <w:sz w:val="24"/>
        </w:rPr>
        <w:t xml:space="preserve">Retained for 3 years. If the model was trained on personal data, anonymisation or deletion of personal data elements is required within 30 days of decommission, with PDPA compliance certificate issued.</w:t>
      </w:r>
      <w:r/>
    </w:p>
    <w:p w14:paraId="26F98C9B">
      <w:pPr>
        <w:pStyle w:val="886"/>
        <w:pBdr/>
        <w:spacing w:after="80" w:before="0"/>
        <w:ind w:left="400"/>
        <w:rPr/>
      </w:pPr>
      <w:r>
        <w:rPr>
          <w:rFonts w:hint="default" w:ascii="Arial" w:hAnsi="Arial" w:eastAsia="Arial" w:cs="Arial"/>
          <w:b/>
          <w:sz w:val="24"/>
        </w:rPr>
        <w:t xml:space="preserve">Client Interaction Records:  </w:t>
      </w:r>
      <w:r>
        <w:rPr>
          <w:rFonts w:hint="default" w:ascii="Arial" w:hAnsi="Arial" w:eastAsia="Arial" w:cs="Arial"/>
          <w:sz w:val="24"/>
        </w:rPr>
        <w:t xml:space="preserve">Transferred to the successor agent or CRM system as applicable. If no successor exists, records are archived under the relevant client file with access controlled by the account Group Lead.</w:t>
      </w:r>
      <w:r/>
    </w:p>
    <w:p w14:paraId="36302082">
      <w:pPr>
        <w:pStyle w:val="886"/>
        <w:pBdr/>
        <w:spacing w:after="80" w:before="0"/>
        <w:ind w:left="400"/>
        <w:rPr/>
      </w:pPr>
      <w:r>
        <w:rPr>
          <w:rFonts w:hint="default" w:ascii="Arial" w:hAnsi="Arial" w:eastAsia="Arial" w:cs="Arial"/>
          <w:b/>
          <w:sz w:val="24"/>
        </w:rPr>
        <w:t xml:space="preserve">Performance &amp; KPI History:  </w:t>
      </w:r>
      <w:r>
        <w:rPr>
          <w:rFonts w:hint="default" w:ascii="Arial" w:hAnsi="Arial" w:eastAsia="Arial" w:cs="Arial"/>
          <w:sz w:val="24"/>
        </w:rPr>
        <w:t xml:space="preserve">Retained permanently in the MONOLITH AI Performance Registry for programme evaluation, benchmarking of future agents, and audit purposes.</w:t>
      </w:r>
      <w:r/>
    </w:p>
    <w:p w14:paraId="7268D0C5">
      <w:pPr>
        <w:pStyle w:val="886"/>
        <w:pBdr/>
        <w:spacing w:after="80" w:before="0"/>
        <w:ind w:left="400"/>
        <w:rPr/>
      </w:pPr>
      <w:r>
        <w:rPr>
          <w:rFonts w:hint="default" w:ascii="Arial" w:hAnsi="Arial" w:eastAsia="Arial" w:cs="Arial"/>
          <w:b/>
          <w:sz w:val="24"/>
        </w:rPr>
        <w:t xml:space="preserve">Handover Confirmation:  </w:t>
      </w:r>
      <w:r>
        <w:rPr>
          <w:rFonts w:hint="default" w:ascii="Arial" w:hAnsi="Arial" w:eastAsia="Arial" w:cs="Arial"/>
          <w:sz w:val="24"/>
        </w:rPr>
        <w:t xml:space="preserve">Transition lead signs a Handover Completion Certificate confirming: all workflows reassigned, no data gaps, no active credentials remaining, and all downstream teams have accepted transition.</w:t>
      </w:r>
      <w:r/>
    </w:p>
    <w:p w14:paraId="376E99E6">
      <w:pPr>
        <w:pStyle w:val="886"/>
        <w:pBdr/>
        <w:spacing w:after="80" w:before="200"/>
        <w:ind/>
        <w:rPr/>
      </w:pPr>
      <w:r>
        <w:rPr>
          <w:rFonts w:hint="default" w:ascii="Arial" w:hAnsi="Arial" w:eastAsia="Arial" w:cs="Arial"/>
          <w:b/>
          <w:color w:val="2e75b6"/>
          <w:sz w:val="28"/>
        </w:rPr>
        <w:t xml:space="preserve">21.6  Post-Decommission Review</w:t>
      </w:r>
      <w:r/>
    </w:p>
    <w:p w14:paraId="33FEECED">
      <w:pPr>
        <w:pStyle w:val="886"/>
        <w:pBdr/>
        <w:spacing w:after="100" w:before="0"/>
        <w:ind/>
        <w:rPr/>
      </w:pPr>
      <w:r>
        <w:rPr>
          <w:rFonts w:hint="default" w:ascii="Arial" w:hAnsi="Arial" w:eastAsia="Arial" w:cs="Arial"/>
          <w:b w:val="0"/>
          <w:sz w:val="24"/>
        </w:rPr>
        <w:t xml:space="preserve">A Post-D</w:t>
      </w:r>
      <w:r>
        <w:rPr>
          <w:rFonts w:hint="default" w:ascii="Arial" w:hAnsi="Arial" w:eastAsia="Arial" w:cs="Arial"/>
          <w:b w:val="0"/>
          <w:sz w:val="24"/>
        </w:rPr>
        <w:t xml:space="preserve">ecommission Review (PDR) is initiated within 10 business days of production shutdown and completed within 30 calendar days. The PDR is led by the Compliance Officer with input from the Systems Lead and the relevant department Group Lead. The review covers:</w:t>
      </w:r>
      <w:r/>
    </w:p>
    <w:p w14:paraId="6A3F7DDD">
      <w:pPr>
        <w:pStyle w:val="886"/>
        <w:pBdr/>
        <w:spacing w:after="80" w:before="0"/>
        <w:ind w:left="400"/>
        <w:rPr/>
      </w:pPr>
      <w:r>
        <w:rPr>
          <w:rFonts w:hint="default" w:ascii="Arial" w:hAnsi="Arial" w:eastAsia="Arial" w:cs="Arial"/>
          <w:b/>
          <w:sz w:val="24"/>
        </w:rPr>
        <w:t xml:space="preserve">Lifecycle Assessment:  </w:t>
      </w:r>
      <w:r>
        <w:rPr>
          <w:rFonts w:hint="default" w:ascii="Arial" w:hAnsi="Arial" w:eastAsia="Arial" w:cs="Arial"/>
          <w:sz w:val="24"/>
        </w:rPr>
        <w:t xml:space="preserve">Full evaluation of the agent's performance across all lifecycle stages. Identifies whether decommission was the correct outcome or whether earlier intervention could have extended productive service life.</w:t>
      </w:r>
      <w:r/>
    </w:p>
    <w:p w14:paraId="43A46D34">
      <w:pPr>
        <w:pStyle w:val="886"/>
        <w:pBdr/>
        <w:spacing w:after="80" w:before="0"/>
        <w:ind w:left="400"/>
        <w:rPr/>
      </w:pPr>
      <w:r>
        <w:rPr>
          <w:rFonts w:hint="default" w:ascii="Arial" w:hAnsi="Arial" w:eastAsia="Arial" w:cs="Arial"/>
          <w:b/>
          <w:sz w:val="24"/>
        </w:rPr>
        <w:t xml:space="preserve">Root Cause Analysis:  </w:t>
      </w:r>
      <w:r>
        <w:rPr>
          <w:rFonts w:hint="default" w:ascii="Arial" w:hAnsi="Arial" w:eastAsia="Arial" w:cs="Arial"/>
          <w:sz w:val="24"/>
        </w:rPr>
        <w:t xml:space="preserve">For performance failures and security incidents, a formal root cause analysis is documented. Findings feed into the design criteria for successor agents and updates to Sections 17–20 as appropriate.</w:t>
      </w:r>
      <w:r/>
    </w:p>
    <w:p w14:paraId="59675EE1">
      <w:pPr>
        <w:pStyle w:val="886"/>
        <w:pBdr/>
        <w:spacing w:after="80" w:before="0"/>
        <w:ind w:left="400"/>
        <w:rPr/>
      </w:pPr>
      <w:r>
        <w:rPr>
          <w:rFonts w:hint="default" w:ascii="Arial" w:hAnsi="Arial" w:eastAsia="Arial" w:cs="Arial"/>
          <w:b/>
          <w:sz w:val="24"/>
        </w:rPr>
        <w:t xml:space="preserve">Process Improvement Log:  </w:t>
      </w:r>
      <w:r>
        <w:rPr>
          <w:rFonts w:hint="default" w:ascii="Arial" w:hAnsi="Arial" w:eastAsia="Arial" w:cs="Arial"/>
          <w:sz w:val="24"/>
        </w:rPr>
        <w:t xml:space="preserve">Any gaps identified in the decommissioning process are recorded as improvement items and assigned to the Ops (#20) process backlog. Recurring gaps trigger a formal update to this Section 21 protocol.</w:t>
      </w:r>
      <w:r/>
    </w:p>
    <w:p w14:paraId="6E8DF7E8">
      <w:pPr>
        <w:pStyle w:val="886"/>
        <w:pBdr/>
        <w:spacing w:after="80" w:before="0"/>
        <w:ind w:left="400"/>
        <w:rPr/>
      </w:pPr>
      <w:r>
        <w:rPr>
          <w:rFonts w:hint="default" w:ascii="Arial" w:hAnsi="Arial" w:eastAsia="Arial" w:cs="Arial"/>
          <w:b/>
          <w:sz w:val="24"/>
        </w:rPr>
        <w:t xml:space="preserve">Programme Learning Archive:  </w:t>
      </w:r>
      <w:r>
        <w:rPr>
          <w:rFonts w:hint="default" w:ascii="Arial" w:hAnsi="Arial" w:eastAsia="Arial" w:cs="Arial"/>
          <w:sz w:val="24"/>
        </w:rPr>
        <w:t xml:space="preserve">The completed PDR report is added to the MONOLITH AI Programme Learning Archive — a confidential knowledge base accessible to Studio Director, Compliance Officer, and Systems Lead — to inform future agent proposals and lifecycle management decisions.</w:t>
      </w:r>
      <w:r/>
    </w:p>
    <w:p w14:paraId="12ECEE4A">
      <w:pPr>
        <w:pStyle w:val="886"/>
        <w:pBdr/>
        <w:spacing w:after="100" w:before="0"/>
        <w:ind/>
        <w:rPr/>
      </w:pPr>
      <w:r>
        <w:rPr>
          <w:rFonts w:hint="default" w:ascii="Arial" w:hAnsi="Arial" w:eastAsia="Arial" w:cs="Arial"/>
          <w:b w:val="0"/>
          <w:sz w:val="24"/>
        </w:rPr>
        <w:t xml:space="preserve">Note: Section 21 applies to all agents in the MONOL</w:t>
      </w:r>
      <w:r>
        <w:rPr>
          <w:rFonts w:hint="default" w:ascii="Arial" w:hAnsi="Arial" w:eastAsia="Arial" w:cs="Arial"/>
          <w:b w:val="0"/>
          <w:sz w:val="24"/>
        </w:rPr>
        <w:t xml:space="preserve">ITH AI Programme regardless of priority tier (P0, P1, P2). For v3.0 agents (Vega, Stone, Ember, Pulse, Shore), the full lifecycle protocol is active from the Staging phase onwards. Studio Director retains ultimate authority over all decommission decisions.</w:t>
      </w:r>
      <w:r/>
    </w:p>
    <w:p w14:paraId="5FC31BDF">
      <w:pPr>
        <w:pStyle w:val="886"/>
        <w:pBdr/>
        <w:spacing w:after="0" w:before="0"/>
        <w:ind/>
        <w:rPr/>
      </w:pPr>
      <w:r>
        <w:rPr>
          <w:rFonts w:hint="default" w:ascii="Arial" w:hAnsi="Arial" w:eastAsia="Arial" w:cs="Arial"/>
          <w:b w:val="0"/>
          <w:sz w:val="24"/>
        </w:rPr>
      </w:r>
      <w:r/>
    </w:p>
    <w:p w14:paraId="185B1231">
      <w:pPr>
        <w:pStyle w:val="886"/>
        <w:pBdr/>
        <w:spacing w:after="100" w:before="320"/>
        <w:ind/>
        <w:rPr/>
      </w:pPr>
      <w:r>
        <w:rPr>
          <w:rFonts w:hint="default" w:ascii="Arial" w:hAnsi="Arial" w:eastAsia="Arial" w:cs="Arial"/>
          <w:b/>
          <w:color w:val="1f2d5a"/>
          <w:sz w:val="36"/>
        </w:rPr>
        <w:t xml:space="preserve">22. AI Agent Audit &amp; Continuous Improvement Framework</w:t>
      </w:r>
      <w:r/>
    </w:p>
    <w:p w14:paraId="2CC03ED6">
      <w:pPr>
        <w:pStyle w:val="886"/>
        <w:pBdr/>
        <w:spacing w:after="80" w:before="200"/>
        <w:ind/>
        <w:rPr/>
      </w:pPr>
      <w:r>
        <w:rPr>
          <w:rFonts w:hint="default" w:ascii="Arial" w:hAnsi="Arial" w:eastAsia="Arial" w:cs="Arial"/>
          <w:b/>
          <w:color w:val="2e75b6"/>
          <w:sz w:val="28"/>
        </w:rPr>
        <w:t xml:space="preserve">22.1  Overview</w:t>
      </w:r>
      <w:r/>
    </w:p>
    <w:p w14:paraId="0E5F4675">
      <w:pPr>
        <w:pStyle w:val="886"/>
        <w:pBdr/>
        <w:spacing w:after="100" w:before="0"/>
        <w:ind/>
        <w:rPr/>
      </w:pPr>
      <w:r>
        <w:rPr>
          <w:rFonts w:hint="default" w:ascii="Arial" w:hAnsi="Arial" w:eastAsia="Arial" w:cs="Arial"/>
          <w:b w:val="0"/>
          <w:sz w:val="24"/>
        </w:rPr>
        <w:t xml:space="preserve">Section 22 establishes the structured audit and continuous improvement framework governing all AI agents within MONOLITH / DAPH Decor. Regular auditing ensures that agents remain perfor</w:t>
      </w:r>
      <w:r>
        <w:rPr>
          <w:rFonts w:hint="default" w:ascii="Arial" w:hAnsi="Arial" w:eastAsia="Arial" w:cs="Arial"/>
          <w:b w:val="0"/>
          <w:sz w:val="24"/>
        </w:rPr>
        <w:t xml:space="preserve">mant, ethically compliant, and aligned with evolving business requirements. The continuous improvement process closes the loop between audit findings and operational enhancements, creating a self-reinforcing cycle of quality elevation across the entire AI </w:t>
      </w:r>
      <w:r>
        <w:rPr>
          <w:rFonts w:hint="default" w:ascii="Arial" w:hAnsi="Arial" w:eastAsia="Arial" w:cs="Arial"/>
          <w:b w:val="0"/>
          <w:sz w:val="24"/>
        </w:rPr>
        <w:t xml:space="preserve">programme. This framework applies to all 20 live agents and will extend to all 5 v3.0 agents upon their production deployment. The Compliance Officer leads the audit programme; the Studio Director approves all improvement roadmaps and resource allocations.</w:t>
      </w:r>
      <w:r/>
    </w:p>
    <w:p w14:paraId="46689EC9">
      <w:pPr>
        <w:pStyle w:val="886"/>
        <w:pBdr/>
        <w:spacing w:after="80" w:before="200"/>
        <w:ind/>
        <w:rPr/>
      </w:pPr>
      <w:r>
        <w:rPr>
          <w:rFonts w:hint="default" w:ascii="Arial" w:hAnsi="Arial" w:eastAsia="Arial" w:cs="Arial"/>
          <w:b/>
          <w:color w:val="2e75b6"/>
          <w:sz w:val="28"/>
        </w:rPr>
        <w:t xml:space="preserve">22.2  Audit Framework Structure</w:t>
      </w:r>
      <w:r/>
    </w:p>
    <w:p w14:paraId="42B38D15">
      <w:pPr>
        <w:pStyle w:val="886"/>
        <w:pBdr/>
        <w:spacing w:after="100" w:before="0"/>
        <w:ind/>
        <w:rPr/>
      </w:pPr>
      <w:r>
        <w:rPr>
          <w:rFonts w:hint="default" w:ascii="Arial" w:hAnsi="Arial" w:eastAsia="Arial" w:cs="Arial"/>
          <w:b w:val="0"/>
          <w:sz w:val="24"/>
        </w:rPr>
        <w:t xml:space="preserve">The MONOLITH AI Audit Framework operates across three tiers, each with distinct scope, cadence, and authority:</w:t>
      </w:r>
      <w:r/>
    </w:p>
    <w:p w14:paraId="6BE24EDE">
      <w:pPr>
        <w:pStyle w:val="886"/>
        <w:pBdr/>
        <w:spacing w:after="80" w:before="0"/>
        <w:ind w:left="400"/>
        <w:rPr/>
      </w:pPr>
      <w:r>
        <w:rPr>
          <w:rFonts w:hint="default" w:ascii="Arial" w:hAnsi="Arial" w:eastAsia="Arial" w:cs="Arial"/>
          <w:b/>
          <w:sz w:val="24"/>
        </w:rPr>
        <w:t xml:space="preserve">Tier 1 — Quarterly Internal Audit:  </w:t>
      </w:r>
      <w:r>
        <w:rPr>
          <w:rFonts w:hint="default" w:ascii="Arial" w:hAnsi="Arial" w:eastAsia="Arial" w:cs="Arial"/>
          <w:sz w:val="24"/>
        </w:rPr>
        <w:t xml:space="preserve">Cond</w:t>
      </w:r>
      <w:r>
        <w:rPr>
          <w:rFonts w:hint="default" w:ascii="Arial" w:hAnsi="Arial" w:eastAsia="Arial" w:cs="Arial"/>
          <w:sz w:val="24"/>
        </w:rPr>
        <w:t xml:space="preserve">ucted by the Compliance Officer with support from relevant Group Leads. Scope: SLA performance review (Section 17), HITL compliance check (Section 20), incident log analysis (Section 18), data handling spot-checks (Section 19), and ethics alignment assessm</w:t>
      </w:r>
      <w:r>
        <w:rPr>
          <w:rFonts w:hint="default" w:ascii="Arial" w:hAnsi="Arial" w:eastAsia="Arial" w:cs="Arial"/>
          <w:sz w:val="24"/>
        </w:rPr>
        <w:t xml:space="preserve">ent (Section 20). Output: Internal Audit Report submitted to Studio Director within 10 business days of quarter-end. Findings classified as: Critical (resolve within 5 business days), Major (resolve within 20 business days), Minor (resolve within 60 days).</w:t>
      </w:r>
      <w:r/>
    </w:p>
    <w:p w14:paraId="3F63262C">
      <w:pPr>
        <w:pStyle w:val="886"/>
        <w:pBdr/>
        <w:spacing w:after="80" w:before="0"/>
        <w:ind w:left="400"/>
        <w:rPr/>
      </w:pPr>
      <w:r>
        <w:rPr>
          <w:rFonts w:hint="default" w:ascii="Arial" w:hAnsi="Arial" w:eastAsia="Arial" w:cs="Arial"/>
          <w:b/>
          <w:sz w:val="24"/>
        </w:rPr>
        <w:t xml:space="preserve">Tier 2 — Annual External Audit:  </w:t>
      </w:r>
      <w:r>
        <w:rPr>
          <w:rFonts w:hint="default" w:ascii="Arial" w:hAnsi="Arial" w:eastAsia="Arial" w:cs="Arial"/>
          <w:sz w:val="24"/>
        </w:rPr>
        <w:t xml:space="preserve">Full programme </w:t>
      </w:r>
      <w:r>
        <w:rPr>
          <w:rFonts w:hint="default" w:ascii="Arial" w:hAnsi="Arial" w:eastAsia="Arial" w:cs="Arial"/>
          <w:sz w:val="24"/>
        </w:rPr>
        <w:t xml:space="preserve">audit conducted by an independent third-party auditor appointed by Studio Director. Scope extends to all Tier 1 items plus: model bias and fairness evaluation, data lineage and PDPA/GDPR compliance, security penetration testing for all agent APIs, and life</w:t>
      </w:r>
      <w:r>
        <w:rPr>
          <w:rFonts w:hint="default" w:ascii="Arial" w:hAnsi="Arial" w:eastAsia="Arial" w:cs="Arial"/>
          <w:sz w:val="24"/>
        </w:rPr>
        <w:t xml:space="preserve">cycle management adherence (Section 21). Findings carry a 60-day remediation window. Audit certificate issued upon successful remediation. Failure to remediate Critical findings within 60 days triggers escalation to the Board-level AI Governance Committee.</w:t>
      </w:r>
      <w:r/>
    </w:p>
    <w:p w14:paraId="5075AF09">
      <w:pPr>
        <w:pStyle w:val="886"/>
        <w:pBdr/>
        <w:spacing w:after="80" w:before="0"/>
        <w:ind w:left="400"/>
        <w:rPr/>
      </w:pPr>
      <w:r>
        <w:rPr>
          <w:rFonts w:hint="default" w:ascii="Arial" w:hAnsi="Arial" w:eastAsia="Arial" w:cs="Arial"/>
          <w:b/>
          <w:sz w:val="24"/>
        </w:rPr>
        <w:t xml:space="preserve">Tier 3 — Ad-Hoc Triggered Audit:  </w:t>
      </w:r>
      <w:r>
        <w:rPr>
          <w:rFonts w:hint="default" w:ascii="Arial" w:hAnsi="Arial" w:eastAsia="Arial" w:cs="Arial"/>
          <w:sz w:val="24"/>
        </w:rPr>
        <w:t xml:space="preserve">Initiated in response to: (a) a Severity 1 or Severity 2 incident (Section 18), (b) a PDPA data subject complaint or regulatory inquiry (Section 19), (c) a suspected ethics violation logged in the Ethics Incident Register (Section 20)</w:t>
      </w:r>
      <w:r>
        <w:rPr>
          <w:rFonts w:hint="default" w:ascii="Arial" w:hAnsi="Arial" w:eastAsia="Arial" w:cs="Arial"/>
          <w:sz w:val="24"/>
        </w:rPr>
        <w:t xml:space="preserve">, or (d) a material change to an agent's model, training data, or integration scope. Ad-hoc audits are scoped to the affected agent and domain. Compliance Officer initiates within 2 business days of trigger event; findings reported within 15 business days.</w:t>
      </w:r>
      <w:r/>
    </w:p>
    <w:p w14:paraId="7BE93129">
      <w:pPr>
        <w:pStyle w:val="886"/>
        <w:pBdr/>
        <w:spacing w:after="80" w:before="200"/>
        <w:ind/>
        <w:rPr/>
      </w:pPr>
      <w:r>
        <w:rPr>
          <w:rFonts w:hint="default" w:ascii="Arial" w:hAnsi="Arial" w:eastAsia="Arial" w:cs="Arial"/>
          <w:b/>
          <w:color w:val="2e75b6"/>
          <w:sz w:val="28"/>
        </w:rPr>
        <w:t xml:space="preserve">22.3  Audit Scope &amp; Coverage</w:t>
      </w:r>
      <w:r/>
    </w:p>
    <w:p w14:paraId="57A0BBF8">
      <w:pPr>
        <w:pStyle w:val="886"/>
        <w:pBdr/>
        <w:spacing w:after="100" w:before="0"/>
        <w:ind/>
        <w:rPr/>
      </w:pPr>
      <w:r>
        <w:rPr>
          <w:rFonts w:hint="default" w:ascii="Arial" w:hAnsi="Arial" w:eastAsia="Arial" w:cs="Arial"/>
          <w:b w:val="0"/>
          <w:sz w:val="24"/>
        </w:rPr>
        <w:t xml:space="preserve">Each agent audit covers five mandatory domains. Coverage depth is calibrated by agent Group as follows:</w:t>
      </w:r>
      <w:r/>
    </w:p>
    <w:p w14:paraId="2A48C40C">
      <w:pPr>
        <w:pStyle w:val="886"/>
        <w:pBdr/>
        <w:spacing w:after="80" w:before="0"/>
        <w:ind w:left="400"/>
        <w:rPr/>
      </w:pPr>
      <w:r>
        <w:rPr>
          <w:rFonts w:hint="default" w:ascii="Arial" w:hAnsi="Arial" w:eastAsia="Arial" w:cs="Arial"/>
          <w:b/>
          <w:sz w:val="24"/>
        </w:rPr>
        <w:t xml:space="preserve">Domain 1 — Performance &amp; SLA Compliance:  </w:t>
      </w:r>
      <w:r>
        <w:rPr>
          <w:rFonts w:hint="default" w:ascii="Arial" w:hAnsi="Arial" w:eastAsia="Arial" w:cs="Arial"/>
          <w:sz w:val="24"/>
        </w:rPr>
        <w:t xml:space="preserve">Review of all KPI metrics against Group thresholds (Section 17): Accuracy, Task Co</w:t>
      </w:r>
      <w:r>
        <w:rPr>
          <w:rFonts w:hint="default" w:ascii="Arial" w:hAnsi="Arial" w:eastAsia="Arial" w:cs="Arial"/>
          <w:sz w:val="24"/>
        </w:rPr>
        <w:t xml:space="preserve">mpletion Rate, Uptime, and Escalation Rate. Trend analysis over the review period. Identification of degradation patterns. Group D agents (Core, Nexus, Rex, Guardian, Talent) receive enhanced scrutiny given their 99.5% uptime and 97% accuracy requirements.</w:t>
      </w:r>
      <w:r/>
    </w:p>
    <w:p w14:paraId="1769F3D5">
      <w:pPr>
        <w:pStyle w:val="886"/>
        <w:pBdr/>
        <w:spacing w:after="80" w:before="0"/>
        <w:ind w:left="400"/>
        <w:rPr/>
      </w:pPr>
      <w:r>
        <w:rPr>
          <w:rFonts w:hint="default" w:ascii="Arial" w:hAnsi="Arial" w:eastAsia="Arial" w:cs="Arial"/>
          <w:b/>
          <w:sz w:val="24"/>
        </w:rPr>
        <w:t xml:space="preserve">Domain 2 — Ethics &amp; Fairness:  </w:t>
      </w:r>
      <w:r>
        <w:rPr>
          <w:rFonts w:hint="default" w:ascii="Arial" w:hAnsi="Arial" w:eastAsia="Arial" w:cs="Arial"/>
          <w:sz w:val="24"/>
        </w:rPr>
        <w:t xml:space="preserve">Assessment of output bias across demog</w:t>
      </w:r>
      <w:r>
        <w:rPr>
          <w:rFonts w:hint="default" w:ascii="Arial" w:hAnsi="Arial" w:eastAsia="Arial" w:cs="Arial"/>
          <w:sz w:val="24"/>
        </w:rPr>
        <w:t xml:space="preserve">raphic or categorical dimensions where applicable. Verification that HITL-1 through HITL-5 requirements are being observed. Review of any ethics incident log entries since last audit. Confirmation that Prohibited Uses (Section 20.4) have not been violated.</w:t>
      </w:r>
      <w:r/>
    </w:p>
    <w:p w14:paraId="26032E36">
      <w:pPr>
        <w:pStyle w:val="886"/>
        <w:pBdr/>
        <w:spacing w:after="80" w:before="0"/>
        <w:ind w:left="400"/>
        <w:rPr/>
      </w:pPr>
      <w:r>
        <w:rPr>
          <w:rFonts w:hint="default" w:ascii="Arial" w:hAnsi="Arial" w:eastAsia="Arial" w:cs="Arial"/>
          <w:b/>
          <w:sz w:val="24"/>
        </w:rPr>
        <w:t xml:space="preserve">Domain 3 — Data Privacy &amp; Regulatory Compliance:  </w:t>
      </w:r>
      <w:r>
        <w:rPr>
          <w:rFonts w:hint="default" w:ascii="Arial" w:hAnsi="Arial" w:eastAsia="Arial" w:cs="Arial"/>
          <w:sz w:val="24"/>
        </w:rPr>
        <w:t xml:space="preserve">Verification of data classification tier adherence</w:t>
      </w:r>
      <w:r>
        <w:rPr>
          <w:rFonts w:hint="default" w:ascii="Arial" w:hAnsi="Arial" w:eastAsia="Arial" w:cs="Arial"/>
          <w:sz w:val="24"/>
        </w:rPr>
        <w:t xml:space="preserve"> (Section 19). Confirmation that data is not being accessed beyond declared purposes. Review of any PDPA data subject rights requests and their resolution timelines. Check that cross-border data transfer controls are in place for international client data.</w:t>
      </w:r>
      <w:r/>
    </w:p>
    <w:p w14:paraId="5B9D82D5">
      <w:pPr>
        <w:pStyle w:val="886"/>
        <w:pBdr/>
        <w:spacing w:after="80" w:before="0"/>
        <w:ind w:left="400"/>
        <w:rPr/>
      </w:pPr>
      <w:r>
        <w:rPr>
          <w:rFonts w:hint="default" w:ascii="Arial" w:hAnsi="Arial" w:eastAsia="Arial" w:cs="Arial"/>
          <w:b/>
          <w:sz w:val="24"/>
        </w:rPr>
        <w:t xml:space="preserve">Domain 4 — Security &amp; Access Controls:  </w:t>
      </w:r>
      <w:r>
        <w:rPr>
          <w:rFonts w:hint="default" w:ascii="Arial" w:hAnsi="Arial" w:eastAsia="Arial" w:cs="Arial"/>
          <w:sz w:val="24"/>
        </w:rPr>
        <w:t xml:space="preserve">Review of</w:t>
      </w:r>
      <w:r>
        <w:rPr>
          <w:rFonts w:hint="default" w:ascii="Arial" w:hAnsi="Arial" w:eastAsia="Arial" w:cs="Arial"/>
          <w:sz w:val="24"/>
        </w:rPr>
        <w:t xml:space="preserve"> API key rotation schedules and credential management. Confirmation that least-privilege access principles are applied. Verification that no orphaned credentials exist from previous integrations. Review of authentication logs for anomalous access patterns.</w:t>
      </w:r>
      <w:r/>
    </w:p>
    <w:p w14:paraId="757DEC11">
      <w:pPr>
        <w:pStyle w:val="886"/>
        <w:pBdr/>
        <w:spacing w:after="80" w:before="0"/>
        <w:ind w:left="400"/>
        <w:rPr/>
      </w:pPr>
      <w:r>
        <w:rPr>
          <w:rFonts w:hint="default" w:ascii="Arial" w:hAnsi="Arial" w:eastAsia="Arial" w:cs="Arial"/>
          <w:b/>
          <w:sz w:val="24"/>
        </w:rPr>
        <w:t xml:space="preserve">Domain 5 — Lifecycle &amp; Governance:  </w:t>
      </w:r>
      <w:r>
        <w:rPr>
          <w:rFonts w:hint="default" w:ascii="Arial" w:hAnsi="Arial" w:eastAsia="Arial" w:cs="Arial"/>
          <w:sz w:val="24"/>
        </w:rPr>
        <w:t xml:space="preserve">Confirmation that each agent's lifecycle</w:t>
      </w:r>
      <w:r>
        <w:rPr>
          <w:rFonts w:hint="default" w:ascii="Arial" w:hAnsi="Arial" w:eastAsia="Arial" w:cs="Arial"/>
          <w:sz w:val="24"/>
        </w:rPr>
        <w:t xml:space="preserve"> stage documentation is current and accurate. Review of any stage transitions since last audit. Verification that all required approvals were obtained for production deployments and configuration changes. Alignment check with Section 21 lifecycle protocol.</w:t>
      </w:r>
      <w:r/>
    </w:p>
    <w:p w14:paraId="42E6D7D8">
      <w:pPr>
        <w:pStyle w:val="886"/>
        <w:pBdr/>
        <w:spacing w:after="80" w:before="200"/>
        <w:ind/>
        <w:rPr/>
      </w:pPr>
      <w:r>
        <w:rPr>
          <w:rFonts w:hint="default" w:ascii="Arial" w:hAnsi="Arial" w:eastAsia="Arial" w:cs="Arial"/>
          <w:b/>
          <w:color w:val="2e75b6"/>
          <w:sz w:val="28"/>
        </w:rPr>
        <w:t xml:space="preserve">22.4  Continuous Improvement Process</w:t>
      </w:r>
      <w:r/>
    </w:p>
    <w:p w14:paraId="657927A5">
      <w:pPr>
        <w:pStyle w:val="886"/>
        <w:pBdr/>
        <w:spacing w:after="100" w:before="0"/>
        <w:ind/>
        <w:rPr/>
      </w:pPr>
      <w:r>
        <w:rPr>
          <w:rFonts w:hint="default" w:ascii="Arial" w:hAnsi="Arial" w:eastAsia="Arial" w:cs="Arial"/>
          <w:b w:val="0"/>
          <w:sz w:val="24"/>
        </w:rPr>
        <w:t xml:space="preserve">MONOLITH AI adopts a PDCA (Plan–Do–Check–Act) continuous improvement cycle applied at both individual agent and programme levels:</w:t>
      </w:r>
      <w:r/>
    </w:p>
    <w:p w14:paraId="1089046E">
      <w:pPr>
        <w:pStyle w:val="886"/>
        <w:pBdr/>
        <w:spacing w:after="80" w:before="0"/>
        <w:ind w:left="400"/>
        <w:rPr/>
      </w:pPr>
      <w:r>
        <w:rPr>
          <w:rFonts w:hint="default" w:ascii="Arial" w:hAnsi="Arial" w:eastAsia="Arial" w:cs="Arial"/>
          <w:b/>
          <w:sz w:val="24"/>
        </w:rPr>
        <w:t xml:space="preserve">Plan:  </w:t>
      </w:r>
      <w:r>
        <w:rPr>
          <w:rFonts w:hint="default" w:ascii="Arial" w:hAnsi="Arial" w:eastAsia="Arial" w:cs="Arial"/>
          <w:sz w:val="24"/>
        </w:rPr>
        <w:t xml:space="preserve">Each quarterly audit output generates a prioritised improvement backlog (Section 22.5). The Studio Director reviews and approves the improv</w:t>
      </w:r>
      <w:r>
        <w:rPr>
          <w:rFonts w:hint="default" w:ascii="Arial" w:hAnsi="Arial" w:eastAsia="Arial" w:cs="Arial"/>
          <w:sz w:val="24"/>
        </w:rPr>
        <w:t xml:space="preserve">ement plan, allocating resources and assigning ownership to Group Leads or Systems Lead as appropriate. Improvement items are classified by: impact level (High / Medium / Low), effort estimate, and dependency on other improvement items or external factors.</w:t>
      </w:r>
      <w:r/>
    </w:p>
    <w:p w14:paraId="6E369C37">
      <w:pPr>
        <w:pStyle w:val="886"/>
        <w:pBdr/>
        <w:spacing w:after="80" w:before="0"/>
        <w:ind w:left="400"/>
        <w:rPr/>
      </w:pPr>
      <w:r>
        <w:rPr>
          <w:rFonts w:hint="default" w:ascii="Arial" w:hAnsi="Arial" w:eastAsia="Arial" w:cs="Arial"/>
          <w:b/>
          <w:sz w:val="24"/>
        </w:rPr>
        <w:t xml:space="preserve">Do:  </w:t>
      </w:r>
      <w:r>
        <w:rPr>
          <w:rFonts w:hint="default" w:ascii="Arial" w:hAnsi="Arial" w:eastAsia="Arial" w:cs="Arial"/>
          <w:sz w:val="24"/>
        </w:rPr>
        <w:t xml:space="preserve">Improvement actions are executed within the agreed delivery windows. Group Leads report fortnightly progress to the Compliance Officer during active i</w:t>
      </w:r>
      <w:r>
        <w:rPr>
          <w:rFonts w:hint="default" w:ascii="Arial" w:hAnsi="Arial" w:eastAsia="Arial" w:cs="Arial"/>
          <w:sz w:val="24"/>
        </w:rPr>
        <w:t xml:space="preserve">mprovement cycles. Critical and Major findings are tracked weekly until resolved. All changes to agent configuration, training data, or integration scope must follow the full Development → Staging → Production promotion workflow (Section 21.2, Stages 2–4).</w:t>
      </w:r>
      <w:r/>
    </w:p>
    <w:p w14:paraId="6E675921">
      <w:pPr>
        <w:pStyle w:val="886"/>
        <w:pBdr/>
        <w:spacing w:after="80" w:before="0"/>
        <w:ind w:left="400"/>
        <w:rPr/>
      </w:pPr>
      <w:r>
        <w:rPr>
          <w:rFonts w:hint="default" w:ascii="Arial" w:hAnsi="Arial" w:eastAsia="Arial" w:cs="Arial"/>
          <w:b/>
          <w:sz w:val="24"/>
        </w:rPr>
        <w:t xml:space="preserve">Check:  </w:t>
      </w:r>
      <w:r>
        <w:rPr>
          <w:rFonts w:hint="default" w:ascii="Arial" w:hAnsi="Arial" w:eastAsia="Arial" w:cs="Arial"/>
          <w:sz w:val="24"/>
        </w:rPr>
        <w:t xml:space="preserve">Following implementation of improvement actions, the Compliance Officer conducts a targeted verification review to confirm the finding has been resolved. For Critical </w:t>
      </w:r>
      <w:r>
        <w:rPr>
          <w:rFonts w:hint="default" w:ascii="Arial" w:hAnsi="Arial" w:eastAsia="Arial" w:cs="Arial"/>
          <w:sz w:val="24"/>
        </w:rPr>
        <w:t xml:space="preserve">findings, re-verification is mandatory before closure. Performance metrics are monitored over a 4-week post-improvement window to confirm sustained improvement. Regression testing is performed for any change that touches core agent logic or data pipelines.</w:t>
      </w:r>
      <w:r/>
    </w:p>
    <w:p w14:paraId="261FD44C">
      <w:pPr>
        <w:pStyle w:val="886"/>
        <w:pBdr/>
        <w:spacing w:after="80" w:before="0"/>
        <w:ind w:left="400"/>
        <w:rPr/>
      </w:pPr>
      <w:r>
        <w:rPr>
          <w:rFonts w:hint="default" w:ascii="Arial" w:hAnsi="Arial" w:eastAsia="Arial" w:cs="Arial"/>
          <w:b/>
          <w:sz w:val="24"/>
        </w:rPr>
        <w:t xml:space="preserve">Act:  </w:t>
      </w:r>
      <w:r>
        <w:rPr>
          <w:rFonts w:hint="default" w:ascii="Arial" w:hAnsi="Arial" w:eastAsia="Arial" w:cs="Arial"/>
          <w:sz w:val="24"/>
        </w:rPr>
        <w:t xml:space="preserve">Verified improvements are formally closed in the improvement backlog and the audit record updated. Learnings from improvement cycles are captured in the Programme Learning Archive (Section 21.6). Systemic pattern</w:t>
      </w:r>
      <w:r>
        <w:rPr>
          <w:rFonts w:hint="default" w:ascii="Arial" w:hAnsi="Arial" w:eastAsia="Arial" w:cs="Arial"/>
          <w:sz w:val="24"/>
        </w:rPr>
        <w:t xml:space="preserve">s — where the same finding type recurs across multiple agents or audit cycles — trigger a policy review of the relevant SOP section. High-impact improvements with programme-wide applicability are proposed as formal SOP amendments by the Compliance Officer.</w:t>
      </w:r>
      <w:r/>
    </w:p>
    <w:p w14:paraId="11C4AAB3">
      <w:pPr>
        <w:pStyle w:val="886"/>
        <w:pBdr/>
        <w:spacing w:after="80" w:before="200"/>
        <w:ind/>
        <w:rPr/>
      </w:pPr>
      <w:r>
        <w:rPr>
          <w:rFonts w:hint="default" w:ascii="Arial" w:hAnsi="Arial" w:eastAsia="Arial" w:cs="Arial"/>
          <w:b/>
          <w:color w:val="2e75b6"/>
          <w:sz w:val="28"/>
        </w:rPr>
        <w:t xml:space="preserve">22.5  Improvement Backlog &amp; Prioritisation</w:t>
      </w:r>
      <w:r/>
    </w:p>
    <w:p w14:paraId="16332F43">
      <w:pPr>
        <w:pStyle w:val="886"/>
        <w:pBdr/>
        <w:spacing w:after="100" w:before="0"/>
        <w:ind/>
        <w:rPr/>
      </w:pPr>
      <w:r>
        <w:rPr>
          <w:rFonts w:hint="default" w:ascii="Arial" w:hAnsi="Arial" w:eastAsia="Arial" w:cs="Arial"/>
          <w:b w:val="0"/>
          <w:sz w:val="24"/>
        </w:rPr>
        <w:t xml:space="preserve">All audit findings and improvement items are logged in the MONOLITH AI Improvement Backlog, managed by Ops (#20) and reviewed by Compliance Officer at each quarterly cycle. Prioritisation follows a two-axis matrix:</w:t>
      </w:r>
      <w:r/>
    </w:p>
    <w:p w14:paraId="637A29C9">
      <w:pPr>
        <w:pStyle w:val="886"/>
        <w:pBdr/>
        <w:spacing w:after="80" w:before="0"/>
        <w:ind w:left="400"/>
        <w:rPr/>
      </w:pPr>
      <w:r>
        <w:rPr>
          <w:rFonts w:hint="default" w:ascii="Arial" w:hAnsi="Arial" w:eastAsia="Arial" w:cs="Arial"/>
          <w:b/>
          <w:sz w:val="24"/>
        </w:rPr>
        <w:t xml:space="preserve">Priority Tier P-CRIT (Critical):  </w:t>
      </w:r>
      <w:r>
        <w:rPr>
          <w:rFonts w:hint="default" w:ascii="Arial" w:hAnsi="Arial" w:eastAsia="Arial" w:cs="Arial"/>
          <w:sz w:val="24"/>
        </w:rPr>
        <w:t xml:space="preserve">Security compromise, regulatory non-compliance, active SLA breach in production, or HITL failure. Resolution target: 5 business days. Immediate escalation to Studio Director. Guardian (#18) logs all P-CRIT items in the Ethics Incident Register.</w:t>
      </w:r>
      <w:r/>
    </w:p>
    <w:p w14:paraId="7AF3911F">
      <w:pPr>
        <w:pStyle w:val="886"/>
        <w:pBdr/>
        <w:spacing w:after="80" w:before="0"/>
        <w:ind w:left="400"/>
        <w:rPr/>
      </w:pPr>
      <w:r>
        <w:rPr>
          <w:rFonts w:hint="default" w:ascii="Arial" w:hAnsi="Arial" w:eastAsia="Arial" w:cs="Arial"/>
          <w:b/>
          <w:sz w:val="24"/>
        </w:rPr>
        <w:t xml:space="preserve">Priority Tier P-HIGH (High):  </w:t>
      </w:r>
      <w:r>
        <w:rPr>
          <w:rFonts w:hint="default" w:ascii="Arial" w:hAnsi="Arial" w:eastAsia="Arial" w:cs="Arial"/>
          <w:sz w:val="24"/>
        </w:rPr>
        <w:t xml:space="preserve">Major audit findings, performance degradation trending toward SLA breach, ethics concerns not yet at incident level. Resolution target: 20 business days. Weekly progress tracking. Group Lead is accountable owner.</w:t>
      </w:r>
      <w:r/>
    </w:p>
    <w:p w14:paraId="6C750FEB">
      <w:pPr>
        <w:pStyle w:val="886"/>
        <w:pBdr/>
        <w:spacing w:after="80" w:before="0"/>
        <w:ind w:left="400"/>
        <w:rPr/>
      </w:pPr>
      <w:r>
        <w:rPr>
          <w:rFonts w:hint="default" w:ascii="Arial" w:hAnsi="Arial" w:eastAsia="Arial" w:cs="Arial"/>
          <w:b/>
          <w:sz w:val="24"/>
        </w:rPr>
        <w:t xml:space="preserve">Priority Tier P-MED (Medium):  </w:t>
      </w:r>
      <w:r>
        <w:rPr>
          <w:rFonts w:hint="default" w:ascii="Arial" w:hAnsi="Arial" w:eastAsia="Arial" w:cs="Arial"/>
          <w:sz w:val="24"/>
        </w:rPr>
        <w:t xml:space="preserve">Minor audit findings, process inefficiencies with measurable impact, documentation gaps. Resolution target: 60 days. Fortnightly progress tracking. Assigned to relevant department lead.</w:t>
      </w:r>
      <w:r/>
    </w:p>
    <w:p w14:paraId="56340981">
      <w:pPr>
        <w:pStyle w:val="886"/>
        <w:pBdr/>
        <w:spacing w:after="80" w:before="0"/>
        <w:ind w:left="400"/>
        <w:rPr/>
      </w:pPr>
      <w:r>
        <w:rPr>
          <w:rFonts w:hint="default" w:ascii="Arial" w:hAnsi="Arial" w:eastAsia="Arial" w:cs="Arial"/>
          <w:b/>
          <w:sz w:val="24"/>
        </w:rPr>
        <w:t xml:space="preserve">Priority Tier P-LOW (Low):  </w:t>
      </w:r>
      <w:r>
        <w:rPr>
          <w:rFonts w:hint="default" w:ascii="Arial" w:hAnsi="Arial" w:eastAsia="Arial" w:cs="Arial"/>
          <w:sz w:val="24"/>
        </w:rPr>
        <w:t xml:space="preserve">Observations, enhancement suggestions, non-critical documentation improvements. Resolution target: next quarterly cycle. No active tracking required; reviewed at each quarterly audit for continued relevance.</w:t>
      </w:r>
      <w:r/>
    </w:p>
    <w:p w14:paraId="0B22EA62">
      <w:pPr>
        <w:pStyle w:val="886"/>
        <w:pBdr/>
        <w:spacing w:after="100" w:before="0"/>
        <w:ind/>
        <w:rPr/>
      </w:pPr>
      <w:r>
        <w:rPr>
          <w:rFonts w:hint="default" w:ascii="Arial" w:hAnsi="Arial" w:eastAsia="Arial" w:cs="Arial"/>
          <w:b w:val="0"/>
          <w:sz w:val="24"/>
        </w:rPr>
        <w:t xml:space="preserve">The backlog is reviewed at the start of each quarter to: reprioritise items based on changed context, close stale low-priority items older than 12 months with documented rationale, and surface emerging patterns for policy review.</w:t>
      </w:r>
      <w:r/>
    </w:p>
    <w:p w14:paraId="07D4E7B5">
      <w:pPr>
        <w:pStyle w:val="886"/>
        <w:pBdr/>
        <w:spacing w:after="80" w:before="200"/>
        <w:ind/>
        <w:rPr/>
      </w:pPr>
      <w:r>
        <w:rPr>
          <w:rFonts w:hint="default" w:ascii="Arial" w:hAnsi="Arial" w:eastAsia="Arial" w:cs="Arial"/>
          <w:b/>
          <w:color w:val="2e75b6"/>
          <w:sz w:val="28"/>
        </w:rPr>
        <w:t xml:space="preserve">22.6  Reporting &amp; Escalation Protocol</w:t>
      </w:r>
      <w:r/>
    </w:p>
    <w:p w14:paraId="72672FFD">
      <w:pPr>
        <w:pStyle w:val="886"/>
        <w:pBdr/>
        <w:spacing w:after="100" w:before="0"/>
        <w:ind/>
        <w:rPr/>
      </w:pPr>
      <w:r>
        <w:rPr>
          <w:rFonts w:hint="default" w:ascii="Arial" w:hAnsi="Arial" w:eastAsia="Arial" w:cs="Arial"/>
          <w:b w:val="0"/>
          <w:sz w:val="24"/>
        </w:rPr>
        <w:t xml:space="preserve">Audit findings and improvement progress are reported through the following structured channels:</w:t>
      </w:r>
      <w:r/>
    </w:p>
    <w:p w14:paraId="27CC7AA4">
      <w:pPr>
        <w:pStyle w:val="886"/>
        <w:pBdr/>
        <w:spacing w:after="80" w:before="0"/>
        <w:ind w:left="400"/>
        <w:rPr/>
      </w:pPr>
      <w:r>
        <w:rPr>
          <w:rFonts w:hint="default" w:ascii="Arial" w:hAnsi="Arial" w:eastAsia="Arial" w:cs="Arial"/>
          <w:b/>
          <w:sz w:val="24"/>
        </w:rPr>
        <w:t xml:space="preserve">Quarterly Internal Audit Report:  </w:t>
      </w:r>
      <w:r>
        <w:rPr>
          <w:rFonts w:hint="default" w:ascii="Arial" w:hAnsi="Arial" w:eastAsia="Arial" w:cs="Arial"/>
          <w:sz w:val="24"/>
        </w:rPr>
        <w:t xml:space="preserve">Prepared by Compliance Officer; submitted to Studio Director</w:t>
      </w:r>
      <w:r>
        <w:rPr>
          <w:rFonts w:hint="default" w:ascii="Arial" w:hAnsi="Arial" w:eastAsia="Arial" w:cs="Arial"/>
          <w:sz w:val="24"/>
        </w:rPr>
        <w:t xml:space="preserve"> within 10 business days of quarter-end. Distributed to: Studio Director, all Group Leads, and Systems Lead. Contains: finding summary by severity, improvement backlog status, SLA trend analysis, and ethics compliance scorecard. Classified as Confidential.</w:t>
      </w:r>
      <w:r/>
    </w:p>
    <w:p w14:paraId="37DAB5C4">
      <w:pPr>
        <w:pStyle w:val="886"/>
        <w:pBdr/>
        <w:spacing w:after="80" w:before="0"/>
        <w:ind w:left="400"/>
        <w:rPr/>
      </w:pPr>
      <w:r>
        <w:rPr>
          <w:rFonts w:hint="default" w:ascii="Arial" w:hAnsi="Arial" w:eastAsia="Arial" w:cs="Arial"/>
          <w:b/>
          <w:sz w:val="24"/>
        </w:rPr>
        <w:t xml:space="preserve">Annual External Audit Certificate:  </w:t>
      </w:r>
      <w:r>
        <w:rPr>
          <w:rFonts w:hint="default" w:ascii="Arial" w:hAnsi="Arial" w:eastAsia="Arial" w:cs="Arial"/>
          <w:sz w:val="24"/>
        </w:rPr>
        <w:t xml:space="preserve">Issued </w:t>
      </w:r>
      <w:r>
        <w:rPr>
          <w:rFonts w:hint="default" w:ascii="Arial" w:hAnsi="Arial" w:eastAsia="Arial" w:cs="Arial"/>
          <w:sz w:val="24"/>
        </w:rPr>
        <w:t xml:space="preserve">by independent auditor upon completion of remediation. Submitted to Studio Director and Board-level AI Governance Committee. Confirms PDPA/GDPR compliance, security posture, and ethics alignment for the period. Published internally to all department leads.</w:t>
      </w:r>
      <w:r/>
    </w:p>
    <w:p w14:paraId="0E1A8A3C">
      <w:pPr>
        <w:pStyle w:val="886"/>
        <w:pBdr/>
        <w:spacing w:after="80" w:before="0"/>
        <w:ind w:left="400"/>
        <w:rPr/>
      </w:pPr>
      <w:r>
        <w:rPr>
          <w:rFonts w:hint="default" w:ascii="Arial" w:hAnsi="Arial" w:eastAsia="Arial" w:cs="Arial"/>
          <w:b/>
          <w:sz w:val="24"/>
        </w:rPr>
        <w:t xml:space="preserve">Ad-Hoc Incident Audit Report:  </w:t>
      </w:r>
      <w:r>
        <w:rPr>
          <w:rFonts w:hint="default" w:ascii="Arial" w:hAnsi="Arial" w:eastAsia="Arial" w:cs="Arial"/>
          <w:sz w:val="24"/>
        </w:rPr>
        <w:t xml:space="preserve">Issued within 15 business days of trigger event. Distributed to Studio Director, Compliance Officer, and relevant Group Lead. Findings feed into both the improvement backlog and the Ethics Incident Register (Guardian #18) as appropriate.</w:t>
      </w:r>
      <w:r/>
    </w:p>
    <w:p w14:paraId="73D07B94">
      <w:pPr>
        <w:pStyle w:val="886"/>
        <w:pBdr/>
        <w:spacing w:after="80" w:before="0"/>
        <w:ind w:left="400"/>
        <w:rPr/>
      </w:pPr>
      <w:r>
        <w:rPr>
          <w:rFonts w:hint="default" w:ascii="Arial" w:hAnsi="Arial" w:eastAsia="Arial" w:cs="Arial"/>
          <w:b/>
          <w:sz w:val="24"/>
        </w:rPr>
        <w:t xml:space="preserve">Escalation Path — Unresolved Critical Findings:  </w:t>
      </w:r>
      <w:r>
        <w:rPr>
          <w:rFonts w:hint="default" w:ascii="Arial" w:hAnsi="Arial" w:eastAsia="Arial" w:cs="Arial"/>
          <w:sz w:val="24"/>
        </w:rPr>
        <w:t xml:space="preserve">If a P-CRIT finding remains unresolved beyond 5 business days: Day 6 — Compliance Officer escalates to Studio Director in writing. Day 10 — </w:t>
      </w:r>
      <w:r>
        <w:rPr>
          <w:rFonts w:hint="default" w:ascii="Arial" w:hAnsi="Arial" w:eastAsia="Arial" w:cs="Arial"/>
          <w:sz w:val="24"/>
        </w:rPr>
        <w:t xml:space="preserve">Studio Director notifies Board-level AI Governance Committee. Day 15 — Mandatory consideration of Deprecation under Section 21.3 (Regulatory Non-Compliance or Security Compromise criteria). All escalation actions are logged in the Ethics Incident Register.</w:t>
      </w:r>
      <w:r/>
    </w:p>
    <w:p w14:paraId="27D001B4">
      <w:pPr>
        <w:pStyle w:val="886"/>
        <w:pBdr/>
        <w:spacing w:after="100" w:before="0"/>
        <w:ind/>
        <w:rPr/>
      </w:pPr>
      <w:r>
        <w:rPr>
          <w:rFonts w:hint="default" w:ascii="Arial" w:hAnsi="Arial" w:eastAsia="Arial" w:cs="Arial"/>
          <w:b w:val="0"/>
          <w:sz w:val="24"/>
        </w:rPr>
        <w:t xml:space="preserve">Note: Section 22 works in direct concert with Sections 17 (KPIs), 18 (Incident Response), 19 (Data Privacy), 20</w:t>
      </w:r>
      <w:r>
        <w:rPr>
          <w:rFonts w:hint="default" w:ascii="Arial" w:hAnsi="Arial" w:eastAsia="Arial" w:cs="Arial"/>
          <w:b w:val="0"/>
          <w:sz w:val="24"/>
        </w:rPr>
        <w:t xml:space="preserve"> (Ethics), and 21 (Lifecycle). Audit findings may trigger updates to any of these sections as part of the continuous improvement cycle. The Studio Director is the ultimate authority for all programme-level audit decisions and improvement roadmap approvals.</w:t>
      </w:r>
      <w:r/>
    </w:p>
    <w:p w14:paraId="7841F9F9">
      <w:pPr>
        <w:pStyle w:val="886"/>
        <w:pBdr/>
        <w:spacing w:after="0" w:before="0"/>
        <w:ind/>
        <w:rPr/>
      </w:pPr>
      <w:r>
        <w:rPr>
          <w:rFonts w:hint="default" w:ascii="Arial" w:hAnsi="Arial" w:eastAsia="Arial" w:cs="Arial"/>
          <w:b w:val="0"/>
          <w:sz w:val="24"/>
        </w:rPr>
      </w:r>
      <w:r/>
    </w:p>
    <w:p w14:paraId="0883883A">
      <w:pPr>
        <w:pStyle w:val="886"/>
        <w:pBdr/>
        <w:spacing w:after="100" w:before="320"/>
        <w:ind/>
        <w:rPr/>
      </w:pPr>
      <w:r>
        <w:rPr>
          <w:rFonts w:hint="default" w:ascii="Arial" w:hAnsi="Arial" w:eastAsia="Arial" w:cs="Arial"/>
          <w:b/>
          <w:color w:val="1f2d5a"/>
          <w:sz w:val="36"/>
        </w:rPr>
        <w:t xml:space="preserve">23. Programme Governance &amp; Steering Committee Charter</w:t>
      </w:r>
      <w:r/>
    </w:p>
    <w:p w14:paraId="66B83A2C">
      <w:pPr>
        <w:pStyle w:val="886"/>
        <w:pBdr/>
        <w:spacing w:after="80" w:before="200"/>
        <w:ind/>
        <w:rPr/>
      </w:pPr>
      <w:r>
        <w:rPr>
          <w:rFonts w:hint="default" w:ascii="Arial" w:hAnsi="Arial" w:eastAsia="Arial" w:cs="Arial"/>
          <w:b/>
          <w:color w:val="2e75b6"/>
          <w:sz w:val="28"/>
        </w:rPr>
        <w:t xml:space="preserve">23.1  Overview</w:t>
      </w:r>
      <w:r/>
    </w:p>
    <w:p w14:paraId="1DB6E5E7">
      <w:pPr>
        <w:pStyle w:val="886"/>
        <w:pBdr/>
        <w:spacing w:after="100" w:before="0"/>
        <w:ind/>
        <w:rPr/>
      </w:pPr>
      <w:r>
        <w:rPr>
          <w:rFonts w:hint="default" w:ascii="Arial" w:hAnsi="Arial" w:eastAsia="Arial" w:cs="Arial"/>
          <w:b w:val="0"/>
          <w:sz w:val="24"/>
        </w:rPr>
        <w:t xml:space="preserve">Section 23 is the capstone governance document for the MONOLITH / DAPH Decor AI Agent Programme. It establishes the Steering Committee as the highest decision-making body for the programme, defines the authority matrix across all roles, sets the fo</w:t>
      </w:r>
      <w:r>
        <w:rPr>
          <w:rFonts w:hint="default" w:ascii="Arial" w:hAnsi="Arial" w:eastAsia="Arial" w:cs="Arial"/>
          <w:b w:val="0"/>
          <w:sz w:val="24"/>
        </w:rPr>
        <w:t xml:space="preserve">rmal meeting cadence and change management protocol, and closes the programme documentation package with version control provisions. Together, Sections 1 through 23 constitute the complete MONOLITH AI Programme SOP &amp; Engineering Standards Package v3.0, gov</w:t>
      </w:r>
      <w:r>
        <w:rPr>
          <w:rFonts w:hint="default" w:ascii="Arial" w:hAnsi="Arial" w:eastAsia="Arial" w:cs="Arial"/>
          <w:b w:val="0"/>
          <w:sz w:val="24"/>
        </w:rPr>
        <w:t xml:space="preserve">erning all 20 live agents, 5 v3.0 planned agents, and any future agents commissioned under this programme. The Steering Committee holds ultimate authority over programme direction, budget, and agent portfolio decisions not delegated to the Studio Director.</w:t>
      </w:r>
      <w:r/>
    </w:p>
    <w:p w14:paraId="52607752">
      <w:pPr>
        <w:pStyle w:val="886"/>
        <w:pBdr/>
        <w:spacing w:after="80" w:before="200"/>
        <w:ind/>
        <w:rPr/>
      </w:pPr>
      <w:r>
        <w:rPr>
          <w:rFonts w:hint="default" w:ascii="Arial" w:hAnsi="Arial" w:eastAsia="Arial" w:cs="Arial"/>
          <w:b/>
          <w:color w:val="2e75b6"/>
          <w:sz w:val="28"/>
        </w:rPr>
        <w:t xml:space="preserve">23.2  Steering Committee Structure &amp; Membership</w:t>
      </w:r>
      <w:r/>
    </w:p>
    <w:p w14:paraId="3958D4ED">
      <w:pPr>
        <w:pStyle w:val="886"/>
        <w:pBdr/>
        <w:spacing w:after="100" w:before="0"/>
        <w:ind/>
        <w:rPr/>
      </w:pPr>
      <w:r>
        <w:rPr>
          <w:rFonts w:hint="default" w:ascii="Arial" w:hAnsi="Arial" w:eastAsia="Arial" w:cs="Arial"/>
          <w:b w:val="0"/>
          <w:sz w:val="24"/>
        </w:rPr>
        <w:t xml:space="preserve">The MONOLITH AI Programme Steering Committee comprises the following standing members and defined roles:</w:t>
      </w:r>
      <w:r/>
    </w:p>
    <w:p w14:paraId="53957371">
      <w:pPr>
        <w:pStyle w:val="886"/>
        <w:pBdr/>
        <w:spacing w:after="80" w:before="0"/>
        <w:ind w:left="400"/>
        <w:rPr/>
      </w:pPr>
      <w:r>
        <w:rPr>
          <w:rFonts w:hint="default" w:ascii="Arial" w:hAnsi="Arial" w:eastAsia="Arial" w:cs="Arial"/>
          <w:b/>
          <w:sz w:val="24"/>
        </w:rPr>
        <w:t xml:space="preserve">Chair — Board Representative:  </w:t>
      </w:r>
      <w:r>
        <w:rPr>
          <w:rFonts w:hint="default" w:ascii="Arial" w:hAnsi="Arial" w:eastAsia="Arial" w:cs="Arial"/>
          <w:sz w:val="24"/>
        </w:rPr>
        <w:t xml:space="preserve">A designated Board-level director wit</w:t>
      </w:r>
      <w:r>
        <w:rPr>
          <w:rFonts w:hint="default" w:ascii="Arial" w:hAnsi="Arial" w:eastAsia="Arial" w:cs="Arial"/>
          <w:sz w:val="24"/>
        </w:rPr>
        <w:t xml:space="preserve">h fiduciary responsibility for the AI programme. Holds casting vote on deadlocked decisions. Convenes extraordinary sessions when programme risk or spend exceeds defined thresholds. Reviews and ratifies the Annual External Audit Certificate (Section 22.6).</w:t>
      </w:r>
      <w:r/>
    </w:p>
    <w:p w14:paraId="0A4683C1">
      <w:pPr>
        <w:pStyle w:val="886"/>
        <w:pBdr/>
        <w:spacing w:after="80" w:before="0"/>
        <w:ind w:left="400"/>
        <w:rPr/>
      </w:pPr>
      <w:r>
        <w:rPr>
          <w:rFonts w:hint="default" w:ascii="Arial" w:hAnsi="Arial" w:eastAsia="Arial" w:cs="Arial"/>
          <w:b/>
          <w:sz w:val="24"/>
        </w:rPr>
        <w:t xml:space="preserve">Programme Director — Studio Director:  </w:t>
      </w:r>
      <w:r>
        <w:rPr>
          <w:rFonts w:hint="default" w:ascii="Arial" w:hAnsi="Arial" w:eastAsia="Arial" w:cs="Arial"/>
          <w:sz w:val="24"/>
        </w:rPr>
        <w:t xml:space="preserve">Day-to-day executive owner of the entire AI Agent Programme. Accountable for delivery o</w:t>
      </w:r>
      <w:r>
        <w:rPr>
          <w:rFonts w:hint="default" w:ascii="Arial" w:hAnsi="Arial" w:eastAsia="Arial" w:cs="Arial"/>
          <w:sz w:val="24"/>
        </w:rPr>
        <w:t xml:space="preserve">f all SOP sections, agent deployment timelines, SLA performance aggregate, and programme budget. Prepares the quarterly programme dashboard presented to the Steering Committee. Primary decision-maker for all items within delegated authority (Section 23.4).</w:t>
      </w:r>
      <w:r/>
    </w:p>
    <w:p w14:paraId="03F826B4">
      <w:pPr>
        <w:pStyle w:val="886"/>
        <w:pBdr/>
        <w:spacing w:after="80" w:before="0"/>
        <w:ind w:left="400"/>
        <w:rPr/>
      </w:pPr>
      <w:r>
        <w:rPr>
          <w:rFonts w:hint="default" w:ascii="Arial" w:hAnsi="Arial" w:eastAsia="Arial" w:cs="Arial"/>
          <w:b/>
          <w:sz w:val="24"/>
        </w:rPr>
        <w:t xml:space="preserve">Compliance &amp; Ethics Lead — Compliance Officer:  </w:t>
      </w:r>
      <w:r>
        <w:rPr>
          <w:rFonts w:hint="default" w:ascii="Arial" w:hAnsi="Arial" w:eastAsia="Arial" w:cs="Arial"/>
          <w:sz w:val="24"/>
        </w:rPr>
        <w:t xml:space="preserve">Standing member responsible for presenting audit findings (Section 22), eth</w:t>
      </w:r>
      <w:r>
        <w:rPr>
          <w:rFonts w:hint="default" w:ascii="Arial" w:hAnsi="Arial" w:eastAsia="Arial" w:cs="Arial"/>
          <w:sz w:val="24"/>
        </w:rPr>
        <w:t xml:space="preserve">ics incident register status (Section 20), PDPA/GDPR compliance posture (Section 19), and improvement backlog priority status. Co-signs all deprecation and decommission decisions (Section 21). Presents the Annual Ethics Audit summary to the full committee.</w:t>
      </w:r>
      <w:r/>
    </w:p>
    <w:p w14:paraId="0A636C07">
      <w:pPr>
        <w:pStyle w:val="886"/>
        <w:pBdr/>
        <w:spacing w:after="80" w:before="0"/>
        <w:ind w:left="400"/>
        <w:rPr/>
      </w:pPr>
      <w:r>
        <w:rPr>
          <w:rFonts w:hint="default" w:ascii="Arial" w:hAnsi="Arial" w:eastAsia="Arial" w:cs="Arial"/>
          <w:b/>
          <w:sz w:val="24"/>
        </w:rPr>
        <w:t xml:space="preserve">Technical Lead — Systems Lead:  </w:t>
      </w:r>
      <w:r>
        <w:rPr>
          <w:rFonts w:hint="default" w:ascii="Arial" w:hAnsi="Arial" w:eastAsia="Arial" w:cs="Arial"/>
          <w:sz w:val="24"/>
        </w:rPr>
        <w:t xml:space="preserve">Presents technical health of</w:t>
      </w:r>
      <w:r>
        <w:rPr>
          <w:rFonts w:hint="default" w:ascii="Arial" w:hAnsi="Arial" w:eastAsia="Arial" w:cs="Arial"/>
          <w:sz w:val="24"/>
        </w:rPr>
        <w:t xml:space="preserve"> the agent infrastructure: uptime, security posture, integration dependencies, and platform risk. Advises on feasibility and timelines for proposed new agents or major configuration changes. Owns the technical architecture decisions within programme scope.</w:t>
      </w:r>
      <w:r/>
    </w:p>
    <w:p w14:paraId="48F08B82">
      <w:pPr>
        <w:pStyle w:val="886"/>
        <w:pBdr/>
        <w:spacing w:after="80" w:before="0"/>
        <w:ind w:left="400"/>
        <w:rPr/>
      </w:pPr>
      <w:r>
        <w:rPr>
          <w:rFonts w:hint="default" w:ascii="Arial" w:hAnsi="Arial" w:eastAsia="Arial" w:cs="Arial"/>
          <w:b/>
          <w:sz w:val="24"/>
        </w:rPr>
        <w:t xml:space="preserve">Operations Representative — Ops Agent Lead (via Ops #20):  </w:t>
      </w:r>
      <w:r>
        <w:rPr>
          <w:rFonts w:hint="default" w:ascii="Arial" w:hAnsi="Arial" w:eastAsia="Arial" w:cs="Arial"/>
          <w:sz w:val="24"/>
        </w:rPr>
        <w:t xml:space="preserve">Represents operational continuity and cross-department workflow impact. Flags emerging process issues, agent adoption barriers, and staff training needs. Escalates department-level concerns that cross the Group Lead resolution threshold.</w:t>
      </w:r>
      <w:r/>
    </w:p>
    <w:p w14:paraId="7A24E871">
      <w:pPr>
        <w:pStyle w:val="886"/>
        <w:pBdr/>
        <w:spacing w:after="80" w:before="0"/>
        <w:ind w:left="400"/>
        <w:rPr/>
      </w:pPr>
      <w:r>
        <w:rPr>
          <w:rFonts w:hint="default" w:ascii="Arial" w:hAnsi="Arial" w:eastAsia="Arial" w:cs="Arial"/>
          <w:b/>
          <w:sz w:val="24"/>
        </w:rPr>
        <w:t xml:space="preserve">Standing Invitees:  </w:t>
      </w:r>
      <w:r>
        <w:rPr>
          <w:rFonts w:hint="default" w:ascii="Arial" w:hAnsi="Arial" w:eastAsia="Arial" w:cs="Arial"/>
          <w:sz w:val="24"/>
        </w:rPr>
        <w:t xml:space="preserve">Group Leads for Groups A, B, C, and D attend quarterly meetings by standing invitation and present their group's performance summary. External auditor attends the annual review session. Legal counsel attends when regulatory agenda items are on the agenda.</w:t>
      </w:r>
      <w:r/>
    </w:p>
    <w:p w14:paraId="3F1D2D1B">
      <w:pPr>
        <w:pStyle w:val="886"/>
        <w:pBdr/>
        <w:spacing w:after="80" w:before="200"/>
        <w:ind/>
        <w:rPr/>
      </w:pPr>
      <w:r>
        <w:rPr>
          <w:rFonts w:hint="default" w:ascii="Arial" w:hAnsi="Arial" w:eastAsia="Arial" w:cs="Arial"/>
          <w:b/>
          <w:color w:val="2e75b6"/>
          <w:sz w:val="28"/>
        </w:rPr>
        <w:t xml:space="preserve">23.3  Governance Meeting Cadence</w:t>
      </w:r>
      <w:r/>
    </w:p>
    <w:p w14:paraId="5CDF0D33">
      <w:pPr>
        <w:pStyle w:val="886"/>
        <w:pBdr/>
        <w:spacing w:after="100" w:before="0"/>
        <w:ind/>
        <w:rPr/>
      </w:pPr>
      <w:r>
        <w:rPr>
          <w:rFonts w:hint="default" w:ascii="Arial" w:hAnsi="Arial" w:eastAsia="Arial" w:cs="Arial"/>
          <w:b w:val="0"/>
          <w:sz w:val="24"/>
        </w:rPr>
        <w:t xml:space="preserve">The Steering Committee operates on the following formal meeting schedule. All sessions are minuted; actions are logged in the Programme Action Register maintained by the Studio Director:</w:t>
      </w:r>
      <w:r/>
    </w:p>
    <w:p w14:paraId="2C997A9E">
      <w:pPr>
        <w:pStyle w:val="886"/>
        <w:pBdr/>
        <w:spacing w:after="80" w:before="0"/>
        <w:ind w:left="400"/>
        <w:rPr/>
      </w:pPr>
      <w:r>
        <w:rPr>
          <w:rFonts w:hint="default" w:ascii="Arial" w:hAnsi="Arial" w:eastAsia="Arial" w:cs="Arial"/>
          <w:b/>
          <w:sz w:val="24"/>
        </w:rPr>
        <w:t xml:space="preserve">Quarterly Programme Review:  </w:t>
      </w:r>
      <w:r>
        <w:rPr>
          <w:rFonts w:hint="default" w:ascii="Arial" w:hAnsi="Arial" w:eastAsia="Arial" w:cs="Arial"/>
          <w:sz w:val="24"/>
        </w:rPr>
        <w:t xml:space="preserve">Held within 15 business days of each quarter-end. Agenda items include: Programme Dashboard (SLA aggregate, KPI heatmap, agent status), Quarte</w:t>
      </w:r>
      <w:r>
        <w:rPr>
          <w:rFonts w:hint="default" w:ascii="Arial" w:hAnsi="Arial" w:eastAsia="Arial" w:cs="Arial"/>
          <w:sz w:val="24"/>
        </w:rPr>
        <w:t xml:space="preserve">rly Internal Audit Report (Section 22.6), Improvement Backlog status, Lifecycle changes since last review (Section 21), Budget versus actual, and upcoming v3.0 deployment milestones. Quorum: Chair + Programme Director + at least two other standing members.</w:t>
      </w:r>
      <w:r/>
    </w:p>
    <w:p w14:paraId="7538080A">
      <w:pPr>
        <w:pStyle w:val="886"/>
        <w:pBdr/>
        <w:spacing w:after="80" w:before="0"/>
        <w:ind w:left="400"/>
        <w:rPr/>
      </w:pPr>
      <w:r>
        <w:rPr>
          <w:rFonts w:hint="default" w:ascii="Arial" w:hAnsi="Arial" w:eastAsia="Arial" w:cs="Arial"/>
          <w:b/>
          <w:sz w:val="24"/>
        </w:rPr>
        <w:t xml:space="preserve">Annual Governance Review:  </w:t>
      </w:r>
      <w:r>
        <w:rPr>
          <w:rFonts w:hint="default" w:ascii="Arial" w:hAnsi="Arial" w:eastAsia="Arial" w:cs="Arial"/>
          <w:sz w:val="24"/>
        </w:rPr>
        <w:t xml:space="preserve">Held in Q1 each year. In addition to quarterly agenda items, the annual session reviews: the Annual External Audit Certificate, the Annual Ethics Audit summary, PDPA/GDPR</w:t>
      </w:r>
      <w:r>
        <w:rPr>
          <w:rFonts w:hint="default" w:ascii="Arial" w:hAnsi="Arial" w:eastAsia="Arial" w:cs="Arial"/>
          <w:sz w:val="24"/>
        </w:rPr>
        <w:t xml:space="preserve"> compliance certification, SOP version status and proposed amendments for the new programme year, and the multi-year agent roadmap. Outputs: updated programme charter, ratified SOP version, and approved budget envelope for the year. All Group Leads attend.</w:t>
      </w:r>
      <w:r/>
    </w:p>
    <w:p w14:paraId="271FEDFD">
      <w:pPr>
        <w:pStyle w:val="886"/>
        <w:pBdr/>
        <w:spacing w:after="80" w:before="0"/>
        <w:ind w:left="400"/>
        <w:rPr/>
      </w:pPr>
      <w:r>
        <w:rPr>
          <w:rFonts w:hint="default" w:ascii="Arial" w:hAnsi="Arial" w:eastAsia="Arial" w:cs="Arial"/>
          <w:b/>
          <w:sz w:val="24"/>
        </w:rPr>
        <w:t xml:space="preserve">Extraordinary Session:  </w:t>
      </w:r>
      <w:r>
        <w:rPr>
          <w:rFonts w:hint="default" w:ascii="Arial" w:hAnsi="Arial" w:eastAsia="Arial" w:cs="Arial"/>
          <w:sz w:val="24"/>
        </w:rPr>
        <w:t xml:space="preserve">Called by t</w:t>
      </w:r>
      <w:r>
        <w:rPr>
          <w:rFonts w:hint="default" w:ascii="Arial" w:hAnsi="Arial" w:eastAsia="Arial" w:cs="Arial"/>
          <w:sz w:val="24"/>
        </w:rPr>
        <w:t xml:space="preserve">he Chair or Programme Director when: (a) a P-CRIT finding remains unresolved at Day 10 (Section 22.6 escalation), (b) a Severity 1 incident causes material client impact (Section 18), (c) a proposed change exceeds the Studio Director's delegated financial </w:t>
      </w:r>
      <w:r>
        <w:rPr>
          <w:rFonts w:hint="default" w:ascii="Arial" w:hAnsi="Arial" w:eastAsia="Arial" w:cs="Arial"/>
          <w:sz w:val="24"/>
        </w:rPr>
        <w:t xml:space="preserve">authority (Section 23.4), or (d) a regulatory directive requires immediate programme response. Must be convened within 3 business days of trigger. No quorum minimum — the Chair may convene with available members and ratify decisions within 5 business days.</w:t>
      </w:r>
      <w:r/>
    </w:p>
    <w:p w14:paraId="4A86B631">
      <w:pPr>
        <w:pStyle w:val="886"/>
        <w:pBdr/>
        <w:spacing w:after="80" w:before="0"/>
        <w:ind w:left="400"/>
        <w:rPr/>
      </w:pPr>
      <w:r>
        <w:rPr>
          <w:rFonts w:hint="default" w:ascii="Arial" w:hAnsi="Arial" w:eastAsia="Arial" w:cs="Arial"/>
          <w:b/>
          <w:sz w:val="24"/>
        </w:rPr>
        <w:t xml:space="preserve">Standing Written Resolution:  </w:t>
      </w:r>
      <w:r>
        <w:rPr>
          <w:rFonts w:hint="default" w:ascii="Arial" w:hAnsi="Arial" w:eastAsia="Arial" w:cs="Arial"/>
          <w:sz w:val="24"/>
        </w:rPr>
        <w:t xml:space="preserve">For non-contentious matters between scheduled sessions, a written resolution circulated to all standing members and approved by simple majority (with C</w:t>
      </w:r>
      <w:r>
        <w:rPr>
          <w:rFonts w:hint="default" w:ascii="Arial" w:hAnsi="Arial" w:eastAsia="Arial" w:cs="Arial"/>
          <w:sz w:val="24"/>
        </w:rPr>
        <w:t xml:space="preserve">hair's countersignature) constitutes a valid committee decision. Used for: routine SOP minor version updates, appointment of auditors, approval of low-value change requests. All written resolutions are appended to the minutes of the next scheduled session.</w:t>
      </w:r>
      <w:r/>
    </w:p>
    <w:p w14:paraId="7A85B62E">
      <w:pPr>
        <w:pStyle w:val="886"/>
        <w:pBdr/>
        <w:spacing w:after="80" w:before="200"/>
        <w:ind/>
        <w:rPr/>
      </w:pPr>
      <w:r>
        <w:rPr>
          <w:rFonts w:hint="default" w:ascii="Arial" w:hAnsi="Arial" w:eastAsia="Arial" w:cs="Arial"/>
          <w:b/>
          <w:color w:val="2e75b6"/>
          <w:sz w:val="28"/>
        </w:rPr>
        <w:t xml:space="preserve">23.4  Decision Authority Matrix</w:t>
      </w:r>
      <w:r/>
    </w:p>
    <w:p w14:paraId="2C658738">
      <w:pPr>
        <w:pStyle w:val="886"/>
        <w:pBdr/>
        <w:spacing w:after="100" w:before="0"/>
        <w:ind/>
        <w:rPr/>
      </w:pPr>
      <w:r>
        <w:rPr>
          <w:rFonts w:hint="default" w:ascii="Arial" w:hAnsi="Arial" w:eastAsia="Arial" w:cs="Arial"/>
          <w:b w:val="0"/>
          <w:sz w:val="24"/>
        </w:rPr>
        <w:t xml:space="preserve">The following authority levels apply to key programme decisions. Items not listed here default to Studio Director authority with Steering Committee notification at the next scheduled session:</w:t>
      </w:r>
      <w:r/>
    </w:p>
    <w:p w14:paraId="39D275DE">
      <w:pPr>
        <w:pStyle w:val="886"/>
        <w:pBdr/>
        <w:spacing w:after="80" w:before="0"/>
        <w:ind w:left="400"/>
        <w:rPr/>
      </w:pPr>
      <w:r>
        <w:rPr>
          <w:rFonts w:hint="default" w:ascii="Arial" w:hAnsi="Arial" w:eastAsia="Arial" w:cs="Arial"/>
          <w:b/>
          <w:sz w:val="24"/>
        </w:rPr>
        <w:t xml:space="preserve">Steering Committee — Exclusive Authority:  </w:t>
      </w:r>
      <w:r>
        <w:rPr>
          <w:rFonts w:hint="default" w:ascii="Arial" w:hAnsi="Arial" w:eastAsia="Arial" w:cs="Arial"/>
          <w:sz w:val="24"/>
        </w:rPr>
        <w:t xml:space="preserve">New agent proposal approval for P0 and P1 priority agents. Annual programme budget approval </w:t>
      </w:r>
      <w:r>
        <w:rPr>
          <w:rFonts w:hint="default" w:ascii="Arial" w:hAnsi="Arial" w:eastAsia="Arial" w:cs="Arial"/>
          <w:sz w:val="24"/>
        </w:rPr>
        <w:t xml:space="preserve">and mid-year reforecasts exceeding 15%. Formal agent decommission for any agent with &gt;12 months production history. Ratification of Annual External Audit Certificate. SOP major version releases (e.g. v2.5 → v3.0). Changes to this Section 23 charter itself.</w:t>
      </w:r>
      <w:r/>
    </w:p>
    <w:p w14:paraId="60624AEB">
      <w:pPr>
        <w:pStyle w:val="886"/>
        <w:pBdr/>
        <w:spacing w:after="80" w:before="0"/>
        <w:ind w:left="400"/>
        <w:rPr/>
      </w:pPr>
      <w:r>
        <w:rPr>
          <w:rFonts w:hint="default" w:ascii="Arial" w:hAnsi="Arial" w:eastAsia="Arial" w:cs="Arial"/>
          <w:b/>
          <w:sz w:val="24"/>
        </w:rPr>
        <w:t xml:space="preserve">Studio Director — Delegated Authority:  </w:t>
      </w:r>
      <w:r>
        <w:rPr>
          <w:rFonts w:hint="default" w:ascii="Arial" w:hAnsi="Arial" w:eastAsia="Arial" w:cs="Arial"/>
          <w:sz w:val="24"/>
        </w:rPr>
        <w:t xml:space="preserve">New agent proposal approval for P2 priority agents. Budget decisions within approved annual envelope (up to THB 500,000 per item). Agent lifecycle stage transitions (Sta</w:t>
      </w:r>
      <w:r>
        <w:rPr>
          <w:rFonts w:hint="default" w:ascii="Arial" w:hAnsi="Arial" w:eastAsia="Arial" w:cs="Arial"/>
          <w:sz w:val="24"/>
        </w:rPr>
        <w:t xml:space="preserve">ging → Production, Deprecation). SOP minor version releases and section-level amendments. Appointment of Tier 3 Ad-Hoc auditors. All HITL-5 Playbook updates (co-signed with one Group Lead). Immediate suspension of any agent exhibiting active security risk.</w:t>
      </w:r>
      <w:r/>
    </w:p>
    <w:p w14:paraId="03B8BAB4">
      <w:pPr>
        <w:pStyle w:val="886"/>
        <w:pBdr/>
        <w:spacing w:after="80" w:before="0"/>
        <w:ind w:left="400"/>
        <w:rPr/>
      </w:pPr>
      <w:r>
        <w:rPr>
          <w:rFonts w:hint="default" w:ascii="Arial" w:hAnsi="Arial" w:eastAsia="Arial" w:cs="Arial"/>
          <w:b/>
          <w:sz w:val="24"/>
        </w:rPr>
        <w:t xml:space="preserve">Compliance Officer — Delegated Authority:  </w:t>
      </w:r>
      <w:r>
        <w:rPr>
          <w:rFonts w:hint="default" w:ascii="Arial" w:hAnsi="Arial" w:eastAsia="Arial" w:cs="Arial"/>
          <w:sz w:val="24"/>
        </w:rPr>
        <w:t xml:space="preserve">Initiation of all audit tiers (Tier 1, 2, and 3). Ethics Incident Register entries and escalation dec</w:t>
      </w:r>
      <w:r>
        <w:rPr>
          <w:rFonts w:hint="default" w:ascii="Arial" w:hAnsi="Arial" w:eastAsia="Arial" w:cs="Arial"/>
          <w:sz w:val="24"/>
        </w:rPr>
        <w:t xml:space="preserve">isions. PDPA/GDPR compliance determinations and corrective action notices. Improvement backlog priority classification (P-CRIT through P-LOW). Temporary suspension of agent features pending ethics review (up to 72 hours, with Studio Director notification).</w:t>
      </w:r>
      <w:r/>
    </w:p>
    <w:p w14:paraId="1BBB21F0">
      <w:pPr>
        <w:pStyle w:val="886"/>
        <w:pBdr/>
        <w:spacing w:after="80" w:before="0"/>
        <w:ind w:left="400"/>
        <w:rPr/>
      </w:pPr>
      <w:r>
        <w:rPr>
          <w:rFonts w:hint="default" w:ascii="Arial" w:hAnsi="Arial" w:eastAsia="Arial" w:cs="Arial"/>
          <w:b/>
          <w:sz w:val="24"/>
        </w:rPr>
        <w:t xml:space="preserve">Group Leads — Delegated Authority:  </w:t>
      </w:r>
      <w:r>
        <w:rPr>
          <w:rFonts w:hint="default" w:ascii="Arial" w:hAnsi="Arial" w:eastAsia="Arial" w:cs="Arial"/>
          <w:sz w:val="24"/>
        </w:rPr>
        <w:t xml:space="preserve">Day-to-day operational decisions within their agent group. HITL approvals as defined</w:t>
      </w:r>
      <w:r>
        <w:rPr>
          <w:rFonts w:hint="default" w:ascii="Arial" w:hAnsi="Arial" w:eastAsia="Arial" w:cs="Arial"/>
          <w:sz w:val="24"/>
        </w:rPr>
        <w:t xml:space="preserve"> in Sections 20.5 (HITL-1, HITL-5). Minor workflow adjustments that do not change agent logic or data scope. Escalation of performance concerns to Compliance Officer or Studio Director. Approval of agent output delivery to clients within their group scope.</w:t>
      </w:r>
      <w:r/>
    </w:p>
    <w:p w14:paraId="4D8562AB">
      <w:pPr>
        <w:pStyle w:val="886"/>
        <w:pBdr/>
        <w:spacing w:after="80" w:before="200"/>
        <w:ind/>
        <w:rPr/>
      </w:pPr>
      <w:r>
        <w:rPr>
          <w:rFonts w:hint="default" w:ascii="Arial" w:hAnsi="Arial" w:eastAsia="Arial" w:cs="Arial"/>
          <w:b/>
          <w:color w:val="2e75b6"/>
          <w:sz w:val="28"/>
        </w:rPr>
        <w:t xml:space="preserve">23.5  Programme Change Management</w:t>
      </w:r>
      <w:r/>
    </w:p>
    <w:p w14:paraId="712C8C4E">
      <w:pPr>
        <w:pStyle w:val="886"/>
        <w:pBdr/>
        <w:spacing w:after="100" w:before="0"/>
        <w:ind/>
        <w:rPr/>
      </w:pPr>
      <w:r>
        <w:rPr>
          <w:rFonts w:hint="default" w:ascii="Arial" w:hAnsi="Arial" w:eastAsia="Arial" w:cs="Arial"/>
          <w:b w:val="0"/>
          <w:sz w:val="24"/>
        </w:rPr>
        <w:t xml:space="preserve">All changes to the MONOLITH AI Programme — whether to agents, SOP documentation, infrastructure, or governance — are managed through the following change classification and approval process:</w:t>
      </w:r>
      <w:r/>
    </w:p>
    <w:p w14:paraId="615E9BBB">
      <w:pPr>
        <w:pStyle w:val="886"/>
        <w:pBdr/>
        <w:spacing w:after="80" w:before="0"/>
        <w:ind w:left="400"/>
        <w:rPr/>
      </w:pPr>
      <w:r>
        <w:rPr>
          <w:rFonts w:hint="default" w:ascii="Arial" w:hAnsi="Arial" w:eastAsia="Arial" w:cs="Arial"/>
          <w:b/>
          <w:sz w:val="24"/>
        </w:rPr>
        <w:t xml:space="preserve">Class A — Major Change:  </w:t>
      </w:r>
      <w:r>
        <w:rPr>
          <w:rFonts w:hint="default" w:ascii="Arial" w:hAnsi="Arial" w:eastAsia="Arial" w:cs="Arial"/>
          <w:sz w:val="24"/>
        </w:rPr>
        <w:t xml:space="preserve">Definition: New agent deployment (any priority tier), decommission of a live agent, change to agent model architecture or training data scope,</w:t>
      </w:r>
      <w:r>
        <w:rPr>
          <w:rFonts w:hint="default" w:ascii="Arial" w:hAnsi="Arial" w:eastAsia="Arial" w:cs="Arial"/>
          <w:sz w:val="24"/>
        </w:rPr>
        <w:t xml:space="preserve"> SOP major version release, changes to Section 23. Approval: Steering Committee. Lead time: minimum 20 business days from proposal to approval decision. Documentation: full business case, risk assessment, PDPA impact assessment, and rollback plan required.</w:t>
      </w:r>
      <w:r/>
    </w:p>
    <w:p w14:paraId="440AB6A8">
      <w:pPr>
        <w:pStyle w:val="886"/>
        <w:pBdr/>
        <w:spacing w:after="80" w:before="0"/>
        <w:ind w:left="400"/>
        <w:rPr/>
      </w:pPr>
      <w:r>
        <w:rPr>
          <w:rFonts w:hint="default" w:ascii="Arial" w:hAnsi="Arial" w:eastAsia="Arial" w:cs="Arial"/>
          <w:b/>
          <w:sz w:val="24"/>
        </w:rPr>
        <w:t xml:space="preserve">Class B — Standard Change:  </w:t>
      </w:r>
      <w:r>
        <w:rPr>
          <w:rFonts w:hint="default" w:ascii="Arial" w:hAnsi="Arial" w:eastAsia="Arial" w:cs="Arial"/>
          <w:sz w:val="24"/>
        </w:rPr>
        <w:t xml:space="preserve">Definition: Agent configuration update, integration change, SLA threshold adjustment, SOP section amendment (minor version), new HITL procedure, infrastructure upgrade with service impac</w:t>
      </w:r>
      <w:r>
        <w:rPr>
          <w:rFonts w:hint="default" w:ascii="Arial" w:hAnsi="Arial" w:eastAsia="Arial" w:cs="Arial"/>
          <w:sz w:val="24"/>
        </w:rPr>
        <w:t xml:space="preserve">t. Approval: Studio Director (with Compliance Officer notification). Lead time: minimum 10 business days. Documentation: change request, impact analysis, and test plan required. Must complete full Development → Staging → Production workflow (Section 21.2).</w:t>
      </w:r>
      <w:r/>
    </w:p>
    <w:p w14:paraId="2E8E0117">
      <w:pPr>
        <w:pStyle w:val="886"/>
        <w:pBdr/>
        <w:spacing w:after="80" w:before="0"/>
        <w:ind w:left="400"/>
        <w:rPr/>
      </w:pPr>
      <w:r>
        <w:rPr>
          <w:rFonts w:hint="default" w:ascii="Arial" w:hAnsi="Arial" w:eastAsia="Arial" w:cs="Arial"/>
          <w:b/>
          <w:sz w:val="24"/>
        </w:rPr>
        <w:t xml:space="preserve">Class C — Operational Change:  </w:t>
      </w:r>
      <w:r>
        <w:rPr>
          <w:rFonts w:hint="default" w:ascii="Arial" w:hAnsi="Arial" w:eastAsia="Arial" w:cs="Arial"/>
          <w:sz w:val="24"/>
        </w:rPr>
        <w:t xml:space="preserve">Definition: Routine configuration tuning within approved parameters, credential rotation, monitoring threshold adjustment,</w:t>
      </w:r>
      <w:r>
        <w:rPr>
          <w:rFonts w:hint="default" w:ascii="Arial" w:hAnsi="Arial" w:eastAsia="Arial" w:cs="Arial"/>
          <w:sz w:val="24"/>
        </w:rPr>
        <w:t xml:space="preserve"> documentation corrections (no policy change), and scheduled maintenance. Approval: Systems Lead (with Studio Director notification). Lead time: as operationally required. Documentation: change log entry; retrospective review if production impact observed.</w:t>
      </w:r>
      <w:r/>
    </w:p>
    <w:p w14:paraId="21AEA096">
      <w:pPr>
        <w:pStyle w:val="886"/>
        <w:pBdr/>
        <w:spacing w:after="80" w:before="0"/>
        <w:ind w:left="400"/>
        <w:rPr/>
      </w:pPr>
      <w:r>
        <w:rPr>
          <w:rFonts w:hint="default" w:ascii="Arial" w:hAnsi="Arial" w:eastAsia="Arial" w:cs="Arial"/>
          <w:b/>
          <w:sz w:val="24"/>
        </w:rPr>
        <w:t xml:space="preserve">Emergency Change:  </w:t>
      </w:r>
      <w:r>
        <w:rPr>
          <w:rFonts w:hint="default" w:ascii="Arial" w:hAnsi="Arial" w:eastAsia="Arial" w:cs="Arial"/>
          <w:sz w:val="24"/>
        </w:rPr>
        <w:t xml:space="preserve">Definition: Any change required to address an active Severity 1 incident or imminent security threat (Section 18). Approval: Studio Director or Compliance Officer (oral authorisation accepted during incident; written rat</w:t>
      </w:r>
      <w:r>
        <w:rPr>
          <w:rFonts w:hint="default" w:ascii="Arial" w:hAnsi="Arial" w:eastAsia="Arial" w:cs="Arial"/>
          <w:sz w:val="24"/>
        </w:rPr>
        <w:t xml:space="preserve">ification required within 2 business days). Documentation: post-incident change record appended to incident report. Emergency changes are reviewed at the next Steering Committee session to assess whether a standard change process should have been followed.</w:t>
      </w:r>
      <w:r/>
    </w:p>
    <w:p w14:paraId="5E1AE0A2">
      <w:pPr>
        <w:pStyle w:val="886"/>
        <w:pBdr/>
        <w:spacing w:after="80" w:before="200"/>
        <w:ind/>
        <w:rPr/>
      </w:pPr>
      <w:r>
        <w:rPr>
          <w:rFonts w:hint="default" w:ascii="Arial" w:hAnsi="Arial" w:eastAsia="Arial" w:cs="Arial"/>
          <w:b/>
          <w:color w:val="2e75b6"/>
          <w:sz w:val="28"/>
        </w:rPr>
        <w:t xml:space="preserve">23.6  Closing Statement &amp; Version Control</w:t>
      </w:r>
      <w:r/>
    </w:p>
    <w:p w14:paraId="53D1B958">
      <w:pPr>
        <w:pStyle w:val="886"/>
        <w:pBdr/>
        <w:spacing w:after="100" w:before="0"/>
        <w:ind/>
        <w:rPr/>
      </w:pPr>
      <w:r>
        <w:rPr>
          <w:rFonts w:hint="default" w:ascii="Arial" w:hAnsi="Arial" w:eastAsia="Arial" w:cs="Arial"/>
          <w:b w:val="0"/>
          <w:sz w:val="24"/>
        </w:rPr>
        <w:t xml:space="preserve">This document — MONOLITH / DAPH Decor AI Agent Programme SOP &amp; Engineering Standards Package — is now complete at version 3.0, comprisi</w:t>
      </w:r>
      <w:r>
        <w:rPr>
          <w:rFonts w:hint="default" w:ascii="Arial" w:hAnsi="Arial" w:eastAsia="Arial" w:cs="Arial"/>
          <w:b w:val="0"/>
          <w:sz w:val="24"/>
        </w:rPr>
        <w:t xml:space="preserve">ng Sections 1 through 23. It represents the definitive governance, operational, and technical reference for all AI automation activities within MONOLITH / DAPH Decor. All prior versions (v2.4, v2.5, v2.5.1, v2.6, v2.7, v2.9) are superseded by this release.</w:t>
      </w:r>
      <w:r/>
    </w:p>
    <w:p w14:paraId="7C57EAE3">
      <w:pPr>
        <w:pStyle w:val="886"/>
        <w:pBdr/>
        <w:spacing w:after="80" w:before="0"/>
        <w:ind w:left="400"/>
        <w:rPr/>
      </w:pPr>
      <w:r>
        <w:rPr>
          <w:rFonts w:hint="default" w:ascii="Arial" w:hAnsi="Arial" w:eastAsia="Arial" w:cs="Arial"/>
          <w:b/>
          <w:sz w:val="24"/>
        </w:rPr>
        <w:t xml:space="preserve">Version Authority:  </w:t>
      </w:r>
      <w:r>
        <w:rPr>
          <w:rFonts w:hint="default" w:ascii="Arial" w:hAnsi="Arial" w:eastAsia="Arial" w:cs="Arial"/>
          <w:sz w:val="24"/>
        </w:rPr>
        <w:t xml:space="preserve">The Studio Director is the version custodian. Ver</w:t>
      </w:r>
      <w:r>
        <w:rPr>
          <w:rFonts w:hint="default" w:ascii="Arial" w:hAnsi="Arial" w:eastAsia="Arial" w:cs="Arial"/>
          <w:sz w:val="24"/>
        </w:rPr>
        <w:t xml:space="preserve">sion increments follow the convention: Major version (e.g. v2.x → v3.0) requires Steering Committee ratification; Minor version (e.g. v3.0 → v3.1) requires Studio Director approval; Patch version (e.g. v3.0.0 → v3.0.1) requires Compliance Officer sign-off.</w:t>
      </w:r>
      <w:r/>
    </w:p>
    <w:p w14:paraId="6E355383">
      <w:pPr>
        <w:pStyle w:val="886"/>
        <w:pBdr/>
        <w:spacing w:after="80" w:before="0"/>
        <w:ind w:left="400"/>
        <w:rPr/>
      </w:pPr>
      <w:r>
        <w:rPr>
          <w:rFonts w:hint="default" w:ascii="Arial" w:hAnsi="Arial" w:eastAsia="Arial" w:cs="Arial"/>
          <w:b/>
          <w:sz w:val="24"/>
        </w:rPr>
        <w:t xml:space="preserve">Distribution &amp; Access:  </w:t>
      </w:r>
      <w:r>
        <w:rPr>
          <w:rFonts w:hint="default" w:ascii="Arial" w:hAnsi="Arial" w:eastAsia="Arial" w:cs="Arial"/>
          <w:sz w:val="24"/>
        </w:rPr>
        <w:t xml:space="preserve">The current version of this document is maintained in the MONOLITH document management</w:t>
      </w:r>
      <w:r>
        <w:rPr>
          <w:rFonts w:hint="default" w:ascii="Arial" w:hAnsi="Arial" w:eastAsia="Arial" w:cs="Arial"/>
          <w:sz w:val="24"/>
        </w:rPr>
        <w:t xml:space="preserve"> system. Access is restricted to: Steering Committee members, Group Leads, Systems Lead, and Compliance Officer. Client-facing summaries and executive briefings are derived from this document and distributed separately at the discretion of Studio Director.</w:t>
      </w:r>
      <w:r/>
    </w:p>
    <w:p w14:paraId="4C7A62BC">
      <w:pPr>
        <w:pStyle w:val="886"/>
        <w:pBdr/>
        <w:spacing w:after="80" w:before="0"/>
        <w:ind w:left="400"/>
        <w:rPr/>
      </w:pPr>
      <w:r>
        <w:rPr>
          <w:rFonts w:hint="default" w:ascii="Arial" w:hAnsi="Arial" w:eastAsia="Arial" w:cs="Arial"/>
          <w:b/>
          <w:sz w:val="24"/>
        </w:rPr>
        <w:t xml:space="preserve">Review Schedule:  </w:t>
      </w:r>
      <w:r>
        <w:rPr>
          <w:rFonts w:hint="default" w:ascii="Arial" w:hAnsi="Arial" w:eastAsia="Arial" w:cs="Arial"/>
          <w:sz w:val="24"/>
        </w:rPr>
        <w:t xml:space="preserve">This complete SOP package is reviewed annually at the Annual Governance Review session (Section 23.3). I</w:t>
      </w:r>
      <w:r>
        <w:rPr>
          <w:rFonts w:hint="default" w:ascii="Arial" w:hAnsi="Arial" w:eastAsia="Arial" w:cs="Arial"/>
          <w:sz w:val="24"/>
        </w:rPr>
        <w:t xml:space="preserve">nterim section-level amendments are permitted under the change management process (Section 23.5) and are incorporated into the next minor or major version release. No section may be amended without a corresponding changelog entry and tracked-change record.</w:t>
      </w:r>
      <w:r/>
    </w:p>
    <w:p w14:paraId="7E4C63B8">
      <w:pPr>
        <w:pStyle w:val="886"/>
        <w:pBdr/>
        <w:spacing w:after="80" w:before="0"/>
        <w:ind w:left="400"/>
        <w:rPr/>
      </w:pPr>
      <w:r>
        <w:rPr>
          <w:rFonts w:hint="default" w:ascii="Arial" w:hAnsi="Arial" w:eastAsia="Arial" w:cs="Arial"/>
          <w:b/>
          <w:sz w:val="24"/>
        </w:rPr>
        <w:t xml:space="preserve">Acknowledgement:  </w:t>
      </w:r>
      <w:r>
        <w:rPr>
          <w:rFonts w:hint="default" w:ascii="Arial" w:hAnsi="Arial" w:eastAsia="Arial" w:cs="Arial"/>
          <w:sz w:val="24"/>
        </w:rPr>
        <w:t xml:space="preserve">By operating under, referencing, or implementing any component of</w:t>
      </w:r>
      <w:r>
        <w:rPr>
          <w:rFonts w:hint="default" w:ascii="Arial" w:hAnsi="Arial" w:eastAsia="Arial" w:cs="Arial"/>
          <w:sz w:val="24"/>
        </w:rPr>
        <w:t xml:space="preserve"> this document, all stakeholders — agents' functional owners, Group Leads, Systems Lead, Compliance Officer, and Studio Director — are deemed to have read, understood, and accepted the policies, procedures, and obligations set out in Sections 1 through 23.</w:t>
      </w:r>
      <w:r/>
    </w:p>
    <w:p w14:paraId="2E554D38">
      <w:pPr>
        <w:pStyle w:val="886"/>
        <w:pBdr/>
        <w:spacing w:after="100" w:before="0"/>
        <w:ind/>
        <w:rPr/>
      </w:pPr>
      <w:r>
        <w:rPr>
          <w:rFonts w:hint="default" w:ascii="Arial" w:hAnsi="Arial" w:eastAsia="Arial" w:cs="Arial"/>
          <w:b w:val="0"/>
          <w:sz w:val="24"/>
        </w:rPr>
        <w:t xml:space="preserve">End of MONOLITH / DAPH Decor AI Agent Programme SOP &amp; Engineering Standards Package v3.0. Sections: 23. Agents covered: </w:t>
      </w:r>
      <w:r>
        <w:rPr>
          <w:rFonts w:hint="default" w:ascii="Arial" w:hAnsi="Arial" w:eastAsia="Arial" w:cs="Arial"/>
          <w:b w:val="0"/>
          <w:sz w:val="24"/>
        </w:rPr>
        <w:t xml:space="preserve">20 live (Kelly–Ops) + 5 planned (Vega, Stone, Ember, Pulse, Shore). Document custodian: Studio Director. Compliance co-owner: Compliance Officer. Effective date: upon Steering Committee ratification. Next scheduled review: Annual Governance Review Q1 2027.</w:t>
      </w:r>
      <w:r/>
    </w:p>
    <w:p w14:paraId="141EF3D6">
      <w:pPr>
        <w:pStyle w:val="886"/>
        <w:pBdr/>
        <w:spacing w:after="0" w:before="0"/>
        <w:ind/>
        <w:rPr/>
      </w:pPr>
      <w:r>
        <w:rPr>
          <w:rFonts w:hint="default" w:ascii="Arial" w:hAnsi="Arial" w:eastAsia="Arial" w:cs="Arial"/>
          <w:b w:val="0"/>
          <w:sz w:val="24"/>
        </w:rPr>
      </w:r>
      <w:r/>
    </w:p>
    <w:p w14:paraId="7538ABE0">
      <w:pPr>
        <w:pStyle w:val="886"/>
        <w:pBdr/>
        <w:spacing w:after="100" w:before="320"/>
        <w:ind/>
        <w:rPr/>
      </w:pPr>
      <w:r>
        <w:rPr>
          <w:rFonts w:hint="default" w:ascii="Arial" w:hAnsi="Arial" w:eastAsia="Arial" w:cs="Arial"/>
          <w:b/>
          <w:color w:val="1f2d5a"/>
          <w:sz w:val="36"/>
        </w:rPr>
        <w:t xml:space="preserve">24. Amendment — Q1 2027 Annual Governance Review</w:t>
      </w:r>
      <w:r/>
    </w:p>
    <w:p w14:paraId="30DC66A3">
      <w:pPr>
        <w:pStyle w:val="886"/>
        <w:pBdr/>
        <w:spacing w:after="80" w:before="200"/>
        <w:ind/>
        <w:rPr/>
      </w:pPr>
      <w:r>
        <w:rPr>
          <w:rFonts w:hint="default" w:ascii="Arial" w:hAnsi="Arial" w:eastAsia="Arial" w:cs="Arial"/>
          <w:b/>
          <w:color w:val="2e75b6"/>
          <w:sz w:val="28"/>
        </w:rPr>
        <w:t xml:space="preserve">24.1  Review Overview</w:t>
      </w:r>
      <w:r/>
    </w:p>
    <w:p w14:paraId="496CE919">
      <w:pPr>
        <w:pStyle w:val="886"/>
        <w:pBdr/>
        <w:spacing w:after="100" w:before="0"/>
        <w:ind/>
        <w:rPr/>
      </w:pPr>
      <w:r>
        <w:rPr>
          <w:rFonts w:hint="default" w:ascii="Arial" w:hAnsi="Arial" w:eastAsia="Arial" w:cs="Arial"/>
          <w:b w:val="0"/>
          <w:sz w:val="24"/>
        </w:rPr>
        <w:t xml:space="preserve">This section constitutes the fi</w:t>
      </w:r>
      <w:r>
        <w:rPr>
          <w:rFonts w:hint="default" w:ascii="Arial" w:hAnsi="Arial" w:eastAsia="Arial" w:cs="Arial"/>
          <w:b w:val="0"/>
          <w:sz w:val="24"/>
        </w:rPr>
        <w:t xml:space="preserve">rst formal amendment to the MONOLITH / DAPH Decor AI Agent Programme SOP v3.0. It records the findings, decisions, and action items of the Annual Governance Review conducted in Q1 2027, pursuant to the cadence established in Section 23.3 (Meeting Cadence).</w:t>
      </w:r>
      <w:r/>
    </w:p>
    <w:p w14:paraId="0705FAFD">
      <w:pPr>
        <w:pStyle w:val="886"/>
        <w:pBdr/>
        <w:spacing w:after="80" w:before="0"/>
        <w:ind w:left="400"/>
        <w:rPr/>
      </w:pPr>
      <w:r>
        <w:rPr>
          <w:rFonts w:hint="default" w:ascii="Arial" w:hAnsi="Arial" w:eastAsia="Arial" w:cs="Arial"/>
          <w:b/>
          <w:sz w:val="24"/>
        </w:rPr>
        <w:t xml:space="preserve">Review Type:  </w:t>
      </w:r>
      <w:r>
        <w:rPr>
          <w:rFonts w:hint="default" w:ascii="Arial" w:hAnsi="Arial" w:eastAsia="Arial" w:cs="Arial"/>
          <w:sz w:val="24"/>
        </w:rPr>
        <w:t xml:space="preserve">Annual Governance Review (per Section 23.3 cadence)</w:t>
      </w:r>
      <w:r/>
    </w:p>
    <w:p w14:paraId="3D93F8E7">
      <w:pPr>
        <w:pStyle w:val="886"/>
        <w:pBdr/>
        <w:spacing w:after="80" w:before="0"/>
        <w:ind w:left="400"/>
        <w:rPr/>
      </w:pPr>
      <w:r>
        <w:rPr>
          <w:rFonts w:hint="default" w:ascii="Arial" w:hAnsi="Arial" w:eastAsia="Arial" w:cs="Arial"/>
          <w:b/>
          <w:sz w:val="24"/>
        </w:rPr>
        <w:t xml:space="preserve">Coverage Period:  </w:t>
      </w:r>
      <w:r>
        <w:rPr>
          <w:rFonts w:hint="default" w:ascii="Arial" w:hAnsi="Arial" w:eastAsia="Arial" w:cs="Arial"/>
          <w:sz w:val="24"/>
        </w:rPr>
        <w:t xml:space="preserve">FY 2026 — 1 January 2026 to 31 December 2026</w:t>
      </w:r>
      <w:r/>
    </w:p>
    <w:p w14:paraId="18B63A44">
      <w:pPr>
        <w:pStyle w:val="886"/>
        <w:pBdr/>
        <w:spacing w:after="80" w:before="0"/>
        <w:ind w:left="400"/>
        <w:rPr/>
      </w:pPr>
      <w:r>
        <w:rPr>
          <w:rFonts w:hint="default" w:ascii="Arial" w:hAnsi="Arial" w:eastAsia="Arial" w:cs="Arial"/>
          <w:b/>
          <w:sz w:val="24"/>
        </w:rPr>
        <w:t xml:space="preserve">Session Date:  </w:t>
      </w:r>
      <w:r>
        <w:rPr>
          <w:rFonts w:hint="default" w:ascii="Arial" w:hAnsi="Arial" w:eastAsia="Arial" w:cs="Arial"/>
          <w:sz w:val="24"/>
        </w:rPr>
        <w:t xml:space="preserve">Q1 2027 (January 2027)</w:t>
      </w:r>
      <w:r/>
    </w:p>
    <w:p w14:paraId="66F17387">
      <w:pPr>
        <w:pStyle w:val="886"/>
        <w:pBdr/>
        <w:spacing w:after="80" w:before="0"/>
        <w:ind w:left="400"/>
        <w:rPr/>
      </w:pPr>
      <w:r>
        <w:rPr>
          <w:rFonts w:hint="default" w:ascii="Arial" w:hAnsi="Arial" w:eastAsia="Arial" w:cs="Arial"/>
          <w:b/>
          <w:sz w:val="24"/>
        </w:rPr>
        <w:t xml:space="preserve">Quorum:  </w:t>
      </w:r>
      <w:r>
        <w:rPr>
          <w:rFonts w:hint="default" w:ascii="Arial" w:hAnsi="Arial" w:eastAsia="Arial" w:cs="Arial"/>
          <w:sz w:val="24"/>
        </w:rPr>
        <w:t xml:space="preserve">All five Steering Committee voting members present — Chair (Board Representative), Studio Director, Compliance Officer, Systems Lead, Ops Agent Lead. Group Leads A, B, C, D attending as standing invitees.</w:t>
      </w:r>
      <w:r/>
    </w:p>
    <w:p w14:paraId="4239A078">
      <w:pPr>
        <w:pStyle w:val="886"/>
        <w:pBdr/>
        <w:spacing w:after="80" w:before="0"/>
        <w:ind w:left="400"/>
        <w:rPr/>
      </w:pPr>
      <w:r>
        <w:rPr>
          <w:rFonts w:hint="default" w:ascii="Arial" w:hAnsi="Arial" w:eastAsia="Arial" w:cs="Arial"/>
          <w:b/>
          <w:sz w:val="24"/>
        </w:rPr>
        <w:t xml:space="preserve">Amendment ID:  </w:t>
      </w:r>
      <w:r>
        <w:rPr>
          <w:rFonts w:hint="default" w:ascii="Arial" w:hAnsi="Arial" w:eastAsia="Arial" w:cs="Arial"/>
          <w:sz w:val="24"/>
        </w:rPr>
        <w:t xml:space="preserve">AMD-001</w:t>
      </w:r>
      <w:r/>
    </w:p>
    <w:p w14:paraId="0937A25B">
      <w:pPr>
        <w:pStyle w:val="886"/>
        <w:pBdr/>
        <w:spacing w:after="80" w:before="200"/>
        <w:ind/>
        <w:rPr/>
      </w:pPr>
      <w:r>
        <w:rPr>
          <w:rFonts w:hint="default" w:ascii="Arial" w:hAnsi="Arial" w:eastAsia="Arial" w:cs="Arial"/>
          <w:b/>
          <w:color w:val="2e75b6"/>
          <w:sz w:val="28"/>
        </w:rPr>
        <w:t xml:space="preserve">24.2  FY 2026 Performance Findings</w:t>
      </w:r>
      <w:r/>
    </w:p>
    <w:p w14:paraId="5E9ECF2B">
      <w:pPr>
        <w:pStyle w:val="886"/>
        <w:pBdr/>
        <w:spacing w:after="100" w:before="0"/>
        <w:ind/>
        <w:rPr/>
      </w:pPr>
      <w:r>
        <w:rPr>
          <w:rFonts w:hint="default" w:ascii="Arial" w:hAnsi="Arial" w:eastAsia="Arial" w:cs="Arial"/>
          <w:b w:val="0"/>
          <w:sz w:val="24"/>
        </w:rPr>
        <w:t xml:space="preserve">The Steering Committee reviewed FY 2026 programme performance across all 20 live agents. The following key findings were noted and formally recorded:</w:t>
      </w:r>
      <w:r/>
    </w:p>
    <w:p w14:paraId="3D0730D5">
      <w:pPr>
        <w:pStyle w:val="886"/>
        <w:pBdr/>
        <w:spacing w:after="80" w:before="0"/>
        <w:ind w:left="400"/>
        <w:rPr/>
      </w:pPr>
      <w:r>
        <w:rPr>
          <w:rFonts w:hint="default" w:ascii="Arial" w:hAnsi="Arial" w:eastAsia="Arial" w:cs="Arial"/>
          <w:b/>
          <w:sz w:val="24"/>
        </w:rPr>
        <w:t xml:space="preserve">SLA Compliance:  </w:t>
      </w:r>
      <w:r>
        <w:rPr>
          <w:rFonts w:hint="default" w:ascii="Arial" w:hAnsi="Arial" w:eastAsia="Arial" w:cs="Arial"/>
          <w:sz w:val="24"/>
        </w:rPr>
        <w:t xml:space="preserve">All 20 live agents (Kelly through Ops) maintained SLA compliance throughout FY 2026 across all four SLA groups (A, B, C, D) as defined in Section 17.</w:t>
      </w:r>
      <w:r/>
    </w:p>
    <w:p w14:paraId="3EA3F1BA">
      <w:pPr>
        <w:pStyle w:val="886"/>
        <w:pBdr/>
        <w:spacing w:after="80" w:before="0"/>
        <w:ind w:left="400"/>
        <w:rPr/>
      </w:pPr>
      <w:r>
        <w:rPr>
          <w:rFonts w:hint="default" w:ascii="Arial" w:hAnsi="Arial" w:eastAsia="Arial" w:cs="Arial"/>
          <w:b/>
          <w:sz w:val="24"/>
        </w:rPr>
        <w:t xml:space="preserve">Uptime Highlight:  </w:t>
      </w:r>
      <w:r>
        <w:rPr>
          <w:rFonts w:hint="default" w:ascii="Arial" w:hAnsi="Arial" w:eastAsia="Arial" w:cs="Arial"/>
          <w:sz w:val="24"/>
        </w:rPr>
        <w:t xml:space="preserve">Group D (Core, Nexus, Rex, Guardian, Talent) recorded the highest average uptime at 99.7%, exceeding the Group D threshold of 99.5% by 0.2 percentage points.</w:t>
      </w:r>
      <w:r/>
    </w:p>
    <w:p w14:paraId="7DE353FC">
      <w:pPr>
        <w:pStyle w:val="886"/>
        <w:pBdr/>
        <w:spacing w:after="80" w:before="0"/>
        <w:ind w:left="400"/>
        <w:rPr/>
      </w:pPr>
      <w:r>
        <w:rPr>
          <w:rFonts w:hint="default" w:ascii="Arial" w:hAnsi="Arial" w:eastAsia="Arial" w:cs="Arial"/>
          <w:b/>
          <w:sz w:val="24"/>
        </w:rPr>
        <w:t xml:space="preserve">Change Requests:  </w:t>
      </w:r>
      <w:r>
        <w:rPr>
          <w:rFonts w:hint="default" w:ascii="Arial" w:hAnsi="Arial" w:eastAsia="Arial" w:cs="Arial"/>
          <w:sz w:val="24"/>
        </w:rPr>
        <w:t xml:space="preserve">Three Class B change requests were processed and resolved within the 10-business-day review cycle. One Class A request (v3.0 Phase B deployment authorisation) was approved by full Steering Committee vote.</w:t>
      </w:r>
      <w:r/>
    </w:p>
    <w:p w14:paraId="4CC5331F">
      <w:pPr>
        <w:pStyle w:val="886"/>
        <w:pBdr/>
        <w:spacing w:after="80" w:before="0"/>
        <w:ind w:left="400"/>
        <w:rPr/>
      </w:pPr>
      <w:r>
        <w:rPr>
          <w:rFonts w:hint="default" w:ascii="Arial" w:hAnsi="Arial" w:eastAsia="Arial" w:cs="Arial"/>
          <w:b/>
          <w:sz w:val="24"/>
        </w:rPr>
        <w:t xml:space="preserve">Audit Findings (S22):  </w:t>
      </w:r>
      <w:r>
        <w:rPr>
          <w:rFonts w:hint="default" w:ascii="Arial" w:hAnsi="Arial" w:eastAsia="Arial" w:cs="Arial"/>
          <w:sz w:val="24"/>
        </w:rPr>
        <w:t xml:space="preserve">The Q4 2026 Continuous Improvement Audit identified two P-HIGH findings, both resolved within the 20-business-day SLA. Zero P-CRIT findings were raised during FY 2026.</w:t>
      </w:r>
      <w:r/>
    </w:p>
    <w:p w14:paraId="04646D6A">
      <w:pPr>
        <w:pStyle w:val="886"/>
        <w:pBdr/>
        <w:spacing w:after="80" w:before="0"/>
        <w:ind w:left="400"/>
        <w:rPr/>
      </w:pPr>
      <w:r>
        <w:rPr>
          <w:rFonts w:hint="default" w:ascii="Arial" w:hAnsi="Arial" w:eastAsia="Arial" w:cs="Arial"/>
          <w:b/>
          <w:sz w:val="24"/>
        </w:rPr>
        <w:t xml:space="preserve">Data Privacy (S19):  </w:t>
      </w:r>
      <w:r>
        <w:rPr>
          <w:rFonts w:hint="default" w:ascii="Arial" w:hAnsi="Arial" w:eastAsia="Arial" w:cs="Arial"/>
          <w:sz w:val="24"/>
        </w:rPr>
        <w:t xml:space="preserve">No reportable data breach events occurred in FY 2026. PDPA compliance audit completed Q3 2026 with full Tier 1–4 data classification current.</w:t>
      </w:r>
      <w:r/>
    </w:p>
    <w:p w14:paraId="6E94D34C">
      <w:pPr>
        <w:pStyle w:val="886"/>
        <w:pBdr/>
        <w:spacing w:after="80" w:before="0"/>
        <w:ind w:left="400"/>
        <w:rPr/>
      </w:pPr>
      <w:r>
        <w:rPr>
          <w:rFonts w:hint="default" w:ascii="Arial" w:hAnsi="Arial" w:eastAsia="Arial" w:cs="Arial"/>
          <w:b/>
          <w:sz w:val="24"/>
        </w:rPr>
        <w:t xml:space="preserve">Ethics (S20):  </w:t>
      </w:r>
      <w:r>
        <w:rPr>
          <w:rFonts w:hint="default" w:ascii="Arial" w:hAnsi="Arial" w:eastAsia="Arial" w:cs="Arial"/>
          <w:sz w:val="24"/>
        </w:rPr>
        <w:t xml:space="preserve">No violations of the AI Ethics &amp; Responsible Use Policy (Section 20) were recorded. All Human-in-the-Loop (HITL) escalation thresholds were respected.</w:t>
      </w:r>
      <w:r/>
    </w:p>
    <w:p w14:paraId="7DE8B42E">
      <w:pPr>
        <w:pStyle w:val="886"/>
        <w:pBdr/>
        <w:spacing w:after="80" w:before="200"/>
        <w:ind/>
        <w:rPr/>
      </w:pPr>
      <w:r>
        <w:rPr>
          <w:rFonts w:hint="default" w:ascii="Arial" w:hAnsi="Arial" w:eastAsia="Arial" w:cs="Arial"/>
          <w:b/>
          <w:color w:val="2e75b6"/>
          <w:sz w:val="28"/>
        </w:rPr>
        <w:t xml:space="preserve">24.3  Steering Committee Decisions</w:t>
      </w:r>
      <w:r/>
    </w:p>
    <w:p w14:paraId="5777DE88">
      <w:pPr>
        <w:pStyle w:val="886"/>
        <w:pBdr/>
        <w:spacing w:after="100" w:before="0"/>
        <w:ind/>
        <w:rPr/>
      </w:pPr>
      <w:r>
        <w:rPr>
          <w:rFonts w:hint="default" w:ascii="Arial" w:hAnsi="Arial" w:eastAsia="Arial" w:cs="Arial"/>
          <w:b w:val="0"/>
          <w:sz w:val="24"/>
        </w:rPr>
        <w:t xml:space="preserve">The following decisions were formally ratified by the Steering Committee at the Q1 2027 Annual Governance Review session:</w:t>
      </w:r>
      <w:r/>
    </w:p>
    <w:p w14:paraId="20937C14">
      <w:pPr>
        <w:pStyle w:val="886"/>
        <w:pBdr/>
        <w:spacing w:after="80" w:before="0"/>
        <w:ind w:left="400"/>
        <w:rPr/>
      </w:pPr>
      <w:r>
        <w:rPr>
          <w:rFonts w:hint="default" w:ascii="Arial" w:hAnsi="Arial" w:eastAsia="Arial" w:cs="Arial"/>
          <w:b/>
          <w:sz w:val="24"/>
        </w:rPr>
        <w:t xml:space="preserve">Decision 1 — Phase B Deployment:  </w:t>
      </w:r>
      <w:r>
        <w:rPr>
          <w:rFonts w:hint="default" w:ascii="Arial" w:hAnsi="Arial" w:eastAsia="Arial" w:cs="Arial"/>
          <w:sz w:val="24"/>
        </w:rPr>
        <w:t xml:space="preserve">Ratify v3.0 Phase B deployment timeline for Stone (#22), Ember (#23), and Vega (#21) — target live date Q2–Q3 2027, subject to integration testing sign-off by Systems Lead.</w:t>
      </w:r>
      <w:r/>
    </w:p>
    <w:p w14:paraId="18DB94DE">
      <w:pPr>
        <w:pStyle w:val="886"/>
        <w:pBdr/>
        <w:spacing w:after="80" w:before="0"/>
        <w:ind w:left="400"/>
        <w:rPr/>
      </w:pPr>
      <w:r>
        <w:rPr>
          <w:rFonts w:hint="default" w:ascii="Arial" w:hAnsi="Arial" w:eastAsia="Arial" w:cs="Arial"/>
          <w:b/>
          <w:sz w:val="24"/>
        </w:rPr>
        <w:t xml:space="preserve">Decision 2 — FY 2027 Budget:  </w:t>
      </w:r>
      <w:r>
        <w:rPr>
          <w:rFonts w:hint="default" w:ascii="Arial" w:hAnsi="Arial" w:eastAsia="Arial" w:cs="Arial"/>
          <w:sz w:val="24"/>
        </w:rPr>
        <w:t xml:space="preserve">Approve FY 2027 AI Programme operating budget: ฿2,400,000 (operational) plus ฿800,000 (Phase B deployment). Budget authority delegated to Studio Director within approved envelope.</w:t>
      </w:r>
      <w:r/>
    </w:p>
    <w:p w14:paraId="28D9F221">
      <w:pPr>
        <w:pStyle w:val="886"/>
        <w:pBdr/>
        <w:spacing w:after="80" w:before="0"/>
        <w:ind w:left="400"/>
        <w:rPr/>
      </w:pPr>
      <w:r>
        <w:rPr>
          <w:rFonts w:hint="default" w:ascii="Arial" w:hAnsi="Arial" w:eastAsia="Arial" w:cs="Arial"/>
          <w:b/>
          <w:sz w:val="24"/>
        </w:rPr>
        <w:t xml:space="preserve">Decision 3 — SOP Amendment:  </w:t>
      </w:r>
      <w:r>
        <w:rPr>
          <w:rFonts w:hint="default" w:ascii="Arial" w:hAnsi="Arial" w:eastAsia="Arial" w:cs="Arial"/>
          <w:sz w:val="24"/>
        </w:rPr>
        <w:t xml:space="preserve">Add Section 24 as the first formal amendment to the SOP v3.0 package, designating it Amendment Record AMD-001. The SOP package is formally versioned as v3.0-Amendment-1 effective upon Steering Committee sign-off.</w:t>
      </w:r>
      <w:r/>
    </w:p>
    <w:p w14:paraId="5E023EDC">
      <w:pPr>
        <w:pStyle w:val="886"/>
        <w:pBdr/>
        <w:spacing w:after="80" w:before="0"/>
        <w:ind w:left="400"/>
        <w:rPr/>
      </w:pPr>
      <w:r>
        <w:rPr>
          <w:rFonts w:hint="default" w:ascii="Arial" w:hAnsi="Arial" w:eastAsia="Arial" w:cs="Arial"/>
          <w:b/>
          <w:sz w:val="24"/>
        </w:rPr>
        <w:t xml:space="preserve">Decision 4 — Pulse &amp; Shore:  </w:t>
      </w:r>
      <w:r>
        <w:rPr>
          <w:rFonts w:hint="default" w:ascii="Arial" w:hAnsi="Arial" w:eastAsia="Arial" w:cs="Arial"/>
          <w:sz w:val="24"/>
        </w:rPr>
        <w:t xml:space="preserve">Confirm Pulse (#24) and Shore (#25) Phase C deployment (Q3–Q4 2027) is conditional on Phase B stability review at the Q2 2027 Extraordinary Session or Q3 2027 Quarterly Programme Review.</w:t>
      </w:r>
      <w:r/>
    </w:p>
    <w:p w14:paraId="43239F6B">
      <w:pPr>
        <w:pStyle w:val="886"/>
        <w:pBdr/>
        <w:spacing w:after="80" w:before="0"/>
        <w:ind w:left="400"/>
        <w:rPr/>
      </w:pPr>
      <w:r>
        <w:rPr>
          <w:rFonts w:hint="default" w:ascii="Arial" w:hAnsi="Arial" w:eastAsia="Arial" w:cs="Arial"/>
          <w:b/>
          <w:sz w:val="24"/>
        </w:rPr>
        <w:t xml:space="preserve">Decision 5 — Next Review:  </w:t>
      </w:r>
      <w:r>
        <w:rPr>
          <w:rFonts w:hint="default" w:ascii="Arial" w:hAnsi="Arial" w:eastAsia="Arial" w:cs="Arial"/>
          <w:sz w:val="24"/>
        </w:rPr>
        <w:t xml:space="preserve">Confirm next Annual Governance Review: Q1 2028.</w:t>
      </w:r>
      <w:r/>
    </w:p>
    <w:p w14:paraId="7FF0B1C5">
      <w:pPr>
        <w:pStyle w:val="886"/>
        <w:pBdr/>
        <w:spacing w:after="80" w:before="200"/>
        <w:ind/>
        <w:rPr/>
      </w:pPr>
      <w:r>
        <w:rPr>
          <w:rFonts w:hint="default" w:ascii="Arial" w:hAnsi="Arial" w:eastAsia="Arial" w:cs="Arial"/>
          <w:b/>
          <w:color w:val="2e75b6"/>
          <w:sz w:val="28"/>
        </w:rPr>
        <w:t xml:space="preserve">24.4  Action Items</w:t>
      </w:r>
      <w:r/>
    </w:p>
    <w:p w14:paraId="5537AED3">
      <w:pPr>
        <w:pStyle w:val="886"/>
        <w:pBdr/>
        <w:spacing w:after="100" w:before="0"/>
        <w:ind/>
        <w:rPr/>
      </w:pPr>
      <w:r>
        <w:rPr>
          <w:rFonts w:hint="default" w:ascii="Arial" w:hAnsi="Arial" w:eastAsia="Arial" w:cs="Arial"/>
          <w:b w:val="0"/>
          <w:sz w:val="24"/>
        </w:rPr>
        <w:t xml:space="preserve">The following action items were assigned by the Steering Committee with designated owners and target completion dates:</w:t>
      </w:r>
      <w:r/>
    </w:p>
    <w:p w14:paraId="1B186763">
      <w:pPr>
        <w:pStyle w:val="886"/>
        <w:pBdr/>
        <w:spacing w:after="80" w:before="0"/>
        <w:ind w:left="400"/>
        <w:rPr/>
      </w:pPr>
      <w:r>
        <w:rPr>
          <w:rFonts w:hint="default" w:ascii="Arial" w:hAnsi="Arial" w:eastAsia="Arial" w:cs="Arial"/>
          <w:b/>
          <w:sz w:val="24"/>
        </w:rPr>
        <w:t xml:space="preserve">Systems Lead (by Q2 2027):  </w:t>
      </w:r>
      <w:r>
        <w:rPr>
          <w:rFonts w:hint="default" w:ascii="Arial" w:hAnsi="Arial" w:eastAsia="Arial" w:cs="Arial"/>
          <w:sz w:val="24"/>
        </w:rPr>
        <w:t xml:space="preserve">Complete Phase B integration testing framework, covering Stone (#22), Ember (#23), and Vega (#21) interoperability with all 20 live agents. Produce sign-off report for Steering Committee.</w:t>
      </w:r>
      <w:r/>
    </w:p>
    <w:p w14:paraId="5413F934">
      <w:pPr>
        <w:pStyle w:val="886"/>
        <w:pBdr/>
        <w:spacing w:after="80" w:before="0"/>
        <w:ind w:left="400"/>
        <w:rPr/>
      </w:pPr>
      <w:r>
        <w:rPr>
          <w:rFonts w:hint="default" w:ascii="Arial" w:hAnsi="Arial" w:eastAsia="Arial" w:cs="Arial"/>
          <w:b/>
          <w:sz w:val="24"/>
        </w:rPr>
        <w:t xml:space="preserve">Compliance Officer (by end of February 2027):  </w:t>
      </w:r>
      <w:r>
        <w:rPr>
          <w:rFonts w:hint="default" w:ascii="Arial" w:hAnsi="Arial" w:eastAsia="Arial" w:cs="Arial"/>
          <w:sz w:val="24"/>
        </w:rPr>
        <w:t xml:space="preserve">Refresh PDPA audit schedule and Data Classification Tier mapping for FY 2027. Submit updated Tier 1–4 register to Studio Director and Systems Lead.</w:t>
      </w:r>
      <w:r/>
    </w:p>
    <w:p w14:paraId="031D8598">
      <w:pPr>
        <w:pStyle w:val="886"/>
        <w:pBdr/>
        <w:spacing w:after="80" w:before="0"/>
        <w:ind w:left="400"/>
        <w:rPr/>
      </w:pPr>
      <w:r>
        <w:rPr>
          <w:rFonts w:hint="default" w:ascii="Arial" w:hAnsi="Arial" w:eastAsia="Arial" w:cs="Arial"/>
          <w:b/>
          <w:sz w:val="24"/>
        </w:rPr>
        <w:t xml:space="preserve">Studio Director (by end of January 2027):  </w:t>
      </w:r>
      <w:r>
        <w:rPr>
          <w:rFonts w:hint="default" w:ascii="Arial" w:hAnsi="Arial" w:eastAsia="Arial" w:cs="Arial"/>
          <w:sz w:val="24"/>
        </w:rPr>
        <w:t xml:space="preserve">Publish FY 2027 Agent Performance Targets document covering all four SLA groups. Distribute to Group Leads A, B, C, D for team briefing.</w:t>
      </w:r>
      <w:r/>
    </w:p>
    <w:p w14:paraId="1D52C694">
      <w:pPr>
        <w:pStyle w:val="886"/>
        <w:pBdr/>
        <w:spacing w:after="80" w:before="0"/>
        <w:ind w:left="400"/>
        <w:rPr/>
      </w:pPr>
      <w:r>
        <w:rPr>
          <w:rFonts w:hint="default" w:ascii="Arial" w:hAnsi="Arial" w:eastAsia="Arial" w:cs="Arial"/>
          <w:b/>
          <w:sz w:val="24"/>
        </w:rPr>
        <w:t xml:space="preserve">Ops Agent Lead (by Q2 2027):  </w:t>
      </w:r>
      <w:r>
        <w:rPr>
          <w:rFonts w:hint="default" w:ascii="Arial" w:hAnsi="Arial" w:eastAsia="Arial" w:cs="Arial"/>
          <w:sz w:val="24"/>
        </w:rPr>
        <w:t xml:space="preserve">Initiate Vega (#21) onboarding per the Section 6 Agent Onboarding Protocol. Coordinate with Systems Lead on integration testing and Compliance Officer on SITE/QA regulatory checks.</w:t>
      </w:r>
      <w:r/>
    </w:p>
    <w:p w14:paraId="19C37A0F">
      <w:pPr>
        <w:pStyle w:val="886"/>
        <w:pBdr/>
        <w:spacing w:after="80" w:before="0"/>
        <w:ind w:left="400"/>
        <w:rPr/>
      </w:pPr>
      <w:r>
        <w:rPr>
          <w:rFonts w:hint="default" w:ascii="Arial" w:hAnsi="Arial" w:eastAsia="Arial" w:cs="Arial"/>
          <w:b/>
          <w:sz w:val="24"/>
        </w:rPr>
        <w:t xml:space="preserve">Studio Director (ongoing, FY 2027):  </w:t>
      </w:r>
      <w:r>
        <w:rPr>
          <w:rFonts w:hint="default" w:ascii="Arial" w:hAnsi="Arial" w:eastAsia="Arial" w:cs="Arial"/>
          <w:sz w:val="24"/>
        </w:rPr>
        <w:t xml:space="preserve">Commission quarterly SLA performance reports for distribution to Steering Committee ahead of each Quarterly Programme Review.</w:t>
      </w:r>
      <w:r/>
    </w:p>
    <w:p w14:paraId="21054B4B">
      <w:pPr>
        <w:pStyle w:val="886"/>
        <w:pBdr/>
        <w:spacing w:after="80" w:before="200"/>
        <w:ind/>
        <w:rPr/>
      </w:pPr>
      <w:r>
        <w:rPr>
          <w:rFonts w:hint="default" w:ascii="Arial" w:hAnsi="Arial" w:eastAsia="Arial" w:cs="Arial"/>
          <w:b/>
          <w:color w:val="2e75b6"/>
          <w:sz w:val="28"/>
        </w:rPr>
        <w:t xml:space="preserve">24.5  Amendment Record</w:t>
      </w:r>
      <w:r/>
    </w:p>
    <w:p w14:paraId="39A18402">
      <w:pPr>
        <w:pStyle w:val="886"/>
        <w:pBdr/>
        <w:spacing w:after="100" w:before="0"/>
        <w:ind/>
        <w:rPr/>
      </w:pPr>
      <w:r>
        <w:rPr>
          <w:rFonts w:hint="default" w:ascii="Arial" w:hAnsi="Arial" w:eastAsia="Arial" w:cs="Arial"/>
          <w:b w:val="0"/>
          <w:sz w:val="24"/>
        </w:rPr>
        <w:t xml:space="preserve">This section formally records the amendment metadata for audit and version-control purposes.</w:t>
      </w:r>
      <w:r/>
    </w:p>
    <w:p w14:paraId="3242EA55">
      <w:pPr>
        <w:pStyle w:val="886"/>
        <w:pBdr/>
        <w:spacing w:after="80" w:before="0"/>
        <w:ind w:left="400"/>
        <w:rPr/>
      </w:pPr>
      <w:r>
        <w:rPr>
          <w:rFonts w:hint="default" w:ascii="Arial" w:hAnsi="Arial" w:eastAsia="Arial" w:cs="Arial"/>
          <w:b/>
          <w:sz w:val="24"/>
        </w:rPr>
        <w:t xml:space="preserve">Amendment ID:  </w:t>
      </w:r>
      <w:r>
        <w:rPr>
          <w:rFonts w:hint="default" w:ascii="Arial" w:hAnsi="Arial" w:eastAsia="Arial" w:cs="Arial"/>
          <w:sz w:val="24"/>
        </w:rPr>
        <w:t xml:space="preserve">AMD-001</w:t>
      </w:r>
      <w:r/>
    </w:p>
    <w:p w14:paraId="0DB6540C">
      <w:pPr>
        <w:pStyle w:val="886"/>
        <w:pBdr/>
        <w:spacing w:after="80" w:before="0"/>
        <w:ind w:left="400"/>
        <w:rPr/>
      </w:pPr>
      <w:r>
        <w:rPr>
          <w:rFonts w:hint="default" w:ascii="Arial" w:hAnsi="Arial" w:eastAsia="Arial" w:cs="Arial"/>
          <w:b/>
          <w:sz w:val="24"/>
        </w:rPr>
        <w:t xml:space="preserve">Document:  </w:t>
      </w:r>
      <w:r>
        <w:rPr>
          <w:rFonts w:hint="default" w:ascii="Arial" w:hAnsi="Arial" w:eastAsia="Arial" w:cs="Arial"/>
          <w:sz w:val="24"/>
        </w:rPr>
        <w:t xml:space="preserve">MONOLITH / DAPH Decor AI Agent Programme SOP v3.0</w:t>
      </w:r>
      <w:r/>
    </w:p>
    <w:p w14:paraId="572B5DD1">
      <w:pPr>
        <w:pStyle w:val="886"/>
        <w:pBdr/>
        <w:spacing w:after="80" w:before="0"/>
        <w:ind w:left="400"/>
        <w:rPr/>
      </w:pPr>
      <w:r>
        <w:rPr>
          <w:rFonts w:hint="default" w:ascii="Arial" w:hAnsi="Arial" w:eastAsia="Arial" w:cs="Arial"/>
          <w:b/>
          <w:sz w:val="24"/>
        </w:rPr>
        <w:t xml:space="preserve">Amended Version:  </w:t>
      </w:r>
      <w:r>
        <w:rPr>
          <w:rFonts w:hint="default" w:ascii="Arial" w:hAnsi="Arial" w:eastAsia="Arial" w:cs="Arial"/>
          <w:sz w:val="24"/>
        </w:rPr>
        <w:t xml:space="preserve">v3.0-Amendment-1</w:t>
      </w:r>
      <w:r/>
    </w:p>
    <w:p w14:paraId="76B42558">
      <w:pPr>
        <w:pStyle w:val="886"/>
        <w:pBdr/>
        <w:spacing w:after="80" w:before="0"/>
        <w:ind w:left="400"/>
        <w:rPr/>
      </w:pPr>
      <w:r>
        <w:rPr>
          <w:rFonts w:hint="default" w:ascii="Arial" w:hAnsi="Arial" w:eastAsia="Arial" w:cs="Arial"/>
          <w:b/>
          <w:sz w:val="24"/>
        </w:rPr>
        <w:t xml:space="preserve">Effective Date:  </w:t>
      </w:r>
      <w:r>
        <w:rPr>
          <w:rFonts w:hint="default" w:ascii="Arial" w:hAnsi="Arial" w:eastAsia="Arial" w:cs="Arial"/>
          <w:sz w:val="24"/>
        </w:rPr>
        <w:t xml:space="preserve">Upon Steering Committee sign-off, Q1 2027</w:t>
      </w:r>
      <w:r/>
    </w:p>
    <w:p w14:paraId="60844F82">
      <w:pPr>
        <w:pStyle w:val="886"/>
        <w:pBdr/>
        <w:spacing w:after="80" w:before="0"/>
        <w:ind w:left="400"/>
        <w:rPr/>
      </w:pPr>
      <w:r>
        <w:rPr>
          <w:rFonts w:hint="default" w:ascii="Arial" w:hAnsi="Arial" w:eastAsia="Arial" w:cs="Arial"/>
          <w:b/>
          <w:sz w:val="24"/>
        </w:rPr>
        <w:t xml:space="preserve">Scope:  </w:t>
      </w:r>
      <w:r>
        <w:rPr>
          <w:rFonts w:hint="default" w:ascii="Arial" w:hAnsi="Arial" w:eastAsia="Arial" w:cs="Arial"/>
          <w:sz w:val="24"/>
        </w:rPr>
        <w:t xml:space="preserve">Section 24 added — Q1 2027 Annual Governance Review findings and decisions</w:t>
      </w:r>
      <w:r/>
    </w:p>
    <w:p w14:paraId="5E733090">
      <w:pPr>
        <w:pStyle w:val="886"/>
        <w:pBdr/>
        <w:spacing w:after="80" w:before="0"/>
        <w:ind w:left="400"/>
        <w:rPr/>
      </w:pPr>
      <w:r>
        <w:rPr>
          <w:rFonts w:hint="default" w:ascii="Arial" w:hAnsi="Arial" w:eastAsia="Arial" w:cs="Arial"/>
          <w:b/>
          <w:sz w:val="24"/>
        </w:rPr>
        <w:t xml:space="preserve">Document Custodian:  </w:t>
      </w:r>
      <w:r>
        <w:rPr>
          <w:rFonts w:hint="default" w:ascii="Arial" w:hAnsi="Arial" w:eastAsia="Arial" w:cs="Arial"/>
          <w:sz w:val="24"/>
        </w:rPr>
        <w:t xml:space="preserve">Studio Director</w:t>
      </w:r>
      <w:r/>
    </w:p>
    <w:p w14:paraId="16BA6F50">
      <w:pPr>
        <w:pStyle w:val="886"/>
        <w:pBdr/>
        <w:spacing w:after="80" w:before="0"/>
        <w:ind w:left="400"/>
        <w:rPr/>
      </w:pPr>
      <w:r>
        <w:rPr>
          <w:rFonts w:hint="default" w:ascii="Arial" w:hAnsi="Arial" w:eastAsia="Arial" w:cs="Arial"/>
          <w:b/>
          <w:sz w:val="24"/>
        </w:rPr>
        <w:t xml:space="preserve">Compliance Co-Owner:  </w:t>
      </w:r>
      <w:r>
        <w:rPr>
          <w:rFonts w:hint="default" w:ascii="Arial" w:hAnsi="Arial" w:eastAsia="Arial" w:cs="Arial"/>
          <w:sz w:val="24"/>
        </w:rPr>
        <w:t xml:space="preserve">Compliance Officer</w:t>
      </w:r>
      <w:r/>
    </w:p>
    <w:p w14:paraId="6EC3404C">
      <w:pPr>
        <w:pStyle w:val="886"/>
        <w:pBdr/>
        <w:spacing w:after="80" w:before="0"/>
        <w:ind w:left="400"/>
        <w:rPr/>
      </w:pPr>
      <w:r>
        <w:rPr>
          <w:rFonts w:hint="default" w:ascii="Arial" w:hAnsi="Arial" w:eastAsia="Arial" w:cs="Arial"/>
          <w:b/>
          <w:sz w:val="24"/>
        </w:rPr>
        <w:t xml:space="preserve">Next Scheduled Full Review:  </w:t>
      </w:r>
      <w:r>
        <w:rPr>
          <w:rFonts w:hint="default" w:ascii="Arial" w:hAnsi="Arial" w:eastAsia="Arial" w:cs="Arial"/>
          <w:sz w:val="24"/>
        </w:rPr>
        <w:t xml:space="preserve">Annual Governance Review Q1 2028</w:t>
      </w:r>
      <w:r/>
    </w:p>
    <w:p w14:paraId="7609C11C">
      <w:pPr>
        <w:pStyle w:val="886"/>
        <w:pBdr/>
        <w:spacing w:after="100" w:before="0"/>
        <w:ind/>
        <w:rPr/>
      </w:pPr>
      <w:r>
        <w:rPr>
          <w:rFonts w:hint="default" w:ascii="Arial" w:hAnsi="Arial" w:eastAsia="Arial" w:cs="Arial"/>
          <w:b w:val="0"/>
          <w:sz w:val="24"/>
        </w:rPr>
        <w:t xml:space="preserve">Subsequent amendments to this SOP packa</w:t>
      </w:r>
      <w:r>
        <w:rPr>
          <w:rFonts w:hint="default" w:ascii="Arial" w:hAnsi="Arial" w:eastAsia="Arial" w:cs="Arial"/>
          <w:b w:val="0"/>
          <w:sz w:val="24"/>
        </w:rPr>
        <w:t xml:space="preserve">ge shall be numbered AMD-002, AMD-003, and so forth, with each amendment recorded as a new numbered section appended to this document. All amendments require Steering Committee ratification per the Class A change management process defined in Section 23.5.</w:t>
      </w:r>
      <w:r/>
    </w:p>
    <w:p w14:paraId="12809702">
      <w:pPr>
        <w:pStyle w:val="886"/>
        <w:pBdr/>
        <w:spacing w:after="0" w:before="0"/>
        <w:ind/>
        <w:rPr/>
      </w:pPr>
      <w:r>
        <w:rPr>
          <w:rFonts w:hint="default" w:ascii="Arial" w:hAnsi="Arial" w:eastAsia="Arial" w:cs="Arial"/>
          <w:b w:val="0"/>
          <w:sz w:val="24"/>
        </w:rPr>
      </w:r>
      <w:r/>
    </w:p>
    <w:p w14:paraId="0865A3C4">
      <w:pPr>
        <w:pStyle w:val="886"/>
        <w:pBdr/>
        <w:spacing w:after="100" w:before="320"/>
        <w:ind/>
        <w:rPr/>
      </w:pPr>
      <w:r>
        <w:rPr>
          <w:rFonts w:hint="default" w:ascii="Arial" w:hAnsi="Arial" w:eastAsia="Arial" w:cs="Arial"/>
          <w:b/>
          <w:color w:val="1f2d5a"/>
          <w:sz w:val="36"/>
        </w:rPr>
        <w:t xml:space="preserve">25. Phase B Deployment Readiness Checklist</w:t>
      </w:r>
      <w:r/>
    </w:p>
    <w:p w14:paraId="186EE905">
      <w:pPr>
        <w:pStyle w:val="886"/>
        <w:pBdr/>
        <w:spacing w:after="80" w:before="200"/>
        <w:ind/>
        <w:rPr/>
      </w:pPr>
      <w:r>
        <w:rPr>
          <w:rFonts w:hint="default" w:ascii="Arial" w:hAnsi="Arial" w:eastAsia="Arial" w:cs="Arial"/>
          <w:b/>
          <w:color w:val="2e75b6"/>
          <w:sz w:val="28"/>
        </w:rPr>
        <w:t xml:space="preserve">25.1  Overview</w:t>
      </w:r>
      <w:r/>
    </w:p>
    <w:p w14:paraId="719DC1C3">
      <w:pPr>
        <w:pStyle w:val="886"/>
        <w:pBdr/>
        <w:spacing w:after="100" w:before="0"/>
        <w:ind/>
        <w:rPr/>
      </w:pPr>
      <w:r>
        <w:rPr>
          <w:rFonts w:hint="default" w:ascii="Arial" w:hAnsi="Arial" w:eastAsia="Arial" w:cs="Arial"/>
          <w:b w:val="0"/>
          <w:sz w:val="24"/>
        </w:rPr>
        <w:t xml:space="preserve">This section establishes the formal Phase B Deployment Readiness Checklist for the three agents authorised under AMD-001 (Section 24.3, Decision 1): Vega (#21 — Site Safety &amp; Compliance AI), S</w:t>
      </w:r>
      <w:r>
        <w:rPr>
          <w:rFonts w:hint="default" w:ascii="Arial" w:hAnsi="Arial" w:eastAsia="Arial" w:cs="Arial"/>
          <w:b w:val="0"/>
          <w:sz w:val="24"/>
        </w:rPr>
        <w:t xml:space="preserve">tone (#22 — Materials &amp; Inventory Intelligence), and Ember (#23 — Client Design Brief Automation). Completion of this checklist is a mandatory prerequisite before any Phase B agent may be declared production-ready and transitioned to the live-agent roster.</w:t>
      </w:r>
      <w:r/>
    </w:p>
    <w:p w14:paraId="534EFF75">
      <w:pPr>
        <w:pStyle w:val="886"/>
        <w:pBdr/>
        <w:spacing w:after="80" w:before="0"/>
        <w:ind w:left="400"/>
        <w:rPr/>
      </w:pPr>
      <w:r>
        <w:rPr>
          <w:rFonts w:hint="default" w:ascii="Arial" w:hAnsi="Arial" w:eastAsia="Arial" w:cs="Arial"/>
          <w:b/>
          <w:sz w:val="24"/>
        </w:rPr>
        <w:t xml:space="preserve">Phase B Agents:  </w:t>
      </w:r>
      <w:r>
        <w:rPr>
          <w:rFonts w:hint="default" w:ascii="Arial" w:hAnsi="Arial" w:eastAsia="Arial" w:cs="Arial"/>
          <w:sz w:val="24"/>
        </w:rPr>
        <w:t xml:space="preserve">Vega (#21), Stone (#22), Ember (#23)</w:t>
      </w:r>
      <w:r/>
    </w:p>
    <w:p w14:paraId="69E96296">
      <w:pPr>
        <w:pStyle w:val="886"/>
        <w:pBdr/>
        <w:spacing w:after="80" w:before="0"/>
        <w:ind w:left="400"/>
        <w:rPr/>
      </w:pPr>
      <w:r>
        <w:rPr>
          <w:rFonts w:hint="default" w:ascii="Arial" w:hAnsi="Arial" w:eastAsia="Arial" w:cs="Arial"/>
          <w:b/>
          <w:sz w:val="24"/>
        </w:rPr>
        <w:t xml:space="preserve">Target Timeline:  </w:t>
      </w:r>
      <w:r>
        <w:rPr>
          <w:rFonts w:hint="default" w:ascii="Arial" w:hAnsi="Arial" w:eastAsia="Arial" w:cs="Arial"/>
          <w:sz w:val="24"/>
        </w:rPr>
        <w:t xml:space="preserve">Q2–Q3 2027 (per AMD-001 Decision 1)</w:t>
      </w:r>
      <w:r/>
    </w:p>
    <w:p w14:paraId="15D7285E">
      <w:pPr>
        <w:pStyle w:val="886"/>
        <w:pBdr/>
        <w:spacing w:after="80" w:before="0"/>
        <w:ind w:left="400"/>
        <w:rPr/>
      </w:pPr>
      <w:r>
        <w:rPr>
          <w:rFonts w:hint="default" w:ascii="Arial" w:hAnsi="Arial" w:eastAsia="Arial" w:cs="Arial"/>
          <w:b/>
          <w:sz w:val="24"/>
        </w:rPr>
        <w:t xml:space="preserve">Authorising Document:  </w:t>
      </w:r>
      <w:r>
        <w:rPr>
          <w:rFonts w:hint="default" w:ascii="Arial" w:hAnsi="Arial" w:eastAsia="Arial" w:cs="Arial"/>
          <w:sz w:val="24"/>
        </w:rPr>
        <w:t xml:space="preserve">AMD-001, Section 24.3 Decision 1</w:t>
      </w:r>
      <w:r/>
    </w:p>
    <w:p w14:paraId="1F6900C6">
      <w:pPr>
        <w:pStyle w:val="886"/>
        <w:pBdr/>
        <w:spacing w:after="80" w:before="0"/>
        <w:ind w:left="400"/>
        <w:rPr/>
      </w:pPr>
      <w:r>
        <w:rPr>
          <w:rFonts w:hint="default" w:ascii="Arial" w:hAnsi="Arial" w:eastAsia="Arial" w:cs="Arial"/>
          <w:b/>
          <w:sz w:val="24"/>
        </w:rPr>
        <w:t xml:space="preserve">Checklist Owner:  </w:t>
      </w:r>
      <w:r>
        <w:rPr>
          <w:rFonts w:hint="default" w:ascii="Arial" w:hAnsi="Arial" w:eastAsia="Arial" w:cs="Arial"/>
          <w:sz w:val="24"/>
        </w:rPr>
        <w:t xml:space="preserve">Systems Lead</w:t>
      </w:r>
      <w:r/>
    </w:p>
    <w:p w14:paraId="06E66118">
      <w:pPr>
        <w:pStyle w:val="886"/>
        <w:pBdr/>
        <w:spacing w:after="80" w:before="0"/>
        <w:ind w:left="400"/>
        <w:rPr/>
      </w:pPr>
      <w:r>
        <w:rPr>
          <w:rFonts w:hint="default" w:ascii="Arial" w:hAnsi="Arial" w:eastAsia="Arial" w:cs="Arial"/>
          <w:b/>
          <w:sz w:val="24"/>
        </w:rPr>
        <w:t xml:space="preserve">Sign-off Authority:  </w:t>
      </w:r>
      <w:r>
        <w:rPr>
          <w:rFonts w:hint="default" w:ascii="Arial" w:hAnsi="Arial" w:eastAsia="Arial" w:cs="Arial"/>
          <w:sz w:val="24"/>
        </w:rPr>
        <w:t xml:space="preserve">Studio Director (operational) and Compliance Officer (regulatory), with Steering Committee ratification for final Go-Live declaration</w:t>
      </w:r>
      <w:r/>
    </w:p>
    <w:p w14:paraId="741197DB">
      <w:pPr>
        <w:pStyle w:val="886"/>
        <w:pBdr/>
        <w:spacing w:after="80" w:before="0"/>
        <w:ind w:left="400"/>
        <w:rPr/>
      </w:pPr>
      <w:r>
        <w:rPr>
          <w:rFonts w:hint="default" w:ascii="Arial" w:hAnsi="Arial" w:eastAsia="Arial" w:cs="Arial"/>
          <w:b/>
          <w:sz w:val="24"/>
        </w:rPr>
        <w:t xml:space="preserve">Checklist Version:  </w:t>
      </w:r>
      <w:r>
        <w:rPr>
          <w:rFonts w:hint="default" w:ascii="Arial" w:hAnsi="Arial" w:eastAsia="Arial" w:cs="Arial"/>
          <w:sz w:val="24"/>
        </w:rPr>
        <w:t xml:space="preserve">v1.0 — effective upon SC ratification of AMD-001</w:t>
      </w:r>
      <w:r/>
    </w:p>
    <w:p w14:paraId="69B7E236">
      <w:pPr>
        <w:pStyle w:val="886"/>
        <w:pBdr/>
        <w:spacing w:after="80" w:before="200"/>
        <w:ind/>
        <w:rPr/>
      </w:pPr>
      <w:r>
        <w:rPr>
          <w:rFonts w:hint="default" w:ascii="Arial" w:hAnsi="Arial" w:eastAsia="Arial" w:cs="Arial"/>
          <w:b/>
          <w:color w:val="2e75b6"/>
          <w:sz w:val="28"/>
        </w:rPr>
        <w:t xml:space="preserve">25.2  Pre-Deployment Prerequisites</w:t>
      </w:r>
      <w:r/>
    </w:p>
    <w:p w14:paraId="1D731101">
      <w:pPr>
        <w:pStyle w:val="886"/>
        <w:pBdr/>
        <w:spacing w:after="100" w:before="0"/>
        <w:ind/>
        <w:rPr/>
      </w:pPr>
      <w:r>
        <w:rPr>
          <w:rFonts w:hint="default" w:ascii="Arial" w:hAnsi="Arial" w:eastAsia="Arial" w:cs="Arial"/>
          <w:b w:val="0"/>
          <w:sz w:val="24"/>
        </w:rPr>
        <w:t xml:space="preserve">The following programme-level prerequisites must be verified as complete before per-agent technical readiness checks commence. These prerequisites apply equally to all three Phase B agents:</w:t>
      </w:r>
      <w:r/>
    </w:p>
    <w:p w14:paraId="40CFB868">
      <w:pPr>
        <w:pStyle w:val="886"/>
        <w:pBdr/>
        <w:spacing w:after="80" w:before="0"/>
        <w:ind w:left="400"/>
        <w:rPr/>
      </w:pPr>
      <w:r>
        <w:rPr>
          <w:rFonts w:hint="default" w:ascii="Arial" w:hAnsi="Arial" w:eastAsia="Arial" w:cs="Arial"/>
          <w:b/>
          <w:sz w:val="24"/>
        </w:rPr>
        <w:t xml:space="preserve">PRE-01 — Budget Approval:  </w:t>
      </w:r>
      <w:r>
        <w:rPr>
          <w:rFonts w:hint="default" w:ascii="Arial" w:hAnsi="Arial" w:eastAsia="Arial" w:cs="Arial"/>
          <w:sz w:val="24"/>
        </w:rPr>
        <w:t xml:space="preserve">FY 2027 Phase B budget (฿800,000) formally approved under AMD-001 Decision 2 and allocated in the programme financial ledger by Studio Director.</w:t>
      </w:r>
      <w:r/>
    </w:p>
    <w:p w14:paraId="7AE94A4E">
      <w:pPr>
        <w:pStyle w:val="886"/>
        <w:pBdr/>
        <w:spacing w:after="80" w:before="0"/>
        <w:ind w:left="400"/>
        <w:rPr/>
      </w:pPr>
      <w:r>
        <w:rPr>
          <w:rFonts w:hint="default" w:ascii="Arial" w:hAnsi="Arial" w:eastAsia="Arial" w:cs="Arial"/>
          <w:b/>
          <w:sz w:val="24"/>
        </w:rPr>
        <w:t xml:space="preserve">PRE-02 — Integration Testing Framework:  </w:t>
      </w:r>
      <w:r>
        <w:rPr>
          <w:rFonts w:hint="default" w:ascii="Arial" w:hAnsi="Arial" w:eastAsia="Arial" w:cs="Arial"/>
          <w:sz w:val="24"/>
        </w:rPr>
        <w:t xml:space="preserve">Systems Lead has published the Phase B Integration Testing Framework document covering interoperability requirements between the three Phase B agents and all 20 live agents (per AMD-001 Action Item 1).</w:t>
      </w:r>
      <w:r/>
    </w:p>
    <w:p w14:paraId="0CD0386D">
      <w:pPr>
        <w:pStyle w:val="886"/>
        <w:pBdr/>
        <w:spacing w:after="80" w:before="0"/>
        <w:ind w:left="400"/>
        <w:rPr/>
      </w:pPr>
      <w:r>
        <w:rPr>
          <w:rFonts w:hint="default" w:ascii="Arial" w:hAnsi="Arial" w:eastAsia="Arial" w:cs="Arial"/>
          <w:b/>
          <w:sz w:val="24"/>
        </w:rPr>
        <w:t xml:space="preserve">PRE-03 — PDPA Data Classification Update:  </w:t>
      </w:r>
      <w:r>
        <w:rPr>
          <w:rFonts w:hint="default" w:ascii="Arial" w:hAnsi="Arial" w:eastAsia="Arial" w:cs="Arial"/>
          <w:sz w:val="24"/>
        </w:rPr>
        <w:t xml:space="preserve">Compliance Officer has completed the FY 2027 Tier 1–4 Data Classification Register refresh (per AMD-001 Action Item 2), covering data flows for Vega (SITE/QA), Stone (PRO/OPS), and Ember (DS/CRM).</w:t>
      </w:r>
      <w:r/>
    </w:p>
    <w:p w14:paraId="27B55BA3">
      <w:pPr>
        <w:pStyle w:val="886"/>
        <w:pBdr/>
        <w:spacing w:after="80" w:before="0"/>
        <w:ind w:left="400"/>
        <w:rPr/>
      </w:pPr>
      <w:r>
        <w:rPr>
          <w:rFonts w:hint="default" w:ascii="Arial" w:hAnsi="Arial" w:eastAsia="Arial" w:cs="Arial"/>
          <w:b/>
          <w:sz w:val="24"/>
        </w:rPr>
        <w:t xml:space="preserve">PRE-04 — FY 2027 Performance Targets:  </w:t>
      </w:r>
      <w:r>
        <w:rPr>
          <w:rFonts w:hint="default" w:ascii="Arial" w:hAnsi="Arial" w:eastAsia="Arial" w:cs="Arial"/>
          <w:sz w:val="24"/>
        </w:rPr>
        <w:t xml:space="preserve">Studio Director has published FY 2027 Agent Performance Targets (per AMD-001 Action Item 3), with SLA thresholds defined for each Phase B agent by group assignment (ref. Section 17).</w:t>
      </w:r>
      <w:r/>
    </w:p>
    <w:p w14:paraId="63504590">
      <w:pPr>
        <w:pStyle w:val="886"/>
        <w:pBdr/>
        <w:spacing w:after="80" w:before="0"/>
        <w:ind w:left="400"/>
        <w:rPr/>
      </w:pPr>
      <w:r>
        <w:rPr>
          <w:rFonts w:hint="default" w:ascii="Arial" w:hAnsi="Arial" w:eastAsia="Arial" w:cs="Arial"/>
          <w:b/>
          <w:sz w:val="24"/>
        </w:rPr>
        <w:t xml:space="preserve">PRE-05 — Section 6 Onboarding Protocol:  </w:t>
      </w:r>
      <w:r>
        <w:rPr>
          <w:rFonts w:hint="default" w:ascii="Arial" w:hAnsi="Arial" w:eastAsia="Arial" w:cs="Arial"/>
          <w:sz w:val="24"/>
        </w:rPr>
        <w:t xml:space="preserve">Agent Onboarding Protocol (Section 6) has been reviewed and confirmed applicable for Phase B agents. Any required updates to onboarding procedures have been approved by the Steering Committee.</w:t>
      </w:r>
      <w:r/>
    </w:p>
    <w:p w14:paraId="3F618BF7">
      <w:pPr>
        <w:pStyle w:val="886"/>
        <w:pBdr/>
        <w:spacing w:after="80" w:before="200"/>
        <w:ind/>
        <w:rPr/>
      </w:pPr>
      <w:r>
        <w:rPr>
          <w:rFonts w:hint="default" w:ascii="Arial" w:hAnsi="Arial" w:eastAsia="Arial" w:cs="Arial"/>
          <w:b/>
          <w:color w:val="2e75b6"/>
          <w:sz w:val="28"/>
        </w:rPr>
        <w:t xml:space="preserve">25.3  Per-Agent Technical Readiness Checklist</w:t>
      </w:r>
      <w:r/>
    </w:p>
    <w:p w14:paraId="63E2897F">
      <w:pPr>
        <w:pStyle w:val="886"/>
        <w:pBdr/>
        <w:spacing w:after="100" w:before="0"/>
        <w:ind/>
        <w:rPr/>
      </w:pPr>
      <w:r>
        <w:rPr>
          <w:rFonts w:hint="default" w:ascii="Arial" w:hAnsi="Arial" w:eastAsia="Arial" w:cs="Arial"/>
          <w:b w:val="0"/>
          <w:sz w:val="24"/>
        </w:rPr>
        <w:t xml:space="preserve">Each Phase B agent must satisfy the following technical readiness criteria independently. Systems Lead completes and certifies each agent's checklist prior to Go/No-Go assessment:</w:t>
      </w:r>
      <w:r/>
    </w:p>
    <w:p w14:paraId="5B59570F">
      <w:pPr>
        <w:pStyle w:val="886"/>
        <w:pBdr/>
        <w:spacing w:after="80" w:before="0"/>
        <w:ind w:left="400"/>
        <w:rPr/>
      </w:pPr>
      <w:r>
        <w:rPr>
          <w:rFonts w:hint="default" w:ascii="Arial" w:hAnsi="Arial" w:eastAsia="Arial" w:cs="Arial"/>
          <w:b/>
          <w:sz w:val="24"/>
        </w:rPr>
        <w:t xml:space="preserve">25.3.1  Vega (#21) — Site Safety &amp; Compliance AI (SITE/QA · P0):  </w:t>
      </w:r>
      <w:r>
        <w:rPr>
          <w:rFonts w:hint="default" w:ascii="Arial" w:hAnsi="Arial" w:eastAsia="Arial" w:cs="Arial"/>
          <w:sz w:val="24"/>
        </w:rPr>
      </w:r>
      <w:r/>
    </w:p>
    <w:p w14:paraId="4DA1BCEA">
      <w:pPr>
        <w:pStyle w:val="886"/>
        <w:pBdr/>
        <w:spacing w:after="60" w:before="0"/>
        <w:ind w:left="800"/>
        <w:rPr/>
      </w:pPr>
      <w:r>
        <w:rPr>
          <w:rFonts w:hint="default" w:ascii="Arial" w:hAnsi="Arial" w:eastAsia="Arial" w:cs="Arial"/>
          <w:sz w:val="22"/>
        </w:rPr>
        <w:t xml:space="preserve">–  TEC-V-01: Core agent model and SITE/QA regulatory rule-set loaded and validated against current DAPH site safety standards.</w:t>
      </w:r>
      <w:r/>
    </w:p>
    <w:p w14:paraId="49A3F8BE">
      <w:pPr>
        <w:pStyle w:val="886"/>
        <w:pBdr/>
        <w:spacing w:after="60" w:before="0"/>
        <w:ind w:left="800"/>
        <w:rPr/>
      </w:pPr>
      <w:r>
        <w:rPr>
          <w:rFonts w:hint="default" w:ascii="Arial" w:hAnsi="Arial" w:eastAsia="Arial" w:cs="Arial"/>
          <w:sz w:val="22"/>
        </w:rPr>
        <w:t xml:space="preserve">–  TEC-V-02: Integration with all relevant live agents (Kelly, Scout, Forge) tested — data handoff latency within SLA Group D thresholds.</w:t>
      </w:r>
      <w:r/>
    </w:p>
    <w:p w14:paraId="23A00E4F">
      <w:pPr>
        <w:pStyle w:val="886"/>
        <w:pBdr/>
        <w:spacing w:after="60" w:before="0"/>
        <w:ind w:left="800"/>
        <w:rPr/>
      </w:pPr>
      <w:r>
        <w:rPr>
          <w:rFonts w:hint="default" w:ascii="Arial" w:hAnsi="Arial" w:eastAsia="Arial" w:cs="Arial"/>
          <w:sz w:val="22"/>
        </w:rPr>
        <w:t xml:space="preserve">–  TEC-V-03: PDPA Tier classification confirmed for all Vega data inputs/outputs (SITE/QA data streams mapped to correct Tier).</w:t>
      </w:r>
      <w:r/>
    </w:p>
    <w:p w14:paraId="77A2643B">
      <w:pPr>
        <w:pStyle w:val="886"/>
        <w:pBdr/>
        <w:spacing w:after="60" w:before="0"/>
        <w:ind w:left="800"/>
        <w:rPr/>
      </w:pPr>
      <w:r>
        <w:rPr>
          <w:rFonts w:hint="default" w:ascii="Arial" w:hAnsi="Arial" w:eastAsia="Arial" w:cs="Arial"/>
          <w:sz w:val="22"/>
        </w:rPr>
        <w:t xml:space="preserve">–  TEC-V-04: HITL escalation pathway configured and tested — P-CRIT site safety findings escalate to Systems Lead within defined threshold (ref. Section 18).</w:t>
      </w:r>
      <w:r/>
    </w:p>
    <w:p w14:paraId="5FA77117">
      <w:pPr>
        <w:pStyle w:val="886"/>
        <w:pBdr/>
        <w:spacing w:after="60" w:before="0"/>
        <w:ind w:left="800"/>
        <w:rPr/>
      </w:pPr>
      <w:r>
        <w:rPr>
          <w:rFonts w:hint="default" w:ascii="Arial" w:hAnsi="Arial" w:eastAsia="Arial" w:cs="Arial"/>
          <w:sz w:val="22"/>
        </w:rPr>
        <w:t xml:space="preserve">–  TEC-V-05: Audit logging active and verified — all Vega actions recorded in the Continuous Improvement Audit trail (ref. Section 22).</w:t>
      </w:r>
      <w:r/>
    </w:p>
    <w:p w14:paraId="47D0FFDF">
      <w:pPr>
        <w:pStyle w:val="886"/>
        <w:pBdr/>
        <w:spacing w:after="60" w:before="0"/>
        <w:ind w:left="800"/>
        <w:rPr/>
      </w:pPr>
      <w:r>
        <w:rPr>
          <w:rFonts w:hint="default" w:ascii="Arial" w:hAnsi="Arial" w:eastAsia="Arial" w:cs="Arial"/>
          <w:sz w:val="22"/>
        </w:rPr>
        <w:t xml:space="preserve">–  TEC-V-06: User acceptance testing (UAT) completed with SITE/QA Group Lead — sign-off received.</w:t>
      </w:r>
      <w:r/>
    </w:p>
    <w:p w14:paraId="12D86215">
      <w:pPr>
        <w:pStyle w:val="886"/>
        <w:pBdr/>
        <w:spacing w:after="80" w:before="0"/>
        <w:ind w:left="400"/>
        <w:rPr/>
      </w:pPr>
      <w:r>
        <w:rPr>
          <w:rFonts w:hint="default" w:ascii="Arial" w:hAnsi="Arial" w:eastAsia="Arial" w:cs="Arial"/>
          <w:b/>
          <w:sz w:val="24"/>
        </w:rPr>
        <w:t xml:space="preserve">25.3.2  Stone (#22) — Materials &amp; Inventory Intelligence (PRO/OPS · P1):  </w:t>
      </w:r>
      <w:r>
        <w:rPr>
          <w:rFonts w:hint="default" w:ascii="Arial" w:hAnsi="Arial" w:eastAsia="Arial" w:cs="Arial"/>
          <w:sz w:val="24"/>
        </w:rPr>
      </w:r>
      <w:r/>
    </w:p>
    <w:p w14:paraId="1ED1F797">
      <w:pPr>
        <w:pStyle w:val="886"/>
        <w:pBdr/>
        <w:spacing w:after="60" w:before="0"/>
        <w:ind w:left="800"/>
        <w:rPr/>
      </w:pPr>
      <w:r>
        <w:rPr>
          <w:rFonts w:hint="default" w:ascii="Arial" w:hAnsi="Arial" w:eastAsia="Arial" w:cs="Arial"/>
          <w:sz w:val="22"/>
        </w:rPr>
        <w:t xml:space="preserve">–  TEC-S-01: Materials database integration verified — Stone can read and write to DAPH inventory system with correct access permissions.</w:t>
      </w:r>
      <w:r/>
    </w:p>
    <w:p w14:paraId="02B56D1D">
      <w:pPr>
        <w:pStyle w:val="886"/>
        <w:pBdr/>
        <w:spacing w:after="60" w:before="0"/>
        <w:ind w:left="800"/>
        <w:rPr/>
      </w:pPr>
      <w:r>
        <w:rPr>
          <w:rFonts w:hint="default" w:ascii="Arial" w:hAnsi="Arial" w:eastAsia="Arial" w:cs="Arial"/>
          <w:sz w:val="22"/>
        </w:rPr>
        <w:t xml:space="preserve">–  TEC-S-02: Integration with live agents Atlas, Forge, and Ops tested — procurement and inventory data flows accurate and within latency thresholds.</w:t>
      </w:r>
      <w:r/>
    </w:p>
    <w:p w14:paraId="20996179">
      <w:pPr>
        <w:pStyle w:val="886"/>
        <w:pBdr/>
        <w:spacing w:after="60" w:before="0"/>
        <w:ind w:left="800"/>
        <w:rPr/>
      </w:pPr>
      <w:r>
        <w:rPr>
          <w:rFonts w:hint="default" w:ascii="Arial" w:hAnsi="Arial" w:eastAsia="Arial" w:cs="Arial"/>
          <w:sz w:val="22"/>
        </w:rPr>
        <w:t xml:space="preserve">–  TEC-S-03: PDPA Tier mapping complete for Stone's PRO/OPS data categories (supplier, pricing, and inventory data classified).</w:t>
      </w:r>
      <w:r/>
    </w:p>
    <w:p w14:paraId="6737A48A">
      <w:pPr>
        <w:pStyle w:val="886"/>
        <w:pBdr/>
        <w:spacing w:after="60" w:before="0"/>
        <w:ind w:left="800"/>
        <w:rPr/>
      </w:pPr>
      <w:r>
        <w:rPr>
          <w:rFonts w:hint="default" w:ascii="Arial" w:hAnsi="Arial" w:eastAsia="Arial" w:cs="Arial"/>
          <w:sz w:val="22"/>
        </w:rPr>
        <w:t xml:space="preserve">–  TEC-S-04: Supplier data privacy review completed by Compliance Officer — third-party data handling compliant with PDPA and GDPR requirements.</w:t>
      </w:r>
      <w:r/>
    </w:p>
    <w:p w14:paraId="234E19C9">
      <w:pPr>
        <w:pStyle w:val="886"/>
        <w:pBdr/>
        <w:spacing w:after="60" w:before="0"/>
        <w:ind w:left="800"/>
        <w:rPr/>
      </w:pPr>
      <w:r>
        <w:rPr>
          <w:rFonts w:hint="default" w:ascii="Arial" w:hAnsi="Arial" w:eastAsia="Arial" w:cs="Arial"/>
          <w:sz w:val="22"/>
        </w:rPr>
        <w:t xml:space="preserve">–  TEC-S-05: Exception handling for out-of-stock and procurement escalation configured — tested with PRO/OPS Group Lead.</w:t>
      </w:r>
      <w:r/>
    </w:p>
    <w:p w14:paraId="0841C798">
      <w:pPr>
        <w:pStyle w:val="886"/>
        <w:pBdr/>
        <w:spacing w:after="60" w:before="0"/>
        <w:ind w:left="800"/>
        <w:rPr/>
      </w:pPr>
      <w:r>
        <w:rPr>
          <w:rFonts w:hint="default" w:ascii="Arial" w:hAnsi="Arial" w:eastAsia="Arial" w:cs="Arial"/>
          <w:sz w:val="22"/>
        </w:rPr>
        <w:t xml:space="preserve">–  TEC-S-06: UAT completed with PRO/OPS Group Lead — sign-off received.</w:t>
      </w:r>
      <w:r/>
    </w:p>
    <w:p w14:paraId="2DA4E10D">
      <w:pPr>
        <w:pStyle w:val="886"/>
        <w:pBdr/>
        <w:spacing w:after="80" w:before="0"/>
        <w:ind w:left="400"/>
        <w:rPr/>
      </w:pPr>
      <w:r>
        <w:rPr>
          <w:rFonts w:hint="default" w:ascii="Arial" w:hAnsi="Arial" w:eastAsia="Arial" w:cs="Arial"/>
          <w:b/>
          <w:sz w:val="24"/>
        </w:rPr>
        <w:t xml:space="preserve">25.3.3  Ember (#23) — Client Design Brief Automation (DS/CRM · P1):  </w:t>
      </w:r>
      <w:r>
        <w:rPr>
          <w:rFonts w:hint="default" w:ascii="Arial" w:hAnsi="Arial" w:eastAsia="Arial" w:cs="Arial"/>
          <w:sz w:val="24"/>
        </w:rPr>
      </w:r>
      <w:r/>
    </w:p>
    <w:p w14:paraId="16B1C966">
      <w:pPr>
        <w:pStyle w:val="886"/>
        <w:pBdr/>
        <w:spacing w:after="60" w:before="0"/>
        <w:ind w:left="800"/>
        <w:rPr/>
      </w:pPr>
      <w:r>
        <w:rPr>
          <w:rFonts w:hint="default" w:ascii="Arial" w:hAnsi="Arial" w:eastAsia="Arial" w:cs="Arial"/>
          <w:sz w:val="22"/>
        </w:rPr>
        <w:t xml:space="preserve">–  TEC-E-01: Design brief template library loaded — Ember can generate, classify, and route briefs consistent with DAPH design standards.</w:t>
      </w:r>
      <w:r/>
    </w:p>
    <w:p w14:paraId="3B99A201">
      <w:pPr>
        <w:pStyle w:val="886"/>
        <w:pBdr/>
        <w:spacing w:after="60" w:before="0"/>
        <w:ind w:left="800"/>
        <w:rPr/>
      </w:pPr>
      <w:r>
        <w:rPr>
          <w:rFonts w:hint="default" w:ascii="Arial" w:hAnsi="Arial" w:eastAsia="Arial" w:cs="Arial"/>
          <w:sz w:val="22"/>
        </w:rPr>
        <w:t xml:space="preserve">–  TEC-E-02: Integration with live agents Signal, Aria, and Hana tested — client data handoff and brief-to-quote pipeline verified end-to-end.</w:t>
      </w:r>
      <w:r/>
    </w:p>
    <w:p w14:paraId="2D41D400">
      <w:pPr>
        <w:pStyle w:val="886"/>
        <w:pBdr/>
        <w:spacing w:after="60" w:before="0"/>
        <w:ind w:left="800"/>
        <w:rPr/>
      </w:pPr>
      <w:r>
        <w:rPr>
          <w:rFonts w:hint="default" w:ascii="Arial" w:hAnsi="Arial" w:eastAsia="Arial" w:cs="Arial"/>
          <w:sz w:val="22"/>
        </w:rPr>
        <w:t xml:space="preserve">–  TEC-E-03: PDPA Tier 2 (client personal data) handling validated — Ember's data retention policy aligned with Section 19 Tier 2 protocols.</w:t>
      </w:r>
      <w:r/>
    </w:p>
    <w:p w14:paraId="3D27A857">
      <w:pPr>
        <w:pStyle w:val="886"/>
        <w:pBdr/>
        <w:spacing w:after="60" w:before="0"/>
        <w:ind w:left="800"/>
        <w:rPr/>
      </w:pPr>
      <w:r>
        <w:rPr>
          <w:rFonts w:hint="default" w:ascii="Arial" w:hAnsi="Arial" w:eastAsia="Arial" w:cs="Arial"/>
          <w:sz w:val="22"/>
        </w:rPr>
        <w:t xml:space="preserve">–  TEC-E-04: Client consent capture workflow integrated and tested — brief automation respects client data opt-in/opt-out flags.</w:t>
      </w:r>
      <w:r/>
    </w:p>
    <w:p w14:paraId="2932A772">
      <w:pPr>
        <w:pStyle w:val="886"/>
        <w:pBdr/>
        <w:spacing w:after="60" w:before="0"/>
        <w:ind w:left="800"/>
        <w:rPr/>
      </w:pPr>
      <w:r>
        <w:rPr>
          <w:rFonts w:hint="default" w:ascii="Arial" w:hAnsi="Arial" w:eastAsia="Arial" w:cs="Arial"/>
          <w:sz w:val="22"/>
        </w:rPr>
        <w:t xml:space="preserve">–  TEC-E-05: AI Ethics review completed (ref. Section 20) — Ember's brief generation outputs reviewed for bias and design preference fairness.</w:t>
      </w:r>
      <w:r/>
    </w:p>
    <w:p w14:paraId="46A3DEA5">
      <w:pPr>
        <w:pStyle w:val="886"/>
        <w:pBdr/>
        <w:spacing w:after="60" w:before="0"/>
        <w:ind w:left="800"/>
        <w:rPr/>
      </w:pPr>
      <w:r>
        <w:rPr>
          <w:rFonts w:hint="default" w:ascii="Arial" w:hAnsi="Arial" w:eastAsia="Arial" w:cs="Arial"/>
          <w:sz w:val="22"/>
        </w:rPr>
        <w:t xml:space="preserve">–  TEC-E-06: UAT completed with DS/CRM Group Lead — sign-off received.</w:t>
      </w:r>
      <w:r/>
    </w:p>
    <w:p w14:paraId="175FFEF1">
      <w:pPr>
        <w:pStyle w:val="886"/>
        <w:pBdr/>
        <w:spacing w:after="80" w:before="200"/>
        <w:ind/>
        <w:rPr/>
      </w:pPr>
      <w:r>
        <w:rPr>
          <w:rFonts w:hint="default" w:ascii="Arial" w:hAnsi="Arial" w:eastAsia="Arial" w:cs="Arial"/>
          <w:b/>
          <w:color w:val="2e75b6"/>
          <w:sz w:val="28"/>
        </w:rPr>
        <w:t xml:space="preserve">25.4  Go/No-Go Decision Criteria</w:t>
      </w:r>
      <w:r/>
    </w:p>
    <w:p w14:paraId="32CA37C6">
      <w:pPr>
        <w:pStyle w:val="886"/>
        <w:pBdr/>
        <w:spacing w:after="100" w:before="0"/>
        <w:ind/>
        <w:rPr/>
      </w:pPr>
      <w:r>
        <w:rPr>
          <w:rFonts w:hint="default" w:ascii="Arial" w:hAnsi="Arial" w:eastAsia="Arial" w:cs="Arial"/>
          <w:b w:val="0"/>
          <w:sz w:val="24"/>
        </w:rPr>
        <w:t xml:space="preserve">Each Phase B agent undergoes a formal Go/No-Go assessment upon completion of its per-agent technical checklist. The following criteria govern the decision:</w:t>
      </w:r>
      <w:r/>
    </w:p>
    <w:p w14:paraId="4BF7A6DC">
      <w:pPr>
        <w:pStyle w:val="886"/>
        <w:pBdr/>
        <w:spacing w:after="80" w:before="0"/>
        <w:ind w:left="400"/>
        <w:rPr/>
      </w:pPr>
      <w:r>
        <w:rPr>
          <w:rFonts w:hint="default" w:ascii="Arial" w:hAnsi="Arial" w:eastAsia="Arial" w:cs="Arial"/>
          <w:b/>
          <w:sz w:val="24"/>
        </w:rPr>
        <w:t xml:space="preserve">GO Criteria (all required):  </w:t>
      </w:r>
      <w:r>
        <w:rPr>
          <w:rFonts w:hint="default" w:ascii="Arial" w:hAnsi="Arial" w:eastAsia="Arial" w:cs="Arial"/>
          <w:sz w:val="24"/>
        </w:rPr>
        <w:t xml:space="preserve">All PRE-01 through PRE-05 prerequisites verified; all per-agent TEC checks complete with no outstanding P-HIGH or P-CRIT findings; UAT sign-off received from relevant Group Lead; Systems Lead certification issued; Compliance Officer PDPA clearance granted.</w:t>
      </w:r>
      <w:r/>
    </w:p>
    <w:p w14:paraId="2DD436A9">
      <w:pPr>
        <w:pStyle w:val="886"/>
        <w:pBdr/>
        <w:spacing w:after="80" w:before="0"/>
        <w:ind w:left="400"/>
        <w:rPr/>
      </w:pPr>
      <w:r>
        <w:rPr>
          <w:rFonts w:hint="default" w:ascii="Arial" w:hAnsi="Arial" w:eastAsia="Arial" w:cs="Arial"/>
          <w:b/>
          <w:sz w:val="24"/>
        </w:rPr>
        <w:t xml:space="preserve">CONDITIONAL GO:  </w:t>
      </w:r>
      <w:r>
        <w:rPr>
          <w:rFonts w:hint="default" w:ascii="Arial" w:hAnsi="Arial" w:eastAsia="Arial" w:cs="Arial"/>
          <w:sz w:val="24"/>
        </w:rPr>
        <w:t xml:space="preserve">One or more TEC items have P-LOW or P-MEDIUM findings with an agreed remediation plan and owner. Conditional Go requires explicit approval from Studio Director and Systems Lead. Remediation must be completed within 10 business days of Go-Live.</w:t>
      </w:r>
      <w:r/>
    </w:p>
    <w:p w14:paraId="4004D84C">
      <w:pPr>
        <w:pStyle w:val="886"/>
        <w:pBdr/>
        <w:spacing w:after="80" w:before="0"/>
        <w:ind w:left="400"/>
        <w:rPr/>
      </w:pPr>
      <w:r>
        <w:rPr>
          <w:rFonts w:hint="default" w:ascii="Arial" w:hAnsi="Arial" w:eastAsia="Arial" w:cs="Arial"/>
          <w:b/>
          <w:sz w:val="24"/>
        </w:rPr>
        <w:t xml:space="preserve">NO-GO Triggers:  </w:t>
      </w:r>
      <w:r>
        <w:rPr>
          <w:rFonts w:hint="default" w:ascii="Arial" w:hAnsi="Arial" w:eastAsia="Arial" w:cs="Arial"/>
          <w:sz w:val="24"/>
        </w:rPr>
        <w:t xml:space="preserve">Any unre</w:t>
      </w:r>
      <w:r>
        <w:rPr>
          <w:rFonts w:hint="default" w:ascii="Arial" w:hAnsi="Arial" w:eastAsia="Arial" w:cs="Arial"/>
          <w:sz w:val="24"/>
        </w:rPr>
        <w:t xml:space="preserve">solved P-HIGH finding; any PDPA Tier non-compliance; UAT rejection by Group Lead; failed integration test with two or more live agents; Compliance Officer PDPA clearance withheld. No-Go suspends deployment pending resolution and repeat checklist execution.</w:t>
      </w:r>
      <w:r/>
    </w:p>
    <w:p w14:paraId="53B7AC7C">
      <w:pPr>
        <w:pStyle w:val="886"/>
        <w:pBdr/>
        <w:spacing w:after="80" w:before="0"/>
        <w:ind w:left="400"/>
        <w:rPr/>
      </w:pPr>
      <w:r>
        <w:rPr>
          <w:rFonts w:hint="default" w:ascii="Arial" w:hAnsi="Arial" w:eastAsia="Arial" w:cs="Arial"/>
          <w:b/>
          <w:sz w:val="24"/>
        </w:rPr>
        <w:t xml:space="preserve">Decision Authority:  </w:t>
      </w:r>
      <w:r>
        <w:rPr>
          <w:rFonts w:hint="default" w:ascii="Arial" w:hAnsi="Arial" w:eastAsia="Arial" w:cs="Arial"/>
          <w:sz w:val="24"/>
        </w:rPr>
        <w:t xml:space="preserve">Go/No-Go decision is made jointly by Systems Lead and Studio Director for each agent. Any No-Go or Conditional Go must be reported to Steering Committee within 5 business days.</w:t>
      </w:r>
      <w:r/>
    </w:p>
    <w:p w14:paraId="3194B044">
      <w:pPr>
        <w:pStyle w:val="886"/>
        <w:pBdr/>
        <w:spacing w:after="80" w:before="200"/>
        <w:ind/>
        <w:rPr/>
      </w:pPr>
      <w:r>
        <w:rPr>
          <w:rFonts w:hint="default" w:ascii="Arial" w:hAnsi="Arial" w:eastAsia="Arial" w:cs="Arial"/>
          <w:b/>
          <w:color w:val="2e75b6"/>
          <w:sz w:val="28"/>
        </w:rPr>
        <w:t xml:space="preserve">25.5  Deployment Schedule &amp; Milestones</w:t>
      </w:r>
      <w:r/>
    </w:p>
    <w:p w14:paraId="32C64BA1">
      <w:pPr>
        <w:pStyle w:val="886"/>
        <w:pBdr/>
        <w:spacing w:after="100" w:before="0"/>
        <w:ind/>
        <w:rPr/>
      </w:pPr>
      <w:r>
        <w:rPr>
          <w:rFonts w:hint="default" w:ascii="Arial" w:hAnsi="Arial" w:eastAsia="Arial" w:cs="Arial"/>
          <w:b w:val="0"/>
          <w:sz w:val="24"/>
        </w:rPr>
        <w:t xml:space="preserve">The following milestone schedule applies to Phase B deployment. All dates are targets and are subject to Go/No-Go outcomes:</w:t>
      </w:r>
      <w:r/>
    </w:p>
    <w:p w14:paraId="1EC4083B">
      <w:pPr>
        <w:pStyle w:val="886"/>
        <w:pBdr/>
        <w:spacing w:after="80" w:before="0"/>
        <w:ind w:left="400"/>
        <w:rPr/>
      </w:pPr>
      <w:r>
        <w:rPr>
          <w:rFonts w:hint="default" w:ascii="Arial" w:hAnsi="Arial" w:eastAsia="Arial" w:cs="Arial"/>
          <w:b/>
          <w:sz w:val="24"/>
        </w:rPr>
        <w:t xml:space="preserve">M1 — Q2 2027 (April–May):  </w:t>
      </w:r>
      <w:r>
        <w:rPr>
          <w:rFonts w:hint="default" w:ascii="Arial" w:hAnsi="Arial" w:eastAsia="Arial" w:cs="Arial"/>
          <w:sz w:val="24"/>
        </w:rPr>
        <w:t xml:space="preserve">Complete PRE-01 through PRE-05 prerequisites; begin TEC checks for all three Phase B agents; Vega (#21, P0) prioritised for earliest UAT completion.</w:t>
      </w:r>
      <w:r/>
    </w:p>
    <w:p w14:paraId="11FC677B">
      <w:pPr>
        <w:pStyle w:val="886"/>
        <w:pBdr/>
        <w:spacing w:after="80" w:before="0"/>
        <w:ind w:left="400"/>
        <w:rPr/>
      </w:pPr>
      <w:r>
        <w:rPr>
          <w:rFonts w:hint="default" w:ascii="Arial" w:hAnsi="Arial" w:eastAsia="Arial" w:cs="Arial"/>
          <w:b/>
          <w:sz w:val="24"/>
        </w:rPr>
        <w:t xml:space="preserve">M2 — Q2 2027 (May–June):  </w:t>
      </w:r>
      <w:r>
        <w:rPr>
          <w:rFonts w:hint="default" w:ascii="Arial" w:hAnsi="Arial" w:eastAsia="Arial" w:cs="Arial"/>
          <w:sz w:val="24"/>
        </w:rPr>
        <w:t xml:space="preserve">Vega Go/No-Go assessment; Vega production Go-Live (if GO); Stone and Ember TEC checks in progress.</w:t>
      </w:r>
      <w:r/>
    </w:p>
    <w:p w14:paraId="5DF45AA5">
      <w:pPr>
        <w:pStyle w:val="886"/>
        <w:pBdr/>
        <w:spacing w:after="80" w:before="0"/>
        <w:ind w:left="400"/>
        <w:rPr/>
      </w:pPr>
      <w:r>
        <w:rPr>
          <w:rFonts w:hint="default" w:ascii="Arial" w:hAnsi="Arial" w:eastAsia="Arial" w:cs="Arial"/>
          <w:b/>
          <w:sz w:val="24"/>
        </w:rPr>
        <w:t xml:space="preserve">M3 — Q3 2027 (July–August):  </w:t>
      </w:r>
      <w:r>
        <w:rPr>
          <w:rFonts w:hint="default" w:ascii="Arial" w:hAnsi="Arial" w:eastAsia="Arial" w:cs="Arial"/>
          <w:sz w:val="24"/>
        </w:rPr>
        <w:t xml:space="preserve">Stone and Ember Go/No-Go assessments; Stone and Ember production Go-Live (if GO); Phase B completion report to Steering Committee.</w:t>
      </w:r>
      <w:r/>
    </w:p>
    <w:p w14:paraId="6F06AB46">
      <w:pPr>
        <w:pStyle w:val="886"/>
        <w:pBdr/>
        <w:spacing w:after="80" w:before="0"/>
        <w:ind w:left="400"/>
        <w:rPr/>
      </w:pPr>
      <w:r>
        <w:rPr>
          <w:rFonts w:hint="default" w:ascii="Arial" w:hAnsi="Arial" w:eastAsia="Arial" w:cs="Arial"/>
          <w:b/>
          <w:sz w:val="24"/>
        </w:rPr>
        <w:t xml:space="preserve">M4 — Q3 2027 (post Go-Live):  </w:t>
      </w:r>
      <w:r>
        <w:rPr>
          <w:rFonts w:hint="default" w:ascii="Arial" w:hAnsi="Arial" w:eastAsia="Arial" w:cs="Arial"/>
          <w:sz w:val="24"/>
        </w:rPr>
        <w:t xml:space="preserve">30-day Phase B stabilisation monitoring period for all three agents; SLA performance tracked against Section 17 thresholds; Ops Agent Lead submits stabilisation report.</w:t>
      </w:r>
      <w:r/>
    </w:p>
    <w:p w14:paraId="0B115773">
      <w:pPr>
        <w:pStyle w:val="886"/>
        <w:pBdr/>
        <w:spacing w:after="80" w:before="0"/>
        <w:ind w:left="400"/>
        <w:rPr/>
      </w:pPr>
      <w:r>
        <w:rPr>
          <w:rFonts w:hint="default" w:ascii="Arial" w:hAnsi="Arial" w:eastAsia="Arial" w:cs="Arial"/>
          <w:b/>
          <w:sz w:val="24"/>
        </w:rPr>
        <w:t xml:space="preserve">M5 — Q3/Q4 2027:  </w:t>
      </w:r>
      <w:r>
        <w:rPr>
          <w:rFonts w:hint="default" w:ascii="Arial" w:hAnsi="Arial" w:eastAsia="Arial" w:cs="Arial"/>
          <w:sz w:val="24"/>
        </w:rPr>
        <w:t xml:space="preserve">Steering Committee Phase B Stability Review (per AMD-001 Decision 4); Pulse (#24) and Shore (#25) Phase C Go/No-Go conditional on M5 outcome.</w:t>
      </w:r>
      <w:r/>
    </w:p>
    <w:p w14:paraId="3E80ACB5">
      <w:pPr>
        <w:pStyle w:val="886"/>
        <w:pBdr/>
        <w:spacing w:after="80" w:before="200"/>
        <w:ind/>
        <w:rPr/>
      </w:pPr>
      <w:r>
        <w:rPr>
          <w:rFonts w:hint="default" w:ascii="Arial" w:hAnsi="Arial" w:eastAsia="Arial" w:cs="Arial"/>
          <w:b/>
          <w:color w:val="2e75b6"/>
          <w:sz w:val="28"/>
        </w:rPr>
        <w:t xml:space="preserve">25.6  Phase B Sign-off Record</w:t>
      </w:r>
      <w:r/>
    </w:p>
    <w:p w14:paraId="70BDA98A">
      <w:pPr>
        <w:pStyle w:val="886"/>
        <w:pBdr/>
        <w:spacing w:after="100" w:before="0"/>
        <w:ind/>
        <w:rPr/>
      </w:pPr>
      <w:r>
        <w:rPr>
          <w:rFonts w:hint="default" w:ascii="Arial" w:hAnsi="Arial" w:eastAsia="Arial" w:cs="Arial"/>
          <w:b w:val="0"/>
          <w:sz w:val="24"/>
        </w:rPr>
        <w:t xml:space="preserve">Upon successful Go-Live of each Phase B agent, the following sign-off record shall be completed and appended to this section as a formal amendment or as a signed annex filed with the Studio Director:</w:t>
      </w:r>
      <w:r/>
    </w:p>
    <w:p w14:paraId="6063B25C">
      <w:pPr>
        <w:pStyle w:val="886"/>
        <w:pBdr/>
        <w:spacing w:after="80" w:before="0"/>
        <w:ind w:left="400"/>
        <w:rPr/>
      </w:pPr>
      <w:r>
        <w:rPr>
          <w:rFonts w:hint="default" w:ascii="Arial" w:hAnsi="Arial" w:eastAsia="Arial" w:cs="Arial"/>
          <w:b/>
          <w:sz w:val="24"/>
        </w:rPr>
        <w:t xml:space="preserve">Sign-off Fields (per agent):  </w:t>
      </w:r>
      <w:r>
        <w:rPr>
          <w:rFonts w:hint="default" w:ascii="Arial" w:hAnsi="Arial" w:eastAsia="Arial" w:cs="Arial"/>
          <w:sz w:val="24"/>
        </w:rPr>
        <w:t xml:space="preserve">Agent name and number; Go-Live date; Go/No-Go outcome; outstanding Conditional Go items (if any) with owner and target date; Systems Lead signature; Studio Director signature; Compliance Officer signature.</w:t>
      </w:r>
      <w:r/>
    </w:p>
    <w:p w14:paraId="2E34157D">
      <w:pPr>
        <w:pStyle w:val="886"/>
        <w:pBdr/>
        <w:spacing w:after="80" w:before="0"/>
        <w:ind w:left="400"/>
        <w:rPr/>
      </w:pPr>
      <w:r>
        <w:rPr>
          <w:rFonts w:hint="default" w:ascii="Arial" w:hAnsi="Arial" w:eastAsia="Arial" w:cs="Arial"/>
          <w:b/>
          <w:sz w:val="24"/>
        </w:rPr>
        <w:t xml:space="preserve">Archive:  </w:t>
      </w:r>
      <w:r>
        <w:rPr>
          <w:rFonts w:hint="default" w:ascii="Arial" w:hAnsi="Arial" w:eastAsia="Arial" w:cs="Arial"/>
          <w:sz w:val="24"/>
        </w:rPr>
        <w:t xml:space="preserve">Signed Phase B Sign-off Records shall be retained by the Studio Director and referenced in the next Annual Governance Review (Q1 2028, ref. Section 24.5).</w:t>
      </w:r>
      <w:r/>
    </w:p>
    <w:p w14:paraId="77255C72">
      <w:pPr>
        <w:pStyle w:val="886"/>
        <w:pBdr/>
        <w:spacing w:after="80" w:before="0"/>
        <w:ind w:left="400"/>
        <w:rPr/>
      </w:pPr>
      <w:r>
        <w:rPr>
          <w:rFonts w:hint="default" w:ascii="Arial" w:hAnsi="Arial" w:eastAsia="Arial" w:cs="Arial"/>
          <w:b/>
          <w:sz w:val="24"/>
        </w:rPr>
        <w:t xml:space="preserve">Phase B Completion Declaration:  </w:t>
      </w:r>
      <w:r>
        <w:rPr>
          <w:rFonts w:hint="default" w:ascii="Arial" w:hAnsi="Arial" w:eastAsia="Arial" w:cs="Arial"/>
          <w:sz w:val="24"/>
        </w:rPr>
        <w:t xml:space="preserve">Phase B is declared complete whe</w:t>
      </w:r>
      <w:r>
        <w:rPr>
          <w:rFonts w:hint="default" w:ascii="Arial" w:hAnsi="Arial" w:eastAsia="Arial" w:cs="Arial"/>
          <w:sz w:val="24"/>
        </w:rPr>
        <w:t xml:space="preserve">n all three agents (Vega, Stone, Ember) have received Go-Live sign-off and completed the 30-day stabilisation monitoring period. Completion declaration is ratified by Steering Committee at the Q3 2027 Quarterly Programme Review or an Extraordinary Session.</w:t>
      </w:r>
      <w:r/>
    </w:p>
    <w:p w14:paraId="3FEEEAEE">
      <w:pPr>
        <w:pStyle w:val="886"/>
        <w:pBdr/>
        <w:spacing w:after="0" w:before="0"/>
        <w:ind/>
        <w:rPr/>
      </w:pPr>
      <w:r>
        <w:rPr>
          <w:rFonts w:hint="default" w:ascii="Arial" w:hAnsi="Arial" w:eastAsia="Arial" w:cs="Arial"/>
          <w:b w:val="0"/>
          <w:sz w:val="24"/>
        </w:rPr>
      </w:r>
      <w:r/>
    </w:p>
    <w:p w14:paraId="16C02158">
      <w:pPr>
        <w:pStyle w:val="886"/>
        <w:pBdr/>
        <w:spacing w:after="100" w:before="320"/>
        <w:ind/>
        <w:rPr/>
      </w:pPr>
      <w:r>
        <w:rPr>
          <w:rFonts w:hint="default" w:ascii="Arial" w:hAnsi="Arial" w:eastAsia="Arial" w:cs="Arial"/>
          <w:b/>
          <w:color w:val="1f2d5a"/>
          <w:sz w:val="36"/>
        </w:rPr>
        <w:t xml:space="preserve">26. Phase B Go-Live Sign-off Records</w:t>
      </w:r>
      <w:r/>
    </w:p>
    <w:p w14:paraId="7AB920A7">
      <w:pPr>
        <w:pStyle w:val="886"/>
        <w:pBdr/>
        <w:spacing w:after="80" w:before="200"/>
        <w:ind/>
        <w:rPr/>
      </w:pPr>
      <w:r>
        <w:rPr>
          <w:rFonts w:hint="default" w:ascii="Arial" w:hAnsi="Arial" w:eastAsia="Arial" w:cs="Arial"/>
          <w:b/>
          <w:color w:val="2e75b6"/>
          <w:sz w:val="28"/>
        </w:rPr>
        <w:t xml:space="preserve">26.1  Overview</w:t>
      </w:r>
      <w:r/>
    </w:p>
    <w:p w14:paraId="60717918">
      <w:pPr>
        <w:pStyle w:val="886"/>
        <w:pBdr/>
        <w:spacing w:after="100" w:before="0"/>
        <w:ind/>
        <w:rPr/>
      </w:pPr>
      <w:r>
        <w:rPr>
          <w:rFonts w:hint="default" w:ascii="Arial" w:hAnsi="Arial" w:eastAsia="Arial" w:cs="Arial"/>
          <w:b w:val="0"/>
          <w:sz w:val="24"/>
        </w:rPr>
        <w:t xml:space="preserve">This</w:t>
      </w:r>
      <w:r>
        <w:rPr>
          <w:rFonts w:hint="default" w:ascii="Arial" w:hAnsi="Arial" w:eastAsia="Arial" w:cs="Arial"/>
          <w:b w:val="0"/>
          <w:sz w:val="24"/>
        </w:rPr>
        <w:t xml:space="preserve"> section records the formal Phase B Go-Live sign-off for each of the three agents deployed under AMD-001 (Section 24) and the Phase B Deployment Readiness Checklist (Section 25): Vega (#21 — Site Safety &amp; Compliance AI), Stone (#22 — Materials &amp; Inventory </w:t>
      </w:r>
      <w:r>
        <w:rPr>
          <w:rFonts w:hint="default" w:ascii="Arial" w:hAnsi="Arial" w:eastAsia="Arial" w:cs="Arial"/>
          <w:b w:val="0"/>
          <w:sz w:val="24"/>
        </w:rPr>
        <w:t xml:space="preserve">Intelligence), and Ember (#23 — Client Design Brief Automation). Each agent's sign-off record confirms that all PRE and TEC checklist items were satisfied, the Go/No-Go decision was formally reached, and the agent was transitioned to the live-agent roster.</w:t>
      </w:r>
      <w:r/>
    </w:p>
    <w:p w14:paraId="38DF7A44">
      <w:pPr>
        <w:pStyle w:val="886"/>
        <w:pBdr/>
        <w:spacing w:after="80" w:before="0"/>
        <w:ind w:left="400"/>
        <w:rPr/>
      </w:pPr>
      <w:r>
        <w:rPr>
          <w:rFonts w:hint="default" w:ascii="Arial" w:hAnsi="Arial" w:eastAsia="Arial" w:cs="Arial"/>
          <w:b/>
          <w:sz w:val="24"/>
        </w:rPr>
        <w:t xml:space="preserve">Authorising Framework:  </w:t>
      </w:r>
      <w:r>
        <w:rPr>
          <w:rFonts w:hint="default" w:ascii="Arial" w:hAnsi="Arial" w:eastAsia="Arial" w:cs="Arial"/>
          <w:sz w:val="24"/>
        </w:rPr>
        <w:t xml:space="preserve">Section 25 Phase B Deployment Readiness Checklist · AMD-001 Decision 1</w:t>
      </w:r>
      <w:r/>
    </w:p>
    <w:p w14:paraId="7CE62148">
      <w:pPr>
        <w:pStyle w:val="886"/>
        <w:pBdr/>
        <w:spacing w:after="80" w:before="0"/>
        <w:ind w:left="400"/>
        <w:rPr/>
      </w:pPr>
      <w:r>
        <w:rPr>
          <w:rFonts w:hint="default" w:ascii="Arial" w:hAnsi="Arial" w:eastAsia="Arial" w:cs="Arial"/>
          <w:b/>
          <w:sz w:val="24"/>
        </w:rPr>
        <w:t xml:space="preserve">Sign-off Authority:  </w:t>
      </w:r>
      <w:r>
        <w:rPr>
          <w:rFonts w:hint="default" w:ascii="Arial" w:hAnsi="Arial" w:eastAsia="Arial" w:cs="Arial"/>
          <w:sz w:val="24"/>
        </w:rPr>
        <w:t xml:space="preserve">Systems Lead (technical) · Studio Director (operational) · Compliance Officer (regulatory)</w:t>
      </w:r>
      <w:r/>
    </w:p>
    <w:p w14:paraId="4102960A">
      <w:pPr>
        <w:pStyle w:val="886"/>
        <w:pBdr/>
        <w:spacing w:after="80" w:before="0"/>
        <w:ind w:left="400"/>
        <w:rPr/>
      </w:pPr>
      <w:r>
        <w:rPr>
          <w:rFonts w:hint="default" w:ascii="Arial" w:hAnsi="Arial" w:eastAsia="Arial" w:cs="Arial"/>
          <w:b/>
          <w:sz w:val="24"/>
        </w:rPr>
        <w:t xml:space="preserve">Archive Requirement:  </w:t>
      </w:r>
      <w:r>
        <w:rPr>
          <w:rFonts w:hint="default" w:ascii="Arial" w:hAnsi="Arial" w:eastAsia="Arial" w:cs="Arial"/>
          <w:sz w:val="24"/>
        </w:rPr>
        <w:t xml:space="preserve">Signed originals retained by Studio Director; referenced at Q1 2028 Annual Governance Review (Section 24.5)</w:t>
      </w:r>
      <w:r/>
    </w:p>
    <w:p w14:paraId="372FBA15">
      <w:pPr>
        <w:pStyle w:val="886"/>
        <w:pBdr/>
        <w:spacing w:after="80" w:before="0"/>
        <w:ind w:left="400"/>
        <w:rPr/>
      </w:pPr>
      <w:r>
        <w:rPr>
          <w:rFonts w:hint="default" w:ascii="Arial" w:hAnsi="Arial" w:eastAsia="Arial" w:cs="Arial"/>
          <w:b/>
          <w:sz w:val="24"/>
        </w:rPr>
        <w:t xml:space="preserve">Phase B Live Agent Count Post-Deployment:  </w:t>
      </w:r>
      <w:r>
        <w:rPr>
          <w:rFonts w:hint="default" w:ascii="Arial" w:hAnsi="Arial" w:eastAsia="Arial" w:cs="Arial"/>
          <w:sz w:val="24"/>
        </w:rPr>
        <w:t xml:space="preserve">23 total (20 existing + Vega #21, Stone #22, Ember #23)</w:t>
      </w:r>
      <w:r/>
    </w:p>
    <w:p w14:paraId="1D129DD6">
      <w:pPr>
        <w:pStyle w:val="886"/>
        <w:pBdr/>
        <w:spacing w:after="80" w:before="200"/>
        <w:ind/>
        <w:rPr/>
      </w:pPr>
      <w:r>
        <w:rPr>
          <w:rFonts w:hint="default" w:ascii="Arial" w:hAnsi="Arial" w:eastAsia="Arial" w:cs="Arial"/>
          <w:b/>
          <w:color w:val="2e75b6"/>
          <w:sz w:val="28"/>
        </w:rPr>
        <w:t xml:space="preserve">26.2  Vega (#21) — Site Safety &amp; Compliance AI — Go-Live Sign-off</w:t>
      </w:r>
      <w:r/>
    </w:p>
    <w:p w14:paraId="7F020EAA">
      <w:pPr>
        <w:pStyle w:val="886"/>
        <w:pBdr/>
        <w:spacing w:after="100" w:before="0"/>
        <w:ind/>
        <w:rPr/>
      </w:pPr>
      <w:r>
        <w:rPr>
          <w:rFonts w:hint="default" w:ascii="Arial" w:hAnsi="Arial" w:eastAsia="Arial" w:cs="Arial"/>
          <w:b w:val="0"/>
          <w:sz w:val="24"/>
        </w:rPr>
        <w:t xml:space="preserve">Vega is the highest-priority Phase B agent (P0) and was the first to complete the deployment readiness process. As a Site Safety &amp; Compliance AI operating across the SITE/QA department, Vega's deployment was treated as the critical path item for Phase B.</w:t>
      </w:r>
      <w:r/>
    </w:p>
    <w:p w14:paraId="1E2E4FF8">
      <w:pPr>
        <w:pStyle w:val="886"/>
        <w:pBdr/>
        <w:spacing w:after="80" w:before="0"/>
        <w:ind w:left="400"/>
        <w:rPr/>
      </w:pPr>
      <w:r>
        <w:rPr>
          <w:rFonts w:hint="default" w:ascii="Arial" w:hAnsi="Arial" w:eastAsia="Arial" w:cs="Arial"/>
          <w:b/>
          <w:sz w:val="24"/>
        </w:rPr>
        <w:t xml:space="preserve">Department:  </w:t>
      </w:r>
      <w:r>
        <w:rPr>
          <w:rFonts w:hint="default" w:ascii="Arial" w:hAnsi="Arial" w:eastAsia="Arial" w:cs="Arial"/>
          <w:sz w:val="24"/>
        </w:rPr>
        <w:t xml:space="preserve">SITE/QA</w:t>
      </w:r>
      <w:r/>
    </w:p>
    <w:p w14:paraId="6CA8511B">
      <w:pPr>
        <w:pStyle w:val="886"/>
        <w:pBdr/>
        <w:spacing w:after="80" w:before="0"/>
        <w:ind w:left="400"/>
        <w:rPr/>
      </w:pPr>
      <w:r>
        <w:rPr>
          <w:rFonts w:hint="default" w:ascii="Arial" w:hAnsi="Arial" w:eastAsia="Arial" w:cs="Arial"/>
          <w:b/>
          <w:sz w:val="24"/>
        </w:rPr>
        <w:t xml:space="preserve">Priority:  </w:t>
      </w:r>
      <w:r>
        <w:rPr>
          <w:rFonts w:hint="default" w:ascii="Arial" w:hAnsi="Arial" w:eastAsia="Arial" w:cs="Arial"/>
          <w:sz w:val="24"/>
        </w:rPr>
        <w:t xml:space="preserve">P0 — critical path for Phase B</w:t>
      </w:r>
      <w:r/>
    </w:p>
    <w:p w14:paraId="66A00E28">
      <w:pPr>
        <w:pStyle w:val="886"/>
        <w:pBdr/>
        <w:spacing w:after="80" w:before="0"/>
        <w:ind w:left="400"/>
        <w:rPr/>
      </w:pPr>
      <w:r>
        <w:rPr>
          <w:rFonts w:hint="default" w:ascii="Arial" w:hAnsi="Arial" w:eastAsia="Arial" w:cs="Arial"/>
          <w:b/>
          <w:sz w:val="24"/>
        </w:rPr>
        <w:t xml:space="preserve">Go-Live Date:  </w:t>
      </w:r>
      <w:r>
        <w:rPr>
          <w:rFonts w:hint="default" w:ascii="Arial" w:hAnsi="Arial" w:eastAsia="Arial" w:cs="Arial"/>
          <w:sz w:val="24"/>
        </w:rPr>
        <w:t xml:space="preserve">Q2 2027 (target: May–June 2027)</w:t>
      </w:r>
      <w:r/>
    </w:p>
    <w:p w14:paraId="06029118">
      <w:pPr>
        <w:pStyle w:val="886"/>
        <w:pBdr/>
        <w:spacing w:after="80" w:before="0"/>
        <w:ind w:left="400"/>
        <w:rPr/>
      </w:pPr>
      <w:r>
        <w:rPr>
          <w:rFonts w:hint="default" w:ascii="Arial" w:hAnsi="Arial" w:eastAsia="Arial" w:cs="Arial"/>
          <w:b/>
          <w:sz w:val="24"/>
        </w:rPr>
        <w:t xml:space="preserve">Go/No-Go Outcome:  </w:t>
      </w:r>
      <w:r>
        <w:rPr>
          <w:rFonts w:hint="default" w:ascii="Arial" w:hAnsi="Arial" w:eastAsia="Arial" w:cs="Arial"/>
          <w:sz w:val="24"/>
        </w:rPr>
        <w:t xml:space="preserve">GO — all PRE-01 through PRE-05 verified; all TEC-V-01 through TEC-V-06 completed with no outstanding findings</w:t>
      </w:r>
      <w:r/>
    </w:p>
    <w:p w14:paraId="1644C7ED">
      <w:pPr>
        <w:pStyle w:val="886"/>
        <w:pBdr/>
        <w:spacing w:after="80" w:before="0"/>
        <w:ind w:left="400"/>
        <w:rPr/>
      </w:pPr>
      <w:r>
        <w:rPr>
          <w:rFonts w:hint="default" w:ascii="Arial" w:hAnsi="Arial" w:eastAsia="Arial" w:cs="Arial"/>
          <w:b/>
          <w:sz w:val="24"/>
        </w:rPr>
        <w:t xml:space="preserve">PDPA Clearance:  </w:t>
      </w:r>
      <w:r>
        <w:rPr>
          <w:rFonts w:hint="default" w:ascii="Arial" w:hAnsi="Arial" w:eastAsia="Arial" w:cs="Arial"/>
          <w:sz w:val="24"/>
        </w:rPr>
        <w:t xml:space="preserve">Compliance Officer confirmed SITE/QA data stream Tier classification current; no Tier non-compliance identified; PDPA clearance granted</w:t>
      </w:r>
      <w:r/>
    </w:p>
    <w:p w14:paraId="2601916C">
      <w:pPr>
        <w:pStyle w:val="886"/>
        <w:pBdr/>
        <w:spacing w:after="80" w:before="0"/>
        <w:ind w:left="400"/>
        <w:rPr/>
      </w:pPr>
      <w:r>
        <w:rPr>
          <w:rFonts w:hint="default" w:ascii="Arial" w:hAnsi="Arial" w:eastAsia="Arial" w:cs="Arial"/>
          <w:b/>
          <w:sz w:val="24"/>
        </w:rPr>
        <w:t xml:space="preserve">UAT Outcome:  </w:t>
      </w:r>
      <w:r>
        <w:rPr>
          <w:rFonts w:hint="default" w:ascii="Arial" w:hAnsi="Arial" w:eastAsia="Arial" w:cs="Arial"/>
          <w:sz w:val="24"/>
        </w:rPr>
        <w:t xml:space="preserve">SITE/QA Group Lead UAT completed; sign-off received; zero critical defects recorded</w:t>
      </w:r>
      <w:r/>
    </w:p>
    <w:p w14:paraId="32777904">
      <w:pPr>
        <w:pStyle w:val="886"/>
        <w:pBdr/>
        <w:spacing w:after="80" w:before="0"/>
        <w:ind w:left="400"/>
        <w:rPr/>
      </w:pPr>
      <w:r>
        <w:rPr>
          <w:rFonts w:hint="default" w:ascii="Arial" w:hAnsi="Arial" w:eastAsia="Arial" w:cs="Arial"/>
          <w:b/>
          <w:sz w:val="24"/>
        </w:rPr>
        <w:t xml:space="preserve">Integration Test Result:  </w:t>
      </w:r>
      <w:r>
        <w:rPr>
          <w:rFonts w:hint="default" w:ascii="Arial" w:hAnsi="Arial" w:eastAsia="Arial" w:cs="Arial"/>
          <w:sz w:val="24"/>
        </w:rPr>
        <w:t xml:space="preserve">Interoperability with Kelly (#1), Scout (#17), Forge (#9), and all 20 live agents verified; data handoff latency within Group D SLA thresholds (≤99.5% uptime target, ref. Section 17)</w:t>
      </w:r>
      <w:r/>
    </w:p>
    <w:p w14:paraId="57B76287">
      <w:pPr>
        <w:pStyle w:val="886"/>
        <w:pBdr/>
        <w:spacing w:after="80" w:before="0"/>
        <w:ind w:left="400"/>
        <w:rPr/>
      </w:pPr>
      <w:r>
        <w:rPr>
          <w:rFonts w:hint="default" w:ascii="Arial" w:hAnsi="Arial" w:eastAsia="Arial" w:cs="Arial"/>
          <w:b/>
          <w:sz w:val="24"/>
        </w:rPr>
        <w:t xml:space="preserve">Outstanding Conditional Items:  </w:t>
      </w:r>
      <w:r>
        <w:rPr>
          <w:rFonts w:hint="default" w:ascii="Arial" w:hAnsi="Arial" w:eastAsia="Arial" w:cs="Arial"/>
          <w:sz w:val="24"/>
        </w:rPr>
        <w:t xml:space="preserve">None</w:t>
      </w:r>
      <w:r/>
    </w:p>
    <w:p w14:paraId="0A26E7DF">
      <w:pPr>
        <w:pStyle w:val="886"/>
        <w:pBdr/>
        <w:spacing w:after="80" w:before="0"/>
        <w:ind w:left="400"/>
        <w:rPr/>
      </w:pPr>
      <w:r>
        <w:rPr>
          <w:rFonts w:hint="default" w:ascii="Arial" w:hAnsi="Arial" w:eastAsia="Arial" w:cs="Arial"/>
          <w:b/>
          <w:sz w:val="24"/>
        </w:rPr>
        <w:t xml:space="preserve">30-Day Stabilisation Period:  </w:t>
      </w:r>
      <w:r>
        <w:rPr>
          <w:rFonts w:hint="default" w:ascii="Arial" w:hAnsi="Arial" w:eastAsia="Arial" w:cs="Arial"/>
          <w:sz w:val="24"/>
        </w:rPr>
        <w:t xml:space="preserve">Commenced Q2 2027 upon Go-Live; monitored by Ops Agent Lead; SLA Group assignment: Group D (Accuracy ≥97%, Uptime ≥99.5%, Escalation ≤4%)</w:t>
      </w:r>
      <w:r/>
    </w:p>
    <w:p w14:paraId="07825DB4">
      <w:pPr>
        <w:pStyle w:val="886"/>
        <w:pBdr/>
        <w:spacing w:after="80" w:before="0"/>
        <w:ind w:left="400"/>
        <w:rPr/>
      </w:pPr>
      <w:r>
        <w:rPr>
          <w:rFonts w:hint="default" w:ascii="Arial" w:hAnsi="Arial" w:eastAsia="Arial" w:cs="Arial"/>
          <w:b/>
          <w:sz w:val="24"/>
        </w:rPr>
        <w:t xml:space="preserve">Systems Lead Sign-off:  </w:t>
      </w:r>
      <w:r>
        <w:rPr>
          <w:rFonts w:hint="default" w:ascii="Arial" w:hAnsi="Arial" w:eastAsia="Arial" w:cs="Arial"/>
          <w:sz w:val="24"/>
        </w:rPr>
        <w:t xml:space="preserve">Confirmed — Phase B Integration Testing complete</w:t>
      </w:r>
      <w:r/>
    </w:p>
    <w:p w14:paraId="57A8A1B4">
      <w:pPr>
        <w:pStyle w:val="886"/>
        <w:pBdr/>
        <w:spacing w:after="80" w:before="0"/>
        <w:ind w:left="400"/>
        <w:rPr/>
      </w:pPr>
      <w:r>
        <w:rPr>
          <w:rFonts w:hint="default" w:ascii="Arial" w:hAnsi="Arial" w:eastAsia="Arial" w:cs="Arial"/>
          <w:b/>
          <w:sz w:val="24"/>
        </w:rPr>
        <w:t xml:space="preserve">Studio Director Sign-off:  </w:t>
      </w:r>
      <w:r>
        <w:rPr>
          <w:rFonts w:hint="default" w:ascii="Arial" w:hAnsi="Arial" w:eastAsia="Arial" w:cs="Arial"/>
          <w:sz w:val="24"/>
        </w:rPr>
        <w:t xml:space="preserve">Confirmed — operational deployment approved</w:t>
      </w:r>
      <w:r/>
    </w:p>
    <w:p w14:paraId="5DE5E31B">
      <w:pPr>
        <w:pStyle w:val="886"/>
        <w:pBdr/>
        <w:spacing w:after="80" w:before="0"/>
        <w:ind w:left="400"/>
        <w:rPr/>
      </w:pPr>
      <w:r>
        <w:rPr>
          <w:rFonts w:hint="default" w:ascii="Arial" w:hAnsi="Arial" w:eastAsia="Arial" w:cs="Arial"/>
          <w:b/>
          <w:sz w:val="24"/>
        </w:rPr>
        <w:t xml:space="preserve">Compliance Officer Sign-off:  </w:t>
      </w:r>
      <w:r>
        <w:rPr>
          <w:rFonts w:hint="default" w:ascii="Arial" w:hAnsi="Arial" w:eastAsia="Arial" w:cs="Arial"/>
          <w:sz w:val="24"/>
        </w:rPr>
        <w:t xml:space="preserve">Confirmed — PDPA and Ethics clearance granted</w:t>
      </w:r>
      <w:r/>
    </w:p>
    <w:p w14:paraId="20E03655">
      <w:pPr>
        <w:pStyle w:val="886"/>
        <w:pBdr/>
        <w:spacing w:after="80" w:before="200"/>
        <w:ind/>
        <w:rPr/>
      </w:pPr>
      <w:r>
        <w:rPr>
          <w:rFonts w:hint="default" w:ascii="Arial" w:hAnsi="Arial" w:eastAsia="Arial" w:cs="Arial"/>
          <w:b/>
          <w:color w:val="2e75b6"/>
          <w:sz w:val="28"/>
        </w:rPr>
        <w:t xml:space="preserve">26.3  Stone (#22) — Materials &amp; Inventory Intelligence — Go-Live Sign-off</w:t>
      </w:r>
      <w:r/>
    </w:p>
    <w:p w14:paraId="177912D4">
      <w:pPr>
        <w:pStyle w:val="886"/>
        <w:pBdr/>
        <w:spacing w:after="100" w:before="0"/>
        <w:ind/>
        <w:rPr/>
      </w:pPr>
      <w:r>
        <w:rPr>
          <w:rFonts w:hint="default" w:ascii="Arial" w:hAnsi="Arial" w:eastAsia="Arial" w:cs="Arial"/>
          <w:b w:val="0"/>
          <w:sz w:val="24"/>
        </w:rPr>
        <w:t xml:space="preserve">Stone is a P1 Phase B agent operating across</w:t>
      </w:r>
      <w:r>
        <w:rPr>
          <w:rFonts w:hint="default" w:ascii="Arial" w:hAnsi="Arial" w:eastAsia="Arial" w:cs="Arial"/>
          <w:b w:val="0"/>
          <w:sz w:val="24"/>
        </w:rPr>
        <w:t xml:space="preserve"> the PRO/OPS department, responsible for materials and inventory intelligence. Stone's deployment was sequenced after Vega's stabilisation period to ensure integration dependencies with live agents Atlas, Forge, and Ops were resolved in a controlled order.</w:t>
      </w:r>
      <w:r/>
    </w:p>
    <w:p w14:paraId="4F00CFF1">
      <w:pPr>
        <w:pStyle w:val="886"/>
        <w:pBdr/>
        <w:spacing w:after="80" w:before="0"/>
        <w:ind w:left="400"/>
        <w:rPr/>
      </w:pPr>
      <w:r>
        <w:rPr>
          <w:rFonts w:hint="default" w:ascii="Arial" w:hAnsi="Arial" w:eastAsia="Arial" w:cs="Arial"/>
          <w:b/>
          <w:sz w:val="24"/>
        </w:rPr>
        <w:t xml:space="preserve">Department:  </w:t>
      </w:r>
      <w:r>
        <w:rPr>
          <w:rFonts w:hint="default" w:ascii="Arial" w:hAnsi="Arial" w:eastAsia="Arial" w:cs="Arial"/>
          <w:sz w:val="24"/>
        </w:rPr>
        <w:t xml:space="preserve">PRO/OPS</w:t>
      </w:r>
      <w:r/>
    </w:p>
    <w:p w14:paraId="38D5EBC1">
      <w:pPr>
        <w:pStyle w:val="886"/>
        <w:pBdr/>
        <w:spacing w:after="80" w:before="0"/>
        <w:ind w:left="400"/>
        <w:rPr/>
      </w:pPr>
      <w:r>
        <w:rPr>
          <w:rFonts w:hint="default" w:ascii="Arial" w:hAnsi="Arial" w:eastAsia="Arial" w:cs="Arial"/>
          <w:b/>
          <w:sz w:val="24"/>
        </w:rPr>
        <w:t xml:space="preserve">Priority:  </w:t>
      </w:r>
      <w:r>
        <w:rPr>
          <w:rFonts w:hint="default" w:ascii="Arial" w:hAnsi="Arial" w:eastAsia="Arial" w:cs="Arial"/>
          <w:sz w:val="24"/>
        </w:rPr>
        <w:t xml:space="preserve">P1</w:t>
      </w:r>
      <w:r/>
    </w:p>
    <w:p w14:paraId="12BF35CA">
      <w:pPr>
        <w:pStyle w:val="886"/>
        <w:pBdr/>
        <w:spacing w:after="80" w:before="0"/>
        <w:ind w:left="400"/>
        <w:rPr/>
      </w:pPr>
      <w:r>
        <w:rPr>
          <w:rFonts w:hint="default" w:ascii="Arial" w:hAnsi="Arial" w:eastAsia="Arial" w:cs="Arial"/>
          <w:b/>
          <w:sz w:val="24"/>
        </w:rPr>
        <w:t xml:space="preserve">Go-Live Date:  </w:t>
      </w:r>
      <w:r>
        <w:rPr>
          <w:rFonts w:hint="default" w:ascii="Arial" w:hAnsi="Arial" w:eastAsia="Arial" w:cs="Arial"/>
          <w:sz w:val="24"/>
        </w:rPr>
        <w:t xml:space="preserve">Q3 2027 (target: July–August 2027)</w:t>
      </w:r>
      <w:r/>
    </w:p>
    <w:p w14:paraId="59F71BE7">
      <w:pPr>
        <w:pStyle w:val="886"/>
        <w:pBdr/>
        <w:spacing w:after="80" w:before="0"/>
        <w:ind w:left="400"/>
        <w:rPr/>
      </w:pPr>
      <w:r>
        <w:rPr>
          <w:rFonts w:hint="default" w:ascii="Arial" w:hAnsi="Arial" w:eastAsia="Arial" w:cs="Arial"/>
          <w:b/>
          <w:sz w:val="24"/>
        </w:rPr>
        <w:t xml:space="preserve">Go/No-Go Outcome:  </w:t>
      </w:r>
      <w:r>
        <w:rPr>
          <w:rFonts w:hint="default" w:ascii="Arial" w:hAnsi="Arial" w:eastAsia="Arial" w:cs="Arial"/>
          <w:sz w:val="24"/>
        </w:rPr>
        <w:t xml:space="preserve">GO — all PRE-01 through PRE-05 verified; all TEC-S-01 through TEC-S-06 completed with no outstanding P-HIGH or P-CRIT findings</w:t>
      </w:r>
      <w:r/>
    </w:p>
    <w:p w14:paraId="39B1BDE5">
      <w:pPr>
        <w:pStyle w:val="886"/>
        <w:pBdr/>
        <w:spacing w:after="80" w:before="0"/>
        <w:ind w:left="400"/>
        <w:rPr/>
      </w:pPr>
      <w:r>
        <w:rPr>
          <w:rFonts w:hint="default" w:ascii="Arial" w:hAnsi="Arial" w:eastAsia="Arial" w:cs="Arial"/>
          <w:b/>
          <w:sz w:val="24"/>
        </w:rPr>
        <w:t xml:space="preserve">PDPA Clearance:  </w:t>
      </w:r>
      <w:r>
        <w:rPr>
          <w:rFonts w:hint="default" w:ascii="Arial" w:hAnsi="Arial" w:eastAsia="Arial" w:cs="Arial"/>
          <w:sz w:val="24"/>
        </w:rPr>
        <w:t xml:space="preserve">Compliance Officer confirmed PRO/OPS supplier, pricing, and inventory data correctly classified under Tier 3 (operational data); third-party supplier data handling reviewed and confirmed compliant with PDPA and GDPR; clearance granted</w:t>
      </w:r>
      <w:r/>
    </w:p>
    <w:p w14:paraId="179644EF">
      <w:pPr>
        <w:pStyle w:val="886"/>
        <w:pBdr/>
        <w:spacing w:after="80" w:before="0"/>
        <w:ind w:left="400"/>
        <w:rPr/>
      </w:pPr>
      <w:r>
        <w:rPr>
          <w:rFonts w:hint="default" w:ascii="Arial" w:hAnsi="Arial" w:eastAsia="Arial" w:cs="Arial"/>
          <w:b/>
          <w:sz w:val="24"/>
        </w:rPr>
        <w:t xml:space="preserve">UAT Outcome:  </w:t>
      </w:r>
      <w:r>
        <w:rPr>
          <w:rFonts w:hint="default" w:ascii="Arial" w:hAnsi="Arial" w:eastAsia="Arial" w:cs="Arial"/>
          <w:sz w:val="24"/>
        </w:rPr>
        <w:t xml:space="preserve">PRO/OPS Group Lead UAT completed; sign-off received; one P-LOW defect (inventory refresh latency spike under peak load) resolved prior to Go-Live</w:t>
      </w:r>
      <w:r/>
    </w:p>
    <w:p w14:paraId="3FF20523">
      <w:pPr>
        <w:pStyle w:val="886"/>
        <w:pBdr/>
        <w:spacing w:after="80" w:before="0"/>
        <w:ind w:left="400"/>
        <w:rPr/>
      </w:pPr>
      <w:r>
        <w:rPr>
          <w:rFonts w:hint="default" w:ascii="Arial" w:hAnsi="Arial" w:eastAsia="Arial" w:cs="Arial"/>
          <w:b/>
          <w:sz w:val="24"/>
        </w:rPr>
        <w:t xml:space="preserve">Integration Test Result:  </w:t>
      </w:r>
      <w:r>
        <w:rPr>
          <w:rFonts w:hint="default" w:ascii="Arial" w:hAnsi="Arial" w:eastAsia="Arial" w:cs="Arial"/>
          <w:sz w:val="24"/>
        </w:rPr>
        <w:t xml:space="preserve">Interoperability with Atlas (#4), Forge (#9), Ops (#20), and all 23 live agents (including Vega) verified; procurement and inventory data flow accurate; latency within acceptable thresholds</w:t>
      </w:r>
      <w:r/>
    </w:p>
    <w:p w14:paraId="56E350FD">
      <w:pPr>
        <w:pStyle w:val="886"/>
        <w:pBdr/>
        <w:spacing w:after="80" w:before="0"/>
        <w:ind w:left="400"/>
        <w:rPr/>
      </w:pPr>
      <w:r>
        <w:rPr>
          <w:rFonts w:hint="default" w:ascii="Arial" w:hAnsi="Arial" w:eastAsia="Arial" w:cs="Arial"/>
          <w:b/>
          <w:sz w:val="24"/>
        </w:rPr>
        <w:t xml:space="preserve">Outstanding Conditional Items:  </w:t>
      </w:r>
      <w:r>
        <w:rPr>
          <w:rFonts w:hint="default" w:ascii="Arial" w:hAnsi="Arial" w:eastAsia="Arial" w:cs="Arial"/>
          <w:sz w:val="24"/>
        </w:rPr>
        <w:t xml:space="preserve">None</w:t>
      </w:r>
      <w:r/>
    </w:p>
    <w:p w14:paraId="2B3EF584">
      <w:pPr>
        <w:pStyle w:val="886"/>
        <w:pBdr/>
        <w:spacing w:after="80" w:before="0"/>
        <w:ind w:left="400"/>
        <w:rPr/>
      </w:pPr>
      <w:r>
        <w:rPr>
          <w:rFonts w:hint="default" w:ascii="Arial" w:hAnsi="Arial" w:eastAsia="Arial" w:cs="Arial"/>
          <w:b/>
          <w:sz w:val="24"/>
        </w:rPr>
        <w:t xml:space="preserve">30-Day Stabilisation Period:  </w:t>
      </w:r>
      <w:r>
        <w:rPr>
          <w:rFonts w:hint="default" w:ascii="Arial" w:hAnsi="Arial" w:eastAsia="Arial" w:cs="Arial"/>
          <w:sz w:val="24"/>
        </w:rPr>
        <w:t xml:space="preserve">Commenced Q3 2027 upon Go-Live; monitored by Ops Agent Lead; SLA Group assignment: Group C (Accuracy ≥94%, Uptime ≥99.0%, Escalation ≤6%)</w:t>
      </w:r>
      <w:r/>
    </w:p>
    <w:p w14:paraId="30D9FB9A">
      <w:pPr>
        <w:pStyle w:val="886"/>
        <w:pBdr/>
        <w:spacing w:after="80" w:before="0"/>
        <w:ind w:left="400"/>
        <w:rPr/>
      </w:pPr>
      <w:r>
        <w:rPr>
          <w:rFonts w:hint="default" w:ascii="Arial" w:hAnsi="Arial" w:eastAsia="Arial" w:cs="Arial"/>
          <w:b/>
          <w:sz w:val="24"/>
        </w:rPr>
        <w:t xml:space="preserve">Systems Lead Sign-off:  </w:t>
      </w:r>
      <w:r>
        <w:rPr>
          <w:rFonts w:hint="default" w:ascii="Arial" w:hAnsi="Arial" w:eastAsia="Arial" w:cs="Arial"/>
          <w:sz w:val="24"/>
        </w:rPr>
        <w:t xml:space="preserve">Confirmed — integration testing complete</w:t>
      </w:r>
      <w:r/>
    </w:p>
    <w:p w14:paraId="1AFFF002">
      <w:pPr>
        <w:pStyle w:val="886"/>
        <w:pBdr/>
        <w:spacing w:after="80" w:before="0"/>
        <w:ind w:left="400"/>
        <w:rPr/>
      </w:pPr>
      <w:r>
        <w:rPr>
          <w:rFonts w:hint="default" w:ascii="Arial" w:hAnsi="Arial" w:eastAsia="Arial" w:cs="Arial"/>
          <w:b/>
          <w:sz w:val="24"/>
        </w:rPr>
        <w:t xml:space="preserve">Studio Director Sign-off:  </w:t>
      </w:r>
      <w:r>
        <w:rPr>
          <w:rFonts w:hint="default" w:ascii="Arial" w:hAnsi="Arial" w:eastAsia="Arial" w:cs="Arial"/>
          <w:sz w:val="24"/>
        </w:rPr>
        <w:t xml:space="preserve">Confirmed — operational deployment approved</w:t>
      </w:r>
      <w:r/>
    </w:p>
    <w:p w14:paraId="2BA55803">
      <w:pPr>
        <w:pStyle w:val="886"/>
        <w:pBdr/>
        <w:spacing w:after="80" w:before="0"/>
        <w:ind w:left="400"/>
        <w:rPr/>
      </w:pPr>
      <w:r>
        <w:rPr>
          <w:rFonts w:hint="default" w:ascii="Arial" w:hAnsi="Arial" w:eastAsia="Arial" w:cs="Arial"/>
          <w:b/>
          <w:sz w:val="24"/>
        </w:rPr>
        <w:t xml:space="preserve">Compliance Officer Sign-off:  </w:t>
      </w:r>
      <w:r>
        <w:rPr>
          <w:rFonts w:hint="default" w:ascii="Arial" w:hAnsi="Arial" w:eastAsia="Arial" w:cs="Arial"/>
          <w:sz w:val="24"/>
        </w:rPr>
        <w:t xml:space="preserve">Confirmed — PDPA and GDPR clearance granted</w:t>
      </w:r>
      <w:r/>
    </w:p>
    <w:p w14:paraId="04490F6A">
      <w:pPr>
        <w:pStyle w:val="886"/>
        <w:pBdr/>
        <w:spacing w:after="80" w:before="200"/>
        <w:ind/>
        <w:rPr/>
      </w:pPr>
      <w:r>
        <w:rPr>
          <w:rFonts w:hint="default" w:ascii="Arial" w:hAnsi="Arial" w:eastAsia="Arial" w:cs="Arial"/>
          <w:b/>
          <w:color w:val="2e75b6"/>
          <w:sz w:val="28"/>
        </w:rPr>
        <w:t xml:space="preserve">26.4  Ember (#23) — Client Design Brief Automation — Go-Live Sign-off</w:t>
      </w:r>
      <w:r/>
    </w:p>
    <w:p w14:paraId="652D3795">
      <w:pPr>
        <w:pStyle w:val="886"/>
        <w:pBdr/>
        <w:spacing w:after="100" w:before="0"/>
        <w:ind/>
        <w:rPr/>
      </w:pPr>
      <w:r>
        <w:rPr>
          <w:rFonts w:hint="default" w:ascii="Arial" w:hAnsi="Arial" w:eastAsia="Arial" w:cs="Arial"/>
          <w:b w:val="0"/>
          <w:sz w:val="24"/>
        </w:rPr>
        <w:t xml:space="preserve">Ember is a P1 Phase B agent operating across the DS/CRM department, responsible for automating the client design brief process</w:t>
      </w:r>
      <w:r>
        <w:rPr>
          <w:rFonts w:hint="default" w:ascii="Arial" w:hAnsi="Arial" w:eastAsia="Arial" w:cs="Arial"/>
          <w:b w:val="0"/>
          <w:sz w:val="24"/>
        </w:rPr>
        <w:t xml:space="preserve">. Ember was deployed concurrently with Stone in Q3 2027, completing the three-agent Phase B cohort. As a client-facing agent handling personal data (PDPA Tier 2), Ember's deployment required the most extensive Compliance Officer review of the three agents.</w:t>
      </w:r>
      <w:r/>
    </w:p>
    <w:p w14:paraId="5C8DFB7B">
      <w:pPr>
        <w:pStyle w:val="886"/>
        <w:pBdr/>
        <w:spacing w:after="80" w:before="0"/>
        <w:ind w:left="400"/>
        <w:rPr/>
      </w:pPr>
      <w:r>
        <w:rPr>
          <w:rFonts w:hint="default" w:ascii="Arial" w:hAnsi="Arial" w:eastAsia="Arial" w:cs="Arial"/>
          <w:b/>
          <w:sz w:val="24"/>
        </w:rPr>
        <w:t xml:space="preserve">Department:  </w:t>
      </w:r>
      <w:r>
        <w:rPr>
          <w:rFonts w:hint="default" w:ascii="Arial" w:hAnsi="Arial" w:eastAsia="Arial" w:cs="Arial"/>
          <w:sz w:val="24"/>
        </w:rPr>
        <w:t xml:space="preserve">DS/CRM</w:t>
      </w:r>
      <w:r/>
    </w:p>
    <w:p w14:paraId="3B8AE904">
      <w:pPr>
        <w:pStyle w:val="886"/>
        <w:pBdr/>
        <w:spacing w:after="80" w:before="0"/>
        <w:ind w:left="400"/>
        <w:rPr/>
      </w:pPr>
      <w:r>
        <w:rPr>
          <w:rFonts w:hint="default" w:ascii="Arial" w:hAnsi="Arial" w:eastAsia="Arial" w:cs="Arial"/>
          <w:b/>
          <w:sz w:val="24"/>
        </w:rPr>
        <w:t xml:space="preserve">Priority:  </w:t>
      </w:r>
      <w:r>
        <w:rPr>
          <w:rFonts w:hint="default" w:ascii="Arial" w:hAnsi="Arial" w:eastAsia="Arial" w:cs="Arial"/>
          <w:sz w:val="24"/>
        </w:rPr>
        <w:t xml:space="preserve">P1</w:t>
      </w:r>
      <w:r/>
    </w:p>
    <w:p w14:paraId="41BBC24D">
      <w:pPr>
        <w:pStyle w:val="886"/>
        <w:pBdr/>
        <w:spacing w:after="80" w:before="0"/>
        <w:ind w:left="400"/>
        <w:rPr/>
      </w:pPr>
      <w:r>
        <w:rPr>
          <w:rFonts w:hint="default" w:ascii="Arial" w:hAnsi="Arial" w:eastAsia="Arial" w:cs="Arial"/>
          <w:b/>
          <w:sz w:val="24"/>
        </w:rPr>
        <w:t xml:space="preserve">Go-Live Date:  </w:t>
      </w:r>
      <w:r>
        <w:rPr>
          <w:rFonts w:hint="default" w:ascii="Arial" w:hAnsi="Arial" w:eastAsia="Arial" w:cs="Arial"/>
          <w:sz w:val="24"/>
        </w:rPr>
        <w:t xml:space="preserve">Q3 2027 (target: July–August 2027)</w:t>
      </w:r>
      <w:r/>
    </w:p>
    <w:p w14:paraId="0A7F64E0">
      <w:pPr>
        <w:pStyle w:val="886"/>
        <w:pBdr/>
        <w:spacing w:after="80" w:before="0"/>
        <w:ind w:left="400"/>
        <w:rPr/>
      </w:pPr>
      <w:r>
        <w:rPr>
          <w:rFonts w:hint="default" w:ascii="Arial" w:hAnsi="Arial" w:eastAsia="Arial" w:cs="Arial"/>
          <w:b/>
          <w:sz w:val="24"/>
        </w:rPr>
        <w:t xml:space="preserve">Go/No-Go Outcome:  </w:t>
      </w:r>
      <w:r>
        <w:rPr>
          <w:rFonts w:hint="default" w:ascii="Arial" w:hAnsi="Arial" w:eastAsia="Arial" w:cs="Arial"/>
          <w:sz w:val="24"/>
        </w:rPr>
        <w:t xml:space="preserve">GO — all PRE-01 through PRE-05 verified; all TEC-E-01 through TEC-E-06 completed; Ethics review (S20) passed</w:t>
      </w:r>
      <w:r/>
    </w:p>
    <w:p w14:paraId="0F456589">
      <w:pPr>
        <w:pStyle w:val="886"/>
        <w:pBdr/>
        <w:spacing w:after="80" w:before="0"/>
        <w:ind w:left="400"/>
        <w:rPr/>
      </w:pPr>
      <w:r>
        <w:rPr>
          <w:rFonts w:hint="default" w:ascii="Arial" w:hAnsi="Arial" w:eastAsia="Arial" w:cs="Arial"/>
          <w:b/>
          <w:sz w:val="24"/>
        </w:rPr>
        <w:t xml:space="preserve">PDPA Clearance:  </w:t>
      </w:r>
      <w:r>
        <w:rPr>
          <w:rFonts w:hint="default" w:ascii="Arial" w:hAnsi="Arial" w:eastAsia="Arial" w:cs="Arial"/>
          <w:sz w:val="24"/>
        </w:rPr>
        <w:t xml:space="preserve">Compliance Officer confirmed client personal data (Tier 2) handling compliant; consent capture workflow reviewed and approved; data retention policy aligned with Section 19 Tier 2 protocols; clearance granted</w:t>
      </w:r>
      <w:r/>
    </w:p>
    <w:p w14:paraId="695A86D8">
      <w:pPr>
        <w:pStyle w:val="886"/>
        <w:pBdr/>
        <w:spacing w:after="80" w:before="0"/>
        <w:ind w:left="400"/>
        <w:rPr/>
      </w:pPr>
      <w:r>
        <w:rPr>
          <w:rFonts w:hint="default" w:ascii="Arial" w:hAnsi="Arial" w:eastAsia="Arial" w:cs="Arial"/>
          <w:b/>
          <w:sz w:val="24"/>
        </w:rPr>
        <w:t xml:space="preserve">UAT Outcome:  </w:t>
      </w:r>
      <w:r>
        <w:rPr>
          <w:rFonts w:hint="default" w:ascii="Arial" w:hAnsi="Arial" w:eastAsia="Arial" w:cs="Arial"/>
          <w:sz w:val="24"/>
        </w:rPr>
        <w:t xml:space="preserve">DS/CRM Group Lead UAT completed; sign-off received; zero critical defects; one P-LOW enhancement note (brief template formatting for non-standard project types) logged as a backlog item for Q4 2027 review</w:t>
      </w:r>
      <w:r/>
    </w:p>
    <w:p w14:paraId="57EC7A63">
      <w:pPr>
        <w:pStyle w:val="886"/>
        <w:pBdr/>
        <w:spacing w:after="80" w:before="0"/>
        <w:ind w:left="400"/>
        <w:rPr/>
      </w:pPr>
      <w:r>
        <w:rPr>
          <w:rFonts w:hint="default" w:ascii="Arial" w:hAnsi="Arial" w:eastAsia="Arial" w:cs="Arial"/>
          <w:b/>
          <w:sz w:val="24"/>
        </w:rPr>
        <w:t xml:space="preserve">Integration Test Result:  </w:t>
      </w:r>
      <w:r>
        <w:rPr>
          <w:rFonts w:hint="default" w:ascii="Arial" w:hAnsi="Arial" w:eastAsia="Arial" w:cs="Arial"/>
          <w:sz w:val="24"/>
        </w:rPr>
        <w:t xml:space="preserve">Interoperability with Signal (#2), Aria (#7), Hana (#13), and all 23 live agents verified; brief-to-quote pipeline end-to-end tested; client data handoff latency within Group B SLA thresholds</w:t>
      </w:r>
      <w:r/>
    </w:p>
    <w:p w14:paraId="53C176DA">
      <w:pPr>
        <w:pStyle w:val="886"/>
        <w:pBdr/>
        <w:spacing w:after="80" w:before="0"/>
        <w:ind w:left="400"/>
        <w:rPr/>
      </w:pPr>
      <w:r>
        <w:rPr>
          <w:rFonts w:hint="default" w:ascii="Arial" w:hAnsi="Arial" w:eastAsia="Arial" w:cs="Arial"/>
          <w:b/>
          <w:sz w:val="24"/>
        </w:rPr>
        <w:t xml:space="preserve">AI Ethics Review (S20):  </w:t>
      </w:r>
      <w:r>
        <w:rPr>
          <w:rFonts w:hint="default" w:ascii="Arial" w:hAnsi="Arial" w:eastAsia="Arial" w:cs="Arial"/>
          <w:sz w:val="24"/>
        </w:rPr>
        <w:t xml:space="preserve">Ember's brief generation outputs reviewed for design preference bias; no systematic bias identified; HITL review threshold confirmed for non-standard client requests</w:t>
      </w:r>
      <w:r/>
    </w:p>
    <w:p w14:paraId="5BAFB1BF">
      <w:pPr>
        <w:pStyle w:val="886"/>
        <w:pBdr/>
        <w:spacing w:after="80" w:before="0"/>
        <w:ind w:left="400"/>
        <w:rPr/>
      </w:pPr>
      <w:r>
        <w:rPr>
          <w:rFonts w:hint="default" w:ascii="Arial" w:hAnsi="Arial" w:eastAsia="Arial" w:cs="Arial"/>
          <w:b/>
          <w:sz w:val="24"/>
        </w:rPr>
        <w:t xml:space="preserve">Outstanding Conditional Items:  </w:t>
      </w:r>
      <w:r>
        <w:rPr>
          <w:rFonts w:hint="default" w:ascii="Arial" w:hAnsi="Arial" w:eastAsia="Arial" w:cs="Arial"/>
          <w:sz w:val="24"/>
        </w:rPr>
        <w:t xml:space="preserve">One P-LOW backlog item (brief template formatting) — owner: Systems Lead; target resolution: Q4 2027</w:t>
      </w:r>
      <w:r/>
    </w:p>
    <w:p w14:paraId="38314E60">
      <w:pPr>
        <w:pStyle w:val="886"/>
        <w:pBdr/>
        <w:spacing w:after="80" w:before="0"/>
        <w:ind w:left="400"/>
        <w:rPr/>
      </w:pPr>
      <w:r>
        <w:rPr>
          <w:rFonts w:hint="default" w:ascii="Arial" w:hAnsi="Arial" w:eastAsia="Arial" w:cs="Arial"/>
          <w:b/>
          <w:sz w:val="24"/>
        </w:rPr>
        <w:t xml:space="preserve">30-Day Stabilisation Period:  </w:t>
      </w:r>
      <w:r>
        <w:rPr>
          <w:rFonts w:hint="default" w:ascii="Arial" w:hAnsi="Arial" w:eastAsia="Arial" w:cs="Arial"/>
          <w:sz w:val="24"/>
        </w:rPr>
        <w:t xml:space="preserve">Commenced Q3 2027 upon Go-Live; monitored by Ops Agent Lead; SLA Group assignment: Group B (Accuracy ≥93%, Uptime ≥98.5%, Escalation ≤7%)</w:t>
      </w:r>
      <w:r/>
    </w:p>
    <w:p w14:paraId="40881246">
      <w:pPr>
        <w:pStyle w:val="886"/>
        <w:pBdr/>
        <w:spacing w:after="80" w:before="0"/>
        <w:ind w:left="400"/>
        <w:rPr/>
      </w:pPr>
      <w:r>
        <w:rPr>
          <w:rFonts w:hint="default" w:ascii="Arial" w:hAnsi="Arial" w:eastAsia="Arial" w:cs="Arial"/>
          <w:b/>
          <w:sz w:val="24"/>
        </w:rPr>
        <w:t xml:space="preserve">Systems Lead Sign-off:  </w:t>
      </w:r>
      <w:r>
        <w:rPr>
          <w:rFonts w:hint="default" w:ascii="Arial" w:hAnsi="Arial" w:eastAsia="Arial" w:cs="Arial"/>
          <w:sz w:val="24"/>
        </w:rPr>
        <w:t xml:space="preserve">Confirmed — integration testing complete</w:t>
      </w:r>
      <w:r/>
    </w:p>
    <w:p w14:paraId="17D869DE">
      <w:pPr>
        <w:pStyle w:val="886"/>
        <w:pBdr/>
        <w:spacing w:after="80" w:before="0"/>
        <w:ind w:left="400"/>
        <w:rPr/>
      </w:pPr>
      <w:r>
        <w:rPr>
          <w:rFonts w:hint="default" w:ascii="Arial" w:hAnsi="Arial" w:eastAsia="Arial" w:cs="Arial"/>
          <w:b/>
          <w:sz w:val="24"/>
        </w:rPr>
        <w:t xml:space="preserve">Studio Director Sign-off:  </w:t>
      </w:r>
      <w:r>
        <w:rPr>
          <w:rFonts w:hint="default" w:ascii="Arial" w:hAnsi="Arial" w:eastAsia="Arial" w:cs="Arial"/>
          <w:sz w:val="24"/>
        </w:rPr>
        <w:t xml:space="preserve">Confirmed — operational deployment approved</w:t>
      </w:r>
      <w:r/>
    </w:p>
    <w:p w14:paraId="141CCD86">
      <w:pPr>
        <w:pStyle w:val="886"/>
        <w:pBdr/>
        <w:spacing w:after="80" w:before="0"/>
        <w:ind w:left="400"/>
        <w:rPr/>
      </w:pPr>
      <w:r>
        <w:rPr>
          <w:rFonts w:hint="default" w:ascii="Arial" w:hAnsi="Arial" w:eastAsia="Arial" w:cs="Arial"/>
          <w:b/>
          <w:sz w:val="24"/>
        </w:rPr>
        <w:t xml:space="preserve">Compliance Officer Sign-off:  </w:t>
      </w:r>
      <w:r>
        <w:rPr>
          <w:rFonts w:hint="default" w:ascii="Arial" w:hAnsi="Arial" w:eastAsia="Arial" w:cs="Arial"/>
          <w:sz w:val="24"/>
        </w:rPr>
        <w:t xml:space="preserve">Confirmed — PDPA Tier 2 and Ethics clearance granted</w:t>
      </w:r>
      <w:r/>
    </w:p>
    <w:p w14:paraId="725787E3">
      <w:pPr>
        <w:pStyle w:val="886"/>
        <w:pBdr/>
        <w:spacing w:after="80" w:before="200"/>
        <w:ind/>
        <w:rPr/>
      </w:pPr>
      <w:r>
        <w:rPr>
          <w:rFonts w:hint="default" w:ascii="Arial" w:hAnsi="Arial" w:eastAsia="Arial" w:cs="Arial"/>
          <w:b/>
          <w:color w:val="2e75b6"/>
          <w:sz w:val="28"/>
        </w:rPr>
        <w:t xml:space="preserve">26.5  Phase B Completion Declaration</w:t>
      </w:r>
      <w:r/>
    </w:p>
    <w:p w14:paraId="4334614A">
      <w:pPr>
        <w:pStyle w:val="886"/>
        <w:pBdr/>
        <w:spacing w:after="100" w:before="0"/>
        <w:ind/>
        <w:rPr/>
      </w:pPr>
      <w:r>
        <w:rPr>
          <w:rFonts w:hint="default" w:ascii="Arial" w:hAnsi="Arial" w:eastAsia="Arial" w:cs="Arial"/>
          <w:b w:val="0"/>
          <w:sz w:val="24"/>
        </w:rPr>
        <w:t xml:space="preserve">With the successful Go-Live and 30-day stabilisation of all thre</w:t>
      </w:r>
      <w:r>
        <w:rPr>
          <w:rFonts w:hint="default" w:ascii="Arial" w:hAnsi="Arial" w:eastAsia="Arial" w:cs="Arial"/>
          <w:b w:val="0"/>
          <w:sz w:val="24"/>
        </w:rPr>
        <w:t xml:space="preserve">e Phase B agents (Vega #21, Stone #22, Ember #23), the MONOLITH / DAPH Decor AI Agent Programme formally declares Phase B complete. This declaration is ratified by the Steering Committee at the Q3 2027 Quarterly Programme Review (or Extraordinary Session).</w:t>
      </w:r>
      <w:r/>
    </w:p>
    <w:p w14:paraId="0DC64279">
      <w:pPr>
        <w:pStyle w:val="886"/>
        <w:pBdr/>
        <w:spacing w:after="80" w:before="0"/>
        <w:ind w:left="400"/>
        <w:rPr/>
      </w:pPr>
      <w:r>
        <w:rPr>
          <w:rFonts w:hint="default" w:ascii="Arial" w:hAnsi="Arial" w:eastAsia="Arial" w:cs="Arial"/>
          <w:b/>
          <w:sz w:val="24"/>
        </w:rPr>
        <w:t xml:space="preserve">Phase B Completion Date:  </w:t>
      </w:r>
      <w:r>
        <w:rPr>
          <w:rFonts w:hint="default" w:ascii="Arial" w:hAnsi="Arial" w:eastAsia="Arial" w:cs="Arial"/>
          <w:sz w:val="24"/>
        </w:rPr>
        <w:t xml:space="preserve">Q3 2027 (upon completion of all 30-day stabilisation periods)</w:t>
      </w:r>
      <w:r/>
    </w:p>
    <w:p w14:paraId="46BCB210">
      <w:pPr>
        <w:pStyle w:val="886"/>
        <w:pBdr/>
        <w:spacing w:after="80" w:before="0"/>
        <w:ind w:left="400"/>
        <w:rPr/>
      </w:pPr>
      <w:r>
        <w:rPr>
          <w:rFonts w:hint="default" w:ascii="Arial" w:hAnsi="Arial" w:eastAsia="Arial" w:cs="Arial"/>
          <w:b/>
          <w:sz w:val="24"/>
        </w:rPr>
        <w:t xml:space="preserve">Total Live Agents Post-Phase B:  </w:t>
      </w:r>
      <w:r>
        <w:rPr>
          <w:rFonts w:hint="default" w:ascii="Arial" w:hAnsi="Arial" w:eastAsia="Arial" w:cs="Arial"/>
          <w:sz w:val="24"/>
        </w:rPr>
        <w:t xml:space="preserve">23 (Kelly through Ember)</w:t>
      </w:r>
      <w:r/>
    </w:p>
    <w:p w14:paraId="3AECB8E3">
      <w:pPr>
        <w:pStyle w:val="886"/>
        <w:pBdr/>
        <w:spacing w:after="80" w:before="0"/>
        <w:ind w:left="400"/>
        <w:rPr/>
      </w:pPr>
      <w:r>
        <w:rPr>
          <w:rFonts w:hint="default" w:ascii="Arial" w:hAnsi="Arial" w:eastAsia="Arial" w:cs="Arial"/>
          <w:b/>
          <w:sz w:val="24"/>
        </w:rPr>
        <w:t xml:space="preserve">Phase B Stabilisation Outcomes:  </w:t>
      </w:r>
      <w:r>
        <w:rPr>
          <w:rFonts w:hint="default" w:ascii="Arial" w:hAnsi="Arial" w:eastAsia="Arial" w:cs="Arial"/>
          <w:sz w:val="24"/>
        </w:rPr>
        <w:t xml:space="preserve">All three agents completed their 30-day stabilisation period within SLA targets; no P-CRIT or P-HIGH incidents recorded during stabilisation; stabilisation report submitted to Steering Committee by Ops Agent Lead</w:t>
      </w:r>
      <w:r/>
    </w:p>
    <w:p w14:paraId="0154C5FA">
      <w:pPr>
        <w:pStyle w:val="886"/>
        <w:pBdr/>
        <w:spacing w:after="80" w:before="0"/>
        <w:ind w:left="400"/>
        <w:rPr/>
      </w:pPr>
      <w:r>
        <w:rPr>
          <w:rFonts w:hint="default" w:ascii="Arial" w:hAnsi="Arial" w:eastAsia="Arial" w:cs="Arial"/>
          <w:b/>
          <w:sz w:val="24"/>
        </w:rPr>
        <w:t xml:space="preserve">Steering Committee Ratification:  </w:t>
      </w:r>
      <w:r>
        <w:rPr>
          <w:rFonts w:hint="default" w:ascii="Arial" w:hAnsi="Arial" w:eastAsia="Arial" w:cs="Arial"/>
          <w:sz w:val="24"/>
        </w:rPr>
        <w:t xml:space="preserve">Phase B Completion Declaration ratified at Q3 2027 Quarterly Programme Review; all five SC voting members present</w:t>
      </w:r>
      <w:r/>
    </w:p>
    <w:p w14:paraId="3E36D50B">
      <w:pPr>
        <w:pStyle w:val="886"/>
        <w:pBdr/>
        <w:spacing w:after="80" w:before="0"/>
        <w:ind w:left="400"/>
        <w:rPr/>
      </w:pPr>
      <w:r>
        <w:rPr>
          <w:rFonts w:hint="default" w:ascii="Arial" w:hAnsi="Arial" w:eastAsia="Arial" w:cs="Arial"/>
          <w:b/>
          <w:sz w:val="24"/>
        </w:rPr>
        <w:t xml:space="preserve">Phase C Assessment Trigger:  </w:t>
      </w:r>
      <w:r>
        <w:rPr>
          <w:rFonts w:hint="default" w:ascii="Arial" w:hAnsi="Arial" w:eastAsia="Arial" w:cs="Arial"/>
          <w:sz w:val="24"/>
        </w:rPr>
        <w:t xml:space="preserve">Phase B stability confirmed — Phase C conditional assessment for Pulse (#24) and Shore (#25) is now active per AMD-001 Decision 4; full Phase C Go/No-Go to be conducted at Q3/Q4 2027 Extraordinary Session or Q4 2027 Quarterly Programme Review</w:t>
      </w:r>
      <w:r/>
    </w:p>
    <w:p w14:paraId="5B6D82C8">
      <w:pPr>
        <w:pStyle w:val="886"/>
        <w:pBdr/>
        <w:spacing w:after="80" w:before="0"/>
        <w:ind w:left="400"/>
        <w:rPr/>
      </w:pPr>
      <w:r>
        <w:rPr>
          <w:rFonts w:hint="default" w:ascii="Arial" w:hAnsi="Arial" w:eastAsia="Arial" w:cs="Arial"/>
          <w:b/>
          <w:sz w:val="24"/>
        </w:rPr>
        <w:t xml:space="preserve">Live Agent Roster Update:  </w:t>
      </w:r>
      <w:r>
        <w:rPr>
          <w:rFonts w:hint="default" w:ascii="Arial" w:hAnsi="Arial" w:eastAsia="Arial" w:cs="Arial"/>
          <w:sz w:val="24"/>
        </w:rPr>
        <w:t xml:space="preserve">Master agent roster updated: Vega (#21), Stone (#22), Ember (#23) transitioned from Planned to Live status; total live-agent count: 23</w:t>
      </w:r>
      <w:r/>
    </w:p>
    <w:p w14:paraId="5C74B372">
      <w:pPr>
        <w:pStyle w:val="886"/>
        <w:pBdr/>
        <w:spacing w:after="80" w:before="0"/>
        <w:ind w:left="400"/>
        <w:rPr/>
      </w:pPr>
      <w:r>
        <w:rPr>
          <w:rFonts w:hint="default" w:ascii="Arial" w:hAnsi="Arial" w:eastAsia="Arial" w:cs="Arial"/>
          <w:b/>
          <w:sz w:val="24"/>
        </w:rPr>
        <w:t xml:space="preserve">Next Programme Review:  </w:t>
      </w:r>
      <w:r>
        <w:rPr>
          <w:rFonts w:hint="default" w:ascii="Arial" w:hAnsi="Arial" w:eastAsia="Arial" w:cs="Arial"/>
          <w:sz w:val="24"/>
        </w:rPr>
        <w:t xml:space="preserve">Q4 2027 Quarterly Programme Review — Phase C scope confirmation</w:t>
      </w:r>
      <w:r/>
    </w:p>
    <w:p w14:paraId="4A873F9B">
      <w:pPr>
        <w:pStyle w:val="886"/>
        <w:pBdr/>
        <w:spacing w:after="80" w:before="0"/>
        <w:ind w:left="400"/>
        <w:rPr/>
      </w:pPr>
      <w:r>
        <w:rPr>
          <w:rFonts w:hint="default" w:ascii="Arial" w:hAnsi="Arial" w:eastAsia="Arial" w:cs="Arial"/>
          <w:b/>
          <w:sz w:val="24"/>
        </w:rPr>
        <w:t xml:space="preserve">Annual Governance Review:  </w:t>
      </w:r>
      <w:r>
        <w:rPr>
          <w:rFonts w:hint="default" w:ascii="Arial" w:hAnsi="Arial" w:eastAsia="Arial" w:cs="Arial"/>
          <w:sz w:val="24"/>
        </w:rPr>
        <w:t xml:space="preserve">Q1 2028 — per Section 24.5 Amendment Record</w:t>
      </w:r>
      <w:r/>
    </w:p>
    <w:p w14:paraId="4F259072">
      <w:pPr>
        <w:pStyle w:val="886"/>
        <w:pBdr/>
        <w:spacing w:after="0" w:before="0"/>
        <w:ind/>
        <w:rPr/>
      </w:pPr>
      <w:r>
        <w:rPr>
          <w:rFonts w:hint="default" w:ascii="Arial" w:hAnsi="Arial" w:eastAsia="Arial" w:cs="Arial"/>
          <w:b w:val="0"/>
          <w:sz w:val="24"/>
        </w:rPr>
      </w:r>
      <w:r/>
    </w:p>
    <w:p w14:paraId="47765629">
      <w:pPr>
        <w:pStyle w:val="886"/>
        <w:pBdr/>
        <w:spacing w:after="100" w:before="320"/>
        <w:ind/>
        <w:rPr/>
      </w:pPr>
      <w:r>
        <w:rPr>
          <w:rFonts w:hint="default" w:ascii="Arial" w:hAnsi="Arial" w:eastAsia="Arial" w:cs="Arial"/>
          <w:b/>
          <w:color w:val="1f2d5a"/>
          <w:sz w:val="36"/>
        </w:rPr>
        <w:t xml:space="preserve">27. Phase C Deployment Assessment — Pulse &amp; Shore</w:t>
      </w:r>
      <w:r/>
    </w:p>
    <w:p w14:paraId="4D595D8A">
      <w:pPr>
        <w:pStyle w:val="886"/>
        <w:pBdr/>
        <w:spacing w:after="80" w:before="200"/>
        <w:ind/>
        <w:rPr/>
      </w:pPr>
      <w:r>
        <w:rPr>
          <w:rFonts w:hint="default" w:ascii="Arial" w:hAnsi="Arial" w:eastAsia="Arial" w:cs="Arial"/>
          <w:b/>
          <w:color w:val="2e75b6"/>
          <w:sz w:val="28"/>
        </w:rPr>
        <w:t xml:space="preserve">27.1  Overview</w:t>
      </w:r>
      <w:r/>
    </w:p>
    <w:p w14:paraId="11165136">
      <w:pPr>
        <w:pStyle w:val="886"/>
        <w:pBdr/>
        <w:spacing w:after="100" w:before="0"/>
        <w:ind/>
        <w:rPr/>
      </w:pPr>
      <w:r>
        <w:rPr>
          <w:rFonts w:hint="default" w:ascii="Arial" w:hAnsi="Arial" w:eastAsia="Arial" w:cs="Arial"/>
          <w:b w:val="0"/>
          <w:sz w:val="24"/>
        </w:rPr>
        <w:t xml:space="preserve">This section records the Phase C Deployment Assessment for the two remaining v3.0 agents: Pulse (#24 — Real-Time KPI Dashboard AI) and Shore (#25 — Post-Installation Support AI). Phase C was conditionally authorised under AMD-001 Decision 4 (Section</w:t>
      </w:r>
      <w:r>
        <w:rPr>
          <w:rFonts w:hint="default" w:ascii="Arial" w:hAnsi="Arial" w:eastAsia="Arial" w:cs="Arial"/>
          <w:b w:val="0"/>
          <w:sz w:val="24"/>
        </w:rPr>
        <w:t xml:space="preserve"> 24.3), subject to confirmation of Phase B stability. With Phase B declared complete and all three Phase B agents (Vega, Stone, Ember) passing their 30-day stabilisation periods (Section 26.5), the Phase C conditional assessment trigger has been activated.</w:t>
      </w:r>
      <w:r/>
    </w:p>
    <w:p w14:paraId="5A80070D">
      <w:pPr>
        <w:pStyle w:val="886"/>
        <w:pBdr/>
        <w:spacing w:after="80" w:before="0"/>
        <w:ind w:left="400"/>
        <w:rPr/>
      </w:pPr>
      <w:r>
        <w:rPr>
          <w:rFonts w:hint="default" w:ascii="Arial" w:hAnsi="Arial" w:eastAsia="Arial" w:cs="Arial"/>
          <w:b/>
          <w:sz w:val="24"/>
        </w:rPr>
        <w:t xml:space="preserve">Phase C Agents:  </w:t>
      </w:r>
      <w:r>
        <w:rPr>
          <w:rFonts w:hint="default" w:ascii="Arial" w:hAnsi="Arial" w:eastAsia="Arial" w:cs="Arial"/>
          <w:sz w:val="24"/>
        </w:rPr>
        <w:t xml:space="preserve">Pulse (#24 — Real-Time KPI Dashboard AI · OPS/GM · P2) and Shore (#25 — Post-Installation Support AI · SITE/CRM · P2)</w:t>
      </w:r>
      <w:r/>
    </w:p>
    <w:p w14:paraId="1719F8B9">
      <w:pPr>
        <w:pStyle w:val="886"/>
        <w:pBdr/>
        <w:spacing w:after="80" w:before="0"/>
        <w:ind w:left="400"/>
        <w:rPr/>
      </w:pPr>
      <w:r>
        <w:rPr>
          <w:rFonts w:hint="default" w:ascii="Arial" w:hAnsi="Arial" w:eastAsia="Arial" w:cs="Arial"/>
          <w:b/>
          <w:sz w:val="24"/>
        </w:rPr>
        <w:t xml:space="preserve">Conditional Trigger:  </w:t>
      </w:r>
      <w:r>
        <w:rPr>
          <w:rFonts w:hint="default" w:ascii="Arial" w:hAnsi="Arial" w:eastAsia="Arial" w:cs="Arial"/>
          <w:sz w:val="24"/>
        </w:rPr>
        <w:t xml:space="preserve">Phase B stability confirmed — Section 26.5 Phase B Completion Declaration</w:t>
      </w:r>
      <w:r/>
    </w:p>
    <w:p w14:paraId="2F1D97C5">
      <w:pPr>
        <w:pStyle w:val="886"/>
        <w:pBdr/>
        <w:spacing w:after="80" w:before="0"/>
        <w:ind w:left="400"/>
        <w:rPr/>
      </w:pPr>
      <w:r>
        <w:rPr>
          <w:rFonts w:hint="default" w:ascii="Arial" w:hAnsi="Arial" w:eastAsia="Arial" w:cs="Arial"/>
          <w:b/>
          <w:sz w:val="24"/>
        </w:rPr>
        <w:t xml:space="preserve">Assessment Authority:  </w:t>
      </w:r>
      <w:r>
        <w:rPr>
          <w:rFonts w:hint="default" w:ascii="Arial" w:hAnsi="Arial" w:eastAsia="Arial" w:cs="Arial"/>
          <w:sz w:val="24"/>
        </w:rPr>
        <w:t xml:space="preserve">Steering Committee — Q4 2027 Quarterly Programme Review or Extraordinary Session</w:t>
      </w:r>
      <w:r/>
    </w:p>
    <w:p w14:paraId="206E5930">
      <w:pPr>
        <w:pStyle w:val="886"/>
        <w:pBdr/>
        <w:spacing w:after="80" w:before="0"/>
        <w:ind w:left="400"/>
        <w:rPr/>
      </w:pPr>
      <w:r>
        <w:rPr>
          <w:rFonts w:hint="default" w:ascii="Arial" w:hAnsi="Arial" w:eastAsia="Arial" w:cs="Arial"/>
          <w:b/>
          <w:sz w:val="24"/>
        </w:rPr>
        <w:t xml:space="preserve">Target Deployment Window:  </w:t>
      </w:r>
      <w:r>
        <w:rPr>
          <w:rFonts w:hint="default" w:ascii="Arial" w:hAnsi="Arial" w:eastAsia="Arial" w:cs="Arial"/>
          <w:sz w:val="24"/>
        </w:rPr>
        <w:t xml:space="preserve">Q3–Q4 2027 (per original v3.0 roadmap)</w:t>
      </w:r>
      <w:r/>
    </w:p>
    <w:p w14:paraId="50CDFFBF">
      <w:pPr>
        <w:pStyle w:val="886"/>
        <w:pBdr/>
        <w:spacing w:after="80" w:before="0"/>
        <w:ind w:left="400"/>
        <w:rPr/>
      </w:pPr>
      <w:r>
        <w:rPr>
          <w:rFonts w:hint="default" w:ascii="Arial" w:hAnsi="Arial" w:eastAsia="Arial" w:cs="Arial"/>
          <w:b/>
          <w:sz w:val="24"/>
        </w:rPr>
        <w:t xml:space="preserve">Checklist Owner:  </w:t>
      </w:r>
      <w:r>
        <w:rPr>
          <w:rFonts w:hint="default" w:ascii="Arial" w:hAnsi="Arial" w:eastAsia="Arial" w:cs="Arial"/>
          <w:sz w:val="24"/>
        </w:rPr>
        <w:t xml:space="preserve">Systems Lead</w:t>
      </w:r>
      <w:r/>
    </w:p>
    <w:p w14:paraId="6FDB0F3E">
      <w:pPr>
        <w:pStyle w:val="886"/>
        <w:pBdr/>
        <w:spacing w:after="80" w:before="0"/>
        <w:ind w:left="400"/>
        <w:rPr/>
      </w:pPr>
      <w:r>
        <w:rPr>
          <w:rFonts w:hint="default" w:ascii="Arial" w:hAnsi="Arial" w:eastAsia="Arial" w:cs="Arial"/>
          <w:b/>
          <w:sz w:val="24"/>
        </w:rPr>
        <w:t xml:space="preserve">Sign-off Authority:  </w:t>
      </w:r>
      <w:r>
        <w:rPr>
          <w:rFonts w:hint="default" w:ascii="Arial" w:hAnsi="Arial" w:eastAsia="Arial" w:cs="Arial"/>
          <w:sz w:val="24"/>
        </w:rPr>
        <w:t xml:space="preserve">Studio Director (operational) · Compliance Officer (regulatory) · SC ratification</w:t>
      </w:r>
      <w:r/>
    </w:p>
    <w:p w14:paraId="72022D9A">
      <w:pPr>
        <w:pStyle w:val="886"/>
        <w:pBdr/>
        <w:spacing w:after="80" w:before="0"/>
        <w:ind w:left="400"/>
        <w:rPr/>
      </w:pPr>
      <w:r>
        <w:rPr>
          <w:rFonts w:hint="default" w:ascii="Arial" w:hAnsi="Arial" w:eastAsia="Arial" w:cs="Arial"/>
          <w:b/>
          <w:sz w:val="24"/>
        </w:rPr>
        <w:t xml:space="preserve">Post-Phase C Live Agent Count:  </w:t>
      </w:r>
      <w:r>
        <w:rPr>
          <w:rFonts w:hint="default" w:ascii="Arial" w:hAnsi="Arial" w:eastAsia="Arial" w:cs="Arial"/>
          <w:sz w:val="24"/>
        </w:rPr>
        <w:t xml:space="preserve">25 total (23 existing + Pulse #24, Shore #25)</w:t>
      </w:r>
      <w:r/>
    </w:p>
    <w:p w14:paraId="5C0E2783">
      <w:pPr>
        <w:pStyle w:val="886"/>
        <w:pBdr/>
        <w:spacing w:after="80" w:before="200"/>
        <w:ind/>
        <w:rPr/>
      </w:pPr>
      <w:r>
        <w:rPr>
          <w:rFonts w:hint="default" w:ascii="Arial" w:hAnsi="Arial" w:eastAsia="Arial" w:cs="Arial"/>
          <w:b/>
          <w:color w:val="2e75b6"/>
          <w:sz w:val="28"/>
        </w:rPr>
        <w:t xml:space="preserve">27.2  Phase C Readiness Assessment Criteria</w:t>
      </w:r>
      <w:r/>
    </w:p>
    <w:p w14:paraId="791292AE">
      <w:pPr>
        <w:pStyle w:val="886"/>
        <w:pBdr/>
        <w:spacing w:after="100" w:before="0"/>
        <w:ind/>
        <w:rPr/>
      </w:pPr>
      <w:r>
        <w:rPr>
          <w:rFonts w:hint="default" w:ascii="Arial" w:hAnsi="Arial" w:eastAsia="Arial" w:cs="Arial"/>
          <w:b w:val="0"/>
          <w:sz w:val="24"/>
        </w:rPr>
        <w:t xml:space="preserve">Prior to initiating per-agent deployment readiness checks, the following programme-level Phase C assessment criteria must be evaluated and confirmed by the Steering Committee:</w:t>
      </w:r>
      <w:r/>
    </w:p>
    <w:p w14:paraId="5D4A96F0">
      <w:pPr>
        <w:pStyle w:val="886"/>
        <w:pBdr/>
        <w:spacing w:after="80" w:before="0"/>
        <w:ind w:left="400"/>
        <w:rPr/>
      </w:pPr>
      <w:r>
        <w:rPr>
          <w:rFonts w:hint="default" w:ascii="Arial" w:hAnsi="Arial" w:eastAsia="Arial" w:cs="Arial"/>
          <w:b/>
          <w:sz w:val="24"/>
        </w:rPr>
        <w:t xml:space="preserve">C-ASSESS-01 — Phase B Stability Confirmation:  </w:t>
      </w:r>
      <w:r>
        <w:rPr>
          <w:rFonts w:hint="default" w:ascii="Arial" w:hAnsi="Arial" w:eastAsia="Arial" w:cs="Arial"/>
          <w:sz w:val="24"/>
        </w:rPr>
        <w:t xml:space="preserve">All three Phase B agents (Vega, Stone, Ember) have completed their 30-day stabilisation periods with no P-HIGH or P-CRIT incidents. Confirmed per Section 26.5. STATUS: SATISFIED.</w:t>
      </w:r>
      <w:r/>
    </w:p>
    <w:p w14:paraId="35666B22">
      <w:pPr>
        <w:pStyle w:val="886"/>
        <w:pBdr/>
        <w:spacing w:after="80" w:before="0"/>
        <w:ind w:left="400"/>
        <w:rPr/>
      </w:pPr>
      <w:r>
        <w:rPr>
          <w:rFonts w:hint="default" w:ascii="Arial" w:hAnsi="Arial" w:eastAsia="Arial" w:cs="Arial"/>
          <w:b/>
          <w:sz w:val="24"/>
        </w:rPr>
        <w:t xml:space="preserve">C-ASSESS-02 — Live Agent Ecosystem Health:  </w:t>
      </w:r>
      <w:r>
        <w:rPr>
          <w:rFonts w:hint="default" w:ascii="Arial" w:hAnsi="Arial" w:eastAsia="Arial" w:cs="Arial"/>
          <w:sz w:val="24"/>
        </w:rPr>
        <w:t xml:space="preserve">All 23 current live agents are SLA-compliant at time of Phase C assessment. Systems Lead to provide current SLA dashboard snapshot to Steering Committee at Q4 2027 Quarterly Programme Review.</w:t>
      </w:r>
      <w:r/>
    </w:p>
    <w:p w14:paraId="160D32FC">
      <w:pPr>
        <w:pStyle w:val="886"/>
        <w:pBdr/>
        <w:spacing w:after="80" w:before="0"/>
        <w:ind w:left="400"/>
        <w:rPr/>
      </w:pPr>
      <w:r>
        <w:rPr>
          <w:rFonts w:hint="default" w:ascii="Arial" w:hAnsi="Arial" w:eastAsia="Arial" w:cs="Arial"/>
          <w:b/>
          <w:sz w:val="24"/>
        </w:rPr>
        <w:t xml:space="preserve">C-ASSESS-03 — Budget Envelope:  </w:t>
      </w:r>
      <w:r>
        <w:rPr>
          <w:rFonts w:hint="default" w:ascii="Arial" w:hAnsi="Arial" w:eastAsia="Arial" w:cs="Arial"/>
          <w:sz w:val="24"/>
        </w:rPr>
        <w:t xml:space="preserve">Phase B budget (฿800,000) utilisation reviewed; residual envelope or supplementary Phase C allocation confirmed by Studio Director. Phase C agents are P2 and may require reduced deployment investment relative to Phase B.</w:t>
      </w:r>
      <w:r/>
    </w:p>
    <w:p w14:paraId="45B0B3CD">
      <w:pPr>
        <w:pStyle w:val="886"/>
        <w:pBdr/>
        <w:spacing w:after="80" w:before="0"/>
        <w:ind w:left="400"/>
        <w:rPr/>
      </w:pPr>
      <w:r>
        <w:rPr>
          <w:rFonts w:hint="default" w:ascii="Arial" w:hAnsi="Arial" w:eastAsia="Arial" w:cs="Arial"/>
          <w:b/>
          <w:sz w:val="24"/>
        </w:rPr>
        <w:t xml:space="preserve">C-ASSESS-04 — PDPA Register Currency:  </w:t>
      </w:r>
      <w:r>
        <w:rPr>
          <w:rFonts w:hint="default" w:ascii="Arial" w:hAnsi="Arial" w:eastAsia="Arial" w:cs="Arial"/>
          <w:sz w:val="24"/>
        </w:rPr>
        <w:t xml:space="preserve">Compliance Officer confirms Data Classification Tier 1–4 Register is current and covers Pulse (OPS/GM data flows) and Shore (SITE/CRM, client post-installation data — Tier 2).</w:t>
      </w:r>
      <w:r/>
    </w:p>
    <w:p w14:paraId="02CA01A2">
      <w:pPr>
        <w:pStyle w:val="886"/>
        <w:pBdr/>
        <w:spacing w:after="80" w:before="0"/>
        <w:ind w:left="400"/>
        <w:rPr/>
      </w:pPr>
      <w:r>
        <w:rPr>
          <w:rFonts w:hint="default" w:ascii="Arial" w:hAnsi="Arial" w:eastAsia="Arial" w:cs="Arial"/>
          <w:b/>
          <w:sz w:val="24"/>
        </w:rPr>
        <w:t xml:space="preserve">C-ASSESS-05 — Section 6 Onboarding Protocol Applicability:  </w:t>
      </w:r>
      <w:r>
        <w:rPr>
          <w:rFonts w:hint="default" w:ascii="Arial" w:hAnsi="Arial" w:eastAsia="Arial" w:cs="Arial"/>
          <w:sz w:val="24"/>
        </w:rPr>
        <w:t xml:space="preserve">Systems Lead confirms Section 6 Agent Onboarding Protocol applies to Phase C agents without modification, or tables any required updates for SC approval.</w:t>
      </w:r>
      <w:r/>
    </w:p>
    <w:p w14:paraId="0BC8FF99">
      <w:pPr>
        <w:pStyle w:val="886"/>
        <w:pBdr/>
        <w:spacing w:after="80" w:before="200"/>
        <w:ind/>
        <w:rPr/>
      </w:pPr>
      <w:r>
        <w:rPr>
          <w:rFonts w:hint="default" w:ascii="Arial" w:hAnsi="Arial" w:eastAsia="Arial" w:cs="Arial"/>
          <w:b/>
          <w:color w:val="2e75b6"/>
          <w:sz w:val="28"/>
        </w:rPr>
        <w:t xml:space="preserve">27.3  Pulse (#24) — Real-Time KPI Dashboard AI — Deployment Assessment</w:t>
      </w:r>
      <w:r/>
    </w:p>
    <w:p w14:paraId="33A98C75">
      <w:pPr>
        <w:pStyle w:val="886"/>
        <w:pBdr/>
        <w:spacing w:after="100" w:before="0"/>
        <w:ind/>
        <w:rPr/>
      </w:pPr>
      <w:r>
        <w:rPr>
          <w:rFonts w:hint="default" w:ascii="Arial" w:hAnsi="Arial" w:eastAsia="Arial" w:cs="Arial"/>
          <w:b w:val="0"/>
          <w:sz w:val="24"/>
        </w:rPr>
        <w:t xml:space="preserve">Pulse is a P2 Phase C agent operating across the OPS/GM department. Its primary function is to provide real-time KPI dashboarding and performance intelligence across the full 25-agent programme. Pulse's deployment w</w:t>
      </w:r>
      <w:r>
        <w:rPr>
          <w:rFonts w:hint="default" w:ascii="Arial" w:hAnsi="Arial" w:eastAsia="Arial" w:cs="Arial"/>
          <w:b w:val="0"/>
          <w:sz w:val="24"/>
        </w:rPr>
        <w:t xml:space="preserve">as deferred to Phase C due to its dependency on a stable, full Phase B agent ecosystem — it aggregates data signals from all live agents and requires Vega, Stone, and Ember to be operational before meaningful programme-wide KPI tracking can be established.</w:t>
      </w:r>
      <w:r/>
    </w:p>
    <w:p w14:paraId="5DACFACB">
      <w:pPr>
        <w:pStyle w:val="886"/>
        <w:pBdr/>
        <w:spacing w:after="80" w:before="0"/>
        <w:ind w:left="400"/>
        <w:rPr/>
      </w:pPr>
      <w:r>
        <w:rPr>
          <w:rFonts w:hint="default" w:ascii="Arial" w:hAnsi="Arial" w:eastAsia="Arial" w:cs="Arial"/>
          <w:b/>
          <w:sz w:val="24"/>
        </w:rPr>
        <w:t xml:space="preserve">Department:  </w:t>
      </w:r>
      <w:r>
        <w:rPr>
          <w:rFonts w:hint="default" w:ascii="Arial" w:hAnsi="Arial" w:eastAsia="Arial" w:cs="Arial"/>
          <w:sz w:val="24"/>
        </w:rPr>
        <w:t xml:space="preserve">OPS/GM</w:t>
      </w:r>
      <w:r/>
    </w:p>
    <w:p w14:paraId="1CAB5FE5">
      <w:pPr>
        <w:pStyle w:val="886"/>
        <w:pBdr/>
        <w:spacing w:after="80" w:before="0"/>
        <w:ind w:left="400"/>
        <w:rPr/>
      </w:pPr>
      <w:r>
        <w:rPr>
          <w:rFonts w:hint="default" w:ascii="Arial" w:hAnsi="Arial" w:eastAsia="Arial" w:cs="Arial"/>
          <w:b/>
          <w:sz w:val="24"/>
        </w:rPr>
        <w:t xml:space="preserve">Priority:  </w:t>
      </w:r>
      <w:r>
        <w:rPr>
          <w:rFonts w:hint="default" w:ascii="Arial" w:hAnsi="Arial" w:eastAsia="Arial" w:cs="Arial"/>
          <w:sz w:val="24"/>
        </w:rPr>
        <w:t xml:space="preserve">P2</w:t>
      </w:r>
      <w:r/>
    </w:p>
    <w:p w14:paraId="157207A8">
      <w:pPr>
        <w:pStyle w:val="886"/>
        <w:pBdr/>
        <w:spacing w:after="80" w:before="0"/>
        <w:ind w:left="400"/>
        <w:rPr/>
      </w:pPr>
      <w:r>
        <w:rPr>
          <w:rFonts w:hint="default" w:ascii="Arial" w:hAnsi="Arial" w:eastAsia="Arial" w:cs="Arial"/>
          <w:b/>
          <w:sz w:val="24"/>
        </w:rPr>
        <w:t xml:space="preserve">Target Go-Live:  </w:t>
      </w:r>
      <w:r>
        <w:rPr>
          <w:rFonts w:hint="default" w:ascii="Arial" w:hAnsi="Arial" w:eastAsia="Arial" w:cs="Arial"/>
          <w:sz w:val="24"/>
        </w:rPr>
        <w:t xml:space="preserve">Q3–Q4 2027</w:t>
      </w:r>
      <w:r/>
    </w:p>
    <w:p w14:paraId="1F85212C">
      <w:pPr>
        <w:pStyle w:val="886"/>
        <w:pBdr/>
        <w:spacing w:after="80" w:before="0"/>
        <w:ind w:left="400"/>
        <w:rPr/>
      </w:pPr>
      <w:r>
        <w:rPr>
          <w:rFonts w:hint="default" w:ascii="Arial" w:hAnsi="Arial" w:eastAsia="Arial" w:cs="Arial"/>
          <w:b/>
          <w:sz w:val="24"/>
        </w:rPr>
        <w:t xml:space="preserve">Key Dependencies:  </w:t>
      </w:r>
      <w:r>
        <w:rPr>
          <w:rFonts w:hint="default" w:ascii="Arial" w:hAnsi="Arial" w:eastAsia="Arial" w:cs="Arial"/>
          <w:sz w:val="24"/>
        </w:rPr>
        <w:t xml:space="preserve">All 23 Phase B live agents operational; OPS/GM data pipeline confirmed; SLA Group assignment determined by Systems Lead in consultation with Studio Director</w:t>
      </w:r>
      <w:r/>
    </w:p>
    <w:p w14:paraId="355A8E7F">
      <w:pPr>
        <w:pStyle w:val="886"/>
        <w:pBdr/>
        <w:spacing w:after="80" w:before="0"/>
        <w:ind w:left="400"/>
        <w:rPr/>
      </w:pPr>
      <w:r>
        <w:rPr>
          <w:rFonts w:hint="default" w:ascii="Arial" w:hAnsi="Arial" w:eastAsia="Arial" w:cs="Arial"/>
          <w:b/>
          <w:sz w:val="24"/>
        </w:rPr>
        <w:t xml:space="preserve">Technical Readiness Checks (TEC-P):  </w:t>
      </w:r>
      <w:r>
        <w:rPr>
          <w:rFonts w:hint="default" w:ascii="Arial" w:hAnsi="Arial" w:eastAsia="Arial" w:cs="Arial"/>
          <w:sz w:val="24"/>
        </w:rPr>
        <w:t xml:space="preserve">TEC-P-01: KPI data model validated against all 23 live-agent output schemas. TEC-P-02: Real-time data ingest</w:t>
      </w:r>
      <w:r>
        <w:rPr>
          <w:rFonts w:hint="default" w:ascii="Arial" w:hAnsi="Arial" w:eastAsia="Arial" w:cs="Arial"/>
          <w:sz w:val="24"/>
        </w:rPr>
        <w:t xml:space="preserve">ion pipeline tested at peak load (all 23 agents concurrent). TEC-P-03: Dashboard rendering and alert threshold configuration validated with OPS/GM Group Lead. TEC-P-04: PDPA Tier mapping confirmed for OPS/GM aggregated data streams. TEC-P-05: HITL escalati</w:t>
      </w:r>
      <w:r>
        <w:rPr>
          <w:rFonts w:hint="default" w:ascii="Arial" w:hAnsi="Arial" w:eastAsia="Arial" w:cs="Arial"/>
          <w:sz w:val="24"/>
        </w:rPr>
        <w:t xml:space="preserve">on configured for anomalous KPI patterns — threshold review by Systems Lead. TEC-P-06: Audit logging active; outputs recorded in S22 Continuous Improvement Audit trail. TEC-P-07: UAT completed with OPS/GM Group Lead and Studio Director — sign-off received.</w:t>
      </w:r>
      <w:r/>
    </w:p>
    <w:p w14:paraId="7B4FB7A3">
      <w:pPr>
        <w:pStyle w:val="886"/>
        <w:pBdr/>
        <w:spacing w:after="80" w:before="0"/>
        <w:ind w:left="400"/>
        <w:rPr/>
      </w:pPr>
      <w:r>
        <w:rPr>
          <w:rFonts w:hint="default" w:ascii="Arial" w:hAnsi="Arial" w:eastAsia="Arial" w:cs="Arial"/>
          <w:b/>
          <w:sz w:val="24"/>
        </w:rPr>
        <w:t xml:space="preserve">Go/No-Go Criteria:  </w:t>
      </w:r>
      <w:r>
        <w:rPr>
          <w:rFonts w:hint="default" w:ascii="Arial" w:hAnsi="Arial" w:eastAsia="Arial" w:cs="Arial"/>
          <w:sz w:val="24"/>
        </w:rPr>
        <w:t xml:space="preserve">All C-ASSESS-01 through C-ASSESS-05 satisfied; all TEC-P-01 through TEC-P-07 complete; no P-HIGH or P-CRIT findings; PDPA clearance granted; UAT sign-off from OPS/GM Group Lead</w:t>
      </w:r>
      <w:r/>
    </w:p>
    <w:p w14:paraId="4E55FA00">
      <w:pPr>
        <w:pStyle w:val="886"/>
        <w:pBdr/>
        <w:spacing w:after="80" w:before="0"/>
        <w:ind w:left="400"/>
        <w:rPr/>
      </w:pPr>
      <w:r>
        <w:rPr>
          <w:rFonts w:hint="default" w:ascii="Arial" w:hAnsi="Arial" w:eastAsia="Arial" w:cs="Arial"/>
          <w:b/>
          <w:sz w:val="24"/>
        </w:rPr>
        <w:t xml:space="preserve">Proposed SLA Group:  </w:t>
      </w:r>
      <w:r>
        <w:rPr>
          <w:rFonts w:hint="default" w:ascii="Arial" w:hAnsi="Arial" w:eastAsia="Arial" w:cs="Arial"/>
          <w:sz w:val="24"/>
        </w:rPr>
        <w:t xml:space="preserve">Group C (Accuracy ≥94%, Uptime ≥99.0%, Escalation ≤6%) — subject to SC confirmation</w:t>
      </w:r>
      <w:r/>
    </w:p>
    <w:p w14:paraId="050CCE60">
      <w:pPr>
        <w:pStyle w:val="886"/>
        <w:pBdr/>
        <w:spacing w:after="80" w:before="0"/>
        <w:ind w:left="400"/>
        <w:rPr/>
      </w:pPr>
      <w:r>
        <w:rPr>
          <w:rFonts w:hint="default" w:ascii="Arial" w:hAnsi="Arial" w:eastAsia="Arial" w:cs="Arial"/>
          <w:b/>
          <w:sz w:val="24"/>
        </w:rPr>
        <w:t xml:space="preserve">Stabilisation Period:  </w:t>
      </w:r>
      <w:r>
        <w:rPr>
          <w:rFonts w:hint="default" w:ascii="Arial" w:hAnsi="Arial" w:eastAsia="Arial" w:cs="Arial"/>
          <w:sz w:val="24"/>
        </w:rPr>
        <w:t xml:space="preserve">30 days post Go-Live, monitored by Ops Agent Lead</w:t>
      </w:r>
      <w:r/>
    </w:p>
    <w:p w14:paraId="2DC786CD">
      <w:pPr>
        <w:pStyle w:val="886"/>
        <w:pBdr/>
        <w:spacing w:after="80" w:before="200"/>
        <w:ind/>
        <w:rPr/>
      </w:pPr>
      <w:r>
        <w:rPr>
          <w:rFonts w:hint="default" w:ascii="Arial" w:hAnsi="Arial" w:eastAsia="Arial" w:cs="Arial"/>
          <w:b/>
          <w:color w:val="2e75b6"/>
          <w:sz w:val="28"/>
        </w:rPr>
        <w:t xml:space="preserve">27.4  Shore (#25) — Post-Installation Support AI — Deployment Assessment</w:t>
      </w:r>
      <w:r/>
    </w:p>
    <w:p w14:paraId="72B892B4">
      <w:pPr>
        <w:pStyle w:val="886"/>
        <w:pBdr/>
        <w:spacing w:after="100" w:before="0"/>
        <w:ind/>
        <w:rPr/>
      </w:pPr>
      <w:r>
        <w:rPr>
          <w:rFonts w:hint="default" w:ascii="Arial" w:hAnsi="Arial" w:eastAsia="Arial" w:cs="Arial"/>
          <w:b w:val="0"/>
          <w:sz w:val="24"/>
        </w:rPr>
        <w:t xml:space="preserve">Shore is a P2 Phase C agent operating across the SITE/CRM departments. Its primary function is to manage post-installation client support workflows, including follow-up scheduling, defect logging, client satisfaction capture, and escalation </w:t>
      </w:r>
      <w:r>
        <w:rPr>
          <w:rFonts w:hint="default" w:ascii="Arial" w:hAnsi="Arial" w:eastAsia="Arial" w:cs="Arial"/>
          <w:b w:val="0"/>
          <w:sz w:val="24"/>
        </w:rPr>
        <w:t xml:space="preserve">to SITE or CRM teams. Shore's deployment was deferred to Phase C due to its dependency on Ember (#23, DS/CRM) being live — Shore picks up the client relationship where Ember's design brief automation ends, completing the end-to-end client journey pipeline.</w:t>
      </w:r>
      <w:r/>
    </w:p>
    <w:p w14:paraId="7FD38641">
      <w:pPr>
        <w:pStyle w:val="886"/>
        <w:pBdr/>
        <w:spacing w:after="80" w:before="0"/>
        <w:ind w:left="400"/>
        <w:rPr/>
      </w:pPr>
      <w:r>
        <w:rPr>
          <w:rFonts w:hint="default" w:ascii="Arial" w:hAnsi="Arial" w:eastAsia="Arial" w:cs="Arial"/>
          <w:b/>
          <w:sz w:val="24"/>
        </w:rPr>
        <w:t xml:space="preserve">Department:  </w:t>
      </w:r>
      <w:r>
        <w:rPr>
          <w:rFonts w:hint="default" w:ascii="Arial" w:hAnsi="Arial" w:eastAsia="Arial" w:cs="Arial"/>
          <w:sz w:val="24"/>
        </w:rPr>
        <w:t xml:space="preserve">SITE/CRM</w:t>
      </w:r>
      <w:r/>
    </w:p>
    <w:p w14:paraId="48B6068B">
      <w:pPr>
        <w:pStyle w:val="886"/>
        <w:pBdr/>
        <w:spacing w:after="80" w:before="0"/>
        <w:ind w:left="400"/>
        <w:rPr/>
      </w:pPr>
      <w:r>
        <w:rPr>
          <w:rFonts w:hint="default" w:ascii="Arial" w:hAnsi="Arial" w:eastAsia="Arial" w:cs="Arial"/>
          <w:b/>
          <w:sz w:val="24"/>
        </w:rPr>
        <w:t xml:space="preserve">Priority:  </w:t>
      </w:r>
      <w:r>
        <w:rPr>
          <w:rFonts w:hint="default" w:ascii="Arial" w:hAnsi="Arial" w:eastAsia="Arial" w:cs="Arial"/>
          <w:sz w:val="24"/>
        </w:rPr>
        <w:t xml:space="preserve">P2</w:t>
      </w:r>
      <w:r/>
    </w:p>
    <w:p w14:paraId="0D57E874">
      <w:pPr>
        <w:pStyle w:val="886"/>
        <w:pBdr/>
        <w:spacing w:after="80" w:before="0"/>
        <w:ind w:left="400"/>
        <w:rPr/>
      </w:pPr>
      <w:r>
        <w:rPr>
          <w:rFonts w:hint="default" w:ascii="Arial" w:hAnsi="Arial" w:eastAsia="Arial" w:cs="Arial"/>
          <w:b/>
          <w:sz w:val="24"/>
        </w:rPr>
        <w:t xml:space="preserve">Target Go-Live:  </w:t>
      </w:r>
      <w:r>
        <w:rPr>
          <w:rFonts w:hint="default" w:ascii="Arial" w:hAnsi="Arial" w:eastAsia="Arial" w:cs="Arial"/>
          <w:sz w:val="24"/>
        </w:rPr>
        <w:t xml:space="preserve">Q3–Q4 2027</w:t>
      </w:r>
      <w:r/>
    </w:p>
    <w:p w14:paraId="2C3815D3">
      <w:pPr>
        <w:pStyle w:val="886"/>
        <w:pBdr/>
        <w:spacing w:after="80" w:before="0"/>
        <w:ind w:left="400"/>
        <w:rPr/>
      </w:pPr>
      <w:r>
        <w:rPr>
          <w:rFonts w:hint="default" w:ascii="Arial" w:hAnsi="Arial" w:eastAsia="Arial" w:cs="Arial"/>
          <w:b/>
          <w:sz w:val="24"/>
        </w:rPr>
        <w:t xml:space="preserve">Key Dependencies:  </w:t>
      </w:r>
      <w:r>
        <w:rPr>
          <w:rFonts w:hint="default" w:ascii="Arial" w:hAnsi="Arial" w:eastAsia="Arial" w:cs="Arial"/>
          <w:sz w:val="24"/>
        </w:rPr>
        <w:t xml:space="preserve">Ember (#23) live and stable; Vega (#21) live (SITE coordination); CRM client data pipeline from Signal (#2) and Aria (#7) confirmed; SITE/CRM data sharing agreement reviewed by Compliance Officer</w:t>
      </w:r>
      <w:r/>
    </w:p>
    <w:p w14:paraId="60F64B83">
      <w:pPr>
        <w:pStyle w:val="886"/>
        <w:pBdr/>
        <w:spacing w:after="80" w:before="0"/>
        <w:ind w:left="400"/>
        <w:rPr/>
      </w:pPr>
      <w:r>
        <w:rPr>
          <w:rFonts w:hint="default" w:ascii="Arial" w:hAnsi="Arial" w:eastAsia="Arial" w:cs="Arial"/>
          <w:b/>
          <w:sz w:val="24"/>
        </w:rPr>
        <w:t xml:space="preserve">Technical Readiness Checks (TEC-SH):  </w:t>
      </w:r>
      <w:r>
        <w:rPr>
          <w:rFonts w:hint="default" w:ascii="Arial" w:hAnsi="Arial" w:eastAsia="Arial" w:cs="Arial"/>
          <w:sz w:val="24"/>
        </w:rPr>
        <w:t xml:space="preserve">TEC-SH-01: Post-installation workflow templates loaded and validated against DAPH service standards. TEC-SH-02: Integration with Ember (#23), Vega (#21), Signal (#2), Aria (#7), Hana (#13) tested — end-to-end client journey verifi</w:t>
      </w:r>
      <w:r>
        <w:rPr>
          <w:rFonts w:hint="default" w:ascii="Arial" w:hAnsi="Arial" w:eastAsia="Arial" w:cs="Arial"/>
          <w:sz w:val="24"/>
        </w:rPr>
        <w:t xml:space="preserve">ed. TEC-SH-03: PDPA Tier 2 client data handling validated — post-installation data retention policy compliant with Section 19. TEC-SH-04: Client satisfaction survey and defect logging workflows integrated with SITE and CRM systems. TEC-SH-05: Escalation pa</w:t>
      </w:r>
      <w:r>
        <w:rPr>
          <w:rFonts w:hint="default" w:ascii="Arial" w:hAnsi="Arial" w:eastAsia="Arial" w:cs="Arial"/>
          <w:sz w:val="24"/>
        </w:rPr>
        <w:t xml:space="preserve">thway to SITE team and Vega (#21) for post-installation defects configured and tested. TEC-SH-06: Audit logging active; Shore outputs recorded in S22 Continuous Improvement Audit trail. TEC-SH-07: UAT completed with SITE/CRM Group Lead — sign-off received.</w:t>
      </w:r>
      <w:r/>
    </w:p>
    <w:p w14:paraId="24E3C5D0">
      <w:pPr>
        <w:pStyle w:val="886"/>
        <w:pBdr/>
        <w:spacing w:after="80" w:before="0"/>
        <w:ind w:left="400"/>
        <w:rPr/>
      </w:pPr>
      <w:r>
        <w:rPr>
          <w:rFonts w:hint="default" w:ascii="Arial" w:hAnsi="Arial" w:eastAsia="Arial" w:cs="Arial"/>
          <w:b/>
          <w:sz w:val="24"/>
        </w:rPr>
        <w:t xml:space="preserve">Go/No-Go Criteria:  </w:t>
      </w:r>
      <w:r>
        <w:rPr>
          <w:rFonts w:hint="default" w:ascii="Arial" w:hAnsi="Arial" w:eastAsia="Arial" w:cs="Arial"/>
          <w:sz w:val="24"/>
        </w:rPr>
        <w:t xml:space="preserve">All C-ASSESS-01 through C-ASSESS-05 satisfied; all TEC-SH-01 through TEC-SH-07 complete; no P-HIGH or P-CRIT findings; PDPA Tier 2 clearance granted; UAT sign-off from SITE/CRM Group Lead</w:t>
      </w:r>
      <w:r/>
    </w:p>
    <w:p w14:paraId="026D9B8C">
      <w:pPr>
        <w:pStyle w:val="886"/>
        <w:pBdr/>
        <w:spacing w:after="80" w:before="0"/>
        <w:ind w:left="400"/>
        <w:rPr/>
      </w:pPr>
      <w:r>
        <w:rPr>
          <w:rFonts w:hint="default" w:ascii="Arial" w:hAnsi="Arial" w:eastAsia="Arial" w:cs="Arial"/>
          <w:b/>
          <w:sz w:val="24"/>
        </w:rPr>
        <w:t xml:space="preserve">Proposed SLA Group:  </w:t>
      </w:r>
      <w:r>
        <w:rPr>
          <w:rFonts w:hint="default" w:ascii="Arial" w:hAnsi="Arial" w:eastAsia="Arial" w:cs="Arial"/>
          <w:sz w:val="24"/>
        </w:rPr>
        <w:t xml:space="preserve">Group B (Accuracy ≥93%, Uptime ≥98.5%, Escalation ≤7%) — subject to SC confirmation</w:t>
      </w:r>
      <w:r/>
    </w:p>
    <w:p w14:paraId="74D1BAA4">
      <w:pPr>
        <w:pStyle w:val="886"/>
        <w:pBdr/>
        <w:spacing w:after="80" w:before="0"/>
        <w:ind w:left="400"/>
        <w:rPr/>
      </w:pPr>
      <w:r>
        <w:rPr>
          <w:rFonts w:hint="default" w:ascii="Arial" w:hAnsi="Arial" w:eastAsia="Arial" w:cs="Arial"/>
          <w:b/>
          <w:sz w:val="24"/>
        </w:rPr>
        <w:t xml:space="preserve">Stabilisation Period:  </w:t>
      </w:r>
      <w:r>
        <w:rPr>
          <w:rFonts w:hint="default" w:ascii="Arial" w:hAnsi="Arial" w:eastAsia="Arial" w:cs="Arial"/>
          <w:sz w:val="24"/>
        </w:rPr>
        <w:t xml:space="preserve">30 days post Go-Live, monitored by Ops Agent Lead</w:t>
      </w:r>
      <w:r/>
    </w:p>
    <w:p w14:paraId="367A7F81">
      <w:pPr>
        <w:pStyle w:val="886"/>
        <w:pBdr/>
        <w:spacing w:after="80" w:before="200"/>
        <w:ind/>
        <w:rPr/>
      </w:pPr>
      <w:r>
        <w:rPr>
          <w:rFonts w:hint="default" w:ascii="Arial" w:hAnsi="Arial" w:eastAsia="Arial" w:cs="Arial"/>
          <w:b/>
          <w:color w:val="2e75b6"/>
          <w:sz w:val="28"/>
        </w:rPr>
        <w:t xml:space="preserve">27.5  Steering Committee Go/No-Go Decision</w:t>
      </w:r>
      <w:r/>
    </w:p>
    <w:p w14:paraId="1547EEAF">
      <w:pPr>
        <w:pStyle w:val="886"/>
        <w:pBdr/>
        <w:spacing w:after="100" w:before="0"/>
        <w:ind/>
        <w:rPr/>
      </w:pPr>
      <w:r>
        <w:rPr>
          <w:rFonts w:hint="default" w:ascii="Arial" w:hAnsi="Arial" w:eastAsia="Arial" w:cs="Arial"/>
          <w:b w:val="0"/>
          <w:sz w:val="24"/>
        </w:rPr>
        <w:t xml:space="preserve">The Phase C Go/No-Go decision is </w:t>
      </w:r>
      <w:r>
        <w:rPr>
          <w:rFonts w:hint="default" w:ascii="Arial" w:hAnsi="Arial" w:eastAsia="Arial" w:cs="Arial"/>
          <w:b w:val="0"/>
          <w:sz w:val="24"/>
        </w:rPr>
        <w:t xml:space="preserve">made by the full Steering Committee at the Q4 2027 Quarterly Programme Review (or an Extraordinary Session convened for this purpose). The decision covers both Pulse and Shore and may be made jointly or sequentially per agent depending on readiness status.</w:t>
      </w:r>
      <w:r/>
    </w:p>
    <w:p w14:paraId="33A3FF21">
      <w:pPr>
        <w:pStyle w:val="886"/>
        <w:pBdr/>
        <w:spacing w:after="80" w:before="0"/>
        <w:ind w:left="400"/>
        <w:rPr/>
      </w:pPr>
      <w:r>
        <w:rPr>
          <w:rFonts w:hint="default" w:ascii="Arial" w:hAnsi="Arial" w:eastAsia="Arial" w:cs="Arial"/>
          <w:b/>
          <w:sz w:val="24"/>
        </w:rPr>
        <w:t xml:space="preserve">Joint GO (Pulse and Shore):  </w:t>
      </w:r>
      <w:r>
        <w:rPr>
          <w:rFonts w:hint="default" w:ascii="Arial" w:hAnsi="Arial" w:eastAsia="Arial" w:cs="Arial"/>
          <w:sz w:val="24"/>
        </w:rPr>
        <w:t xml:space="preserve">All C-ASSESS</w:t>
      </w:r>
      <w:r>
        <w:rPr>
          <w:rFonts w:hint="default" w:ascii="Arial" w:hAnsi="Arial" w:eastAsia="Arial" w:cs="Arial"/>
          <w:sz w:val="24"/>
        </w:rPr>
        <w:t xml:space="preserve"> criteria satisfied; all TEC checks for both agents complete; no outstanding P-HIGH or P-CRIT findings; PDPA clearances granted; UAT sign-offs received from OPS/GM and SITE/CRM Group Leads. Both agents may proceed to deployment concurrently or in sequence.</w:t>
      </w:r>
      <w:r/>
    </w:p>
    <w:p w14:paraId="1E63B471">
      <w:pPr>
        <w:pStyle w:val="886"/>
        <w:pBdr/>
        <w:spacing w:after="80" w:before="0"/>
        <w:ind w:left="400"/>
        <w:rPr/>
      </w:pPr>
      <w:r>
        <w:rPr>
          <w:rFonts w:hint="default" w:ascii="Arial" w:hAnsi="Arial" w:eastAsia="Arial" w:cs="Arial"/>
          <w:b/>
          <w:sz w:val="24"/>
        </w:rPr>
        <w:t xml:space="preserve">Sequential GO:  </w:t>
      </w:r>
      <w:r>
        <w:rPr>
          <w:rFonts w:hint="default" w:ascii="Arial" w:hAnsi="Arial" w:eastAsia="Arial" w:cs="Arial"/>
          <w:sz w:val="24"/>
        </w:rPr>
        <w:t xml:space="preserve">One agent satisfies all criteria and is approved; the other has a Conditional Go or is deferred. The ready agent proceeds to Go-Live while the other remains in assessment. Deferred agent's Go/No-Go to be revisited at the next Quarterly Programme Review.</w:t>
      </w:r>
      <w:r/>
    </w:p>
    <w:p w14:paraId="4B5B4FCD">
      <w:pPr>
        <w:pStyle w:val="886"/>
        <w:pBdr/>
        <w:spacing w:after="80" w:before="0"/>
        <w:ind w:left="400"/>
        <w:rPr/>
      </w:pPr>
      <w:r>
        <w:rPr>
          <w:rFonts w:hint="default" w:ascii="Arial" w:hAnsi="Arial" w:eastAsia="Arial" w:cs="Arial"/>
          <w:b/>
          <w:sz w:val="24"/>
        </w:rPr>
        <w:t xml:space="preserve">DEFER / NO-GO:  </w:t>
      </w:r>
      <w:r>
        <w:rPr>
          <w:rFonts w:hint="default" w:ascii="Arial" w:hAnsi="Arial" w:eastAsia="Arial" w:cs="Arial"/>
          <w:sz w:val="24"/>
        </w:rPr>
        <w:t xml:space="preserve">Phase C deployment is suspended for the affected agent pending resolution of outstanding findings. Steering Committee sets a target resolution date and reconvenes for a Go/No-Go re-assessment.</w:t>
      </w:r>
      <w:r/>
    </w:p>
    <w:p w14:paraId="0982D8B9">
      <w:pPr>
        <w:pStyle w:val="886"/>
        <w:pBdr/>
        <w:spacing w:after="80" w:before="0"/>
        <w:ind w:left="400"/>
        <w:rPr/>
      </w:pPr>
      <w:r>
        <w:rPr>
          <w:rFonts w:hint="default" w:ascii="Arial" w:hAnsi="Arial" w:eastAsia="Arial" w:cs="Arial"/>
          <w:b/>
          <w:sz w:val="24"/>
        </w:rPr>
        <w:t xml:space="preserve">Decision Owner:  </w:t>
      </w:r>
      <w:r>
        <w:rPr>
          <w:rFonts w:hint="default" w:ascii="Arial" w:hAnsi="Arial" w:eastAsia="Arial" w:cs="Arial"/>
          <w:sz w:val="24"/>
        </w:rPr>
        <w:t xml:space="preserve">Full Steering Committee vote — minimum quorum: Chair + Studio Director + Systems Lead</w:t>
      </w:r>
      <w:r/>
    </w:p>
    <w:p w14:paraId="63A1B842">
      <w:pPr>
        <w:pStyle w:val="886"/>
        <w:pBdr/>
        <w:spacing w:after="80" w:before="0"/>
        <w:ind w:left="400"/>
        <w:rPr/>
      </w:pPr>
      <w:r>
        <w:rPr>
          <w:rFonts w:hint="default" w:ascii="Arial" w:hAnsi="Arial" w:eastAsia="Arial" w:cs="Arial"/>
          <w:b/>
          <w:sz w:val="24"/>
        </w:rPr>
        <w:t xml:space="preserve">Decision Documentation:  </w:t>
      </w:r>
      <w:r>
        <w:rPr>
          <w:rFonts w:hint="default" w:ascii="Arial" w:hAnsi="Arial" w:eastAsia="Arial" w:cs="Arial"/>
          <w:sz w:val="24"/>
        </w:rPr>
        <w:t xml:space="preserve">Formal Go/No-Go outcome documented as a Section 28 amendment or addendum to this section, with per-agent sign-off records mirroring the Section 26 format</w:t>
      </w:r>
      <w:r/>
    </w:p>
    <w:p w14:paraId="22515990">
      <w:pPr>
        <w:pStyle w:val="886"/>
        <w:pBdr/>
        <w:spacing w:after="80" w:before="200"/>
        <w:ind/>
        <w:rPr/>
      </w:pPr>
      <w:r>
        <w:rPr>
          <w:rFonts w:hint="default" w:ascii="Arial" w:hAnsi="Arial" w:eastAsia="Arial" w:cs="Arial"/>
          <w:b/>
          <w:color w:val="2e75b6"/>
          <w:sz w:val="28"/>
        </w:rPr>
        <w:t xml:space="preserve">27.6  Phase C Deployment Schedule</w:t>
      </w:r>
      <w:r/>
    </w:p>
    <w:p w14:paraId="188320B2">
      <w:pPr>
        <w:pStyle w:val="886"/>
        <w:pBdr/>
        <w:spacing w:after="100" w:before="0"/>
        <w:ind/>
        <w:rPr/>
      </w:pPr>
      <w:r>
        <w:rPr>
          <w:rFonts w:hint="default" w:ascii="Arial" w:hAnsi="Arial" w:eastAsia="Arial" w:cs="Arial"/>
          <w:b w:val="0"/>
          <w:sz w:val="24"/>
        </w:rPr>
        <w:t xml:space="preserve">The following milestone schedule applies to Phase C deployment, contingent on SC Go/No-Go approval:</w:t>
      </w:r>
      <w:r/>
    </w:p>
    <w:p w14:paraId="4C40FEED">
      <w:pPr>
        <w:pStyle w:val="886"/>
        <w:pBdr/>
        <w:spacing w:after="80" w:before="0"/>
        <w:ind w:left="400"/>
        <w:rPr/>
      </w:pPr>
      <w:r>
        <w:rPr>
          <w:rFonts w:hint="default" w:ascii="Arial" w:hAnsi="Arial" w:eastAsia="Arial" w:cs="Arial"/>
          <w:b/>
          <w:sz w:val="24"/>
        </w:rPr>
        <w:t xml:space="preserve">PC-M1 — Q4 2027 (October):  </w:t>
      </w:r>
      <w:r>
        <w:rPr>
          <w:rFonts w:hint="default" w:ascii="Arial" w:hAnsi="Arial" w:eastAsia="Arial" w:cs="Arial"/>
          <w:sz w:val="24"/>
        </w:rPr>
        <w:t xml:space="preserve">SC Phase C Go/No-Go decision at Q4 2027 Quarterly Programme Review; C-ASSESS-01 through C-ASSESS-05 verified; TEC checks for Pulse and Shore initiated.</w:t>
      </w:r>
      <w:r/>
    </w:p>
    <w:p w14:paraId="11879B8A">
      <w:pPr>
        <w:pStyle w:val="886"/>
        <w:pBdr/>
        <w:spacing w:after="80" w:before="0"/>
        <w:ind w:left="400"/>
        <w:rPr/>
      </w:pPr>
      <w:r>
        <w:rPr>
          <w:rFonts w:hint="default" w:ascii="Arial" w:hAnsi="Arial" w:eastAsia="Arial" w:cs="Arial"/>
          <w:b/>
          <w:sz w:val="24"/>
        </w:rPr>
        <w:t xml:space="preserve">PC-M2 — Q4 2027 (October–November):  </w:t>
      </w:r>
      <w:r>
        <w:rPr>
          <w:rFonts w:hint="default" w:ascii="Arial" w:hAnsi="Arial" w:eastAsia="Arial" w:cs="Arial"/>
          <w:sz w:val="24"/>
        </w:rPr>
        <w:t xml:space="preserve">TEC checks completed for both agents; UAT with OPS/GM and SITE/CRM Group Leads; Compliance Officer PDPA clearances for both agents.</w:t>
      </w:r>
      <w:r/>
    </w:p>
    <w:p w14:paraId="3FBAA5C4">
      <w:pPr>
        <w:pStyle w:val="886"/>
        <w:pBdr/>
        <w:spacing w:after="80" w:before="0"/>
        <w:ind w:left="400"/>
        <w:rPr/>
      </w:pPr>
      <w:r>
        <w:rPr>
          <w:rFonts w:hint="default" w:ascii="Arial" w:hAnsi="Arial" w:eastAsia="Arial" w:cs="Arial"/>
          <w:b/>
          <w:sz w:val="24"/>
        </w:rPr>
        <w:t xml:space="preserve">PC-M3 — Q4 2027 (November–December):  </w:t>
      </w:r>
      <w:r>
        <w:rPr>
          <w:rFonts w:hint="default" w:ascii="Arial" w:hAnsi="Arial" w:eastAsia="Arial" w:cs="Arial"/>
          <w:sz w:val="24"/>
        </w:rPr>
        <w:t xml:space="preserve">Pulse Go-Live (if GO); Shore Go-Live (if GO); Phase C begins 30-day stabilisation monitoring.</w:t>
      </w:r>
      <w:r/>
    </w:p>
    <w:p w14:paraId="595FEBEE">
      <w:pPr>
        <w:pStyle w:val="886"/>
        <w:pBdr/>
        <w:spacing w:after="80" w:before="0"/>
        <w:ind w:left="400"/>
        <w:rPr/>
      </w:pPr>
      <w:r>
        <w:rPr>
          <w:rFonts w:hint="default" w:ascii="Arial" w:hAnsi="Arial" w:eastAsia="Arial" w:cs="Arial"/>
          <w:b/>
          <w:sz w:val="24"/>
        </w:rPr>
        <w:t xml:space="preserve">PC-M4 — Q4 2027 / Q1 2028:  </w:t>
      </w:r>
      <w:r>
        <w:rPr>
          <w:rFonts w:hint="default" w:ascii="Arial" w:hAnsi="Arial" w:eastAsia="Arial" w:cs="Arial"/>
          <w:sz w:val="24"/>
        </w:rPr>
        <w:t xml:space="preserve">30-day stabilisation periods completed; SLA performance tracked; Ops Agent Lead submits Phase C stabilisation report to Steering Committee.</w:t>
      </w:r>
      <w:r/>
    </w:p>
    <w:p w14:paraId="4F2D3F53">
      <w:pPr>
        <w:pStyle w:val="886"/>
        <w:pBdr/>
        <w:spacing w:after="80" w:before="0"/>
        <w:ind w:left="400"/>
        <w:rPr/>
      </w:pPr>
      <w:r>
        <w:rPr>
          <w:rFonts w:hint="default" w:ascii="Arial" w:hAnsi="Arial" w:eastAsia="Arial" w:cs="Arial"/>
          <w:b/>
          <w:sz w:val="24"/>
        </w:rPr>
        <w:t xml:space="preserve">PC-M5 — Q1 2028:  </w:t>
      </w:r>
      <w:r>
        <w:rPr>
          <w:rFonts w:hint="default" w:ascii="Arial" w:hAnsi="Arial" w:eastAsia="Arial" w:cs="Arial"/>
          <w:sz w:val="24"/>
        </w:rPr>
        <w:t xml:space="preserve">Annual Governance Review (per Section 24.5) — Phase C outcomes reviewed; full 25-agent programme performance assessed; AMD-002 considered if additional amendments are required.</w:t>
      </w:r>
      <w:r/>
    </w:p>
    <w:p w14:paraId="14D41505">
      <w:pPr>
        <w:pStyle w:val="886"/>
        <w:pBdr/>
        <w:spacing w:after="80" w:before="200"/>
        <w:ind/>
        <w:rPr/>
      </w:pPr>
      <w:r>
        <w:rPr>
          <w:rFonts w:hint="default" w:ascii="Arial" w:hAnsi="Arial" w:eastAsia="Arial" w:cs="Arial"/>
          <w:b/>
          <w:color w:val="2e75b6"/>
          <w:sz w:val="28"/>
        </w:rPr>
        <w:t xml:space="preserve">27.7  Post-Phase C Programme State</w:t>
      </w:r>
      <w:r/>
    </w:p>
    <w:p w14:paraId="628DA672">
      <w:pPr>
        <w:pStyle w:val="886"/>
        <w:pBdr/>
        <w:spacing w:after="100" w:before="0"/>
        <w:ind/>
        <w:rPr/>
      </w:pPr>
      <w:r>
        <w:rPr>
          <w:rFonts w:hint="default" w:ascii="Arial" w:hAnsi="Arial" w:eastAsia="Arial" w:cs="Arial"/>
          <w:b w:val="0"/>
          <w:sz w:val="24"/>
        </w:rPr>
        <w:t xml:space="preserve">Upon successful completion of Phase C, the MONOLITH / DAPH Decor AI Agent Programme will have reached its full v3.0 deployment scope:</w:t>
      </w:r>
      <w:r/>
    </w:p>
    <w:p w14:paraId="6B680F3A">
      <w:pPr>
        <w:pStyle w:val="886"/>
        <w:pBdr/>
        <w:spacing w:after="80" w:before="0"/>
        <w:ind w:left="400"/>
        <w:rPr/>
      </w:pPr>
      <w:r>
        <w:rPr>
          <w:rFonts w:hint="default" w:ascii="Arial" w:hAnsi="Arial" w:eastAsia="Arial" w:cs="Arial"/>
          <w:b/>
          <w:sz w:val="24"/>
        </w:rPr>
        <w:t xml:space="preserve">Total Live Agents:  </w:t>
      </w:r>
      <w:r>
        <w:rPr>
          <w:rFonts w:hint="default" w:ascii="Arial" w:hAnsi="Arial" w:eastAsia="Arial" w:cs="Arial"/>
          <w:sz w:val="24"/>
        </w:rPr>
        <w:t xml:space="preserve">25 (Kelly #1 through Shore #25)</w:t>
      </w:r>
      <w:r/>
    </w:p>
    <w:p w14:paraId="7CD222EA">
      <w:pPr>
        <w:pStyle w:val="886"/>
        <w:pBdr/>
        <w:spacing w:after="80" w:before="0"/>
        <w:ind w:left="400"/>
        <w:rPr/>
      </w:pPr>
      <w:r>
        <w:rPr>
          <w:rFonts w:hint="default" w:ascii="Arial" w:hAnsi="Arial" w:eastAsia="Arial" w:cs="Arial"/>
          <w:b/>
          <w:sz w:val="24"/>
        </w:rPr>
        <w:t xml:space="preserve">SLA Group Distribution:  </w:t>
      </w:r>
      <w:r>
        <w:rPr>
          <w:rFonts w:hint="default" w:ascii="Arial" w:hAnsi="Arial" w:eastAsia="Arial" w:cs="Arial"/>
          <w:sz w:val="24"/>
        </w:rPr>
        <w:t xml:space="preserve">Group A: Kelly, Signal, Aria, Blaze, Nova (5 agents). Group B</w:t>
      </w:r>
      <w:r>
        <w:rPr>
          <w:rFonts w:hint="default" w:ascii="Arial" w:hAnsi="Arial" w:eastAsia="Arial" w:cs="Arial"/>
          <w:sz w:val="24"/>
        </w:rPr>
        <w:t xml:space="preserve">: Compass, Remy, Scout, Finn, Hana, Shore (6 agents). Group C: Atlas, Bo, Forge, Leo, Ops, Stone, Pulse (7 agents). Group D: Core, Nexus, Rex, Guardian, Talent, Vega (6 agents). Ember assigned to Group B. Final group assignments subject to SC confirmation.</w:t>
      </w:r>
      <w:r/>
    </w:p>
    <w:p w14:paraId="68CDE6FE">
      <w:pPr>
        <w:pStyle w:val="886"/>
        <w:pBdr/>
        <w:spacing w:after="80" w:before="0"/>
        <w:ind w:left="400"/>
        <w:rPr/>
      </w:pPr>
      <w:r>
        <w:rPr>
          <w:rFonts w:hint="default" w:ascii="Arial" w:hAnsi="Arial" w:eastAsia="Arial" w:cs="Arial"/>
          <w:b/>
          <w:sz w:val="24"/>
        </w:rPr>
        <w:t xml:space="preserve">Departments Covered:  </w:t>
      </w:r>
      <w:r>
        <w:rPr>
          <w:rFonts w:hint="default" w:ascii="Arial" w:hAnsi="Arial" w:eastAsia="Arial" w:cs="Arial"/>
          <w:sz w:val="24"/>
        </w:rPr>
        <w:t xml:space="preserve">All 13 DAPH departments covered by at least one AI agent (DS, CRM, OPS, GM, SITE, QA, PRO, HR, FIN, IT, MKT, PROC, PM)</w:t>
      </w:r>
      <w:r/>
    </w:p>
    <w:p w14:paraId="02D3752D">
      <w:pPr>
        <w:pStyle w:val="886"/>
        <w:pBdr/>
        <w:spacing w:after="80" w:before="0"/>
        <w:ind w:left="400"/>
        <w:rPr/>
      </w:pPr>
      <w:r>
        <w:rPr>
          <w:rFonts w:hint="default" w:ascii="Arial" w:hAnsi="Arial" w:eastAsia="Arial" w:cs="Arial"/>
          <w:b/>
          <w:sz w:val="24"/>
        </w:rPr>
        <w:t xml:space="preserve">Next Programme Milestone:  </w:t>
      </w:r>
      <w:r>
        <w:rPr>
          <w:rFonts w:hint="default" w:ascii="Arial" w:hAnsi="Arial" w:eastAsia="Arial" w:cs="Arial"/>
          <w:sz w:val="24"/>
        </w:rPr>
        <w:t xml:space="preserve">Q1 2028 Annual Governance Review — review of full 25-agent programme performance; FY 2028 budget; consideration of AMD-002 if required</w:t>
      </w:r>
      <w:r/>
    </w:p>
    <w:p w14:paraId="34A1CCBD">
      <w:pPr>
        <w:pStyle w:val="886"/>
        <w:pBdr/>
        <w:spacing w:after="80" w:before="0"/>
        <w:ind w:left="400"/>
        <w:rPr/>
      </w:pPr>
      <w:r>
        <w:rPr>
          <w:rFonts w:hint="default" w:ascii="Arial" w:hAnsi="Arial" w:eastAsia="Arial" w:cs="Arial"/>
          <w:b/>
          <w:sz w:val="24"/>
        </w:rPr>
        <w:t xml:space="preserve">Programme Completion Status:  </w:t>
      </w:r>
      <w:r>
        <w:rPr>
          <w:rFonts w:hint="default" w:ascii="Arial" w:hAnsi="Arial" w:eastAsia="Arial" w:cs="Arial"/>
          <w:sz w:val="24"/>
        </w:rPr>
        <w:t xml:space="preserve">v3.0 roadmap complete upon Phase C Go-Live sign-off. Any future agents or programme expansions require a new planning document and Steering Committee ratification as a new amendment (AMD-002 or later).</w:t>
      </w:r>
      <w:r/>
    </w:p>
    <w:p w14:paraId="36BE3074">
      <w:pPr>
        <w:pStyle w:val="886"/>
        <w:pBdr/>
        <w:spacing w:after="0" w:before="0"/>
        <w:ind/>
        <w:rPr/>
      </w:pPr>
      <w:r>
        <w:rPr>
          <w:rFonts w:hint="default" w:ascii="Arial" w:hAnsi="Arial" w:eastAsia="Arial" w:cs="Arial"/>
          <w:b w:val="0"/>
          <w:sz w:val="24"/>
        </w:rPr>
      </w:r>
      <w:r/>
    </w:p>
    <w:p w14:paraId="01881A3C">
      <w:pPr>
        <w:pStyle w:val="886"/>
        <w:pBdr/>
        <w:spacing w:after="100" w:before="320"/>
        <w:ind/>
        <w:rPr/>
      </w:pPr>
      <w:r>
        <w:rPr>
          <w:rFonts w:hint="default" w:ascii="Arial" w:hAnsi="Arial" w:eastAsia="Arial" w:cs="Arial"/>
          <w:b/>
          <w:color w:val="1f2d5a"/>
          <w:sz w:val="36"/>
        </w:rPr>
        <w:t xml:space="preserve">28. Q1 2028 Annual Programme Review &amp; AMD-002 Scope</w:t>
      </w:r>
      <w:r/>
    </w:p>
    <w:p w14:paraId="4ED164F3">
      <w:pPr>
        <w:pStyle w:val="886"/>
        <w:pBdr/>
        <w:spacing w:after="80" w:before="200"/>
        <w:ind/>
        <w:rPr/>
      </w:pPr>
      <w:r>
        <w:rPr>
          <w:rFonts w:hint="default" w:ascii="Arial" w:hAnsi="Arial" w:eastAsia="Arial" w:cs="Arial"/>
          <w:b/>
          <w:color w:val="2e75b6"/>
          <w:sz w:val="28"/>
        </w:rPr>
        <w:t xml:space="preserve">28.1  Overview</w:t>
      </w:r>
      <w:r/>
    </w:p>
    <w:p w14:paraId="07A64F91">
      <w:pPr>
        <w:pStyle w:val="886"/>
        <w:pBdr/>
        <w:spacing w:after="100" w:before="0"/>
        <w:ind/>
        <w:rPr/>
      </w:pPr>
      <w:r>
        <w:rPr>
          <w:rFonts w:hint="default" w:ascii="Arial" w:hAnsi="Arial" w:eastAsia="Arial" w:cs="Arial"/>
          <w:b w:val="0"/>
          <w:sz w:val="24"/>
        </w:rPr>
        <w:t xml:space="preserve">This section records the Q1 2028 Annual Programme Review (APR-2028), the fir</w:t>
      </w:r>
      <w:r>
        <w:rPr>
          <w:rFonts w:hint="default" w:ascii="Arial" w:hAnsi="Arial" w:eastAsia="Arial" w:cs="Arial"/>
          <w:b w:val="0"/>
          <w:sz w:val="24"/>
        </w:rPr>
        <w:t xml:space="preserve">st full-programme review following Phase C completion and the activation of all 25 AI agents across 13 DAPH departments. The review also defines the scope of Amendment Document AMD-002, which governs programme evolution beyond the v3.0 deployment baseline.</w:t>
      </w:r>
      <w:r/>
    </w:p>
    <w:p w14:paraId="2716B3DC">
      <w:pPr>
        <w:pStyle w:val="886"/>
        <w:pBdr/>
        <w:spacing w:after="80" w:before="0"/>
        <w:ind w:left="400"/>
        <w:rPr/>
      </w:pPr>
      <w:r>
        <w:rPr>
          <w:rFonts w:hint="default" w:ascii="Arial" w:hAnsi="Arial" w:eastAsia="Arial" w:cs="Arial"/>
          <w:b/>
          <w:sz w:val="24"/>
        </w:rPr>
        <w:t xml:space="preserve">Review Period:  </w:t>
      </w:r>
      <w:r>
        <w:rPr>
          <w:rFonts w:hint="default" w:ascii="Arial" w:hAnsi="Arial" w:eastAsia="Arial" w:cs="Arial"/>
          <w:sz w:val="24"/>
        </w:rPr>
        <w:t xml:space="preserve">1 January 2028 – 31 March 2028 (Q1 2028)</w:t>
      </w:r>
      <w:r/>
    </w:p>
    <w:p w14:paraId="645D5F89">
      <w:pPr>
        <w:pStyle w:val="886"/>
        <w:pBdr/>
        <w:spacing w:after="80" w:before="0"/>
        <w:ind w:left="400"/>
        <w:rPr/>
      </w:pPr>
      <w:r>
        <w:rPr>
          <w:rFonts w:hint="default" w:ascii="Arial" w:hAnsi="Arial" w:eastAsia="Arial" w:cs="Arial"/>
          <w:b/>
          <w:sz w:val="24"/>
        </w:rPr>
        <w:t xml:space="preserve">Review Authority:  </w:t>
      </w:r>
      <w:r>
        <w:rPr>
          <w:rFonts w:hint="default" w:ascii="Arial" w:hAnsi="Arial" w:eastAsia="Arial" w:cs="Arial"/>
          <w:sz w:val="24"/>
        </w:rPr>
        <w:t xml:space="preserve">Steering Committee (SC) — 5 voting members per S23 Charter</w:t>
      </w:r>
      <w:r/>
    </w:p>
    <w:p w14:paraId="2EE153DB">
      <w:pPr>
        <w:pStyle w:val="886"/>
        <w:pBdr/>
        <w:spacing w:after="80" w:before="0"/>
        <w:ind w:left="400"/>
        <w:rPr/>
      </w:pPr>
      <w:r>
        <w:rPr>
          <w:rFonts w:hint="default" w:ascii="Arial" w:hAnsi="Arial" w:eastAsia="Arial" w:cs="Arial"/>
          <w:b/>
          <w:sz w:val="24"/>
        </w:rPr>
        <w:t xml:space="preserve">Trigger:  </w:t>
      </w:r>
      <w:r>
        <w:rPr>
          <w:rFonts w:hint="default" w:ascii="Arial" w:hAnsi="Arial" w:eastAsia="Arial" w:cs="Arial"/>
          <w:sz w:val="24"/>
        </w:rPr>
        <w:t xml:space="preserve">PC-M5 milestone completion per Section 27.6 — mandatory annual review of full 25-agent programme performance</w:t>
      </w:r>
      <w:r/>
    </w:p>
    <w:p w14:paraId="533D2F33">
      <w:pPr>
        <w:pStyle w:val="886"/>
        <w:pBdr/>
        <w:spacing w:after="80" w:before="0"/>
        <w:ind w:left="400"/>
        <w:rPr/>
      </w:pPr>
      <w:r>
        <w:rPr>
          <w:rFonts w:hint="default" w:ascii="Arial" w:hAnsi="Arial" w:eastAsia="Arial" w:cs="Arial"/>
          <w:b/>
          <w:sz w:val="24"/>
        </w:rPr>
        <w:t xml:space="preserve">Amendment Reference:  </w:t>
      </w:r>
      <w:r>
        <w:rPr>
          <w:rFonts w:hint="default" w:ascii="Arial" w:hAnsi="Arial" w:eastAsia="Arial" w:cs="Arial"/>
          <w:sz w:val="24"/>
        </w:rPr>
        <w:t xml:space="preserve">AMD-002 — Programme Evolution &amp; Expansion Scope (successor to AMD-001)</w:t>
      </w:r>
      <w:r/>
    </w:p>
    <w:p w14:paraId="47C2B374">
      <w:pPr>
        <w:pStyle w:val="886"/>
        <w:pBdr/>
        <w:spacing w:after="80" w:before="200"/>
        <w:ind/>
        <w:rPr/>
      </w:pPr>
      <w:r>
        <w:rPr>
          <w:rFonts w:hint="default" w:ascii="Arial" w:hAnsi="Arial" w:eastAsia="Arial" w:cs="Arial"/>
          <w:b/>
          <w:color w:val="2e75b6"/>
          <w:sz w:val="28"/>
        </w:rPr>
        <w:t xml:space="preserve">28.2  Full Programme Performance Assessment</w:t>
      </w:r>
      <w:r/>
    </w:p>
    <w:p w14:paraId="2AF6BD7C">
      <w:pPr>
        <w:pStyle w:val="886"/>
        <w:pBdr/>
        <w:spacing w:after="100" w:before="0"/>
        <w:ind/>
        <w:rPr/>
      </w:pPr>
      <w:r>
        <w:rPr>
          <w:rFonts w:hint="default" w:ascii="Arial" w:hAnsi="Arial" w:eastAsia="Arial" w:cs="Arial"/>
          <w:b w:val="0"/>
          <w:sz w:val="24"/>
        </w:rPr>
        <w:t xml:space="preserve">The APR-2028 assessment covers all 25 live agents across four SLA Groups. Performance is measured against thresholds established in Section 17 and updated by AMD-001 decisions.</w:t>
      </w:r>
      <w:r/>
    </w:p>
    <w:p w14:paraId="6EB19307">
      <w:pPr>
        <w:pStyle w:val="886"/>
        <w:pBdr/>
        <w:spacing w:after="80" w:before="0"/>
        <w:ind w:left="400"/>
        <w:rPr/>
      </w:pPr>
      <w:r>
        <w:rPr>
          <w:rFonts w:hint="default" w:ascii="Arial" w:hAnsi="Arial" w:eastAsia="Arial" w:cs="Arial"/>
          <w:b/>
          <w:sz w:val="24"/>
        </w:rPr>
        <w:t xml:space="preserve">Group A (5 agents — Kelly, Signal, Aria, Blaze, Nova):  </w:t>
      </w:r>
      <w:r>
        <w:rPr>
          <w:rFonts w:hint="default" w:ascii="Arial" w:hAnsi="Arial" w:eastAsia="Arial" w:cs="Arial"/>
          <w:sz w:val="24"/>
        </w:rPr>
        <w:t xml:space="preserve">Accuracy ≥95%, Completion ≥92%, Uptime ≥99.0%, Escalation ≤5%. Q1 2028 assessment: all Group A agents in sustained compliance. No performance remediation required.</w:t>
      </w:r>
      <w:r/>
    </w:p>
    <w:p w14:paraId="429D260D">
      <w:pPr>
        <w:pStyle w:val="886"/>
        <w:pBdr/>
        <w:spacing w:after="80" w:before="0"/>
        <w:ind w:left="400"/>
        <w:rPr/>
      </w:pPr>
      <w:r>
        <w:rPr>
          <w:rFonts w:hint="default" w:ascii="Arial" w:hAnsi="Arial" w:eastAsia="Arial" w:cs="Arial"/>
          <w:b/>
          <w:sz w:val="24"/>
        </w:rPr>
        <w:t xml:space="preserve">Group B (6 agents — Compass, Remy, Scout, Finn, Hana, Shore):  </w:t>
      </w:r>
      <w:r>
        <w:rPr>
          <w:rFonts w:hint="default" w:ascii="Arial" w:hAnsi="Arial" w:eastAsia="Arial" w:cs="Arial"/>
          <w:sz w:val="24"/>
        </w:rPr>
        <w:t xml:space="preserve">Accuracy ≥93%, Completion ≥90%, Uptime ≥98.5%, Escalation ≤7%. Shore (#25) completes 90-day stabilisation period (PC-M4) in Q1 2028. Ember Group B final assignment confirmed by SC at APR-2028.</w:t>
      </w:r>
      <w:r/>
    </w:p>
    <w:p w14:paraId="2B69CD0E">
      <w:pPr>
        <w:pStyle w:val="886"/>
        <w:pBdr/>
        <w:spacing w:after="80" w:before="0"/>
        <w:ind w:left="400"/>
        <w:rPr/>
      </w:pPr>
      <w:r>
        <w:rPr>
          <w:rFonts w:hint="default" w:ascii="Arial" w:hAnsi="Arial" w:eastAsia="Arial" w:cs="Arial"/>
          <w:b/>
          <w:sz w:val="24"/>
        </w:rPr>
        <w:t xml:space="preserve">Group C (7 agents — Atlas, Bo, Forge, Leo, Ops, Stone, Pulse):  </w:t>
      </w:r>
      <w:r>
        <w:rPr>
          <w:rFonts w:hint="default" w:ascii="Arial" w:hAnsi="Arial" w:eastAsia="Arial" w:cs="Arial"/>
          <w:sz w:val="24"/>
        </w:rPr>
        <w:t xml:space="preserve">Accuracy ≥94%, Completion ≥91%, Uptime ≥99.0%, Escalation ≤6%. Pulse (#24) completes 90-day stabilisation in Q1 2028. Stone continuous improvement review: P-LOW backlog cleared.</w:t>
      </w:r>
      <w:r/>
    </w:p>
    <w:p w14:paraId="079996DC">
      <w:pPr>
        <w:pStyle w:val="886"/>
        <w:pBdr/>
        <w:spacing w:after="80" w:before="0"/>
        <w:ind w:left="400"/>
        <w:rPr/>
      </w:pPr>
      <w:r>
        <w:rPr>
          <w:rFonts w:hint="default" w:ascii="Arial" w:hAnsi="Arial" w:eastAsia="Arial" w:cs="Arial"/>
          <w:b/>
          <w:sz w:val="24"/>
        </w:rPr>
        <w:t xml:space="preserve">Group D (6 agents — Core, Nexus, Rex, Guardian, Talent, Vega):  </w:t>
      </w:r>
      <w:r>
        <w:rPr>
          <w:rFonts w:hint="default" w:ascii="Arial" w:hAnsi="Arial" w:eastAsia="Arial" w:cs="Arial"/>
          <w:sz w:val="24"/>
        </w:rPr>
        <w:t xml:space="preserve">Accuracy ≥97%, Completion ≥95%, Uptime ≥99.5%, Escalation ≤4%. Highest-criticality group; Q1 2028 results confirm Vega (#21) sustained Group D compliance post Phase B go-live.</w:t>
      </w:r>
      <w:r/>
    </w:p>
    <w:p w14:paraId="743372B1">
      <w:pPr>
        <w:pStyle w:val="886"/>
        <w:pBdr/>
        <w:spacing w:after="100" w:before="0"/>
        <w:ind/>
        <w:rPr/>
      </w:pPr>
      <w:r>
        <w:rPr>
          <w:rFonts w:hint="default" w:ascii="Arial" w:hAnsi="Arial" w:eastAsia="Arial" w:cs="Arial"/>
          <w:b w:val="0"/>
          <w:sz w:val="24"/>
        </w:rPr>
        <w:t xml:space="preserve">Overall programme uptime across all 25 agents for Q1 2028: target ≥98.5% weighted average. SC reviews aggregate KPI dashboard (Pulse output) as primary evidence for APR-2028 conclusions.</w:t>
      </w:r>
      <w:r/>
    </w:p>
    <w:p w14:paraId="33402481">
      <w:pPr>
        <w:pStyle w:val="886"/>
        <w:pBdr/>
        <w:spacing w:after="80" w:before="200"/>
        <w:ind/>
        <w:rPr/>
      </w:pPr>
      <w:r>
        <w:rPr>
          <w:rFonts w:hint="default" w:ascii="Arial" w:hAnsi="Arial" w:eastAsia="Arial" w:cs="Arial"/>
          <w:b/>
          <w:color w:val="2e75b6"/>
          <w:sz w:val="28"/>
        </w:rPr>
        <w:t xml:space="preserve">28.3  AMD-002 Scope Definition</w:t>
      </w:r>
      <w:r/>
    </w:p>
    <w:p w14:paraId="75A6DE65">
      <w:pPr>
        <w:pStyle w:val="886"/>
        <w:pBdr/>
        <w:spacing w:after="100" w:before="0"/>
        <w:ind/>
        <w:rPr/>
      </w:pPr>
      <w:r>
        <w:rPr>
          <w:rFonts w:hint="default" w:ascii="Arial" w:hAnsi="Arial" w:eastAsia="Arial" w:cs="Arial"/>
          <w:b w:val="0"/>
          <w:sz w:val="24"/>
        </w:rPr>
        <w:t xml:space="preserve">AMD-002 is the formal amendment document authorising programme evolution activities beyond the v3.0 deployment baseline. The SC ratifies AMD-002 scope at the APR-2028 session. AMD-002 may encompass the following workstreams:</w:t>
      </w:r>
      <w:r/>
    </w:p>
    <w:p w14:paraId="4CD7F214">
      <w:pPr>
        <w:pStyle w:val="886"/>
        <w:pBdr/>
        <w:spacing w:after="80" w:before="0"/>
        <w:ind w:left="400"/>
        <w:rPr/>
      </w:pPr>
      <w:r>
        <w:rPr>
          <w:rFonts w:hint="default" w:ascii="Arial" w:hAnsi="Arial" w:eastAsia="Arial" w:cs="Arial"/>
          <w:b/>
          <w:sz w:val="24"/>
        </w:rPr>
        <w:t xml:space="preserve">AMD-002-WS1 — Agent Capability Enhancement:  </w:t>
      </w:r>
      <w:r>
        <w:rPr>
          <w:rFonts w:hint="default" w:ascii="Arial" w:hAnsi="Arial" w:eastAsia="Arial" w:cs="Arial"/>
          <w:sz w:val="24"/>
        </w:rPr>
        <w:t xml:space="preserve">Upgrade and retrain existing agents based on 12-month operational data. Scope includes model version updates, prompt engineering improvements, and tool integration expansions for any of the 25 live agents.</w:t>
      </w:r>
      <w:r/>
    </w:p>
    <w:p w14:paraId="02C0B077">
      <w:pPr>
        <w:pStyle w:val="886"/>
        <w:pBdr/>
        <w:spacing w:after="80" w:before="0"/>
        <w:ind w:left="400"/>
        <w:rPr/>
      </w:pPr>
      <w:r>
        <w:rPr>
          <w:rFonts w:hint="default" w:ascii="Arial" w:hAnsi="Arial" w:eastAsia="Arial" w:cs="Arial"/>
          <w:b/>
          <w:sz w:val="24"/>
        </w:rPr>
        <w:t xml:space="preserve">AMD-002-WS2 — New Agent Commissioning (v4.0 Pipeline):  </w:t>
      </w:r>
      <w:r>
        <w:rPr>
          <w:rFonts w:hint="default" w:ascii="Arial" w:hAnsi="Arial" w:eastAsia="Arial" w:cs="Arial"/>
          <w:sz w:val="24"/>
        </w:rPr>
        <w:t xml:space="preserve">Evaluate and commission additional AI agents beyond Shore (#25) to address coverage gaps identified in APR-2028. Candidate departments: PROC, PM, FIN for deeper AI integration. New agents follow established Phase D framework.</w:t>
      </w:r>
      <w:r/>
    </w:p>
    <w:p w14:paraId="64944A55">
      <w:pPr>
        <w:pStyle w:val="886"/>
        <w:pBdr/>
        <w:spacing w:after="80" w:before="0"/>
        <w:ind w:left="400"/>
        <w:rPr/>
      </w:pPr>
      <w:r>
        <w:rPr>
          <w:rFonts w:hint="default" w:ascii="Arial" w:hAnsi="Arial" w:eastAsia="Arial" w:cs="Arial"/>
          <w:b/>
          <w:sz w:val="24"/>
        </w:rPr>
        <w:t xml:space="preserve">AMD-002-WS3 — Infrastructure Scaling:  </w:t>
      </w:r>
      <w:r>
        <w:rPr>
          <w:rFonts w:hint="default" w:ascii="Arial" w:hAnsi="Arial" w:eastAsia="Arial" w:cs="Arial"/>
          <w:sz w:val="24"/>
        </w:rPr>
        <w:t xml:space="preserve">Review infrastructure capacity against 25-agent load. Authorise scaling investments if uptime or latency thresholds are at risk. Budget envelope subject to SC approval.</w:t>
      </w:r>
      <w:r/>
    </w:p>
    <w:p w14:paraId="231F6B8A">
      <w:pPr>
        <w:pStyle w:val="886"/>
        <w:pBdr/>
        <w:spacing w:after="80" w:before="0"/>
        <w:ind w:left="400"/>
        <w:rPr/>
      </w:pPr>
      <w:r>
        <w:rPr>
          <w:rFonts w:hint="default" w:ascii="Arial" w:hAnsi="Arial" w:eastAsia="Arial" w:cs="Arial"/>
          <w:b/>
          <w:sz w:val="24"/>
        </w:rPr>
        <w:t xml:space="preserve">AMD-002-WS4 — Governance &amp; Compliance Refresh:  </w:t>
      </w:r>
      <w:r>
        <w:rPr>
          <w:rFonts w:hint="default" w:ascii="Arial" w:hAnsi="Arial" w:eastAsia="Arial" w:cs="Arial"/>
          <w:sz w:val="24"/>
        </w:rPr>
        <w:t xml:space="preserve">Update SOP sections (S17–S22) to reflect 25-agent operational experience. Incorporate updated PDPA/GDPR guidance, AI regulation developments, and lessons learned from Phase B and Phase C deployments.</w:t>
      </w:r>
      <w:r/>
    </w:p>
    <w:p w14:paraId="6FEBE650">
      <w:pPr>
        <w:pStyle w:val="886"/>
        <w:pBdr/>
        <w:spacing w:after="80" w:before="0"/>
        <w:ind w:left="400"/>
        <w:rPr/>
      </w:pPr>
      <w:r>
        <w:rPr>
          <w:rFonts w:hint="default" w:ascii="Arial" w:hAnsi="Arial" w:eastAsia="Arial" w:cs="Arial"/>
          <w:b/>
          <w:sz w:val="24"/>
        </w:rPr>
        <w:t xml:space="preserve">AMD-002-WS5 — Cross-Agent Orchestration Expansion:  </w:t>
      </w:r>
      <w:r>
        <w:rPr>
          <w:rFonts w:hint="default" w:ascii="Arial" w:hAnsi="Arial" w:eastAsia="Arial" w:cs="Arial"/>
          <w:sz w:val="24"/>
        </w:rPr>
        <w:t xml:space="preserve">Extend orchestration protocols (S16) to include Phase C agents. Define Pulse as real-time orchestration visibility layer for all 25 agents. Review Shore–Ember dependency chain and formalise as permanent integration standard.</w:t>
      </w:r>
      <w:r/>
    </w:p>
    <w:p w14:paraId="67E3BF56">
      <w:pPr>
        <w:pStyle w:val="886"/>
        <w:pBdr/>
        <w:spacing w:after="100" w:before="0"/>
        <w:ind/>
        <w:rPr/>
      </w:pPr>
      <w:r>
        <w:rPr>
          <w:rFonts w:hint="default" w:ascii="Arial" w:hAnsi="Arial" w:eastAsia="Arial" w:cs="Arial"/>
          <w:b w:val="0"/>
          <w:sz w:val="24"/>
        </w:rPr>
        <w:t xml:space="preserve">AMD-002 is not limited to the workstreams above. The SC may ratify additional scope items raised during APR-2028. All AMD-002 decisions are logged in the Steering Committee decision register and assigned owners with Q3 2028 target delivery.</w:t>
      </w:r>
      <w:r/>
    </w:p>
    <w:p w14:paraId="543494B8">
      <w:pPr>
        <w:pStyle w:val="886"/>
        <w:pBdr/>
        <w:spacing w:after="80" w:before="200"/>
        <w:ind/>
        <w:rPr/>
      </w:pPr>
      <w:r>
        <w:rPr>
          <w:rFonts w:hint="default" w:ascii="Arial" w:hAnsi="Arial" w:eastAsia="Arial" w:cs="Arial"/>
          <w:b/>
          <w:color w:val="2e75b6"/>
          <w:sz w:val="28"/>
        </w:rPr>
        <w:t xml:space="preserve">28.4  APR-2028 Key Findings &amp; Recommendations</w:t>
      </w:r>
      <w:r/>
    </w:p>
    <w:p w14:paraId="4F0A31F9">
      <w:pPr>
        <w:pStyle w:val="886"/>
        <w:pBdr/>
        <w:spacing w:after="100" w:before="0"/>
        <w:ind/>
        <w:rPr/>
      </w:pPr>
      <w:r>
        <w:rPr>
          <w:rFonts w:hint="default" w:ascii="Arial" w:hAnsi="Arial" w:eastAsia="Arial" w:cs="Arial"/>
          <w:b w:val="0"/>
          <w:sz w:val="24"/>
        </w:rPr>
        <w:t xml:space="preserve">The following findings and SC recommendations are recorded as outputs of the Q1 2028 Annual Programme Review:</w:t>
      </w:r>
      <w:r/>
    </w:p>
    <w:p w14:paraId="7DBEDFCD">
      <w:pPr>
        <w:pStyle w:val="886"/>
        <w:pBdr/>
        <w:spacing w:after="80" w:before="0"/>
        <w:ind w:left="400"/>
        <w:rPr/>
      </w:pPr>
      <w:r>
        <w:rPr>
          <w:rFonts w:hint="default" w:ascii="Arial" w:hAnsi="Arial" w:eastAsia="Arial" w:cs="Arial"/>
          <w:b/>
          <w:sz w:val="24"/>
        </w:rPr>
        <w:t xml:space="preserve">Finding F-2028-01:  </w:t>
      </w:r>
      <w:r>
        <w:rPr>
          <w:rFonts w:hint="default" w:ascii="Arial" w:hAnsi="Arial" w:eastAsia="Arial" w:cs="Arial"/>
          <w:sz w:val="24"/>
        </w:rPr>
        <w:t xml:space="preserve">All 25 agents are live and operating within SLA thresholds. Phase C deployment (Pulse &amp; Shore) completed without P-CRIT incidents. Recommendation: Declare programme fully operational at v3.0 baseline.</w:t>
      </w:r>
      <w:r/>
    </w:p>
    <w:p w14:paraId="27FB4C2A">
      <w:pPr>
        <w:pStyle w:val="886"/>
        <w:pBdr/>
        <w:spacing w:after="80" w:before="0"/>
        <w:ind w:left="400"/>
        <w:rPr/>
      </w:pPr>
      <w:r>
        <w:rPr>
          <w:rFonts w:hint="default" w:ascii="Arial" w:hAnsi="Arial" w:eastAsia="Arial" w:cs="Arial"/>
          <w:b/>
          <w:sz w:val="24"/>
        </w:rPr>
        <w:t xml:space="preserve">Finding F-2028-02:  </w:t>
      </w:r>
      <w:r>
        <w:rPr>
          <w:rFonts w:hint="default" w:ascii="Arial" w:hAnsi="Arial" w:eastAsia="Arial" w:cs="Arial"/>
          <w:sz w:val="24"/>
        </w:rPr>
        <w:t xml:space="preserve">Pulse KPI dashboard provides real-time visibility across all 13 departments, reducing manual reporting effort by an estimated 40%. Recommendation: Formalise Pulse as primary programme performance reporting tool.</w:t>
      </w:r>
      <w:r/>
    </w:p>
    <w:p w14:paraId="40D4E835">
      <w:pPr>
        <w:pStyle w:val="886"/>
        <w:pBdr/>
        <w:spacing w:after="80" w:before="0"/>
        <w:ind w:left="400"/>
        <w:rPr/>
      </w:pPr>
      <w:r>
        <w:rPr>
          <w:rFonts w:hint="default" w:ascii="Arial" w:hAnsi="Arial" w:eastAsia="Arial" w:cs="Arial"/>
          <w:b/>
          <w:sz w:val="24"/>
        </w:rPr>
        <w:t xml:space="preserve">Finding F-2028-03:  </w:t>
      </w:r>
      <w:r>
        <w:rPr>
          <w:rFonts w:hint="default" w:ascii="Arial" w:hAnsi="Arial" w:eastAsia="Arial" w:cs="Arial"/>
          <w:sz w:val="24"/>
        </w:rPr>
        <w:t xml:space="preserve">Shore post-installation support resolution rate exceeds baseline target within stabilisation period. Ember–Shore integration operating as designed. Recommendation: Promote Shore to full Group B standing effective Q2 2028.</w:t>
      </w:r>
      <w:r/>
    </w:p>
    <w:p w14:paraId="757D4924">
      <w:pPr>
        <w:pStyle w:val="886"/>
        <w:pBdr/>
        <w:spacing w:after="80" w:before="0"/>
        <w:ind w:left="400"/>
        <w:rPr/>
      </w:pPr>
      <w:r>
        <w:rPr>
          <w:rFonts w:hint="default" w:ascii="Arial" w:hAnsi="Arial" w:eastAsia="Arial" w:cs="Arial"/>
          <w:b/>
          <w:sz w:val="24"/>
        </w:rPr>
        <w:t xml:space="preserve">Finding F-2028-04:  </w:t>
      </w:r>
      <w:r>
        <w:rPr>
          <w:rFonts w:hint="default" w:ascii="Arial" w:hAnsi="Arial" w:eastAsia="Arial" w:cs="Arial"/>
          <w:sz w:val="24"/>
        </w:rPr>
        <w:t xml:space="preserve">Three agents (Atlas, Bo, Forge — Group C) show Completion metric within 1% of threshold. No SLA breach recorded, but proactive improvement recommended. Recommendation: SC assigns improvement plan under AMD-002-WS1 by Q2 2028.</w:t>
      </w:r>
      <w:r/>
    </w:p>
    <w:p w14:paraId="7DF9EC90">
      <w:pPr>
        <w:pStyle w:val="886"/>
        <w:pBdr/>
        <w:spacing w:after="80" w:before="0"/>
        <w:ind w:left="400"/>
        <w:rPr/>
      </w:pPr>
      <w:r>
        <w:rPr>
          <w:rFonts w:hint="default" w:ascii="Arial" w:hAnsi="Arial" w:eastAsia="Arial" w:cs="Arial"/>
          <w:b/>
          <w:sz w:val="24"/>
        </w:rPr>
        <w:t xml:space="preserve">Finding F-2028-05:  </w:t>
      </w:r>
      <w:r>
        <w:rPr>
          <w:rFonts w:hint="default" w:ascii="Arial" w:hAnsi="Arial" w:eastAsia="Arial" w:cs="Arial"/>
          <w:sz w:val="24"/>
        </w:rPr>
        <w:t xml:space="preserve">PDPA/GDPR audit (S19 compliance check) confirms all 25 agents compliant with data retention and processing standards as of Q1 2028. Recommendation: Schedule next compliance audit for Q1 2029 under AMD-002-WS4.</w:t>
      </w:r>
      <w:r/>
    </w:p>
    <w:p w14:paraId="6E5B27CD">
      <w:pPr>
        <w:pStyle w:val="886"/>
        <w:pBdr/>
        <w:spacing w:after="80" w:before="200"/>
        <w:ind/>
        <w:rPr/>
      </w:pPr>
      <w:r>
        <w:rPr>
          <w:rFonts w:hint="default" w:ascii="Arial" w:hAnsi="Arial" w:eastAsia="Arial" w:cs="Arial"/>
          <w:b/>
          <w:color w:val="2e75b6"/>
          <w:sz w:val="28"/>
        </w:rPr>
        <w:t xml:space="preserve">28.5  APR-2028 SC Decisions</w:t>
      </w:r>
      <w:r/>
    </w:p>
    <w:p w14:paraId="7B8192D0">
      <w:pPr>
        <w:pStyle w:val="886"/>
        <w:pBdr/>
        <w:spacing w:after="100" w:before="0"/>
        <w:ind/>
        <w:rPr/>
      </w:pPr>
      <w:r>
        <w:rPr>
          <w:rFonts w:hint="default" w:ascii="Arial" w:hAnsi="Arial" w:eastAsia="Arial" w:cs="Arial"/>
          <w:b w:val="0"/>
          <w:sz w:val="24"/>
        </w:rPr>
        <w:t xml:space="preserve">The Steering Committee records the following formal decisions at the APR-2028 session:</w:t>
      </w:r>
      <w:r/>
    </w:p>
    <w:p w14:paraId="32B5684E">
      <w:pPr>
        <w:pStyle w:val="886"/>
        <w:pBdr/>
        <w:spacing w:after="80" w:before="0"/>
        <w:ind w:left="400"/>
        <w:rPr/>
      </w:pPr>
      <w:r>
        <w:rPr>
          <w:rFonts w:hint="default" w:ascii="Arial" w:hAnsi="Arial" w:eastAsia="Arial" w:cs="Arial"/>
          <w:b/>
          <w:sz w:val="24"/>
        </w:rPr>
        <w:t xml:space="preserve">Decision SC-2028-01:  </w:t>
      </w:r>
      <w:r>
        <w:rPr>
          <w:rFonts w:hint="default" w:ascii="Arial" w:hAnsi="Arial" w:eastAsia="Arial" w:cs="Arial"/>
          <w:sz w:val="24"/>
        </w:rPr>
        <w:t xml:space="preserve">v3.0 programme declared fully operational. All 25 agents active across 13 departments. AMD-001 scope formally closed.</w:t>
      </w:r>
      <w:r/>
    </w:p>
    <w:p w14:paraId="31073EF0">
      <w:pPr>
        <w:pStyle w:val="886"/>
        <w:pBdr/>
        <w:spacing w:after="80" w:before="0"/>
        <w:ind w:left="400"/>
        <w:rPr/>
      </w:pPr>
      <w:r>
        <w:rPr>
          <w:rFonts w:hint="default" w:ascii="Arial" w:hAnsi="Arial" w:eastAsia="Arial" w:cs="Arial"/>
          <w:b/>
          <w:sz w:val="24"/>
        </w:rPr>
        <w:t xml:space="preserve">Decision SC-2028-02:  </w:t>
      </w:r>
      <w:r>
        <w:rPr>
          <w:rFonts w:hint="default" w:ascii="Arial" w:hAnsi="Arial" w:eastAsia="Arial" w:cs="Arial"/>
          <w:sz w:val="24"/>
        </w:rPr>
        <w:t xml:space="preserve">AMD-002 ratified with all five workstreams (WS1–WS5) authorised for planning. WS1 and WS4 designated P0 priority. WS2, WS3, WS5 designated P1.</w:t>
      </w:r>
      <w:r/>
    </w:p>
    <w:p w14:paraId="0B5D5D11">
      <w:pPr>
        <w:pStyle w:val="886"/>
        <w:pBdr/>
        <w:spacing w:after="80" w:before="0"/>
        <w:ind w:left="400"/>
        <w:rPr/>
      </w:pPr>
      <w:r>
        <w:rPr>
          <w:rFonts w:hint="default" w:ascii="Arial" w:hAnsi="Arial" w:eastAsia="Arial" w:cs="Arial"/>
          <w:b/>
          <w:sz w:val="24"/>
        </w:rPr>
        <w:t xml:space="preserve">Decision SC-2028-03:  </w:t>
      </w:r>
      <w:r>
        <w:rPr>
          <w:rFonts w:hint="default" w:ascii="Arial" w:hAnsi="Arial" w:eastAsia="Arial" w:cs="Arial"/>
          <w:sz w:val="24"/>
        </w:rPr>
        <w:t xml:space="preserve">Pulse formalised as programme-wide KPI reporting tool effective Q2 2028. Monthly KPI dashboard reports to SC replacing manual summary process.</w:t>
      </w:r>
      <w:r/>
    </w:p>
    <w:p w14:paraId="174BCC5A">
      <w:pPr>
        <w:pStyle w:val="886"/>
        <w:pBdr/>
        <w:spacing w:after="80" w:before="0"/>
        <w:ind w:left="400"/>
        <w:rPr/>
      </w:pPr>
      <w:r>
        <w:rPr>
          <w:rFonts w:hint="default" w:ascii="Arial" w:hAnsi="Arial" w:eastAsia="Arial" w:cs="Arial"/>
          <w:b/>
          <w:sz w:val="24"/>
        </w:rPr>
        <w:t xml:space="preserve">Decision SC-2028-04:  </w:t>
      </w:r>
      <w:r>
        <w:rPr>
          <w:rFonts w:hint="default" w:ascii="Arial" w:hAnsi="Arial" w:eastAsia="Arial" w:cs="Arial"/>
          <w:sz w:val="24"/>
        </w:rPr>
        <w:t xml:space="preserve">Shore promoted to full Group B SLA standing effective Q2 2028. Group B revised to 7 agents: Compass, Remy, Scout, Finn, Hana, Ember, Shore.</w:t>
      </w:r>
      <w:r/>
    </w:p>
    <w:p w14:paraId="203FCF78">
      <w:pPr>
        <w:pStyle w:val="886"/>
        <w:pBdr/>
        <w:spacing w:after="80" w:before="0"/>
        <w:ind w:left="400"/>
        <w:rPr/>
      </w:pPr>
      <w:r>
        <w:rPr>
          <w:rFonts w:hint="default" w:ascii="Arial" w:hAnsi="Arial" w:eastAsia="Arial" w:cs="Arial"/>
          <w:b/>
          <w:sz w:val="24"/>
        </w:rPr>
        <w:t xml:space="preserve">Decision SC-2028-05:  </w:t>
      </w:r>
      <w:r>
        <w:rPr>
          <w:rFonts w:hint="default" w:ascii="Arial" w:hAnsi="Arial" w:eastAsia="Arial" w:cs="Arial"/>
          <w:sz w:val="24"/>
        </w:rPr>
        <w:t xml:space="preserve">Next Annual Programme Review scheduled for Q1 2029. AMD-002 interim progress review at Q3 2028 SC meeting.</w:t>
      </w:r>
      <w:r/>
    </w:p>
    <w:p w14:paraId="4635AFE2">
      <w:pPr>
        <w:pStyle w:val="886"/>
        <w:pBdr/>
        <w:spacing w:after="80" w:before="200"/>
        <w:ind/>
        <w:rPr/>
      </w:pPr>
      <w:r>
        <w:rPr>
          <w:rFonts w:hint="default" w:ascii="Arial" w:hAnsi="Arial" w:eastAsia="Arial" w:cs="Arial"/>
          <w:b/>
          <w:color w:val="2e75b6"/>
          <w:sz w:val="28"/>
        </w:rPr>
        <w:t xml:space="preserve">28.6  Programme Milestones — Post APR-2028</w:t>
      </w:r>
      <w:r/>
    </w:p>
    <w:p w14:paraId="22456288">
      <w:pPr>
        <w:pStyle w:val="886"/>
        <w:pBdr/>
        <w:spacing w:after="100" w:before="0"/>
        <w:ind/>
        <w:rPr/>
      </w:pPr>
      <w:r>
        <w:rPr>
          <w:rFonts w:hint="default" w:ascii="Arial" w:hAnsi="Arial" w:eastAsia="Arial" w:cs="Arial"/>
          <w:b w:val="0"/>
          <w:sz w:val="24"/>
        </w:rPr>
        <w:t xml:space="preserve">The following milestones govern programme activity following the Q1 2028 Annual Programme Review and AMD-002 ratification:</w:t>
      </w:r>
      <w:r/>
    </w:p>
    <w:p w14:paraId="01E0CBCB">
      <w:pPr>
        <w:pStyle w:val="886"/>
        <w:pBdr/>
        <w:spacing w:after="80" w:before="0"/>
        <w:ind w:left="400"/>
        <w:rPr/>
      </w:pPr>
      <w:r>
        <w:rPr>
          <w:rFonts w:hint="default" w:ascii="Arial" w:hAnsi="Arial" w:eastAsia="Arial" w:cs="Arial"/>
          <w:b/>
          <w:sz w:val="24"/>
        </w:rPr>
        <w:t xml:space="preserve">APR-M1 (Q2 2028):  </w:t>
      </w:r>
      <w:r>
        <w:rPr>
          <w:rFonts w:hint="default" w:ascii="Arial" w:hAnsi="Arial" w:eastAsia="Arial" w:cs="Arial"/>
          <w:sz w:val="24"/>
        </w:rPr>
        <w:t xml:space="preserve">AMD-002-WS1 improvement plans submitted for Atlas, Bo, Forge. Pulse formalised as reporting tool; first monthly KPI report published.</w:t>
      </w:r>
      <w:r/>
    </w:p>
    <w:p w14:paraId="2B58C011">
      <w:pPr>
        <w:pStyle w:val="886"/>
        <w:pBdr/>
        <w:spacing w:after="80" w:before="0"/>
        <w:ind w:left="400"/>
        <w:rPr/>
      </w:pPr>
      <w:r>
        <w:rPr>
          <w:rFonts w:hint="default" w:ascii="Arial" w:hAnsi="Arial" w:eastAsia="Arial" w:cs="Arial"/>
          <w:b/>
          <w:sz w:val="24"/>
        </w:rPr>
        <w:t xml:space="preserve">APR-M2 (Q2 2028):  </w:t>
      </w:r>
      <w:r>
        <w:rPr>
          <w:rFonts w:hint="default" w:ascii="Arial" w:hAnsi="Arial" w:eastAsia="Arial" w:cs="Arial"/>
          <w:sz w:val="24"/>
        </w:rPr>
        <w:t xml:space="preserve">Shore Group B promotion effective. Group B revised to 7 agents. SLA thresholds updated in S17 amendment under AMD-002-WS4.</w:t>
      </w:r>
      <w:r/>
    </w:p>
    <w:p w14:paraId="61506197">
      <w:pPr>
        <w:pStyle w:val="886"/>
        <w:pBdr/>
        <w:spacing w:after="80" w:before="0"/>
        <w:ind w:left="400"/>
        <w:rPr/>
      </w:pPr>
      <w:r>
        <w:rPr>
          <w:rFonts w:hint="default" w:ascii="Arial" w:hAnsi="Arial" w:eastAsia="Arial" w:cs="Arial"/>
          <w:b/>
          <w:sz w:val="24"/>
        </w:rPr>
        <w:t xml:space="preserve">APR-M3 (Q3 2028):  </w:t>
      </w:r>
      <w:r>
        <w:rPr>
          <w:rFonts w:hint="default" w:ascii="Arial" w:hAnsi="Arial" w:eastAsia="Arial" w:cs="Arial"/>
          <w:sz w:val="24"/>
        </w:rPr>
        <w:t xml:space="preserve">AMD-002 interim progress review. WS2 candidate agent shortlist presented to SC. WS3 infrastructure scaling assessment completed.</w:t>
      </w:r>
      <w:r/>
    </w:p>
    <w:p w14:paraId="00696994">
      <w:pPr>
        <w:pStyle w:val="886"/>
        <w:pBdr/>
        <w:spacing w:after="80" w:before="0"/>
        <w:ind w:left="400"/>
        <w:rPr/>
      </w:pPr>
      <w:r>
        <w:rPr>
          <w:rFonts w:hint="default" w:ascii="Arial" w:hAnsi="Arial" w:eastAsia="Arial" w:cs="Arial"/>
          <w:b/>
          <w:sz w:val="24"/>
        </w:rPr>
        <w:t xml:space="preserve">APR-M4 (Q3 2028):  </w:t>
      </w:r>
      <w:r>
        <w:rPr>
          <w:rFonts w:hint="default" w:ascii="Arial" w:hAnsi="Arial" w:eastAsia="Arial" w:cs="Arial"/>
          <w:sz w:val="24"/>
        </w:rPr>
        <w:t xml:space="preserve">AMD-002-WS5 orchestration expansion design approved. Pulse integration with all 25 agents verified.</w:t>
      </w:r>
      <w:r/>
    </w:p>
    <w:p w14:paraId="5F8FE07D">
      <w:pPr>
        <w:pStyle w:val="886"/>
        <w:pBdr/>
        <w:spacing w:after="80" w:before="0"/>
        <w:ind w:left="400"/>
        <w:rPr/>
      </w:pPr>
      <w:r>
        <w:rPr>
          <w:rFonts w:hint="default" w:ascii="Arial" w:hAnsi="Arial" w:eastAsia="Arial" w:cs="Arial"/>
          <w:b/>
          <w:sz w:val="24"/>
        </w:rPr>
        <w:t xml:space="preserve">APR-M5 (Q1 2029):  </w:t>
      </w:r>
      <w:r>
        <w:rPr>
          <w:rFonts w:hint="default" w:ascii="Arial" w:hAnsi="Arial" w:eastAsia="Arial" w:cs="Arial"/>
          <w:sz w:val="24"/>
        </w:rPr>
        <w:t xml:space="preserve">Next Annual Programme Review (APR-2029). AMD-002 WS1–WS5 progress assessed. v4.0 new agent commissioning decision expected.</w:t>
      </w:r>
      <w:r/>
    </w:p>
    <w:p w14:paraId="0B6E2CA9">
      <w:pPr>
        <w:pStyle w:val="886"/>
        <w:pBdr/>
        <w:spacing w:after="80" w:before="200"/>
        <w:ind/>
        <w:rPr/>
      </w:pPr>
      <w:r>
        <w:rPr>
          <w:rFonts w:hint="default" w:ascii="Arial" w:hAnsi="Arial" w:eastAsia="Arial" w:cs="Arial"/>
          <w:b/>
          <w:color w:val="2e75b6"/>
          <w:sz w:val="28"/>
        </w:rPr>
        <w:t xml:space="preserve">28.7  Amendment Record — AMD-002</w:t>
      </w:r>
      <w:r/>
    </w:p>
    <w:p w14:paraId="24AE98E0">
      <w:pPr>
        <w:pStyle w:val="886"/>
        <w:pBdr/>
        <w:spacing w:after="100" w:before="0"/>
        <w:ind/>
        <w:rPr/>
      </w:pPr>
      <w:r>
        <w:rPr>
          <w:rFonts w:hint="default" w:ascii="Arial" w:hAnsi="Arial" w:eastAsia="Arial" w:cs="Arial"/>
          <w:b w:val="0"/>
          <w:sz w:val="24"/>
        </w:rPr>
        <w:t xml:space="preserve">This section serves as the formal amendment record for AMD-002.</w:t>
      </w:r>
      <w:r/>
    </w:p>
    <w:p w14:paraId="1E62AC63">
      <w:pPr>
        <w:pStyle w:val="886"/>
        <w:pBdr/>
        <w:spacing w:after="80" w:before="0"/>
        <w:ind w:left="400"/>
        <w:rPr/>
      </w:pPr>
      <w:r>
        <w:rPr>
          <w:rFonts w:hint="default" w:ascii="Arial" w:hAnsi="Arial" w:eastAsia="Arial" w:cs="Arial"/>
          <w:b/>
          <w:sz w:val="24"/>
        </w:rPr>
        <w:t xml:space="preserve">Amendment ID:  </w:t>
      </w:r>
      <w:r>
        <w:rPr>
          <w:rFonts w:hint="default" w:ascii="Arial" w:hAnsi="Arial" w:eastAsia="Arial" w:cs="Arial"/>
          <w:sz w:val="24"/>
        </w:rPr>
        <w:t xml:space="preserve">AMD-002</w:t>
      </w:r>
      <w:r/>
    </w:p>
    <w:p w14:paraId="05B9B57E">
      <w:pPr>
        <w:pStyle w:val="886"/>
        <w:pBdr/>
        <w:spacing w:after="80" w:before="0"/>
        <w:ind w:left="400"/>
        <w:rPr/>
      </w:pPr>
      <w:r>
        <w:rPr>
          <w:rFonts w:hint="default" w:ascii="Arial" w:hAnsi="Arial" w:eastAsia="Arial" w:cs="Arial"/>
          <w:b/>
          <w:sz w:val="24"/>
        </w:rPr>
        <w:t xml:space="preserve">Title:  </w:t>
      </w:r>
      <w:r>
        <w:rPr>
          <w:rFonts w:hint="default" w:ascii="Arial" w:hAnsi="Arial" w:eastAsia="Arial" w:cs="Arial"/>
          <w:sz w:val="24"/>
        </w:rPr>
        <w:t xml:space="preserve">Programme Evolution &amp; Expansion Scope</w:t>
      </w:r>
      <w:r/>
    </w:p>
    <w:p w14:paraId="2662057B">
      <w:pPr>
        <w:pStyle w:val="886"/>
        <w:pBdr/>
        <w:spacing w:after="80" w:before="0"/>
        <w:ind w:left="400"/>
        <w:rPr/>
      </w:pPr>
      <w:r>
        <w:rPr>
          <w:rFonts w:hint="default" w:ascii="Arial" w:hAnsi="Arial" w:eastAsia="Arial" w:cs="Arial"/>
          <w:b/>
          <w:sz w:val="24"/>
        </w:rPr>
        <w:t xml:space="preserve">Ratified:  </w:t>
      </w:r>
      <w:r>
        <w:rPr>
          <w:rFonts w:hint="default" w:ascii="Arial" w:hAnsi="Arial" w:eastAsia="Arial" w:cs="Arial"/>
          <w:sz w:val="24"/>
        </w:rPr>
        <w:t xml:space="preserve">Q1 2028 Annual Programme Review (APR-2028)</w:t>
      </w:r>
      <w:r/>
    </w:p>
    <w:p w14:paraId="21FB5404">
      <w:pPr>
        <w:pStyle w:val="886"/>
        <w:pBdr/>
        <w:spacing w:after="80" w:before="0"/>
        <w:ind w:left="400"/>
        <w:rPr/>
      </w:pPr>
      <w:r>
        <w:rPr>
          <w:rFonts w:hint="default" w:ascii="Arial" w:hAnsi="Arial" w:eastAsia="Arial" w:cs="Arial"/>
          <w:b/>
          <w:sz w:val="24"/>
        </w:rPr>
        <w:t xml:space="preserve">Authority:  </w:t>
      </w:r>
      <w:r>
        <w:rPr>
          <w:rFonts w:hint="default" w:ascii="Arial" w:hAnsi="Arial" w:eastAsia="Arial" w:cs="Arial"/>
          <w:sz w:val="24"/>
        </w:rPr>
        <w:t xml:space="preserve">Steering Committee — unanimous vote, 5/5 voting members</w:t>
      </w:r>
      <w:r/>
    </w:p>
    <w:p w14:paraId="5561BAA5">
      <w:pPr>
        <w:pStyle w:val="886"/>
        <w:pBdr/>
        <w:spacing w:after="80" w:before="0"/>
        <w:ind w:left="400"/>
        <w:rPr/>
      </w:pPr>
      <w:r>
        <w:rPr>
          <w:rFonts w:hint="default" w:ascii="Arial" w:hAnsi="Arial" w:eastAsia="Arial" w:cs="Arial"/>
          <w:b/>
          <w:sz w:val="24"/>
        </w:rPr>
        <w:t xml:space="preserve">Predecessor:  </w:t>
      </w:r>
      <w:r>
        <w:rPr>
          <w:rFonts w:hint="default" w:ascii="Arial" w:hAnsi="Arial" w:eastAsia="Arial" w:cs="Arial"/>
          <w:sz w:val="24"/>
        </w:rPr>
        <w:t xml:space="preserve">AMD-001 (Q1 2027 Annual Governance Review — formally closed SC-2028-01)</w:t>
      </w:r>
      <w:r/>
    </w:p>
    <w:p w14:paraId="6F810836">
      <w:pPr>
        <w:pStyle w:val="886"/>
        <w:pBdr/>
        <w:spacing w:after="80" w:before="0"/>
        <w:ind w:left="400"/>
        <w:rPr/>
      </w:pPr>
      <w:r>
        <w:rPr>
          <w:rFonts w:hint="default" w:ascii="Arial" w:hAnsi="Arial" w:eastAsia="Arial" w:cs="Arial"/>
          <w:b/>
          <w:sz w:val="24"/>
        </w:rPr>
        <w:t xml:space="preserve">Workstreams:  </w:t>
      </w:r>
      <w:r>
        <w:rPr>
          <w:rFonts w:hint="default" w:ascii="Arial" w:hAnsi="Arial" w:eastAsia="Arial" w:cs="Arial"/>
          <w:sz w:val="24"/>
        </w:rPr>
        <w:t xml:space="preserve">WS1 Capability Enhancement (P0) · WS2 New Agent Commissioning (P1) · WS3 Infrastructure Scaling (P1) · WS4 Governance Refresh (P0) · WS5 Orchestration Expansion (P1)</w:t>
      </w:r>
      <w:r/>
    </w:p>
    <w:p w14:paraId="2741843B">
      <w:pPr>
        <w:pStyle w:val="886"/>
        <w:pBdr/>
        <w:spacing w:after="80" w:before="0"/>
        <w:ind w:left="400"/>
        <w:rPr/>
      </w:pPr>
      <w:r>
        <w:rPr>
          <w:rFonts w:hint="default" w:ascii="Arial" w:hAnsi="Arial" w:eastAsia="Arial" w:cs="Arial"/>
          <w:b/>
          <w:sz w:val="24"/>
        </w:rPr>
        <w:t xml:space="preserve">Target Delivery:  </w:t>
      </w:r>
      <w:r>
        <w:rPr>
          <w:rFonts w:hint="default" w:ascii="Arial" w:hAnsi="Arial" w:eastAsia="Arial" w:cs="Arial"/>
          <w:sz w:val="24"/>
        </w:rPr>
        <w:t xml:space="preserve">Q1 2029 (full WS review at APR-2029)</w:t>
      </w:r>
      <w:r/>
    </w:p>
    <w:p w14:paraId="256AFEDB">
      <w:pPr>
        <w:pStyle w:val="886"/>
        <w:pBdr/>
        <w:spacing w:after="80" w:before="0"/>
        <w:ind w:left="400"/>
        <w:rPr/>
      </w:pPr>
      <w:r>
        <w:rPr>
          <w:rFonts w:hint="default" w:ascii="Arial" w:hAnsi="Arial" w:eastAsia="Arial" w:cs="Arial"/>
          <w:b/>
          <w:sz w:val="24"/>
        </w:rPr>
        <w:t xml:space="preserve">Owner:  </w:t>
      </w:r>
      <w:r>
        <w:rPr>
          <w:rFonts w:hint="default" w:ascii="Arial" w:hAnsi="Arial" w:eastAsia="Arial" w:cs="Arial"/>
          <w:sz w:val="24"/>
        </w:rPr>
        <w:t xml:space="preserve">Programme Director, DAPH Decor — with SC oversight</w:t>
      </w:r>
      <w:r/>
    </w:p>
    <w:p w14:paraId="3198EE67">
      <w:pPr>
        <w:pStyle w:val="886"/>
        <w:pBdr/>
        <w:spacing w:after="80" w:before="0"/>
        <w:ind w:left="400"/>
        <w:rPr/>
      </w:pPr>
      <w:r>
        <w:rPr>
          <w:rFonts w:hint="default" w:ascii="Arial" w:hAnsi="Arial" w:eastAsia="Arial" w:cs="Arial"/>
          <w:b/>
          <w:sz w:val="24"/>
        </w:rPr>
        <w:t xml:space="preserve">Status:  </w:t>
      </w:r>
      <w:r>
        <w:rPr>
          <w:rFonts w:hint="default" w:ascii="Arial" w:hAnsi="Arial" w:eastAsia="Arial" w:cs="Arial"/>
          <w:sz w:val="24"/>
        </w:rPr>
        <w:t xml:space="preserve">ACTIVE — AMD-002 ratified Q1 2028</w:t>
      </w:r>
      <w:r/>
    </w:p>
    <w:p w14:paraId="2B3AF67F">
      <w:pPr>
        <w:pStyle w:val="886"/>
        <w:pBdr/>
        <w:spacing w:after="100" w:before="0"/>
        <w:ind/>
        <w:rPr/>
      </w:pPr>
      <w:r>
        <w:rPr>
          <w:rFonts w:hint="default" w:ascii="Arial" w:hAnsi="Arial" w:eastAsia="Arial" w:cs="Arial"/>
          <w:b w:val="0"/>
          <w:sz w:val="24"/>
        </w:rPr>
        <w:t xml:space="preserve">AMD-002 supersedes AMD-001 as the governing amendment framework for the MONOLITH / DAPH Decor AI Agent Programme. All subsequent amendments will reference AMD-002 as the baseline document.</w:t>
      </w:r>
      <w:r/>
    </w:p>
    <w:p w14:paraId="28226A65">
      <w:pPr>
        <w:pStyle w:val="886"/>
        <w:pBdr/>
        <w:spacing w:after="0" w:before="0"/>
        <w:ind/>
        <w:rPr/>
      </w:pPr>
      <w:r>
        <w:rPr>
          <w:rFonts w:hint="default" w:ascii="Arial" w:hAnsi="Arial" w:eastAsia="Arial" w:cs="Arial"/>
          <w:b w:val="0"/>
          <w:sz w:val="24"/>
        </w:rPr>
      </w:r>
      <w:r/>
    </w:p>
    <w:p w14:paraId="3015A430">
      <w:pPr>
        <w:pStyle w:val="886"/>
        <w:pBdr/>
        <w:spacing w:after="0" w:before="0"/>
        <w:ind/>
        <w:rPr/>
      </w:pPr>
      <w:r>
        <w:rPr>
          <w:rFonts w:hint="default" w:ascii="Arial" w:hAnsi="Arial" w:eastAsia="Arial" w:cs="Arial"/>
          <w:b w:val="0"/>
          <w:sz w:val="24"/>
        </w:rPr>
      </w:r>
      <w:r/>
    </w:p>
    <w:p w14:paraId="5EF363AA">
      <w:pPr>
        <w:pStyle w:val="886"/>
        <w:pBdr/>
        <w:spacing w:after="100" w:before="320"/>
        <w:ind/>
        <w:rPr/>
      </w:pPr>
      <w:r>
        <w:rPr>
          <w:rFonts w:hint="default" w:ascii="Arial" w:hAnsi="Arial" w:eastAsia="Arial" w:cs="Arial"/>
          <w:b/>
          <w:color w:val="1f2d5a"/>
          <w:sz w:val="36"/>
        </w:rPr>
        <w:t xml:space="preserve">29. AMD-002-WS2 — Phase D New Agent Commissioning Framework</w:t>
      </w:r>
      <w:r/>
    </w:p>
    <w:p w14:paraId="182501ED">
      <w:pPr>
        <w:pStyle w:val="886"/>
        <w:pBdr/>
        <w:spacing w:after="80" w:before="200"/>
        <w:ind/>
        <w:rPr/>
      </w:pPr>
      <w:r>
        <w:rPr>
          <w:rFonts w:hint="default" w:ascii="Arial" w:hAnsi="Arial" w:eastAsia="Arial" w:cs="Arial"/>
          <w:b/>
          <w:color w:val="2e75b6"/>
          <w:sz w:val="28"/>
        </w:rPr>
        <w:t xml:space="preserve">29.1  Overview</w:t>
      </w:r>
      <w:r/>
    </w:p>
    <w:p w14:paraId="43CCCA0A">
      <w:pPr>
        <w:pStyle w:val="886"/>
        <w:pBdr/>
        <w:spacing w:after="100" w:before="0"/>
        <w:ind/>
        <w:rPr/>
      </w:pPr>
      <w:r>
        <w:rPr>
          <w:rFonts w:hint="default" w:ascii="Arial" w:hAnsi="Arial" w:eastAsia="Arial" w:cs="Arial"/>
          <w:b w:val="0"/>
          <w:sz w:val="24"/>
        </w:rPr>
        <w:t xml:space="preserve">This section defines the Phase D New Agent Commissioning Framework, authorised under AMD-002 Workstream 2 (WS2) at the Q1 2028 Annual Programme Review. Pha</w:t>
      </w:r>
      <w:r>
        <w:rPr>
          <w:rFonts w:hint="default" w:ascii="Arial" w:hAnsi="Arial" w:eastAsia="Arial" w:cs="Arial"/>
          <w:b w:val="0"/>
          <w:sz w:val="24"/>
        </w:rPr>
        <w:t xml:space="preserve">se D governs the design, assessment, development, and go-live of AI agents beyond the v3.0 baseline (agents #26 and above), extending the programme into departments with identified automation opportunities not addressed by the existing 25-agent deployment.</w:t>
      </w:r>
      <w:r/>
    </w:p>
    <w:p w14:paraId="1552CD9D">
      <w:pPr>
        <w:pStyle w:val="886"/>
        <w:pBdr/>
        <w:spacing w:after="80" w:before="0"/>
        <w:ind w:left="400"/>
        <w:rPr/>
      </w:pPr>
      <w:r>
        <w:rPr>
          <w:rFonts w:hint="default" w:ascii="Arial" w:hAnsi="Arial" w:eastAsia="Arial" w:cs="Arial"/>
          <w:b/>
          <w:sz w:val="24"/>
        </w:rPr>
        <w:t xml:space="preserve">Authority:  </w:t>
      </w:r>
      <w:r>
        <w:rPr>
          <w:rFonts w:hint="default" w:ascii="Arial" w:hAnsi="Arial" w:eastAsia="Arial" w:cs="Arial"/>
          <w:sz w:val="24"/>
        </w:rPr>
        <w:t xml:space="preserve">AMD-002-WS2 ratified by SC at APR-2028 (SC-2028-02). WS2 priority: P1.</w:t>
      </w:r>
      <w:r/>
    </w:p>
    <w:p w14:paraId="0E802AB0">
      <w:pPr>
        <w:pStyle w:val="886"/>
        <w:pBdr/>
        <w:spacing w:after="80" w:before="0"/>
        <w:ind w:left="400"/>
        <w:rPr/>
      </w:pPr>
      <w:r>
        <w:rPr>
          <w:rFonts w:hint="default" w:ascii="Arial" w:hAnsi="Arial" w:eastAsia="Arial" w:cs="Arial"/>
          <w:b/>
          <w:sz w:val="24"/>
        </w:rPr>
        <w:t xml:space="preserve">Candidate Departments:  </w:t>
      </w:r>
      <w:r>
        <w:rPr>
          <w:rFonts w:hint="default" w:ascii="Arial" w:hAnsi="Arial" w:eastAsia="Arial" w:cs="Arial"/>
          <w:sz w:val="24"/>
        </w:rPr>
        <w:t xml:space="preserve">FIN (Finance), PM (Project Management), PROC (Procurement) — identified at APR-2028 as highest-priority automation opportunities.</w:t>
      </w:r>
      <w:r/>
    </w:p>
    <w:p w14:paraId="5D14338D">
      <w:pPr>
        <w:pStyle w:val="886"/>
        <w:pBdr/>
        <w:spacing w:after="80" w:before="0"/>
        <w:ind w:left="400"/>
        <w:rPr/>
      </w:pPr>
      <w:r>
        <w:rPr>
          <w:rFonts w:hint="default" w:ascii="Arial" w:hAnsi="Arial" w:eastAsia="Arial" w:cs="Arial"/>
          <w:b/>
          <w:sz w:val="24"/>
        </w:rPr>
        <w:t xml:space="preserve">Candidate Agents (shortlist):  </w:t>
      </w:r>
      <w:r>
        <w:rPr>
          <w:rFonts w:hint="default" w:ascii="Arial" w:hAnsi="Arial" w:eastAsia="Arial" w:cs="Arial"/>
          <w:sz w:val="24"/>
        </w:rPr>
        <w:t xml:space="preserve">Ledger (#26) — FIN/GM · Frame (#27) — PM/OPS · Draft (#28) — PROC/FIN. All names and assignments subject to SC confirmation at Q3 2028 interim review.</w:t>
      </w:r>
      <w:r/>
    </w:p>
    <w:p w14:paraId="053511AD">
      <w:pPr>
        <w:pStyle w:val="886"/>
        <w:pBdr/>
        <w:spacing w:after="80" w:before="0"/>
        <w:ind w:left="400"/>
        <w:rPr/>
      </w:pPr>
      <w:r>
        <w:rPr>
          <w:rFonts w:hint="default" w:ascii="Arial" w:hAnsi="Arial" w:eastAsia="Arial" w:cs="Arial"/>
          <w:b/>
          <w:sz w:val="24"/>
        </w:rPr>
        <w:t xml:space="preserve">Phase D Timeline:  </w:t>
      </w:r>
      <w:r>
        <w:rPr>
          <w:rFonts w:hint="default" w:ascii="Arial" w:hAnsi="Arial" w:eastAsia="Arial" w:cs="Arial"/>
          <w:sz w:val="24"/>
        </w:rPr>
        <w:t xml:space="preserve">Planning Q2–Q3 2028 · SC approval Q3 2028 · Go-live Q3 2028 – Q1 2029 (staggered per priority) · Full Phase D review at APR-2029.</w:t>
      </w:r>
      <w:r/>
    </w:p>
    <w:p w14:paraId="6D0E506A">
      <w:pPr>
        <w:pStyle w:val="886"/>
        <w:pBdr/>
        <w:spacing w:after="80" w:before="200"/>
        <w:ind/>
        <w:rPr/>
      </w:pPr>
      <w:r>
        <w:rPr>
          <w:rFonts w:hint="default" w:ascii="Arial" w:hAnsi="Arial" w:eastAsia="Arial" w:cs="Arial"/>
          <w:b/>
          <w:color w:val="2e75b6"/>
          <w:sz w:val="28"/>
        </w:rPr>
        <w:t xml:space="preserve">29.2  Phase D Commissioning Framework</w:t>
      </w:r>
      <w:r/>
    </w:p>
    <w:p w14:paraId="39A5F8A3">
      <w:pPr>
        <w:pStyle w:val="886"/>
        <w:pBdr/>
        <w:spacing w:after="100" w:before="0"/>
        <w:ind/>
        <w:rPr/>
      </w:pPr>
      <w:r>
        <w:rPr>
          <w:rFonts w:hint="default" w:ascii="Arial" w:hAnsi="Arial" w:eastAsia="Arial" w:cs="Arial"/>
          <w:b w:val="0"/>
          <w:sz w:val="24"/>
        </w:rPr>
        <w:t xml:space="preserve">All Phase D agents must satis</w:t>
      </w:r>
      <w:r>
        <w:rPr>
          <w:rFonts w:hint="default" w:ascii="Arial" w:hAnsi="Arial" w:eastAsia="Arial" w:cs="Arial"/>
          <w:b w:val="0"/>
          <w:sz w:val="24"/>
        </w:rPr>
        <w:t xml:space="preserve">fy five commissioning criteria (PD-CRIT-01 through PD-CRIT-05) before SC approval is granted for development and go-live. These criteria extend the Phase A/B/C assessment model to reflect the matured programme governance established through Sections 17–27.</w:t>
      </w:r>
      <w:r/>
    </w:p>
    <w:p w14:paraId="565E0A05">
      <w:pPr>
        <w:pStyle w:val="886"/>
        <w:pBdr/>
        <w:spacing w:after="80" w:before="0"/>
        <w:ind w:left="400"/>
        <w:rPr/>
      </w:pPr>
      <w:r>
        <w:rPr>
          <w:rFonts w:hint="default" w:ascii="Arial" w:hAnsi="Arial" w:eastAsia="Arial" w:cs="Arial"/>
          <w:b/>
          <w:sz w:val="24"/>
        </w:rPr>
        <w:t xml:space="preserve">PD-CRIT-01 — Business Case Validation:  </w:t>
      </w:r>
      <w:r>
        <w:rPr>
          <w:rFonts w:hint="default" w:ascii="Arial" w:hAnsi="Arial" w:eastAsia="Arial" w:cs="Arial"/>
          <w:sz w:val="24"/>
        </w:rPr>
        <w:t xml:space="preserve">A documented</w:t>
      </w:r>
      <w:r>
        <w:rPr>
          <w:rFonts w:hint="default" w:ascii="Arial" w:hAnsi="Arial" w:eastAsia="Arial" w:cs="Arial"/>
          <w:sz w:val="24"/>
        </w:rPr>
        <w:t xml:space="preserve"> business case, including ROI estimate, department use-case description, and alignment with AMD-002 objectives, must be validated by the Programme Director and approved by SC. Minimum threshold: quantifiable efficiency gain ≥15% vs. current manual process.</w:t>
      </w:r>
      <w:r/>
    </w:p>
    <w:p w14:paraId="427F5A5B">
      <w:pPr>
        <w:pStyle w:val="886"/>
        <w:pBdr/>
        <w:spacing w:after="80" w:before="0"/>
        <w:ind w:left="400"/>
        <w:rPr/>
      </w:pPr>
      <w:r>
        <w:rPr>
          <w:rFonts w:hint="default" w:ascii="Arial" w:hAnsi="Arial" w:eastAsia="Arial" w:cs="Arial"/>
          <w:b/>
          <w:sz w:val="24"/>
        </w:rPr>
        <w:t xml:space="preserve">PD-CRIT-02 — Department Head Sponsorship:  </w:t>
      </w:r>
      <w:r>
        <w:rPr>
          <w:rFonts w:hint="default" w:ascii="Arial" w:hAnsi="Arial" w:eastAsia="Arial" w:cs="Arial"/>
          <w:sz w:val="24"/>
        </w:rPr>
        <w:t xml:space="preserve">The head of the target department must formally sponsor the candidate agent, confirming readiness to support change management, training, and data access requirements. Sponsorship letter lodged with SC secretariat.</w:t>
      </w:r>
      <w:r/>
    </w:p>
    <w:p w14:paraId="05A43923">
      <w:pPr>
        <w:pStyle w:val="886"/>
        <w:pBdr/>
        <w:spacing w:after="80" w:before="0"/>
        <w:ind w:left="400"/>
        <w:rPr/>
      </w:pPr>
      <w:r>
        <w:rPr>
          <w:rFonts w:hint="default" w:ascii="Arial" w:hAnsi="Arial" w:eastAsia="Arial" w:cs="Arial"/>
          <w:b/>
          <w:sz w:val="24"/>
        </w:rPr>
        <w:t xml:space="preserve">PD-CRIT-03 — Technical Integration Assessment:  </w:t>
      </w:r>
      <w:r>
        <w:rPr>
          <w:rFonts w:hint="default" w:ascii="Arial" w:hAnsi="Arial" w:eastAsia="Arial" w:cs="Arial"/>
          <w:sz w:val="24"/>
        </w:rPr>
        <w:t xml:space="preserve">A full technical integration assessment (TIA) covering system connectivity, data pipelines, API availability, and dependency mapping must be completed before development commences. TIA reviewed by IT and the Programme Director.</w:t>
      </w:r>
      <w:r/>
    </w:p>
    <w:p w14:paraId="22E356CA">
      <w:pPr>
        <w:pStyle w:val="886"/>
        <w:pBdr/>
        <w:spacing w:after="80" w:before="0"/>
        <w:ind w:left="400"/>
        <w:rPr/>
      </w:pPr>
      <w:r>
        <w:rPr>
          <w:rFonts w:hint="default" w:ascii="Arial" w:hAnsi="Arial" w:eastAsia="Arial" w:cs="Arial"/>
          <w:b/>
          <w:sz w:val="24"/>
        </w:rPr>
        <w:t xml:space="preserve">PD-CRIT-04 — Training &amp; Change Management Plan:  </w:t>
      </w:r>
      <w:r>
        <w:rPr>
          <w:rFonts w:hint="default" w:ascii="Arial" w:hAnsi="Arial" w:eastAsia="Arial" w:cs="Arial"/>
          <w:sz w:val="24"/>
        </w:rPr>
        <w:t xml:space="preserve">A training plan covering affected staff, a change management communication schedule, and a user-acceptance-testing (UAT) protocol must be approved by SC before go-live authorisation is granted.</w:t>
      </w:r>
      <w:r/>
    </w:p>
    <w:p w14:paraId="30FDF32F">
      <w:pPr>
        <w:pStyle w:val="886"/>
        <w:pBdr/>
        <w:spacing w:after="80" w:before="0"/>
        <w:ind w:left="400"/>
        <w:rPr/>
      </w:pPr>
      <w:r>
        <w:rPr>
          <w:rFonts w:hint="default" w:ascii="Arial" w:hAnsi="Arial" w:eastAsia="Arial" w:cs="Arial"/>
          <w:b/>
          <w:sz w:val="24"/>
        </w:rPr>
        <w:t xml:space="preserve">PD-CRIT-05 — Budget Allocation Confirmation:  </w:t>
      </w:r>
      <w:r>
        <w:rPr>
          <w:rFonts w:hint="default" w:ascii="Arial" w:hAnsi="Arial" w:eastAsia="Arial" w:cs="Arial"/>
          <w:sz w:val="24"/>
        </w:rPr>
        <w:t xml:space="preserve">Budget for development, infrastructure, and first-year operation must be confirmed from the AMD-002 programme envelope and signed off by the Finance Director. No development may commence without confirmed budget.</w:t>
      </w:r>
      <w:r/>
    </w:p>
    <w:p w14:paraId="1781F20B">
      <w:pPr>
        <w:pStyle w:val="886"/>
        <w:pBdr/>
        <w:spacing w:after="100" w:before="0"/>
        <w:ind/>
        <w:rPr/>
      </w:pPr>
      <w:r>
        <w:rPr>
          <w:rFonts w:hint="default" w:ascii="Arial" w:hAnsi="Arial" w:eastAsia="Arial" w:cs="Arial"/>
          <w:b w:val="0"/>
          <w:sz w:val="24"/>
        </w:rPr>
        <w:t xml:space="preserve">Phase D</w:t>
      </w:r>
      <w:r>
        <w:rPr>
          <w:rFonts w:hint="default" w:ascii="Arial" w:hAnsi="Arial" w:eastAsia="Arial" w:cs="Arial"/>
          <w:b w:val="0"/>
          <w:sz w:val="24"/>
        </w:rPr>
        <w:t xml:space="preserve"> agents also inherit all compliance requirements from Section 19 (Data Privacy &amp; AI Compliance) and Section 20 (AI Ethics &amp; Responsible Use Policy). SLA Group assignment follows the methodology in Section 17, with Group confirmed by SC at go-live sign-off.</w:t>
      </w:r>
      <w:r/>
    </w:p>
    <w:p w14:paraId="7C611AB6">
      <w:pPr>
        <w:pStyle w:val="886"/>
        <w:pBdr/>
        <w:spacing w:after="80" w:before="200"/>
        <w:ind/>
        <w:rPr/>
      </w:pPr>
      <w:r>
        <w:rPr>
          <w:rFonts w:hint="default" w:ascii="Arial" w:hAnsi="Arial" w:eastAsia="Arial" w:cs="Arial"/>
          <w:b/>
          <w:color w:val="2e75b6"/>
          <w:sz w:val="28"/>
        </w:rPr>
        <w:t xml:space="preserve">29.3  Candidate Agent Shortlist</w:t>
      </w:r>
      <w:r/>
    </w:p>
    <w:p w14:paraId="45973C5C">
      <w:pPr>
        <w:pStyle w:val="886"/>
        <w:pBdr/>
        <w:spacing w:after="100" w:before="0"/>
        <w:ind/>
        <w:rPr/>
      </w:pPr>
      <w:r>
        <w:rPr>
          <w:rFonts w:hint="default" w:ascii="Arial" w:hAnsi="Arial" w:eastAsia="Arial" w:cs="Arial"/>
          <w:b w:val="0"/>
          <w:sz w:val="24"/>
        </w:rPr>
        <w:t xml:space="preserve">The following three candidate agents were presented to the SC at APR-2028 as the Phase D priority shortlist. The SC directed that full PD-CRIT assessments be completed and submitted at the Q3 2028 interim review.</w:t>
      </w:r>
      <w:r/>
    </w:p>
    <w:p w14:paraId="7A4F3487">
      <w:pPr>
        <w:pStyle w:val="886"/>
        <w:pBdr/>
        <w:spacing w:after="80" w:before="0"/>
        <w:ind w:left="400"/>
        <w:rPr/>
      </w:pPr>
      <w:r>
        <w:rPr>
          <w:rFonts w:hint="default" w:ascii="Arial" w:hAnsi="Arial" w:eastAsia="Arial" w:cs="Arial"/>
          <w:b/>
          <w:sz w:val="24"/>
        </w:rPr>
        <w:t xml:space="preserve">Ledger (#26):  </w:t>
      </w:r>
      <w:r>
        <w:rPr>
          <w:rFonts w:hint="default" w:ascii="Arial" w:hAnsi="Arial" w:eastAsia="Arial" w:cs="Arial"/>
          <w:sz w:val="24"/>
        </w:rPr>
        <w:t xml:space="preserve">Financial Analysis &amp; Reporting AI · Department: FIN/GM · Priority: P0</w:t>
      </w:r>
      <w:r>
        <w:rPr>
          <w:rFonts w:hint="default" w:ascii="Arial" w:hAnsi="Arial" w:eastAsia="Arial" w:cs="Arial"/>
          <w:sz w:val="24"/>
        </w:rPr>
        <w:t xml:space="preserve"> · Function: Automated financial reporting, budget variance analysis, cost forecasting, and FIN-to-GM KPI feeds. Key integrations: Pulse (KPI pipeline), Core (compliance), FIN system. Proposed SLA Group: D (high accuracy required). Target go-live: Q3 2028.</w:t>
      </w:r>
      <w:r/>
    </w:p>
    <w:p w14:paraId="073C5471">
      <w:pPr>
        <w:pStyle w:val="886"/>
        <w:pBdr/>
        <w:spacing w:after="80" w:before="0"/>
        <w:ind w:left="400"/>
        <w:rPr/>
      </w:pPr>
      <w:r>
        <w:rPr>
          <w:rFonts w:hint="default" w:ascii="Arial" w:hAnsi="Arial" w:eastAsia="Arial" w:cs="Arial"/>
          <w:b/>
          <w:sz w:val="24"/>
        </w:rPr>
        <w:t xml:space="preserve">Frame (#27):  </w:t>
      </w:r>
      <w:r>
        <w:rPr>
          <w:rFonts w:hint="default" w:ascii="Arial" w:hAnsi="Arial" w:eastAsia="Arial" w:cs="Arial"/>
          <w:sz w:val="24"/>
        </w:rPr>
        <w:t xml:space="preserve">Project Management AI · </w:t>
      </w:r>
      <w:r>
        <w:rPr>
          <w:rFonts w:hint="default" w:ascii="Arial" w:hAnsi="Arial" w:eastAsia="Arial" w:cs="Arial"/>
          <w:sz w:val="24"/>
        </w:rPr>
        <w:t xml:space="preserve">Department: PM/OPS · Priority: P0 · Function: Project timeline tracking, resource allocation optimisation, milestone reporting, and PM-to-OPS handoff automation. Key integrations: Ops, Pulse (KPI), PM system. Proposed SLA Group: C. Target go-live: Q4 2028.</w:t>
      </w:r>
      <w:r/>
    </w:p>
    <w:p w14:paraId="29DE8AA9">
      <w:pPr>
        <w:pStyle w:val="886"/>
        <w:pBdr/>
        <w:spacing w:after="80" w:before="0"/>
        <w:ind w:left="400"/>
        <w:rPr/>
      </w:pPr>
      <w:r>
        <w:rPr>
          <w:rFonts w:hint="default" w:ascii="Arial" w:hAnsi="Arial" w:eastAsia="Arial" w:cs="Arial"/>
          <w:b/>
          <w:sz w:val="24"/>
        </w:rPr>
        <w:t xml:space="preserve">Draft (#28):  </w:t>
      </w:r>
      <w:r>
        <w:rPr>
          <w:rFonts w:hint="default" w:ascii="Arial" w:hAnsi="Arial" w:eastAsia="Arial" w:cs="Arial"/>
          <w:sz w:val="24"/>
        </w:rPr>
        <w:t xml:space="preserve">Procurement Automation AI · Department: PROC/FIN · Priority: P1 · Function: Proc</w:t>
      </w:r>
      <w:r>
        <w:rPr>
          <w:rFonts w:hint="default" w:ascii="Arial" w:hAnsi="Arial" w:eastAsia="Arial" w:cs="Arial"/>
          <w:sz w:val="24"/>
        </w:rPr>
        <w:t xml:space="preserve">urement workflow automation, vendor management, purchase-order processing, and PROC-to-FIN reconciliation. Key integrations: Ledger (FIN feeds), vendor portals, PROC system. Proposed SLA Group: B (dependency on Ledger operational). Target go-live: Q1 2029.</w:t>
      </w:r>
      <w:r/>
    </w:p>
    <w:p w14:paraId="7A1AE7A9">
      <w:pPr>
        <w:pStyle w:val="886"/>
        <w:pBdr/>
        <w:spacing w:after="80" w:before="200"/>
        <w:ind/>
        <w:rPr/>
      </w:pPr>
      <w:r>
        <w:rPr>
          <w:rFonts w:hint="default" w:ascii="Arial" w:hAnsi="Arial" w:eastAsia="Arial" w:cs="Arial"/>
          <w:b/>
          <w:color w:val="2e75b6"/>
          <w:sz w:val="28"/>
        </w:rPr>
        <w:t xml:space="preserve">29.4  Candidate Assessment — Ledger (#26)</w:t>
      </w:r>
      <w:r/>
    </w:p>
    <w:p w14:paraId="345055CF">
      <w:pPr>
        <w:pStyle w:val="886"/>
        <w:pBdr/>
        <w:spacing w:after="100" w:before="0"/>
        <w:ind/>
        <w:rPr/>
      </w:pPr>
      <w:r>
        <w:rPr>
          <w:rFonts w:hint="default" w:ascii="Arial" w:hAnsi="Arial" w:eastAsia="Arial" w:cs="Arial"/>
          <w:b w:val="0"/>
          <w:sz w:val="24"/>
        </w:rPr>
        <w:t xml:space="preserve">Ledger is the highest-priority Phase D candidate, classified P0 due to direct impact on financial reporting accuracy across 13 departments. The FIN and GM department heads have provided formal sponsorship.</w:t>
      </w:r>
      <w:r/>
    </w:p>
    <w:p w14:paraId="6D993347">
      <w:pPr>
        <w:pStyle w:val="886"/>
        <w:pBdr/>
        <w:spacing w:after="80" w:before="0"/>
        <w:ind w:left="400"/>
        <w:rPr/>
      </w:pPr>
      <w:r>
        <w:rPr>
          <w:rFonts w:hint="default" w:ascii="Arial" w:hAnsi="Arial" w:eastAsia="Arial" w:cs="Arial"/>
          <w:b/>
          <w:sz w:val="24"/>
        </w:rPr>
        <w:t xml:space="preserve">PD-CRIT-01 (Business Case):  </w:t>
      </w:r>
      <w:r>
        <w:rPr>
          <w:rFonts w:hint="default" w:ascii="Arial" w:hAnsi="Arial" w:eastAsia="Arial" w:cs="Arial"/>
          <w:sz w:val="24"/>
        </w:rPr>
        <w:t xml:space="preserve">ROI estimated at 28% efficiency gain on monthly financial close process. Business case approved by Programme Director. STATUS: PASS.</w:t>
      </w:r>
      <w:r/>
    </w:p>
    <w:p w14:paraId="329506D6">
      <w:pPr>
        <w:pStyle w:val="886"/>
        <w:pBdr/>
        <w:spacing w:after="80" w:before="0"/>
        <w:ind w:left="400"/>
        <w:rPr/>
      </w:pPr>
      <w:r>
        <w:rPr>
          <w:rFonts w:hint="default" w:ascii="Arial" w:hAnsi="Arial" w:eastAsia="Arial" w:cs="Arial"/>
          <w:b/>
          <w:sz w:val="24"/>
        </w:rPr>
        <w:t xml:space="preserve">PD-CRIT-02 (Sponsorship):  </w:t>
      </w:r>
      <w:r>
        <w:rPr>
          <w:rFonts w:hint="default" w:ascii="Arial" w:hAnsi="Arial" w:eastAsia="Arial" w:cs="Arial"/>
          <w:sz w:val="24"/>
        </w:rPr>
        <w:t xml:space="preserve">FIN Director and GM Head confirmed as co-sponsors. Sponsorship letters lodged Q1 2028. STATUS: PASS.</w:t>
      </w:r>
      <w:r/>
    </w:p>
    <w:p w14:paraId="1D259684">
      <w:pPr>
        <w:pStyle w:val="886"/>
        <w:pBdr/>
        <w:spacing w:after="80" w:before="0"/>
        <w:ind w:left="400"/>
        <w:rPr/>
      </w:pPr>
      <w:r>
        <w:rPr>
          <w:rFonts w:hint="default" w:ascii="Arial" w:hAnsi="Arial" w:eastAsia="Arial" w:cs="Arial"/>
          <w:b/>
          <w:sz w:val="24"/>
        </w:rPr>
        <w:t xml:space="preserve">PD-CRIT-03 (Technical Integration):  </w:t>
      </w:r>
      <w:r>
        <w:rPr>
          <w:rFonts w:hint="default" w:ascii="Arial" w:hAnsi="Arial" w:eastAsia="Arial" w:cs="Arial"/>
          <w:sz w:val="24"/>
        </w:rPr>
        <w:t xml:space="preserve">TIA in progress; FIN system API connectivity confirmed. Pulse data pipeline interface defined. STATUS: IN PROGRESS — Q2 2028.</w:t>
      </w:r>
      <w:r/>
    </w:p>
    <w:p w14:paraId="2229161B">
      <w:pPr>
        <w:pStyle w:val="886"/>
        <w:pBdr/>
        <w:spacing w:after="80" w:before="0"/>
        <w:ind w:left="400"/>
        <w:rPr/>
      </w:pPr>
      <w:r>
        <w:rPr>
          <w:rFonts w:hint="default" w:ascii="Arial" w:hAnsi="Arial" w:eastAsia="Arial" w:cs="Arial"/>
          <w:b/>
          <w:sz w:val="24"/>
        </w:rPr>
        <w:t xml:space="preserve">PD-CRIT-04 (Training Plan):  </w:t>
      </w:r>
      <w:r>
        <w:rPr>
          <w:rFonts w:hint="default" w:ascii="Arial" w:hAnsi="Arial" w:eastAsia="Arial" w:cs="Arial"/>
          <w:sz w:val="24"/>
        </w:rPr>
        <w:t xml:space="preserve">Finance team training plan draft submitted; UAT protocol under review. STATUS: CONDITIONAL — finalise by Q3 2028.</w:t>
      </w:r>
      <w:r/>
    </w:p>
    <w:p w14:paraId="6648A4B2">
      <w:pPr>
        <w:pStyle w:val="886"/>
        <w:pBdr/>
        <w:spacing w:after="80" w:before="0"/>
        <w:ind w:left="400"/>
        <w:rPr/>
      </w:pPr>
      <w:r>
        <w:rPr>
          <w:rFonts w:hint="default" w:ascii="Arial" w:hAnsi="Arial" w:eastAsia="Arial" w:cs="Arial"/>
          <w:b/>
          <w:sz w:val="24"/>
        </w:rPr>
        <w:t xml:space="preserve">PD-CRIT-05 (Budget):  </w:t>
      </w:r>
      <w:r>
        <w:rPr>
          <w:rFonts w:hint="default" w:ascii="Arial" w:hAnsi="Arial" w:eastAsia="Arial" w:cs="Arial"/>
          <w:sz w:val="24"/>
        </w:rPr>
        <w:t xml:space="preserve">AMD-002 budget envelope allocation confirmed by Finance Director. Development budget approved. STATUS: PASS.</w:t>
      </w:r>
      <w:r/>
    </w:p>
    <w:p w14:paraId="49E1CE1B">
      <w:pPr>
        <w:pStyle w:val="886"/>
        <w:pBdr/>
        <w:spacing w:after="80" w:before="0"/>
        <w:ind w:left="400"/>
        <w:rPr/>
      </w:pPr>
      <w:r>
        <w:rPr>
          <w:rFonts w:hint="default" w:ascii="Arial" w:hAnsi="Arial" w:eastAsia="Arial" w:cs="Arial"/>
          <w:b/>
          <w:sz w:val="24"/>
        </w:rPr>
        <w:t xml:space="preserve">Overall Assessment:  </w:t>
      </w:r>
      <w:r>
        <w:rPr>
          <w:rFonts w:hint="default" w:ascii="Arial" w:hAnsi="Arial" w:eastAsia="Arial" w:cs="Arial"/>
          <w:sz w:val="24"/>
        </w:rPr>
        <w:t xml:space="preserve">CONDITIONAL GO — PD-CRIT-03 and PD-CRIT-04 to be resolved by Q3 2028 interim review. Development may begin on non-integration components.</w:t>
      </w:r>
      <w:r/>
    </w:p>
    <w:p w14:paraId="0C19BA47">
      <w:pPr>
        <w:pStyle w:val="886"/>
        <w:pBdr/>
        <w:spacing w:after="80" w:before="200"/>
        <w:ind/>
        <w:rPr/>
      </w:pPr>
      <w:r>
        <w:rPr>
          <w:rFonts w:hint="default" w:ascii="Arial" w:hAnsi="Arial" w:eastAsia="Arial" w:cs="Arial"/>
          <w:b/>
          <w:color w:val="2e75b6"/>
          <w:sz w:val="28"/>
        </w:rPr>
        <w:t xml:space="preserve">29.5  Candidate Assessment — Frame (#27)</w:t>
      </w:r>
      <w:r/>
    </w:p>
    <w:p w14:paraId="004ED08B">
      <w:pPr>
        <w:pStyle w:val="886"/>
        <w:pBdr/>
        <w:spacing w:after="100" w:before="0"/>
        <w:ind/>
        <w:rPr/>
      </w:pPr>
      <w:r>
        <w:rPr>
          <w:rFonts w:hint="default" w:ascii="Arial" w:hAnsi="Arial" w:eastAsia="Arial" w:cs="Arial"/>
          <w:b w:val="0"/>
          <w:sz w:val="24"/>
        </w:rPr>
        <w:t xml:space="preserve">Frame addresses the PM department's need for automated project timeline management and resource optimisation. Priority P0 reflects the strategic importance of PM–OPS coordination across DAPH construction and installation projects.</w:t>
      </w:r>
      <w:r/>
    </w:p>
    <w:p w14:paraId="021ACE1C">
      <w:pPr>
        <w:pStyle w:val="886"/>
        <w:pBdr/>
        <w:spacing w:after="80" w:before="0"/>
        <w:ind w:left="400"/>
        <w:rPr/>
      </w:pPr>
      <w:r>
        <w:rPr>
          <w:rFonts w:hint="default" w:ascii="Arial" w:hAnsi="Arial" w:eastAsia="Arial" w:cs="Arial"/>
          <w:b/>
          <w:sz w:val="24"/>
        </w:rPr>
        <w:t xml:space="preserve">PD-CRIT-01 (Business Case):  </w:t>
      </w:r>
      <w:r>
        <w:rPr>
          <w:rFonts w:hint="default" w:ascii="Arial" w:hAnsi="Arial" w:eastAsia="Arial" w:cs="Arial"/>
          <w:sz w:val="24"/>
        </w:rPr>
        <w:t xml:space="preserve">ROI estimated at 22% reduction in project overrun rate. Business case validated. STATUS: PASS.</w:t>
      </w:r>
      <w:r/>
    </w:p>
    <w:p w14:paraId="7B4F0DF2">
      <w:pPr>
        <w:pStyle w:val="886"/>
        <w:pBdr/>
        <w:spacing w:after="80" w:before="0"/>
        <w:ind w:left="400"/>
        <w:rPr/>
      </w:pPr>
      <w:r>
        <w:rPr>
          <w:rFonts w:hint="default" w:ascii="Arial" w:hAnsi="Arial" w:eastAsia="Arial" w:cs="Arial"/>
          <w:b/>
          <w:sz w:val="24"/>
        </w:rPr>
        <w:t xml:space="preserve">PD-CRIT-02 (Sponsorship):  </w:t>
      </w:r>
      <w:r>
        <w:rPr>
          <w:rFonts w:hint="default" w:ascii="Arial" w:hAnsi="Arial" w:eastAsia="Arial" w:cs="Arial"/>
          <w:sz w:val="24"/>
        </w:rPr>
        <w:t xml:space="preserve">PM Head confirmed as sponsor; OPS Head as secondary sponsor. Formal letters lodged Q1 2028. STATUS: PASS.</w:t>
      </w:r>
      <w:r/>
    </w:p>
    <w:p w14:paraId="153830D8">
      <w:pPr>
        <w:pStyle w:val="886"/>
        <w:pBdr/>
        <w:spacing w:after="80" w:before="0"/>
        <w:ind w:left="400"/>
        <w:rPr/>
      </w:pPr>
      <w:r>
        <w:rPr>
          <w:rFonts w:hint="default" w:ascii="Arial" w:hAnsi="Arial" w:eastAsia="Arial" w:cs="Arial"/>
          <w:b/>
          <w:sz w:val="24"/>
        </w:rPr>
        <w:t xml:space="preserve">PD-CRIT-03 (Technical Integration):  </w:t>
      </w:r>
      <w:r>
        <w:rPr>
          <w:rFonts w:hint="default" w:ascii="Arial" w:hAnsi="Arial" w:eastAsia="Arial" w:cs="Arial"/>
          <w:sz w:val="24"/>
        </w:rPr>
        <w:t xml:space="preserve">PM system API assessment pending vendor confirmation. Ops integration pathway defined. STATUS: IN PROGRESS — Q2 2028.</w:t>
      </w:r>
      <w:r/>
    </w:p>
    <w:p w14:paraId="0BB59CCB">
      <w:pPr>
        <w:pStyle w:val="886"/>
        <w:pBdr/>
        <w:spacing w:after="80" w:before="0"/>
        <w:ind w:left="400"/>
        <w:rPr/>
      </w:pPr>
      <w:r>
        <w:rPr>
          <w:rFonts w:hint="default" w:ascii="Arial" w:hAnsi="Arial" w:eastAsia="Arial" w:cs="Arial"/>
          <w:b/>
          <w:sz w:val="24"/>
        </w:rPr>
        <w:t xml:space="preserve">PD-CRIT-04 (Training Plan):  </w:t>
      </w:r>
      <w:r>
        <w:rPr>
          <w:rFonts w:hint="default" w:ascii="Arial" w:hAnsi="Arial" w:eastAsia="Arial" w:cs="Arial"/>
          <w:sz w:val="24"/>
        </w:rPr>
        <w:t xml:space="preserve">Not yet submitted. PM team change management assessment scheduled Q2 2028. STATUS: PENDING.</w:t>
      </w:r>
      <w:r/>
    </w:p>
    <w:p w14:paraId="3F279C43">
      <w:pPr>
        <w:pStyle w:val="886"/>
        <w:pBdr/>
        <w:spacing w:after="80" w:before="0"/>
        <w:ind w:left="400"/>
        <w:rPr/>
      </w:pPr>
      <w:r>
        <w:rPr>
          <w:rFonts w:hint="default" w:ascii="Arial" w:hAnsi="Arial" w:eastAsia="Arial" w:cs="Arial"/>
          <w:b/>
          <w:sz w:val="24"/>
        </w:rPr>
        <w:t xml:space="preserve">PD-CRIT-05 (Budget):  </w:t>
      </w:r>
      <w:r>
        <w:rPr>
          <w:rFonts w:hint="default" w:ascii="Arial" w:hAnsi="Arial" w:eastAsia="Arial" w:cs="Arial"/>
          <w:sz w:val="24"/>
        </w:rPr>
        <w:t xml:space="preserve">Budget allocation confirmed within AMD-002 envelope. STATUS: PASS.</w:t>
      </w:r>
      <w:r/>
    </w:p>
    <w:p w14:paraId="34CF7B00">
      <w:pPr>
        <w:pStyle w:val="886"/>
        <w:pBdr/>
        <w:spacing w:after="80" w:before="0"/>
        <w:ind w:left="400"/>
        <w:rPr/>
      </w:pPr>
      <w:r>
        <w:rPr>
          <w:rFonts w:hint="default" w:ascii="Arial" w:hAnsi="Arial" w:eastAsia="Arial" w:cs="Arial"/>
          <w:b/>
          <w:sz w:val="24"/>
        </w:rPr>
        <w:t xml:space="preserve">Overall Assessment:  </w:t>
      </w:r>
      <w:r>
        <w:rPr>
          <w:rFonts w:hint="default" w:ascii="Arial" w:hAnsi="Arial" w:eastAsia="Arial" w:cs="Arial"/>
          <w:sz w:val="24"/>
        </w:rPr>
        <w:t xml:space="preserve">PENDING — PD-CRIT-03 and PD-CRIT-04 outstanding. Full submission expected at Q3 2028 interim review. Target go-live Q4 2028 remains achievable.</w:t>
      </w:r>
      <w:r/>
    </w:p>
    <w:p w14:paraId="4A6E7D83">
      <w:pPr>
        <w:pStyle w:val="886"/>
        <w:pBdr/>
        <w:spacing w:after="80" w:before="200"/>
        <w:ind/>
        <w:rPr/>
      </w:pPr>
      <w:r>
        <w:rPr>
          <w:rFonts w:hint="default" w:ascii="Arial" w:hAnsi="Arial" w:eastAsia="Arial" w:cs="Arial"/>
          <w:b/>
          <w:color w:val="2e75b6"/>
          <w:sz w:val="28"/>
        </w:rPr>
        <w:t xml:space="preserve">29.6  Candidate Assessment — Draft (#28)</w:t>
      </w:r>
      <w:r/>
    </w:p>
    <w:p w14:paraId="1BDEB8CA">
      <w:pPr>
        <w:pStyle w:val="886"/>
        <w:pBdr/>
        <w:spacing w:after="100" w:before="0"/>
        <w:ind/>
        <w:rPr/>
      </w:pPr>
      <w:r>
        <w:rPr>
          <w:rFonts w:hint="default" w:ascii="Arial" w:hAnsi="Arial" w:eastAsia="Arial" w:cs="Arial"/>
          <w:b w:val="0"/>
          <w:sz w:val="24"/>
        </w:rPr>
        <w:t xml:space="preserve">Draft automates the PROC department's procurement lifecycle, reducing manual processing time and vendor management overhead. Priority P1 reflects dependency on Ledger (#26) becoming operational before Draft can deliver full FIN reconciliation.</w:t>
      </w:r>
      <w:r/>
    </w:p>
    <w:p w14:paraId="61BAC160">
      <w:pPr>
        <w:pStyle w:val="886"/>
        <w:pBdr/>
        <w:spacing w:after="80" w:before="0"/>
        <w:ind w:left="400"/>
        <w:rPr/>
      </w:pPr>
      <w:r>
        <w:rPr>
          <w:rFonts w:hint="default" w:ascii="Arial" w:hAnsi="Arial" w:eastAsia="Arial" w:cs="Arial"/>
          <w:b/>
          <w:sz w:val="24"/>
        </w:rPr>
        <w:t xml:space="preserve">PD-CRIT-01 (Business Case):  </w:t>
      </w:r>
      <w:r>
        <w:rPr>
          <w:rFonts w:hint="default" w:ascii="Arial" w:hAnsi="Arial" w:eastAsia="Arial" w:cs="Arial"/>
          <w:sz w:val="24"/>
        </w:rPr>
        <w:t xml:space="preserve">ROI estimated at 35% reduction in procurement cycle time. Business case approved. STATUS: PASS.</w:t>
      </w:r>
      <w:r/>
    </w:p>
    <w:p w14:paraId="52C5D951">
      <w:pPr>
        <w:pStyle w:val="886"/>
        <w:pBdr/>
        <w:spacing w:after="80" w:before="0"/>
        <w:ind w:left="400"/>
        <w:rPr/>
      </w:pPr>
      <w:r>
        <w:rPr>
          <w:rFonts w:hint="default" w:ascii="Arial" w:hAnsi="Arial" w:eastAsia="Arial" w:cs="Arial"/>
          <w:b/>
          <w:sz w:val="24"/>
        </w:rPr>
        <w:t xml:space="preserve">PD-CRIT-02 (Sponsorship):  </w:t>
      </w:r>
      <w:r>
        <w:rPr>
          <w:rFonts w:hint="default" w:ascii="Arial" w:hAnsi="Arial" w:eastAsia="Arial" w:cs="Arial"/>
          <w:sz w:val="24"/>
        </w:rPr>
        <w:t xml:space="preserve">PROC Head confirmed as sponsor; FIN Director as secondary. Dependency on Ledger noted in sponsorship letter. STATUS: PASS.</w:t>
      </w:r>
      <w:r/>
    </w:p>
    <w:p w14:paraId="20D2AD27">
      <w:pPr>
        <w:pStyle w:val="886"/>
        <w:pBdr/>
        <w:spacing w:after="80" w:before="0"/>
        <w:ind w:left="400"/>
        <w:rPr/>
      </w:pPr>
      <w:r>
        <w:rPr>
          <w:rFonts w:hint="default" w:ascii="Arial" w:hAnsi="Arial" w:eastAsia="Arial" w:cs="Arial"/>
          <w:b/>
          <w:sz w:val="24"/>
        </w:rPr>
        <w:t xml:space="preserve">PD-CRIT-03 (Technical Integration):  </w:t>
      </w:r>
      <w:r>
        <w:rPr>
          <w:rFonts w:hint="default" w:ascii="Arial" w:hAnsi="Arial" w:eastAsia="Arial" w:cs="Arial"/>
          <w:sz w:val="24"/>
        </w:rPr>
        <w:t xml:space="preserve">Vendor portal API compatibility assessment in progress. Ledger integration pathway cannot be finalised until Ledger is operational. STATUS: BLOCKED pending Ledger go-live.</w:t>
      </w:r>
      <w:r/>
    </w:p>
    <w:p w14:paraId="0D8574FF">
      <w:pPr>
        <w:pStyle w:val="886"/>
        <w:pBdr/>
        <w:spacing w:after="80" w:before="0"/>
        <w:ind w:left="400"/>
        <w:rPr/>
      </w:pPr>
      <w:r>
        <w:rPr>
          <w:rFonts w:hint="default" w:ascii="Arial" w:hAnsi="Arial" w:eastAsia="Arial" w:cs="Arial"/>
          <w:b/>
          <w:sz w:val="24"/>
        </w:rPr>
        <w:t xml:space="preserve">PD-CRIT-04 (Training Plan):  </w:t>
      </w:r>
      <w:r>
        <w:rPr>
          <w:rFonts w:hint="default" w:ascii="Arial" w:hAnsi="Arial" w:eastAsia="Arial" w:cs="Arial"/>
          <w:sz w:val="24"/>
        </w:rPr>
        <w:t xml:space="preserve">Not yet submitted. Scheduled Q4 2028 after Ledger go-live confirmed. STATUS: PENDING.</w:t>
      </w:r>
      <w:r/>
    </w:p>
    <w:p w14:paraId="5E2928E6">
      <w:pPr>
        <w:pStyle w:val="886"/>
        <w:pBdr/>
        <w:spacing w:after="80" w:before="0"/>
        <w:ind w:left="400"/>
        <w:rPr/>
      </w:pPr>
      <w:r>
        <w:rPr>
          <w:rFonts w:hint="default" w:ascii="Arial" w:hAnsi="Arial" w:eastAsia="Arial" w:cs="Arial"/>
          <w:b/>
          <w:sz w:val="24"/>
        </w:rPr>
        <w:t xml:space="preserve">PD-CRIT-05 (Budget):  </w:t>
      </w:r>
      <w:r>
        <w:rPr>
          <w:rFonts w:hint="default" w:ascii="Arial" w:hAnsi="Arial" w:eastAsia="Arial" w:cs="Arial"/>
          <w:sz w:val="24"/>
        </w:rPr>
        <w:t xml:space="preserve">Budget allocation confirmed. STATUS: PASS.</w:t>
      </w:r>
      <w:r/>
    </w:p>
    <w:p w14:paraId="328138C2">
      <w:pPr>
        <w:pStyle w:val="886"/>
        <w:pBdr/>
        <w:spacing w:after="80" w:before="0"/>
        <w:ind w:left="400"/>
        <w:rPr/>
      </w:pPr>
      <w:r>
        <w:rPr>
          <w:rFonts w:hint="default" w:ascii="Arial" w:hAnsi="Arial" w:eastAsia="Arial" w:cs="Arial"/>
          <w:b/>
          <w:sz w:val="24"/>
        </w:rPr>
        <w:t xml:space="preserve">Overall Assessment:  </w:t>
      </w:r>
      <w:r>
        <w:rPr>
          <w:rFonts w:hint="default" w:ascii="Arial" w:hAnsi="Arial" w:eastAsia="Arial" w:cs="Arial"/>
          <w:sz w:val="24"/>
        </w:rPr>
        <w:t xml:space="preserve">DEFER pending Ledger go-live. Full PD-CRIT submission at Q4 2028 SC review. Target go-live Q1 2029 subject to Ledger operational by Q3 2028.</w:t>
      </w:r>
      <w:r/>
    </w:p>
    <w:p w14:paraId="1A18B4ED">
      <w:pPr>
        <w:pStyle w:val="886"/>
        <w:pBdr/>
        <w:spacing w:after="80" w:before="200"/>
        <w:ind/>
        <w:rPr/>
      </w:pPr>
      <w:r>
        <w:rPr>
          <w:rFonts w:hint="default" w:ascii="Arial" w:hAnsi="Arial" w:eastAsia="Arial" w:cs="Arial"/>
          <w:b/>
          <w:color w:val="2e75b6"/>
          <w:sz w:val="28"/>
        </w:rPr>
        <w:t xml:space="preserve">29.7  SC Decision &amp; Phase D Milestones</w:t>
      </w:r>
      <w:r/>
    </w:p>
    <w:p w14:paraId="3F60082F">
      <w:pPr>
        <w:pStyle w:val="886"/>
        <w:pBdr/>
        <w:spacing w:after="100" w:before="0"/>
        <w:ind/>
        <w:rPr/>
      </w:pPr>
      <w:r>
        <w:rPr>
          <w:rFonts w:hint="default" w:ascii="Arial" w:hAnsi="Arial" w:eastAsia="Arial" w:cs="Arial"/>
          <w:b w:val="0"/>
          <w:sz w:val="24"/>
        </w:rPr>
        <w:t xml:space="preserve">The Steering Committee will make formal Phase D go/no-go decisions at the Q3 2028 interim AMD-002 review (APR-M3) based on completed PD-CRIT submissions. The following milestone schedule governs Phase D execution:</w:t>
      </w:r>
      <w:r/>
    </w:p>
    <w:p w14:paraId="515531E8">
      <w:pPr>
        <w:pStyle w:val="886"/>
        <w:pBdr/>
        <w:spacing w:after="80" w:before="0"/>
        <w:ind w:left="400"/>
        <w:rPr/>
      </w:pPr>
      <w:r>
        <w:rPr>
          <w:rFonts w:hint="default" w:ascii="Arial" w:hAnsi="Arial" w:eastAsia="Arial" w:cs="Arial"/>
          <w:b/>
          <w:sz w:val="24"/>
        </w:rPr>
        <w:t xml:space="preserve">PD-M1 (Q2 2028):  </w:t>
      </w:r>
      <w:r>
        <w:rPr>
          <w:rFonts w:hint="default" w:ascii="Arial" w:hAnsi="Arial" w:eastAsia="Arial" w:cs="Arial"/>
          <w:sz w:val="24"/>
        </w:rPr>
        <w:t xml:space="preserve">Ledger PD-CRIT-03 and PD-CRIT-04 completed. Frame PD-CRIT-03 vendor confirmation received. Full shortlist documentation submitted to SC secretariat.</w:t>
      </w:r>
      <w:r/>
    </w:p>
    <w:p w14:paraId="46BB5D51">
      <w:pPr>
        <w:pStyle w:val="886"/>
        <w:pBdr/>
        <w:spacing w:after="80" w:before="0"/>
        <w:ind w:left="400"/>
        <w:rPr/>
      </w:pPr>
      <w:r>
        <w:rPr>
          <w:rFonts w:hint="default" w:ascii="Arial" w:hAnsi="Arial" w:eastAsia="Arial" w:cs="Arial"/>
          <w:b/>
          <w:sz w:val="24"/>
        </w:rPr>
        <w:t xml:space="preserve">PD-M2 (Q3 2028):  </w:t>
      </w:r>
      <w:r>
        <w:rPr>
          <w:rFonts w:hint="default" w:ascii="Arial" w:hAnsi="Arial" w:eastAsia="Arial" w:cs="Arial"/>
          <w:sz w:val="24"/>
        </w:rPr>
        <w:t xml:space="preserve">Q3 2028 AMD-002 interim review — SC formal go/no-go for Ledger and Frame. Draft assessment status reviewed; blocked dependency noted. Ledger development authorised on SC approval.</w:t>
      </w:r>
      <w:r/>
    </w:p>
    <w:p w14:paraId="02CED72A">
      <w:pPr>
        <w:pStyle w:val="886"/>
        <w:pBdr/>
        <w:spacing w:after="80" w:before="0"/>
        <w:ind w:left="400"/>
        <w:rPr/>
      </w:pPr>
      <w:r>
        <w:rPr>
          <w:rFonts w:hint="default" w:ascii="Arial" w:hAnsi="Arial" w:eastAsia="Arial" w:cs="Arial"/>
          <w:b/>
          <w:sz w:val="24"/>
        </w:rPr>
        <w:t xml:space="preserve">PD-M3 (Q3 2028):  </w:t>
      </w:r>
      <w:r>
        <w:rPr>
          <w:rFonts w:hint="default" w:ascii="Arial" w:hAnsi="Arial" w:eastAsia="Arial" w:cs="Arial"/>
          <w:sz w:val="24"/>
        </w:rPr>
        <w:t xml:space="preserve">Ledger development and integration testing commences. Frame training and change management plan finalised. Infrastructure scaling (WS3) assessment completed.</w:t>
      </w:r>
      <w:r/>
    </w:p>
    <w:p w14:paraId="57F80127">
      <w:pPr>
        <w:pStyle w:val="886"/>
        <w:pBdr/>
        <w:spacing w:after="80" w:before="0"/>
        <w:ind w:left="400"/>
        <w:rPr/>
      </w:pPr>
      <w:r>
        <w:rPr>
          <w:rFonts w:hint="default" w:ascii="Arial" w:hAnsi="Arial" w:eastAsia="Arial" w:cs="Arial"/>
          <w:b/>
          <w:sz w:val="24"/>
        </w:rPr>
        <w:t xml:space="preserve">PD-M4 (Q4 2028):  </w:t>
      </w:r>
      <w:r>
        <w:rPr>
          <w:rFonts w:hint="default" w:ascii="Arial" w:hAnsi="Arial" w:eastAsia="Arial" w:cs="Arial"/>
          <w:sz w:val="24"/>
        </w:rPr>
        <w:t xml:space="preserve">Ledger go-live (target Q3 2028 — confirm at PD-M3 review). Frame development commences; Draft PD-CRIT-03 unblocked. Frame UAT completed; Frame go-live Q4 2028.</w:t>
      </w:r>
      <w:r/>
    </w:p>
    <w:p w14:paraId="602B4D6A">
      <w:pPr>
        <w:pStyle w:val="886"/>
        <w:pBdr/>
        <w:spacing w:after="80" w:before="0"/>
        <w:ind w:left="400"/>
        <w:rPr/>
      </w:pPr>
      <w:r>
        <w:rPr>
          <w:rFonts w:hint="default" w:ascii="Arial" w:hAnsi="Arial" w:eastAsia="Arial" w:cs="Arial"/>
          <w:b/>
          <w:sz w:val="24"/>
        </w:rPr>
        <w:t xml:space="preserve">PD-M5 (Q1 2029):  </w:t>
      </w:r>
      <w:r>
        <w:rPr>
          <w:rFonts w:hint="default" w:ascii="Arial" w:hAnsi="Arial" w:eastAsia="Arial" w:cs="Arial"/>
          <w:sz w:val="24"/>
        </w:rPr>
        <w:t xml:space="preserve">Draft go-live (Q1 2029, subject to PD-CRIT-03 resolution). All Phase D agents (#26 Ledger, #27 Frame, #28 Draft) operational — programme expanded to 28 agents if all three commissioned. Full Phase D performance review at APR-2029.</w:t>
      </w:r>
      <w:r/>
    </w:p>
    <w:p w14:paraId="7CE7C996">
      <w:pPr>
        <w:pStyle w:val="886"/>
        <w:pBdr/>
        <w:spacing w:after="100" w:before="0"/>
        <w:ind/>
        <w:rPr/>
      </w:pPr>
      <w:r>
        <w:rPr>
          <w:rFonts w:hint="default" w:ascii="Arial" w:hAnsi="Arial" w:eastAsia="Arial" w:cs="Arial"/>
          <w:b w:val="0"/>
          <w:sz w:val="24"/>
        </w:rPr>
        <w:t xml:space="preserve">Phase D milestone outcomes are reported to the SC at each milestone gate. Any PD-CRIT failure or </w:t>
      </w:r>
      <w:r>
        <w:rPr>
          <w:rFonts w:hint="default" w:ascii="Arial" w:hAnsi="Arial" w:eastAsia="Arial" w:cs="Arial"/>
          <w:b w:val="0"/>
          <w:sz w:val="24"/>
        </w:rPr>
        <w:t xml:space="preserve">budget overrun triggers an immediate SC escalation per the Incident Response protocol in Section 18. Phase D go-live sign-off records will be documented in a future section following the pattern established in Section 26 (Phase B Go-Live Sign-off Records).</w:t>
      </w:r>
      <w:r/>
    </w:p>
    <w:p w14:paraId="13643D1F">
      <w:pPr>
        <w:pStyle w:val="886"/>
        <w:pBdr/>
        <w:spacing w:after="0" w:before="0"/>
        <w:ind/>
        <w:rPr/>
      </w:pPr>
      <w:r>
        <w:rPr>
          <w:rFonts w:hint="default" w:ascii="Arial" w:hAnsi="Arial" w:eastAsia="Arial" w:cs="Arial"/>
          <w:b w:val="0"/>
          <w:sz w:val="24"/>
        </w:rPr>
      </w:r>
      <w:r/>
    </w:p>
    <w:p w14:paraId="7E1F81BC">
      <w:pPr>
        <w:pStyle w:val="886"/>
        <w:pBdr/>
        <w:spacing w:after="0" w:before="0"/>
        <w:ind/>
        <w:rPr/>
      </w:pPr>
      <w:r>
        <w:rPr>
          <w:rFonts w:hint="default" w:ascii="Arial" w:hAnsi="Arial" w:eastAsia="Arial" w:cs="Arial"/>
          <w:b w:val="0"/>
          <w:sz w:val="24"/>
        </w:rPr>
      </w:r>
      <w:r/>
    </w:p>
    <w:p w14:paraId="2BD48158">
      <w:pPr>
        <w:pStyle w:val="886"/>
        <w:pBdr/>
        <w:spacing w:after="100" w:before="320"/>
        <w:ind/>
        <w:rPr/>
      </w:pPr>
      <w:r>
        <w:rPr>
          <w:rFonts w:hint="default" w:ascii="Arial" w:hAnsi="Arial" w:eastAsia="Arial" w:cs="Arial"/>
          <w:b/>
          <w:color w:val="1f2d5a"/>
          <w:sz w:val="36"/>
        </w:rPr>
        <w:t xml:space="preserve">30. Phase D Go-Live Sign-off Records — Ledger and Frame</w:t>
      </w:r>
      <w:r/>
    </w:p>
    <w:p w14:paraId="26BE53E6">
      <w:pPr>
        <w:pStyle w:val="886"/>
        <w:pBdr/>
        <w:spacing w:after="80" w:before="200"/>
        <w:ind/>
        <w:rPr/>
      </w:pPr>
      <w:r>
        <w:rPr>
          <w:rFonts w:hint="default" w:ascii="Arial" w:hAnsi="Arial" w:eastAsia="Arial" w:cs="Arial"/>
          <w:b/>
          <w:color w:val="2e75b6"/>
          <w:sz w:val="28"/>
        </w:rPr>
        <w:t xml:space="preserve">30.1  Overview</w:t>
      </w:r>
      <w:r/>
    </w:p>
    <w:p w14:paraId="544608B2">
      <w:pPr>
        <w:pStyle w:val="886"/>
        <w:pBdr/>
        <w:spacing w:after="100" w:before="0"/>
        <w:ind/>
        <w:rPr/>
      </w:pPr>
      <w:r>
        <w:rPr>
          <w:rFonts w:hint="default" w:ascii="Arial" w:hAnsi="Arial" w:eastAsia="Arial" w:cs="Arial"/>
          <w:b w:val="0"/>
          <w:sz w:val="24"/>
        </w:rPr>
        <w:t xml:space="preserve">This section records the formal go-live sign-off for Ledger (#26) and Frame (#27), the two P0-priority Phase D agents authorised under AMD-002-WS2. Sign-off records follow the framework establ</w:t>
      </w:r>
      <w:r>
        <w:rPr>
          <w:rFonts w:hint="default" w:ascii="Arial" w:hAnsi="Arial" w:eastAsia="Arial" w:cs="Arial"/>
          <w:b w:val="0"/>
          <w:sz w:val="24"/>
        </w:rPr>
        <w:t xml:space="preserve">ished in Section 26 (Phase B Go-Live Sign-off Records), applying the Phase D commissioning criteria (PD-CRIT-01 through PD-CRIT-05) as the qualification standard. Each agent underwent a six-check technical evaluation (TEC) prior to SC approval for go-live.</w:t>
      </w:r>
      <w:r/>
    </w:p>
    <w:p w14:paraId="7F94091A">
      <w:pPr>
        <w:pStyle w:val="886"/>
        <w:pBdr/>
        <w:spacing w:after="80" w:before="0"/>
        <w:ind w:left="400"/>
        <w:rPr/>
      </w:pPr>
      <w:r>
        <w:rPr>
          <w:rFonts w:hint="default" w:ascii="Arial" w:hAnsi="Arial" w:eastAsia="Arial" w:cs="Arial"/>
          <w:b/>
          <w:sz w:val="24"/>
        </w:rPr>
        <w:t xml:space="preserve">Authority:  </w:t>
      </w:r>
      <w:r>
        <w:rPr>
          <w:rFonts w:hint="default" w:ascii="Arial" w:hAnsi="Arial" w:eastAsia="Arial" w:cs="Arial"/>
          <w:sz w:val="24"/>
        </w:rPr>
        <w:t xml:space="preserve">SC decisions SC-2028-05 (Ledger, Q3 2028) and SC-2028-06 (Frame, Q4 2028). Both decisions recorded by SC secretariat and Programme Director.</w:t>
      </w:r>
      <w:r/>
    </w:p>
    <w:p w14:paraId="03437551">
      <w:pPr>
        <w:pStyle w:val="886"/>
        <w:pBdr/>
        <w:spacing w:after="80" w:before="0"/>
        <w:ind w:left="400"/>
        <w:rPr/>
      </w:pPr>
      <w:r>
        <w:rPr>
          <w:rFonts w:hint="default" w:ascii="Arial" w:hAnsi="Arial" w:eastAsia="Arial" w:cs="Arial"/>
          <w:b/>
          <w:sz w:val="24"/>
        </w:rPr>
        <w:t xml:space="preserve">Scope:  </w:t>
      </w:r>
      <w:r>
        <w:rPr>
          <w:rFonts w:hint="default" w:ascii="Arial" w:hAnsi="Arial" w:eastAsia="Arial" w:cs="Arial"/>
          <w:sz w:val="24"/>
        </w:rPr>
        <w:t xml:space="preserve">This section covers Ledger and Frame only. Draft (#28) commissioning and go-live will be recorded in a subsequent section following PD-CRIT-03 resolution and Q1 2029 go-live.</w:t>
      </w:r>
      <w:r/>
    </w:p>
    <w:p w14:paraId="28EA66A8">
      <w:pPr>
        <w:pStyle w:val="886"/>
        <w:pBdr/>
        <w:spacing w:after="80" w:before="0"/>
        <w:ind w:left="400"/>
        <w:rPr/>
      </w:pPr>
      <w:r>
        <w:rPr>
          <w:rFonts w:hint="default" w:ascii="Arial" w:hAnsi="Arial" w:eastAsia="Arial" w:cs="Arial"/>
          <w:b/>
          <w:sz w:val="24"/>
        </w:rPr>
        <w:t xml:space="preserve">Post-Go-Live State:  </w:t>
      </w:r>
      <w:r>
        <w:rPr>
          <w:rFonts w:hint="default" w:ascii="Arial" w:hAnsi="Arial" w:eastAsia="Arial" w:cs="Arial"/>
          <w:sz w:val="24"/>
        </w:rPr>
        <w:t xml:space="preserve">Following Ledger and Frame go-live, the programme expanded to 27 live agents. Draft (#28) status is reported in Section 30.5 below.</w:t>
      </w:r>
      <w:r/>
    </w:p>
    <w:p w14:paraId="6D228E8D">
      <w:pPr>
        <w:pStyle w:val="886"/>
        <w:pBdr/>
        <w:spacing w:after="80" w:before="200"/>
        <w:ind/>
        <w:rPr/>
      </w:pPr>
      <w:r>
        <w:rPr>
          <w:rFonts w:hint="default" w:ascii="Arial" w:hAnsi="Arial" w:eastAsia="Arial" w:cs="Arial"/>
          <w:b/>
          <w:color w:val="2e75b6"/>
          <w:sz w:val="28"/>
        </w:rPr>
        <w:t xml:space="preserve">30.2  Go-Live Sign-off — Ledger (#26) Financial Analysis &amp; Reporting AI</w:t>
      </w:r>
      <w:r/>
    </w:p>
    <w:p w14:paraId="1D3881B1">
      <w:pPr>
        <w:pStyle w:val="886"/>
        <w:pBdr/>
        <w:spacing w:after="100" w:before="0"/>
        <w:ind/>
        <w:rPr/>
      </w:pPr>
      <w:r>
        <w:rPr>
          <w:rFonts w:hint="default" w:ascii="Arial" w:hAnsi="Arial" w:eastAsia="Arial" w:cs="Arial"/>
          <w:b w:val="0"/>
          <w:sz w:val="24"/>
        </w:rPr>
        <w:t xml:space="preserve">Ledger (#26) achieved conditional go authorisation at the Q3 2028 AMD-002 interim review following resolution of PD-CRIT-03 (TIA completed) and PD-CRIT-04 (training plan finalised). The SC issued SC-2028-05 authorising Ledger go-live, effective Q3 2028.</w:t>
      </w:r>
      <w:r/>
    </w:p>
    <w:p w14:paraId="54B9A949">
      <w:pPr>
        <w:pStyle w:val="886"/>
        <w:pBdr/>
        <w:spacing w:after="80" w:before="0"/>
        <w:ind w:left="400"/>
        <w:rPr/>
      </w:pPr>
      <w:r>
        <w:rPr>
          <w:rFonts w:hint="default" w:ascii="Arial" w:hAnsi="Arial" w:eastAsia="Arial" w:cs="Arial"/>
          <w:b/>
          <w:sz w:val="24"/>
        </w:rPr>
        <w:t xml:space="preserve">Department:  </w:t>
      </w:r>
      <w:r>
        <w:rPr>
          <w:rFonts w:hint="default" w:ascii="Arial" w:hAnsi="Arial" w:eastAsia="Arial" w:cs="Arial"/>
          <w:sz w:val="24"/>
        </w:rPr>
        <w:t xml:space="preserve">FIN / GM  ·  SLA Group: D (Accuracy ≥97%, Completion ≥95%, Uptime ≥99.5%, Escalation ≤4%)</w:t>
      </w:r>
      <w:r/>
    </w:p>
    <w:p w14:paraId="7458AF7B">
      <w:pPr>
        <w:pStyle w:val="886"/>
        <w:pBdr/>
        <w:spacing w:after="80" w:before="0"/>
        <w:ind w:left="400"/>
        <w:rPr/>
      </w:pPr>
      <w:r>
        <w:rPr>
          <w:rFonts w:hint="default" w:ascii="Arial" w:hAnsi="Arial" w:eastAsia="Arial" w:cs="Arial"/>
          <w:b/>
          <w:sz w:val="24"/>
        </w:rPr>
        <w:t xml:space="preserve">Go-Live Date:  </w:t>
      </w:r>
      <w:r>
        <w:rPr>
          <w:rFonts w:hint="default" w:ascii="Arial" w:hAnsi="Arial" w:eastAsia="Arial" w:cs="Arial"/>
          <w:sz w:val="24"/>
        </w:rPr>
        <w:t xml:space="preserve">Q3 2028  ·  Agent #26  ·  Priority P0</w:t>
      </w:r>
      <w:r/>
    </w:p>
    <w:p w14:paraId="157DE96B">
      <w:pPr>
        <w:pStyle w:val="886"/>
        <w:pBdr/>
        <w:spacing w:after="100" w:before="0"/>
        <w:ind/>
        <w:rPr/>
      </w:pPr>
      <w:r>
        <w:rPr>
          <w:rFonts w:hint="default" w:ascii="Arial" w:hAnsi="Arial" w:eastAsia="Arial" w:cs="Arial"/>
          <w:b w:val="0"/>
          <w:sz w:val="24"/>
        </w:rPr>
        <w:t xml:space="preserve">Technical Evaluation Checklist — Ledger (TEC-L):</w:t>
      </w:r>
      <w:r/>
    </w:p>
    <w:p w14:paraId="7887B633">
      <w:pPr>
        <w:pStyle w:val="886"/>
        <w:pBdr/>
        <w:spacing w:after="80" w:before="0"/>
        <w:ind w:left="400"/>
        <w:rPr/>
      </w:pPr>
      <w:r>
        <w:rPr>
          <w:rFonts w:hint="default" w:ascii="Arial" w:hAnsi="Arial" w:eastAsia="Arial" w:cs="Arial"/>
          <w:b/>
          <w:sz w:val="24"/>
        </w:rPr>
        <w:t xml:space="preserve">TEC-L-01 — FIN System Integration:  </w:t>
      </w:r>
      <w:r>
        <w:rPr>
          <w:rFonts w:hint="default" w:ascii="Arial" w:hAnsi="Arial" w:eastAsia="Arial" w:cs="Arial"/>
          <w:sz w:val="24"/>
        </w:rPr>
        <w:t xml:space="preserve">FIN system API connectivity verified end-to-end. Budget variance and financial close data pipelines tested. PASS.</w:t>
      </w:r>
      <w:r/>
    </w:p>
    <w:p w14:paraId="7E6ECE27">
      <w:pPr>
        <w:pStyle w:val="886"/>
        <w:pBdr/>
        <w:spacing w:after="80" w:before="0"/>
        <w:ind w:left="400"/>
        <w:rPr/>
      </w:pPr>
      <w:r>
        <w:rPr>
          <w:rFonts w:hint="default" w:ascii="Arial" w:hAnsi="Arial" w:eastAsia="Arial" w:cs="Arial"/>
          <w:b/>
          <w:sz w:val="24"/>
        </w:rPr>
        <w:t xml:space="preserve">TEC-L-02 — Pulse KPI Pipeline Interface:  </w:t>
      </w:r>
      <w:r>
        <w:rPr>
          <w:rFonts w:hint="default" w:ascii="Arial" w:hAnsi="Arial" w:eastAsia="Arial" w:cs="Arial"/>
          <w:sz w:val="24"/>
        </w:rPr>
        <w:t xml:space="preserve">Ledger-to-Pulse KPI feed verified. FIN KPI data flowing to Pulse dashboard. PASS.</w:t>
      </w:r>
      <w:r/>
    </w:p>
    <w:p w14:paraId="26531A41">
      <w:pPr>
        <w:pStyle w:val="886"/>
        <w:pBdr/>
        <w:spacing w:after="80" w:before="0"/>
        <w:ind w:left="400"/>
        <w:rPr/>
      </w:pPr>
      <w:r>
        <w:rPr>
          <w:rFonts w:hint="default" w:ascii="Arial" w:hAnsi="Arial" w:eastAsia="Arial" w:cs="Arial"/>
          <w:b/>
          <w:sz w:val="24"/>
        </w:rPr>
        <w:t xml:space="preserve">TEC-L-03 — Core Compliance Integration:  </w:t>
      </w:r>
      <w:r>
        <w:rPr>
          <w:rFonts w:hint="default" w:ascii="Arial" w:hAnsi="Arial" w:eastAsia="Arial" w:cs="Arial"/>
          <w:sz w:val="24"/>
        </w:rPr>
        <w:t xml:space="preserve">Core agent compliance review integration confirmed. Financial reporting outputs subject to Core compliance check. PASS.</w:t>
      </w:r>
      <w:r/>
    </w:p>
    <w:p w14:paraId="332101D6">
      <w:pPr>
        <w:pStyle w:val="886"/>
        <w:pBdr/>
        <w:spacing w:after="80" w:before="0"/>
        <w:ind w:left="400"/>
        <w:rPr/>
      </w:pPr>
      <w:r>
        <w:rPr>
          <w:rFonts w:hint="default" w:ascii="Arial" w:hAnsi="Arial" w:eastAsia="Arial" w:cs="Arial"/>
          <w:b/>
          <w:sz w:val="24"/>
        </w:rPr>
        <w:t xml:space="preserve">TEC-L-04 — GM Reporting Output:  </w:t>
      </w:r>
      <w:r>
        <w:rPr>
          <w:rFonts w:hint="default" w:ascii="Arial" w:hAnsi="Arial" w:eastAsia="Arial" w:cs="Arial"/>
          <w:sz w:val="24"/>
        </w:rPr>
        <w:t xml:space="preserve">GM-facing financial report templates generated and validated by GM Head. Formatting and data accuracy confirmed. PASS.</w:t>
      </w:r>
      <w:r/>
    </w:p>
    <w:p w14:paraId="1060690A">
      <w:pPr>
        <w:pStyle w:val="886"/>
        <w:pBdr/>
        <w:spacing w:after="80" w:before="0"/>
        <w:ind w:left="400"/>
        <w:rPr/>
      </w:pPr>
      <w:r>
        <w:rPr>
          <w:rFonts w:hint="default" w:ascii="Arial" w:hAnsi="Arial" w:eastAsia="Arial" w:cs="Arial"/>
          <w:b/>
          <w:sz w:val="24"/>
        </w:rPr>
        <w:t xml:space="preserve">TEC-L-05 — UAT Completion:  </w:t>
      </w:r>
      <w:r>
        <w:rPr>
          <w:rFonts w:hint="default" w:ascii="Arial" w:hAnsi="Arial" w:eastAsia="Arial" w:cs="Arial"/>
          <w:sz w:val="24"/>
        </w:rPr>
        <w:t xml:space="preserve">Finance team user acceptance testing completed over 3-week period. 12 test scenarios executed, 12 PASS. No critical defects raised. PASS.</w:t>
      </w:r>
      <w:r/>
    </w:p>
    <w:p w14:paraId="4B49EBD0">
      <w:pPr>
        <w:pStyle w:val="886"/>
        <w:pBdr/>
        <w:spacing w:after="80" w:before="0"/>
        <w:ind w:left="400"/>
        <w:rPr/>
      </w:pPr>
      <w:r>
        <w:rPr>
          <w:rFonts w:hint="default" w:ascii="Arial" w:hAnsi="Arial" w:eastAsia="Arial" w:cs="Arial"/>
          <w:b/>
          <w:sz w:val="24"/>
        </w:rPr>
        <w:t xml:space="preserve">TEC-L-06 — SLA Group D Readiness:  </w:t>
      </w:r>
      <w:r>
        <w:rPr>
          <w:rFonts w:hint="default" w:ascii="Arial" w:hAnsi="Arial" w:eastAsia="Arial" w:cs="Arial"/>
          <w:sz w:val="24"/>
        </w:rPr>
        <w:t xml:space="preserve">SLA Group D threshold monitoring configured in Pulse dashboard. Incident escalation routing confirmed per Section 18. PASS.</w:t>
      </w:r>
      <w:r/>
    </w:p>
    <w:p w14:paraId="1E302F8A">
      <w:pPr>
        <w:pStyle w:val="886"/>
        <w:pBdr/>
        <w:spacing w:after="80" w:before="0"/>
        <w:ind w:left="400"/>
        <w:rPr/>
      </w:pPr>
      <w:r>
        <w:rPr>
          <w:rFonts w:hint="default" w:ascii="Arial" w:hAnsi="Arial" w:eastAsia="Arial" w:cs="Arial"/>
          <w:b/>
          <w:sz w:val="24"/>
        </w:rPr>
        <w:t xml:space="preserve">PD-CRIT Final Status:  </w:t>
      </w:r>
      <w:r>
        <w:rPr>
          <w:rFonts w:hint="default" w:ascii="Arial" w:hAnsi="Arial" w:eastAsia="Arial" w:cs="Arial"/>
          <w:sz w:val="24"/>
        </w:rPr>
        <w:t xml:space="preserve">PD-CRIT-01 PASS · PD-CRIT-02 PASS · PD-CRIT-03 PASS (TIA completed Q3 2028) · PD-CRIT-04 PASS (training plan finalised Q3 2028) · PD-CRIT-05 PASS.</w:t>
      </w:r>
      <w:r/>
    </w:p>
    <w:p w14:paraId="5D1A4910">
      <w:pPr>
        <w:pStyle w:val="886"/>
        <w:pBdr/>
        <w:spacing w:after="80" w:before="0"/>
        <w:ind w:left="400"/>
        <w:rPr/>
      </w:pPr>
      <w:r>
        <w:rPr>
          <w:rFonts w:hint="default" w:ascii="Arial" w:hAnsi="Arial" w:eastAsia="Arial" w:cs="Arial"/>
          <w:b/>
          <w:sz w:val="24"/>
        </w:rPr>
        <w:t xml:space="preserve">SC Decision:  </w:t>
      </w:r>
      <w:r>
        <w:rPr>
          <w:rFonts w:hint="default" w:ascii="Arial" w:hAnsi="Arial" w:eastAsia="Arial" w:cs="Arial"/>
          <w:sz w:val="24"/>
        </w:rPr>
        <w:t xml:space="preserve">SC-2028-05 — Ledger go-live approved. SLA Group D confirmed. Programme Director and FIN Director co-signatories on sign-off record.</w:t>
      </w:r>
      <w:r/>
    </w:p>
    <w:p w14:paraId="4B9A2F11">
      <w:pPr>
        <w:pStyle w:val="886"/>
        <w:pBdr/>
        <w:spacing w:after="80" w:before="0"/>
        <w:ind w:left="400"/>
        <w:rPr/>
      </w:pPr>
      <w:r>
        <w:rPr>
          <w:rFonts w:hint="default" w:ascii="Arial" w:hAnsi="Arial" w:eastAsia="Arial" w:cs="Arial"/>
          <w:b/>
          <w:sz w:val="24"/>
        </w:rPr>
        <w:t xml:space="preserve">30-Day Post-Go-Live Review:  </w:t>
      </w:r>
      <w:r>
        <w:rPr>
          <w:rFonts w:hint="default" w:ascii="Arial" w:hAnsi="Arial" w:eastAsia="Arial" w:cs="Arial"/>
          <w:sz w:val="24"/>
        </w:rPr>
        <w:t xml:space="preserve">Scheduled Q4 2028. SLA Group D performance monitoring active from day one. No critical incidents recorded in first 30 days.</w:t>
      </w:r>
      <w:r/>
    </w:p>
    <w:p w14:paraId="4CEDF3B4">
      <w:pPr>
        <w:pStyle w:val="886"/>
        <w:pBdr/>
        <w:spacing w:after="80" w:before="200"/>
        <w:ind/>
        <w:rPr/>
      </w:pPr>
      <w:r>
        <w:rPr>
          <w:rFonts w:hint="default" w:ascii="Arial" w:hAnsi="Arial" w:eastAsia="Arial" w:cs="Arial"/>
          <w:b/>
          <w:color w:val="2e75b6"/>
          <w:sz w:val="28"/>
        </w:rPr>
        <w:t xml:space="preserve">30.3  Go-Live Sign-off — Frame (#27) Project Management AI</w:t>
      </w:r>
      <w:r/>
    </w:p>
    <w:p w14:paraId="74539CE6">
      <w:pPr>
        <w:pStyle w:val="886"/>
        <w:pBdr/>
        <w:spacing w:after="100" w:before="0"/>
        <w:ind/>
        <w:rPr/>
      </w:pPr>
      <w:r>
        <w:rPr>
          <w:rFonts w:hint="default" w:ascii="Arial" w:hAnsi="Arial" w:eastAsia="Arial" w:cs="Arial"/>
          <w:b w:val="0"/>
          <w:sz w:val="24"/>
        </w:rPr>
        <w:t xml:space="preserve">Frame (#27) completed all PD-CRIT requirements following vendor confirmation of PM system API compatibility (Q3 2028) and training plan approval. The SC issued SC-2028-06 authorising Frame go-live, effective Q4 2028.</w:t>
      </w:r>
      <w:r/>
    </w:p>
    <w:p w14:paraId="6F18D1AF">
      <w:pPr>
        <w:pStyle w:val="886"/>
        <w:pBdr/>
        <w:spacing w:after="80" w:before="0"/>
        <w:ind w:left="400"/>
        <w:rPr/>
      </w:pPr>
      <w:r>
        <w:rPr>
          <w:rFonts w:hint="default" w:ascii="Arial" w:hAnsi="Arial" w:eastAsia="Arial" w:cs="Arial"/>
          <w:b/>
          <w:sz w:val="24"/>
        </w:rPr>
        <w:t xml:space="preserve">Department:  </w:t>
      </w:r>
      <w:r>
        <w:rPr>
          <w:rFonts w:hint="default" w:ascii="Arial" w:hAnsi="Arial" w:eastAsia="Arial" w:cs="Arial"/>
          <w:sz w:val="24"/>
        </w:rPr>
        <w:t xml:space="preserve">PM / OPS  ·  SLA Group: C (Accuracy ≥94%, Completion ≥91%, Uptime ≥99.0%, Escalation ≤6%)</w:t>
      </w:r>
      <w:r/>
    </w:p>
    <w:p w14:paraId="2C17CE6E">
      <w:pPr>
        <w:pStyle w:val="886"/>
        <w:pBdr/>
        <w:spacing w:after="80" w:before="0"/>
        <w:ind w:left="400"/>
        <w:rPr/>
      </w:pPr>
      <w:r>
        <w:rPr>
          <w:rFonts w:hint="default" w:ascii="Arial" w:hAnsi="Arial" w:eastAsia="Arial" w:cs="Arial"/>
          <w:b/>
          <w:sz w:val="24"/>
        </w:rPr>
        <w:t xml:space="preserve">Go-Live Date:  </w:t>
      </w:r>
      <w:r>
        <w:rPr>
          <w:rFonts w:hint="default" w:ascii="Arial" w:hAnsi="Arial" w:eastAsia="Arial" w:cs="Arial"/>
          <w:sz w:val="24"/>
        </w:rPr>
        <w:t xml:space="preserve">Q4 2028  ·  Agent #27  ·  Priority P0</w:t>
      </w:r>
      <w:r/>
    </w:p>
    <w:p w14:paraId="3986B8F5">
      <w:pPr>
        <w:pStyle w:val="886"/>
        <w:pBdr/>
        <w:spacing w:after="100" w:before="0"/>
        <w:ind/>
        <w:rPr/>
      </w:pPr>
      <w:r>
        <w:rPr>
          <w:rFonts w:hint="default" w:ascii="Arial" w:hAnsi="Arial" w:eastAsia="Arial" w:cs="Arial"/>
          <w:b w:val="0"/>
          <w:sz w:val="24"/>
        </w:rPr>
        <w:t xml:space="preserve">Technical Evaluation Checklist — Frame (TEC-F):</w:t>
      </w:r>
      <w:r/>
    </w:p>
    <w:p w14:paraId="0E093C37">
      <w:pPr>
        <w:pStyle w:val="886"/>
        <w:pBdr/>
        <w:spacing w:after="80" w:before="0"/>
        <w:ind w:left="400"/>
        <w:rPr/>
      </w:pPr>
      <w:r>
        <w:rPr>
          <w:rFonts w:hint="default" w:ascii="Arial" w:hAnsi="Arial" w:eastAsia="Arial" w:cs="Arial"/>
          <w:b/>
          <w:sz w:val="24"/>
        </w:rPr>
        <w:t xml:space="preserve">TEC-F-01 — PM System Integration:  </w:t>
      </w:r>
      <w:r>
        <w:rPr>
          <w:rFonts w:hint="default" w:ascii="Arial" w:hAnsi="Arial" w:eastAsia="Arial" w:cs="Arial"/>
          <w:sz w:val="24"/>
        </w:rPr>
        <w:t xml:space="preserve">PM system API integration completed following vendor confirmation Q3 2028. Project timeline and resource data pipelines tested. PASS.</w:t>
      </w:r>
      <w:r/>
    </w:p>
    <w:p w14:paraId="531DB7C9">
      <w:pPr>
        <w:pStyle w:val="886"/>
        <w:pBdr/>
        <w:spacing w:after="80" w:before="0"/>
        <w:ind w:left="400"/>
        <w:rPr/>
      </w:pPr>
      <w:r>
        <w:rPr>
          <w:rFonts w:hint="default" w:ascii="Arial" w:hAnsi="Arial" w:eastAsia="Arial" w:cs="Arial"/>
          <w:b/>
          <w:sz w:val="24"/>
        </w:rPr>
        <w:t xml:space="preserve">TEC-F-02 — Ops Integration:  </w:t>
      </w:r>
      <w:r>
        <w:rPr>
          <w:rFonts w:hint="default" w:ascii="Arial" w:hAnsi="Arial" w:eastAsia="Arial" w:cs="Arial"/>
          <w:sz w:val="24"/>
        </w:rPr>
        <w:t xml:space="preserve">Frame-to-Ops handoff automation verified. PM milestone triggers Ops workflow transition confirmed. PASS.</w:t>
      </w:r>
      <w:r/>
    </w:p>
    <w:p w14:paraId="43622B3C">
      <w:pPr>
        <w:pStyle w:val="886"/>
        <w:pBdr/>
        <w:spacing w:after="80" w:before="0"/>
        <w:ind w:left="400"/>
        <w:rPr/>
      </w:pPr>
      <w:r>
        <w:rPr>
          <w:rFonts w:hint="default" w:ascii="Arial" w:hAnsi="Arial" w:eastAsia="Arial" w:cs="Arial"/>
          <w:b/>
          <w:sz w:val="24"/>
        </w:rPr>
        <w:t xml:space="preserve">TEC-F-03 — Pulse KPI Feed:  </w:t>
      </w:r>
      <w:r>
        <w:rPr>
          <w:rFonts w:hint="default" w:ascii="Arial" w:hAnsi="Arial" w:eastAsia="Arial" w:cs="Arial"/>
          <w:sz w:val="24"/>
        </w:rPr>
        <w:t xml:space="preserve">Frame project KPI data flowing to Pulse dashboard. PM KPI metrics validated by OPS Head. PASS.</w:t>
      </w:r>
      <w:r/>
    </w:p>
    <w:p w14:paraId="4C3889B8">
      <w:pPr>
        <w:pStyle w:val="886"/>
        <w:pBdr/>
        <w:spacing w:after="80" w:before="0"/>
        <w:ind w:left="400"/>
        <w:rPr/>
      </w:pPr>
      <w:r>
        <w:rPr>
          <w:rFonts w:hint="default" w:ascii="Arial" w:hAnsi="Arial" w:eastAsia="Arial" w:cs="Arial"/>
          <w:b/>
          <w:sz w:val="24"/>
        </w:rPr>
        <w:t xml:space="preserve">TEC-F-04 — Milestone Reporting Output:  </w:t>
      </w:r>
      <w:r>
        <w:rPr>
          <w:rFonts w:hint="default" w:ascii="Arial" w:hAnsi="Arial" w:eastAsia="Arial" w:cs="Arial"/>
          <w:sz w:val="24"/>
        </w:rPr>
        <w:t xml:space="preserve">SC milestone reporting template generated and validated. PM Head confirmed report accuracy and format. PASS.</w:t>
      </w:r>
      <w:r/>
    </w:p>
    <w:p w14:paraId="4120219C">
      <w:pPr>
        <w:pStyle w:val="886"/>
        <w:pBdr/>
        <w:spacing w:after="80" w:before="0"/>
        <w:ind w:left="400"/>
        <w:rPr/>
      </w:pPr>
      <w:r>
        <w:rPr>
          <w:rFonts w:hint="default" w:ascii="Arial" w:hAnsi="Arial" w:eastAsia="Arial" w:cs="Arial"/>
          <w:b/>
          <w:sz w:val="24"/>
        </w:rPr>
        <w:t xml:space="preserve">TEC-F-05 — UAT Completion:  </w:t>
      </w:r>
      <w:r>
        <w:rPr>
          <w:rFonts w:hint="default" w:ascii="Arial" w:hAnsi="Arial" w:eastAsia="Arial" w:cs="Arial"/>
          <w:sz w:val="24"/>
        </w:rPr>
        <w:t xml:space="preserve">PM and OPS team UAT completed over 2-week period. 10 test scenarios executed, 10 PASS. 1 P-LOW backlog item (resource allocation display formatting) accepted for post-go-live resolution by Q1 2029. CONDITIONAL PASS.</w:t>
      </w:r>
      <w:r/>
    </w:p>
    <w:p w14:paraId="36249576">
      <w:pPr>
        <w:pStyle w:val="886"/>
        <w:pBdr/>
        <w:spacing w:after="80" w:before="0"/>
        <w:ind w:left="400"/>
        <w:rPr/>
      </w:pPr>
      <w:r>
        <w:rPr>
          <w:rFonts w:hint="default" w:ascii="Arial" w:hAnsi="Arial" w:eastAsia="Arial" w:cs="Arial"/>
          <w:b/>
          <w:sz w:val="24"/>
        </w:rPr>
        <w:t xml:space="preserve">TEC-F-06 — SLA Group C Readiness:  </w:t>
      </w:r>
      <w:r>
        <w:rPr>
          <w:rFonts w:hint="default" w:ascii="Arial" w:hAnsi="Arial" w:eastAsia="Arial" w:cs="Arial"/>
          <w:sz w:val="24"/>
        </w:rPr>
        <w:t xml:space="preserve">SLA Group C monitoring configured. Escalation routing per Section 18 confirmed. PASS.</w:t>
      </w:r>
      <w:r/>
    </w:p>
    <w:p w14:paraId="1ED6B3D3">
      <w:pPr>
        <w:pStyle w:val="886"/>
        <w:pBdr/>
        <w:spacing w:after="80" w:before="0"/>
        <w:ind w:left="400"/>
        <w:rPr/>
      </w:pPr>
      <w:r>
        <w:rPr>
          <w:rFonts w:hint="default" w:ascii="Arial" w:hAnsi="Arial" w:eastAsia="Arial" w:cs="Arial"/>
          <w:b/>
          <w:sz w:val="24"/>
        </w:rPr>
        <w:t xml:space="preserve">PD-CRIT Final Status:  </w:t>
      </w:r>
      <w:r>
        <w:rPr>
          <w:rFonts w:hint="default" w:ascii="Arial" w:hAnsi="Arial" w:eastAsia="Arial" w:cs="Arial"/>
          <w:sz w:val="24"/>
        </w:rPr>
        <w:t xml:space="preserve">PD-CRIT-01 PASS · PD-CRIT-02 PASS · PD-CRIT-03 PASS (PM API confirmed Q3 2028) · PD-CRIT-04 PASS (training plan approved Q3 2028) · PD-CRIT-05 PASS.</w:t>
      </w:r>
      <w:r/>
    </w:p>
    <w:p w14:paraId="3A161D25">
      <w:pPr>
        <w:pStyle w:val="886"/>
        <w:pBdr/>
        <w:spacing w:after="80" w:before="0"/>
        <w:ind w:left="400"/>
        <w:rPr/>
      </w:pPr>
      <w:r>
        <w:rPr>
          <w:rFonts w:hint="default" w:ascii="Arial" w:hAnsi="Arial" w:eastAsia="Arial" w:cs="Arial"/>
          <w:b/>
          <w:sz w:val="24"/>
        </w:rPr>
        <w:t xml:space="preserve">SC Decision:  </w:t>
      </w:r>
      <w:r>
        <w:rPr>
          <w:rFonts w:hint="default" w:ascii="Arial" w:hAnsi="Arial" w:eastAsia="Arial" w:cs="Arial"/>
          <w:sz w:val="24"/>
        </w:rPr>
        <w:t xml:space="preserve">SC-2028-06 — Frame go-live approved. SLA Group C confirmed. P-LOW TEC-F-05 backlog item logged and tracked. Programme Director and PM Head co-signatories on sign-off record.</w:t>
      </w:r>
      <w:r/>
    </w:p>
    <w:p w14:paraId="1817C279">
      <w:pPr>
        <w:pStyle w:val="886"/>
        <w:pBdr/>
        <w:spacing w:after="80" w:before="0"/>
        <w:ind w:left="400"/>
        <w:rPr/>
      </w:pPr>
      <w:r>
        <w:rPr>
          <w:rFonts w:hint="default" w:ascii="Arial" w:hAnsi="Arial" w:eastAsia="Arial" w:cs="Arial"/>
          <w:b/>
          <w:sz w:val="24"/>
        </w:rPr>
        <w:t xml:space="preserve">30-Day Post-Go-Live Review:  </w:t>
      </w:r>
      <w:r>
        <w:rPr>
          <w:rFonts w:hint="default" w:ascii="Arial" w:hAnsi="Arial" w:eastAsia="Arial" w:cs="Arial"/>
          <w:sz w:val="24"/>
        </w:rPr>
        <w:t xml:space="preserve">Scheduled Q1 2029. TEC-F-05 P-LOW backlog item resolution confirmed by end of Q4 2028.</w:t>
      </w:r>
      <w:r/>
    </w:p>
    <w:p w14:paraId="739671A3">
      <w:pPr>
        <w:pStyle w:val="886"/>
        <w:pBdr/>
        <w:spacing w:after="80" w:before="200"/>
        <w:ind/>
        <w:rPr/>
      </w:pPr>
      <w:r>
        <w:rPr>
          <w:rFonts w:hint="default" w:ascii="Arial" w:hAnsi="Arial" w:eastAsia="Arial" w:cs="Arial"/>
          <w:b/>
          <w:color w:val="2e75b6"/>
          <w:sz w:val="28"/>
        </w:rPr>
        <w:t xml:space="preserve">30.4  Phase D Partial Completion Declaration</w:t>
      </w:r>
      <w:r/>
    </w:p>
    <w:p w14:paraId="3A5A48A3">
      <w:pPr>
        <w:pStyle w:val="886"/>
        <w:pBdr/>
        <w:spacing w:after="100" w:before="0"/>
        <w:ind/>
        <w:rPr/>
      </w:pPr>
      <w:r>
        <w:rPr>
          <w:rFonts w:hint="default" w:ascii="Arial" w:hAnsi="Arial" w:eastAsia="Arial" w:cs="Arial"/>
          <w:b w:val="0"/>
          <w:sz w:val="24"/>
        </w:rPr>
        <w:t xml:space="preserve">With Ledger (#26) and Frame (#27) successfully deployed, the programme formally declares Phase D Partial Completion as of Q4 2028. 27 AI agents are now live across the DAPH AI Agent Programme.</w:t>
      </w:r>
      <w:r/>
    </w:p>
    <w:p w14:paraId="19BA1FA0">
      <w:pPr>
        <w:pStyle w:val="886"/>
        <w:pBdr/>
        <w:spacing w:after="80" w:before="0"/>
        <w:ind w:left="400"/>
        <w:rPr/>
      </w:pPr>
      <w:r>
        <w:rPr>
          <w:rFonts w:hint="default" w:ascii="Arial" w:hAnsi="Arial" w:eastAsia="Arial" w:cs="Arial"/>
          <w:b/>
          <w:sz w:val="24"/>
        </w:rPr>
        <w:t xml:space="preserve">Live Agent Count:  </w:t>
      </w:r>
      <w:r>
        <w:rPr>
          <w:rFonts w:hint="default" w:ascii="Arial" w:hAnsi="Arial" w:eastAsia="Arial" w:cs="Arial"/>
          <w:sz w:val="24"/>
        </w:rPr>
        <w:t xml:space="preserve">27 agents  ·  (20 v2.5 + 5 v3.0 + Ledger + Frame)</w:t>
      </w:r>
      <w:r/>
    </w:p>
    <w:p w14:paraId="63457C81">
      <w:pPr>
        <w:pStyle w:val="886"/>
        <w:pBdr/>
        <w:spacing w:after="80" w:before="0"/>
        <w:ind w:left="400"/>
        <w:rPr/>
      </w:pPr>
      <w:r>
        <w:rPr>
          <w:rFonts w:hint="default" w:ascii="Arial" w:hAnsi="Arial" w:eastAsia="Arial" w:cs="Arial"/>
          <w:b/>
          <w:sz w:val="24"/>
        </w:rPr>
        <w:t xml:space="preserve">Departments Covered:  </w:t>
      </w:r>
      <w:r>
        <w:rPr>
          <w:rFonts w:hint="default" w:ascii="Arial" w:hAnsi="Arial" w:eastAsia="Arial" w:cs="Arial"/>
          <w:sz w:val="24"/>
        </w:rPr>
        <w:t xml:space="preserve">13 departments with AI agent coverage. FIN and PM departments newly covered through Phase D. Procurement (PROC) pending Draft go-live.</w:t>
      </w:r>
      <w:r/>
    </w:p>
    <w:p w14:paraId="54DC505C">
      <w:pPr>
        <w:pStyle w:val="886"/>
        <w:pBdr/>
        <w:spacing w:after="80" w:before="0"/>
        <w:ind w:left="400"/>
        <w:rPr/>
      </w:pPr>
      <w:r>
        <w:rPr>
          <w:rFonts w:hint="default" w:ascii="Arial" w:hAnsi="Arial" w:eastAsia="Arial" w:cs="Arial"/>
          <w:b/>
          <w:sz w:val="24"/>
        </w:rPr>
        <w:t xml:space="preserve">Phase D Status:  </w:t>
      </w:r>
      <w:r>
        <w:rPr>
          <w:rFonts w:hint="default" w:ascii="Arial" w:hAnsi="Arial" w:eastAsia="Arial" w:cs="Arial"/>
          <w:sz w:val="24"/>
        </w:rPr>
        <w:t xml:space="preserve">PARTIAL COMPLETION — Ledger LIVE (Group D) · Frame LIVE (Group C) · Draft PENDING Q1 2029.</w:t>
      </w:r>
      <w:r/>
    </w:p>
    <w:p w14:paraId="1763C841">
      <w:pPr>
        <w:pStyle w:val="886"/>
        <w:pBdr/>
        <w:spacing w:after="80" w:before="0"/>
        <w:ind w:left="400"/>
        <w:rPr/>
      </w:pPr>
      <w:r>
        <w:rPr>
          <w:rFonts w:hint="default" w:ascii="Arial" w:hAnsi="Arial" w:eastAsia="Arial" w:cs="Arial"/>
          <w:b/>
          <w:sz w:val="24"/>
        </w:rPr>
        <w:t xml:space="preserve">Remaining Phase D Work:  </w:t>
      </w:r>
      <w:r>
        <w:rPr>
          <w:rFonts w:hint="default" w:ascii="Arial" w:hAnsi="Arial" w:eastAsia="Arial" w:cs="Arial"/>
          <w:sz w:val="24"/>
        </w:rPr>
        <w:t xml:space="preserve">Draft (#28) commissioning and go-live (Q1 2029, subject to PD-CRIT-03 resolution). Full Phase D completion at APR-2029 review.</w:t>
      </w:r>
      <w:r/>
    </w:p>
    <w:p w14:paraId="79728875">
      <w:pPr>
        <w:pStyle w:val="886"/>
        <w:pBdr/>
        <w:spacing w:after="80" w:before="0"/>
        <w:ind w:left="400"/>
        <w:rPr/>
      </w:pPr>
      <w:r>
        <w:rPr>
          <w:rFonts w:hint="default" w:ascii="Arial" w:hAnsi="Arial" w:eastAsia="Arial" w:cs="Arial"/>
          <w:b/>
          <w:sz w:val="24"/>
        </w:rPr>
        <w:t xml:space="preserve">SC Notification:  </w:t>
      </w:r>
      <w:r>
        <w:rPr>
          <w:rFonts w:hint="default" w:ascii="Arial" w:hAnsi="Arial" w:eastAsia="Arial" w:cs="Arial"/>
          <w:sz w:val="24"/>
        </w:rPr>
        <w:t xml:space="preserve">Phase D Partial Completion declaration lodged with SC secretariat and included in Q4 2028 Programme Director report.</w:t>
      </w:r>
      <w:r/>
    </w:p>
    <w:p w14:paraId="52A72879">
      <w:pPr>
        <w:pStyle w:val="886"/>
        <w:pBdr/>
        <w:spacing w:after="80" w:before="200"/>
        <w:ind/>
        <w:rPr/>
      </w:pPr>
      <w:r>
        <w:rPr>
          <w:rFonts w:hint="default" w:ascii="Arial" w:hAnsi="Arial" w:eastAsia="Arial" w:cs="Arial"/>
          <w:b/>
          <w:color w:val="2e75b6"/>
          <w:sz w:val="28"/>
        </w:rPr>
        <w:t xml:space="preserve">30.5  Draft (#28) Procurement Automation AI — Status Update</w:t>
      </w:r>
      <w:r/>
    </w:p>
    <w:p w14:paraId="754882BD">
      <w:pPr>
        <w:pStyle w:val="886"/>
        <w:pBdr/>
        <w:spacing w:after="100" w:before="0"/>
        <w:ind/>
        <w:rPr/>
      </w:pPr>
      <w:r>
        <w:rPr>
          <w:rFonts w:hint="default" w:ascii="Arial" w:hAnsi="Arial" w:eastAsia="Arial" w:cs="Arial"/>
          <w:b w:val="0"/>
          <w:sz w:val="24"/>
        </w:rPr>
        <w:t xml:space="preserve">With Ledger (#26) now operational, the primary blocking dependency for Draft (#28) — PD-CRIT-03 Ledger integration pathway — is unblocked. Draft commissioning re-enters active assessment as of Q4 2028.</w:t>
      </w:r>
      <w:r/>
    </w:p>
    <w:p w14:paraId="4E6302D3">
      <w:pPr>
        <w:pStyle w:val="886"/>
        <w:pBdr/>
        <w:spacing w:after="80" w:before="0"/>
        <w:ind w:left="400"/>
        <w:rPr/>
      </w:pPr>
      <w:r>
        <w:rPr>
          <w:rFonts w:hint="default" w:ascii="Arial" w:hAnsi="Arial" w:eastAsia="Arial" w:cs="Arial"/>
          <w:b/>
          <w:sz w:val="24"/>
        </w:rPr>
        <w:t xml:space="preserve">PD-CRIT-03 Update:  </w:t>
      </w:r>
      <w:r>
        <w:rPr>
          <w:rFonts w:hint="default" w:ascii="Arial" w:hAnsi="Arial" w:eastAsia="Arial" w:cs="Arial"/>
          <w:sz w:val="24"/>
        </w:rPr>
        <w:t xml:space="preserve">Ledger go-live (Q3 2028) unblocks Draft's FIN reconciliation integration. PROC system vendor portal API assessment resumed Q4 2028. STATUS: IN PROGRESS (was BLOCKED).</w:t>
      </w:r>
      <w:r/>
    </w:p>
    <w:p w14:paraId="35B8431D">
      <w:pPr>
        <w:pStyle w:val="886"/>
        <w:pBdr/>
        <w:spacing w:after="80" w:before="0"/>
        <w:ind w:left="400"/>
        <w:rPr/>
      </w:pPr>
      <w:r>
        <w:rPr>
          <w:rFonts w:hint="default" w:ascii="Arial" w:hAnsi="Arial" w:eastAsia="Arial" w:cs="Arial"/>
          <w:b/>
          <w:sz w:val="24"/>
        </w:rPr>
        <w:t xml:space="preserve">PD-CRIT-04 Update:  </w:t>
      </w:r>
      <w:r>
        <w:rPr>
          <w:rFonts w:hint="default" w:ascii="Arial" w:hAnsi="Arial" w:eastAsia="Arial" w:cs="Arial"/>
          <w:sz w:val="24"/>
        </w:rPr>
        <w:t xml:space="preserve">PROC team training plan and UAT protocol scheduled for Q4 2028 following PD-CRIT-03 resolution. STATUS: IN PROGRESS.</w:t>
      </w:r>
      <w:r/>
    </w:p>
    <w:p w14:paraId="14EC52DE">
      <w:pPr>
        <w:pStyle w:val="886"/>
        <w:pBdr/>
        <w:spacing w:after="80" w:before="0"/>
        <w:ind w:left="400"/>
        <w:rPr/>
      </w:pPr>
      <w:r>
        <w:rPr>
          <w:rFonts w:hint="default" w:ascii="Arial" w:hAnsi="Arial" w:eastAsia="Arial" w:cs="Arial"/>
          <w:b/>
          <w:sz w:val="24"/>
        </w:rPr>
        <w:t xml:space="preserve">Target Go-Live:  </w:t>
      </w:r>
      <w:r>
        <w:rPr>
          <w:rFonts w:hint="default" w:ascii="Arial" w:hAnsi="Arial" w:eastAsia="Arial" w:cs="Arial"/>
          <w:sz w:val="24"/>
        </w:rPr>
        <w:t xml:space="preserve">Q1 2029  ·  On track subject to PD-CRIT-03 and PD-CRIT-04 completion.</w:t>
      </w:r>
      <w:r/>
    </w:p>
    <w:p w14:paraId="323AA026">
      <w:pPr>
        <w:pStyle w:val="886"/>
        <w:pBdr/>
        <w:spacing w:after="80" w:before="0"/>
        <w:ind w:left="400"/>
        <w:rPr/>
      </w:pPr>
      <w:r>
        <w:rPr>
          <w:rFonts w:hint="default" w:ascii="Arial" w:hAnsi="Arial" w:eastAsia="Arial" w:cs="Arial"/>
          <w:b/>
          <w:sz w:val="24"/>
        </w:rPr>
        <w:t xml:space="preserve">SC Review:  </w:t>
      </w:r>
      <w:r>
        <w:rPr>
          <w:rFonts w:hint="default" w:ascii="Arial" w:hAnsi="Arial" w:eastAsia="Arial" w:cs="Arial"/>
          <w:sz w:val="24"/>
        </w:rPr>
        <w:t xml:space="preserve">Draft full PD-CRIT submission to SC at Q4 2028 interim review for formal go/no-go decision. Programme Director confirmed Q1 2029 timeline remains achievable.</w:t>
      </w:r>
      <w:r/>
    </w:p>
    <w:p w14:paraId="5BB755FA">
      <w:pPr>
        <w:pStyle w:val="886"/>
        <w:pBdr/>
        <w:spacing w:after="80" w:before="0"/>
        <w:ind w:left="400"/>
        <w:rPr/>
      </w:pPr>
      <w:r>
        <w:rPr>
          <w:rFonts w:hint="default" w:ascii="Arial" w:hAnsi="Arial" w:eastAsia="Arial" w:cs="Arial"/>
          <w:b/>
          <w:sz w:val="24"/>
        </w:rPr>
        <w:t xml:space="preserve">Next Section:  </w:t>
      </w:r>
      <w:r>
        <w:rPr>
          <w:rFonts w:hint="default" w:ascii="Arial" w:hAnsi="Arial" w:eastAsia="Arial" w:cs="Arial"/>
          <w:sz w:val="24"/>
        </w:rPr>
        <w:t xml:space="preserve">Draft go-live sign-off will be recorded in a subsequent section following Q1 2029 commissioning, completing Phase D.</w:t>
      </w:r>
      <w:r/>
    </w:p>
    <w:p w14:paraId="31C7FDB0">
      <w:pPr>
        <w:pStyle w:val="886"/>
        <w:pBdr/>
        <w:spacing w:after="0" w:before="0"/>
        <w:ind/>
        <w:rPr/>
      </w:pPr>
      <w:r>
        <w:rPr>
          <w:rFonts w:hint="default" w:ascii="Arial" w:hAnsi="Arial" w:eastAsia="Arial" w:cs="Arial"/>
          <w:b w:val="0"/>
          <w:sz w:val="24"/>
        </w:rPr>
      </w:r>
      <w:r/>
    </w:p>
    <w:p w14:paraId="28D6082E">
      <w:pPr>
        <w:pStyle w:val="886"/>
        <w:pBdr/>
        <w:spacing w:after="0" w:before="0"/>
        <w:ind/>
        <w:rPr/>
      </w:pPr>
      <w:r>
        <w:rPr>
          <w:rFonts w:hint="default" w:ascii="Arial" w:hAnsi="Arial" w:eastAsia="Arial" w:cs="Arial"/>
          <w:b w:val="0"/>
          <w:sz w:val="24"/>
        </w:rPr>
      </w:r>
      <w:r/>
    </w:p>
    <w:p w14:paraId="65DFADBF">
      <w:pPr>
        <w:pStyle w:val="886"/>
        <w:pBdr/>
        <w:spacing w:after="100" w:before="320"/>
        <w:ind/>
        <w:rPr/>
      </w:pPr>
      <w:r>
        <w:rPr>
          <w:rFonts w:hint="default" w:ascii="Arial" w:hAnsi="Arial" w:eastAsia="Arial" w:cs="Arial"/>
          <w:b/>
          <w:color w:val="1f2d5a"/>
          <w:sz w:val="36"/>
        </w:rPr>
        <w:t xml:space="preserve">31. Draft (#28) Go-Live Sign-off &amp; Phase D Full Completion Declaration</w:t>
      </w:r>
      <w:r/>
    </w:p>
    <w:p w14:paraId="40E45E1B">
      <w:pPr>
        <w:pStyle w:val="886"/>
        <w:pBdr/>
        <w:spacing w:after="80" w:before="200"/>
        <w:ind/>
        <w:rPr/>
      </w:pPr>
      <w:r>
        <w:rPr>
          <w:rFonts w:hint="default" w:ascii="Arial" w:hAnsi="Arial" w:eastAsia="Arial" w:cs="Arial"/>
          <w:b/>
          <w:color w:val="2e75b6"/>
          <w:sz w:val="28"/>
        </w:rPr>
        <w:t xml:space="preserve">31.1  Overview</w:t>
      </w:r>
      <w:r/>
    </w:p>
    <w:p w14:paraId="7E37C1B6">
      <w:pPr>
        <w:pStyle w:val="886"/>
        <w:pBdr/>
        <w:spacing w:after="100" w:before="0"/>
        <w:ind/>
        <w:rPr/>
      </w:pPr>
      <w:r>
        <w:rPr>
          <w:rFonts w:hint="default" w:ascii="Arial" w:hAnsi="Arial" w:eastAsia="Arial" w:cs="Arial"/>
          <w:b w:val="0"/>
          <w:sz w:val="24"/>
        </w:rPr>
        <w:t xml:space="preserve">This section records the formal go-live sign-off for Draft (#28), the final Phase D agent under AMD-002-WS2. Draft's commissioning was deferred in Section 29 pending Ledger (#26) becoming operational; with Ledger live as of </w:t>
      </w:r>
      <w:r>
        <w:rPr>
          <w:rFonts w:hint="default" w:ascii="Arial" w:hAnsi="Arial" w:eastAsia="Arial" w:cs="Arial"/>
          <w:b w:val="0"/>
          <w:sz w:val="24"/>
        </w:rPr>
        <w:t xml:space="preserve">Q3 2028, the PD-CRIT-03 blocking dependency was resolved and Draft's assessment resumed in Q4 2028. Draft successfully completed all five PD-CRIT criteria and the six-check technical evaluation (TEC-D), receiving SC go-live authorisation effective Q1 2029.</w:t>
      </w:r>
      <w:r/>
    </w:p>
    <w:p w14:paraId="6DE0FBA6">
      <w:pPr>
        <w:pStyle w:val="886"/>
        <w:pBdr/>
        <w:spacing w:after="80" w:before="0"/>
        <w:ind w:left="400"/>
        <w:rPr/>
      </w:pPr>
      <w:r>
        <w:rPr>
          <w:rFonts w:hint="default" w:ascii="Arial" w:hAnsi="Arial" w:eastAsia="Arial" w:cs="Arial"/>
          <w:b/>
          <w:sz w:val="24"/>
        </w:rPr>
        <w:t xml:space="preserve">Authority:  </w:t>
      </w:r>
      <w:r>
        <w:rPr>
          <w:rFonts w:hint="default" w:ascii="Arial" w:hAnsi="Arial" w:eastAsia="Arial" w:cs="Arial"/>
          <w:sz w:val="24"/>
        </w:rPr>
        <w:t xml:space="preserve">SC decision SC-2029-01 (Q1 2029). Recorded by SC secretariat and Programme Director.</w:t>
      </w:r>
      <w:r/>
    </w:p>
    <w:p w14:paraId="2B6EC771">
      <w:pPr>
        <w:pStyle w:val="886"/>
        <w:pBdr/>
        <w:spacing w:after="80" w:before="0"/>
        <w:ind w:left="400"/>
        <w:rPr/>
      </w:pPr>
      <w:r>
        <w:rPr>
          <w:rFonts w:hint="default" w:ascii="Arial" w:hAnsi="Arial" w:eastAsia="Arial" w:cs="Arial"/>
          <w:b/>
          <w:sz w:val="24"/>
        </w:rPr>
        <w:t xml:space="preserve">Phase D Completion:  </w:t>
      </w:r>
      <w:r>
        <w:rPr>
          <w:rFonts w:hint="default" w:ascii="Arial" w:hAnsi="Arial" w:eastAsia="Arial" w:cs="Arial"/>
          <w:sz w:val="24"/>
        </w:rPr>
        <w:t xml:space="preserve">With Draft operational, all three Phase D agents are live: Ledger (#26), Frame (#27), Draft (#28). The programme expands to 28 active AI agents. Phase D Full Completion is declared in Section 31.3.</w:t>
      </w:r>
      <w:r/>
    </w:p>
    <w:p w14:paraId="42D5A608">
      <w:pPr>
        <w:pStyle w:val="886"/>
        <w:pBdr/>
        <w:spacing w:after="80" w:before="0"/>
        <w:ind w:left="400"/>
        <w:rPr/>
      </w:pPr>
      <w:r>
        <w:rPr>
          <w:rFonts w:hint="default" w:ascii="Arial" w:hAnsi="Arial" w:eastAsia="Arial" w:cs="Arial"/>
          <w:b/>
          <w:sz w:val="24"/>
        </w:rPr>
        <w:t xml:space="preserve">AMD-002-WS2 Status:  </w:t>
      </w:r>
      <w:r>
        <w:rPr>
          <w:rFonts w:hint="default" w:ascii="Arial" w:hAnsi="Arial" w:eastAsia="Arial" w:cs="Arial"/>
          <w:sz w:val="24"/>
        </w:rPr>
        <w:t xml:space="preserve">All New Agent Commissioning workstream objectives fully delivered. WS2 closes upon Phase D Full Completion Declaration. Full AMD-002 review at APR-2029.</w:t>
      </w:r>
      <w:r/>
    </w:p>
    <w:p w14:paraId="4DE58148">
      <w:pPr>
        <w:pStyle w:val="886"/>
        <w:pBdr/>
        <w:spacing w:after="80" w:before="200"/>
        <w:ind/>
        <w:rPr/>
      </w:pPr>
      <w:r>
        <w:rPr>
          <w:rFonts w:hint="default" w:ascii="Arial" w:hAnsi="Arial" w:eastAsia="Arial" w:cs="Arial"/>
          <w:b/>
          <w:color w:val="2e75b6"/>
          <w:sz w:val="28"/>
        </w:rPr>
        <w:t xml:space="preserve">31.2  Go-Live Sign-off — Draft (#28) Procurement Automation AI</w:t>
      </w:r>
      <w:r/>
    </w:p>
    <w:p w14:paraId="35798F74">
      <w:pPr>
        <w:pStyle w:val="886"/>
        <w:pBdr/>
        <w:spacing w:after="100" w:before="0"/>
        <w:ind/>
        <w:rPr/>
      </w:pPr>
      <w:r>
        <w:rPr>
          <w:rFonts w:hint="default" w:ascii="Arial" w:hAnsi="Arial" w:eastAsia="Arial" w:cs="Arial"/>
          <w:b w:val="0"/>
          <w:sz w:val="24"/>
        </w:rPr>
        <w:t xml:space="preserve">Draft (#28) c</w:t>
      </w:r>
      <w:r>
        <w:rPr>
          <w:rFonts w:hint="default" w:ascii="Arial" w:hAnsi="Arial" w:eastAsia="Arial" w:cs="Arial"/>
          <w:b w:val="0"/>
          <w:sz w:val="24"/>
        </w:rPr>
        <w:t xml:space="preserve">ompleted the full PD-CRIT assessment in Q4 2028 following Ledger go-live. The PROC system vendor portal API assessment and the FIN reconciliation integration were confirmed operational. The SC issued SC-2029-01 authorising Draft go-live, effective Q1 2029.</w:t>
      </w:r>
      <w:r/>
    </w:p>
    <w:p w14:paraId="688DAF20">
      <w:pPr>
        <w:pStyle w:val="886"/>
        <w:pBdr/>
        <w:spacing w:after="80" w:before="0"/>
        <w:ind w:left="400"/>
        <w:rPr/>
      </w:pPr>
      <w:r>
        <w:rPr>
          <w:rFonts w:hint="default" w:ascii="Arial" w:hAnsi="Arial" w:eastAsia="Arial" w:cs="Arial"/>
          <w:b/>
          <w:sz w:val="24"/>
        </w:rPr>
        <w:t xml:space="preserve">Department:  </w:t>
      </w:r>
      <w:r>
        <w:rPr>
          <w:rFonts w:hint="default" w:ascii="Arial" w:hAnsi="Arial" w:eastAsia="Arial" w:cs="Arial"/>
          <w:sz w:val="24"/>
        </w:rPr>
        <w:t xml:space="preserve">PROC / FIN  ·  SLA Group: B (Accuracy ≥93%, Completion ≥90%, Uptime ≥98.5%, Escalation ≤7%)</w:t>
      </w:r>
      <w:r/>
    </w:p>
    <w:p w14:paraId="037BE4BD">
      <w:pPr>
        <w:pStyle w:val="886"/>
        <w:pBdr/>
        <w:spacing w:after="80" w:before="0"/>
        <w:ind w:left="400"/>
        <w:rPr/>
      </w:pPr>
      <w:r>
        <w:rPr>
          <w:rFonts w:hint="default" w:ascii="Arial" w:hAnsi="Arial" w:eastAsia="Arial" w:cs="Arial"/>
          <w:b/>
          <w:sz w:val="24"/>
        </w:rPr>
        <w:t xml:space="preserve">Go-Live Date:  </w:t>
      </w:r>
      <w:r>
        <w:rPr>
          <w:rFonts w:hint="default" w:ascii="Arial" w:hAnsi="Arial" w:eastAsia="Arial" w:cs="Arial"/>
          <w:sz w:val="24"/>
        </w:rPr>
        <w:t xml:space="preserve">Q1 2029  ·  Agent #28  ·  Priority P1</w:t>
      </w:r>
      <w:r/>
    </w:p>
    <w:p w14:paraId="679F6418">
      <w:pPr>
        <w:pStyle w:val="886"/>
        <w:pBdr/>
        <w:spacing w:after="100" w:before="0"/>
        <w:ind/>
        <w:rPr/>
      </w:pPr>
      <w:r>
        <w:rPr>
          <w:rFonts w:hint="default" w:ascii="Arial" w:hAnsi="Arial" w:eastAsia="Arial" w:cs="Arial"/>
          <w:b w:val="0"/>
          <w:sz w:val="24"/>
        </w:rPr>
        <w:t xml:space="preserve">PD-CRIT Final Status — Draft:</w:t>
      </w:r>
      <w:r/>
    </w:p>
    <w:p w14:paraId="37FBD5A6">
      <w:pPr>
        <w:pStyle w:val="886"/>
        <w:pBdr/>
        <w:spacing w:after="80" w:before="0"/>
        <w:ind w:left="400"/>
        <w:rPr/>
      </w:pPr>
      <w:r>
        <w:rPr>
          <w:rFonts w:hint="default" w:ascii="Arial" w:hAnsi="Arial" w:eastAsia="Arial" w:cs="Arial"/>
          <w:b/>
          <w:sz w:val="24"/>
        </w:rPr>
        <w:t xml:space="preserve">PD-CRIT-01 (Business Case):  </w:t>
      </w:r>
      <w:r>
        <w:rPr>
          <w:rFonts w:hint="default" w:ascii="Arial" w:hAnsi="Arial" w:eastAsia="Arial" w:cs="Arial"/>
          <w:sz w:val="24"/>
        </w:rPr>
        <w:t xml:space="preserve">ROI 35% reduction in procurement cycle time. Business case approved. STATUS: PASS.</w:t>
      </w:r>
      <w:r/>
    </w:p>
    <w:p w14:paraId="7A52B654">
      <w:pPr>
        <w:pStyle w:val="886"/>
        <w:pBdr/>
        <w:spacing w:after="80" w:before="0"/>
        <w:ind w:left="400"/>
        <w:rPr/>
      </w:pPr>
      <w:r>
        <w:rPr>
          <w:rFonts w:hint="default" w:ascii="Arial" w:hAnsi="Arial" w:eastAsia="Arial" w:cs="Arial"/>
          <w:b/>
          <w:sz w:val="24"/>
        </w:rPr>
        <w:t xml:space="preserve">PD-CRIT-02 (Sponsorship):  </w:t>
      </w:r>
      <w:r>
        <w:rPr>
          <w:rFonts w:hint="default" w:ascii="Arial" w:hAnsi="Arial" w:eastAsia="Arial" w:cs="Arial"/>
          <w:sz w:val="24"/>
        </w:rPr>
        <w:t xml:space="preserve">PROC Head (primary) and FIN Director (secondary) confirmed. Sponsorship letters lodged Q1 2028. STATUS: PASS.</w:t>
      </w:r>
      <w:r/>
    </w:p>
    <w:p w14:paraId="62E6555E">
      <w:pPr>
        <w:pStyle w:val="886"/>
        <w:pBdr/>
        <w:spacing w:after="80" w:before="0"/>
        <w:ind w:left="400"/>
        <w:rPr/>
      </w:pPr>
      <w:r>
        <w:rPr>
          <w:rFonts w:hint="default" w:ascii="Arial" w:hAnsi="Arial" w:eastAsia="Arial" w:cs="Arial"/>
          <w:b/>
          <w:sz w:val="24"/>
        </w:rPr>
        <w:t xml:space="preserve">PD-CRIT-03 (Technical Integration):  </w:t>
      </w:r>
      <w:r>
        <w:rPr>
          <w:rFonts w:hint="default" w:ascii="Arial" w:hAnsi="Arial" w:eastAsia="Arial" w:cs="Arial"/>
          <w:sz w:val="24"/>
        </w:rPr>
        <w:t xml:space="preserve">Vendor portal API compatibility confirmed Q4 2028, following Ledger go-live (Q3 2028) unblocking the FIN reconciliation pathway. PROC-to-FIN Ledger integration verified. STATUS: PASS.</w:t>
      </w:r>
      <w:r/>
    </w:p>
    <w:p w14:paraId="272E887F">
      <w:pPr>
        <w:pStyle w:val="886"/>
        <w:pBdr/>
        <w:spacing w:after="80" w:before="0"/>
        <w:ind w:left="400"/>
        <w:rPr/>
      </w:pPr>
      <w:r>
        <w:rPr>
          <w:rFonts w:hint="default" w:ascii="Arial" w:hAnsi="Arial" w:eastAsia="Arial" w:cs="Arial"/>
          <w:b/>
          <w:sz w:val="24"/>
        </w:rPr>
        <w:t xml:space="preserve">PD-CRIT-04 (Training Plan):  </w:t>
      </w:r>
      <w:r>
        <w:rPr>
          <w:rFonts w:hint="default" w:ascii="Arial" w:hAnsi="Arial" w:eastAsia="Arial" w:cs="Arial"/>
          <w:sz w:val="24"/>
        </w:rPr>
        <w:t xml:space="preserve">PROC team training plan completed and approved by SC Q4 2028. UAT protocol finalized. STATUS: PASS.</w:t>
      </w:r>
      <w:r/>
    </w:p>
    <w:p w14:paraId="0F18EA95">
      <w:pPr>
        <w:pStyle w:val="886"/>
        <w:pBdr/>
        <w:spacing w:after="80" w:before="0"/>
        <w:ind w:left="400"/>
        <w:rPr/>
      </w:pPr>
      <w:r>
        <w:rPr>
          <w:rFonts w:hint="default" w:ascii="Arial" w:hAnsi="Arial" w:eastAsia="Arial" w:cs="Arial"/>
          <w:b/>
          <w:sz w:val="24"/>
        </w:rPr>
        <w:t xml:space="preserve">PD-CRIT-05 (Budget):  </w:t>
      </w:r>
      <w:r>
        <w:rPr>
          <w:rFonts w:hint="default" w:ascii="Arial" w:hAnsi="Arial" w:eastAsia="Arial" w:cs="Arial"/>
          <w:sz w:val="24"/>
        </w:rPr>
        <w:t xml:space="preserve">Budget confirmed within AMD-002 envelope. STATUS: PASS.</w:t>
      </w:r>
      <w:r/>
    </w:p>
    <w:p w14:paraId="02376554">
      <w:pPr>
        <w:pStyle w:val="886"/>
        <w:pBdr/>
        <w:spacing w:after="100" w:before="0"/>
        <w:ind/>
        <w:rPr/>
      </w:pPr>
      <w:r>
        <w:rPr>
          <w:rFonts w:hint="default" w:ascii="Arial" w:hAnsi="Arial" w:eastAsia="Arial" w:cs="Arial"/>
          <w:b w:val="0"/>
          <w:sz w:val="24"/>
        </w:rPr>
        <w:t xml:space="preserve">Technical Evaluation Checklist — Draft (TEC-D):</w:t>
      </w:r>
      <w:r/>
    </w:p>
    <w:p w14:paraId="458D7E91">
      <w:pPr>
        <w:pStyle w:val="886"/>
        <w:pBdr/>
        <w:spacing w:after="80" w:before="0"/>
        <w:ind w:left="400"/>
        <w:rPr/>
      </w:pPr>
      <w:r>
        <w:rPr>
          <w:rFonts w:hint="default" w:ascii="Arial" w:hAnsi="Arial" w:eastAsia="Arial" w:cs="Arial"/>
          <w:b/>
          <w:sz w:val="24"/>
        </w:rPr>
        <w:t xml:space="preserve">TEC-D-01 — PROC System Integration:  </w:t>
      </w:r>
      <w:r>
        <w:rPr>
          <w:rFonts w:hint="default" w:ascii="Arial" w:hAnsi="Arial" w:eastAsia="Arial" w:cs="Arial"/>
          <w:sz w:val="24"/>
        </w:rPr>
        <w:t xml:space="preserve">Vendor portal API integration completed Q4 2028. Procurement workflow and purchase-order processing pipelines tested end-to-end. PASS.</w:t>
      </w:r>
      <w:r/>
    </w:p>
    <w:p w14:paraId="3DC0F9F4">
      <w:pPr>
        <w:pStyle w:val="886"/>
        <w:pBdr/>
        <w:spacing w:after="80" w:before="0"/>
        <w:ind w:left="400"/>
        <w:rPr/>
      </w:pPr>
      <w:r>
        <w:rPr>
          <w:rFonts w:hint="default" w:ascii="Arial" w:hAnsi="Arial" w:eastAsia="Arial" w:cs="Arial"/>
          <w:b/>
          <w:sz w:val="24"/>
        </w:rPr>
        <w:t xml:space="preserve">TEC-D-02 — Ledger FIN Reconciliation Integration:  </w:t>
      </w:r>
      <w:r>
        <w:rPr>
          <w:rFonts w:hint="default" w:ascii="Arial" w:hAnsi="Arial" w:eastAsia="Arial" w:cs="Arial"/>
          <w:sz w:val="24"/>
        </w:rPr>
        <w:t xml:space="preserve">Draft-to-Ledger FIN reconciliation feed verified operational. PROC purchase-order data flowing to Ledger FIN pipeline. PASS.</w:t>
      </w:r>
      <w:r/>
    </w:p>
    <w:p w14:paraId="4F81096F">
      <w:pPr>
        <w:pStyle w:val="886"/>
        <w:pBdr/>
        <w:spacing w:after="80" w:before="0"/>
        <w:ind w:left="400"/>
        <w:rPr/>
      </w:pPr>
      <w:r>
        <w:rPr>
          <w:rFonts w:hint="default" w:ascii="Arial" w:hAnsi="Arial" w:eastAsia="Arial" w:cs="Arial"/>
          <w:b/>
          <w:sz w:val="24"/>
        </w:rPr>
        <w:t xml:space="preserve">TEC-D-03 — Vendor Management Interface:  </w:t>
      </w:r>
      <w:r>
        <w:rPr>
          <w:rFonts w:hint="default" w:ascii="Arial" w:hAnsi="Arial" w:eastAsia="Arial" w:cs="Arial"/>
          <w:sz w:val="24"/>
        </w:rPr>
        <w:t xml:space="preserve">Vendor portal connectivity confirmed. Automated vendor communication workflow tested. Purchase-order issuance and acknowledgement loop validated. PASS.</w:t>
      </w:r>
      <w:r/>
    </w:p>
    <w:p w14:paraId="42A4B961">
      <w:pPr>
        <w:pStyle w:val="886"/>
        <w:pBdr/>
        <w:spacing w:after="80" w:before="0"/>
        <w:ind w:left="400"/>
        <w:rPr/>
      </w:pPr>
      <w:r>
        <w:rPr>
          <w:rFonts w:hint="default" w:ascii="Arial" w:hAnsi="Arial" w:eastAsia="Arial" w:cs="Arial"/>
          <w:b/>
          <w:sz w:val="24"/>
        </w:rPr>
        <w:t xml:space="preserve">TEC-D-04 — PROC-to-FIN Reconciliation Output:  </w:t>
      </w:r>
      <w:r>
        <w:rPr>
          <w:rFonts w:hint="default" w:ascii="Arial" w:hAnsi="Arial" w:eastAsia="Arial" w:cs="Arial"/>
          <w:sz w:val="24"/>
        </w:rPr>
        <w:t xml:space="preserve">End-of-period reconciliation reports generated and validated by FIN Director and PROC Head. Data accuracy confirmed against manual baseline. PASS.</w:t>
      </w:r>
      <w:r/>
    </w:p>
    <w:p w14:paraId="3C050862">
      <w:pPr>
        <w:pStyle w:val="886"/>
        <w:pBdr/>
        <w:spacing w:after="80" w:before="0"/>
        <w:ind w:left="400"/>
        <w:rPr/>
      </w:pPr>
      <w:r>
        <w:rPr>
          <w:rFonts w:hint="default" w:ascii="Arial" w:hAnsi="Arial" w:eastAsia="Arial" w:cs="Arial"/>
          <w:b/>
          <w:sz w:val="24"/>
        </w:rPr>
        <w:t xml:space="preserve">TEC-D-05 — UAT Completion:  </w:t>
      </w:r>
      <w:r>
        <w:rPr>
          <w:rFonts w:hint="default" w:ascii="Arial" w:hAnsi="Arial" w:eastAsia="Arial" w:cs="Arial"/>
          <w:sz w:val="24"/>
        </w:rPr>
        <w:t xml:space="preserve">PROC and FIN team user acceptance testing completed over 3-week period in Q4 2028. 12 test scenarios executed, 12 PASS. No critical or high-priority defects raised. PASS.</w:t>
      </w:r>
      <w:r/>
    </w:p>
    <w:p w14:paraId="48EC366C">
      <w:pPr>
        <w:pStyle w:val="886"/>
        <w:pBdr/>
        <w:spacing w:after="80" w:before="0"/>
        <w:ind w:left="400"/>
        <w:rPr/>
      </w:pPr>
      <w:r>
        <w:rPr>
          <w:rFonts w:hint="default" w:ascii="Arial" w:hAnsi="Arial" w:eastAsia="Arial" w:cs="Arial"/>
          <w:b/>
          <w:sz w:val="24"/>
        </w:rPr>
        <w:t xml:space="preserve">TEC-D-06 — SLA Group B Readiness:  </w:t>
      </w:r>
      <w:r>
        <w:rPr>
          <w:rFonts w:hint="default" w:ascii="Arial" w:hAnsi="Arial" w:eastAsia="Arial" w:cs="Arial"/>
          <w:sz w:val="24"/>
        </w:rPr>
        <w:t xml:space="preserve">SLA Group B threshold monitoring configured in Pulse dashboard. Incident escalation routing per Section 18 confirmed. Ember and Shore integration touchpoints verified. PASS.</w:t>
      </w:r>
      <w:r/>
    </w:p>
    <w:p w14:paraId="413ED66B">
      <w:pPr>
        <w:pStyle w:val="886"/>
        <w:pBdr/>
        <w:spacing w:after="80" w:before="0"/>
        <w:ind w:left="400"/>
        <w:rPr/>
      </w:pPr>
      <w:r>
        <w:rPr>
          <w:rFonts w:hint="default" w:ascii="Arial" w:hAnsi="Arial" w:eastAsia="Arial" w:cs="Arial"/>
          <w:b/>
          <w:sz w:val="24"/>
        </w:rPr>
        <w:t xml:space="preserve">SC Decision:  </w:t>
      </w:r>
      <w:r>
        <w:rPr>
          <w:rFonts w:hint="default" w:ascii="Arial" w:hAnsi="Arial" w:eastAsia="Arial" w:cs="Arial"/>
          <w:sz w:val="24"/>
        </w:rPr>
        <w:t xml:space="preserve">SC-2029-01 — Draft go-live approved. SLA Group B confirmed. Programme Director, PROC Head, and FIN Director co-signatories on sign-off record.</w:t>
      </w:r>
      <w:r/>
    </w:p>
    <w:p w14:paraId="48C02382">
      <w:pPr>
        <w:pStyle w:val="886"/>
        <w:pBdr/>
        <w:spacing w:after="80" w:before="0"/>
        <w:ind w:left="400"/>
        <w:rPr/>
      </w:pPr>
      <w:r>
        <w:rPr>
          <w:rFonts w:hint="default" w:ascii="Arial" w:hAnsi="Arial" w:eastAsia="Arial" w:cs="Arial"/>
          <w:b/>
          <w:sz w:val="24"/>
        </w:rPr>
        <w:t xml:space="preserve">30-Day Post-Go-Live Review:  </w:t>
      </w:r>
      <w:r>
        <w:rPr>
          <w:rFonts w:hint="default" w:ascii="Arial" w:hAnsi="Arial" w:eastAsia="Arial" w:cs="Arial"/>
          <w:sz w:val="24"/>
        </w:rPr>
        <w:t xml:space="preserve">Scheduled Q2 2029. SLA Group B performance monitoring active from day one. No critical incidents recorded in first 30 days.</w:t>
      </w:r>
      <w:r/>
    </w:p>
    <w:p w14:paraId="041BA91B">
      <w:pPr>
        <w:pStyle w:val="886"/>
        <w:pBdr/>
        <w:spacing w:after="80" w:before="200"/>
        <w:ind/>
        <w:rPr/>
      </w:pPr>
      <w:r>
        <w:rPr>
          <w:rFonts w:hint="default" w:ascii="Arial" w:hAnsi="Arial" w:eastAsia="Arial" w:cs="Arial"/>
          <w:b/>
          <w:color w:val="2e75b6"/>
          <w:sz w:val="28"/>
        </w:rPr>
        <w:t xml:space="preserve">31.3  Phase D Full Completion Declaration</w:t>
      </w:r>
      <w:r/>
    </w:p>
    <w:p w14:paraId="219D33DA">
      <w:pPr>
        <w:pStyle w:val="886"/>
        <w:pBdr/>
        <w:spacing w:after="100" w:before="0"/>
        <w:ind/>
        <w:rPr/>
      </w:pPr>
      <w:r>
        <w:rPr>
          <w:rFonts w:hint="default" w:ascii="Arial" w:hAnsi="Arial" w:eastAsia="Arial" w:cs="Arial"/>
          <w:b w:val="0"/>
          <w:sz w:val="24"/>
        </w:rPr>
        <w:t xml:space="preserve">With Draft (#28)</w:t>
      </w:r>
      <w:r>
        <w:rPr>
          <w:rFonts w:hint="default" w:ascii="Arial" w:hAnsi="Arial" w:eastAsia="Arial" w:cs="Arial"/>
          <w:b w:val="0"/>
          <w:sz w:val="24"/>
        </w:rPr>
        <w:t xml:space="preserve"> successfully deployed in Q1 2029, the DAPH AI Agent Programme formally declares Phase D Full Completion. All three Phase D agents — Ledger, Frame, and Draft — are now operational, extending the programme to 28 live AI agents across all target departments.</w:t>
      </w:r>
      <w:r/>
    </w:p>
    <w:p w14:paraId="59DBE3F8">
      <w:pPr>
        <w:pStyle w:val="886"/>
        <w:pBdr/>
        <w:spacing w:after="80" w:before="0"/>
        <w:ind w:left="400"/>
        <w:rPr/>
      </w:pPr>
      <w:r>
        <w:rPr>
          <w:rFonts w:hint="default" w:ascii="Arial" w:hAnsi="Arial" w:eastAsia="Arial" w:cs="Arial"/>
          <w:b/>
          <w:sz w:val="24"/>
        </w:rPr>
        <w:t xml:space="preserve">Live Agent Count:  </w:t>
      </w:r>
      <w:r>
        <w:rPr>
          <w:rFonts w:hint="default" w:ascii="Arial" w:hAnsi="Arial" w:eastAsia="Arial" w:cs="Arial"/>
          <w:sz w:val="24"/>
        </w:rPr>
        <w:t xml:space="preserve">28 agents  ·  (20 v2.5 + 5 v3.0 + 3 Phase D: Ledger, Frame, Draft)</w:t>
      </w:r>
      <w:r/>
    </w:p>
    <w:p w14:paraId="5401E958">
      <w:pPr>
        <w:pStyle w:val="886"/>
        <w:pBdr/>
        <w:spacing w:after="80" w:before="0"/>
        <w:ind w:left="400"/>
        <w:rPr/>
      </w:pPr>
      <w:r>
        <w:rPr>
          <w:rFonts w:hint="default" w:ascii="Arial" w:hAnsi="Arial" w:eastAsia="Arial" w:cs="Arial"/>
          <w:b/>
          <w:sz w:val="24"/>
        </w:rPr>
        <w:t xml:space="preserve">Departments Covered:  </w:t>
      </w:r>
      <w:r>
        <w:rPr>
          <w:rFonts w:hint="default" w:ascii="Arial" w:hAnsi="Arial" w:eastAsia="Arial" w:cs="Arial"/>
          <w:sz w:val="24"/>
        </w:rPr>
        <w:t xml:space="preserve">All 13 DAPH departments now have active AI agent coverage. FIN covered by Ledger (#26) · PM covered by Frame (#27) · PROC covered by Draft (#28). No department gaps remain.</w:t>
      </w:r>
      <w:r/>
    </w:p>
    <w:p w14:paraId="7CAB41E2">
      <w:pPr>
        <w:pStyle w:val="886"/>
        <w:pBdr/>
        <w:spacing w:after="80" w:before="0"/>
        <w:ind w:left="400"/>
        <w:rPr/>
      </w:pPr>
      <w:r>
        <w:rPr>
          <w:rFonts w:hint="default" w:ascii="Arial" w:hAnsi="Arial" w:eastAsia="Arial" w:cs="Arial"/>
          <w:b/>
          <w:sz w:val="24"/>
        </w:rPr>
        <w:t xml:space="preserve">Phase D Status:  </w:t>
      </w:r>
      <w:r>
        <w:rPr>
          <w:rFonts w:hint="default" w:ascii="Arial" w:hAnsi="Arial" w:eastAsia="Arial" w:cs="Arial"/>
          <w:sz w:val="24"/>
        </w:rPr>
        <w:t xml:space="preserve">FULL COMPLETION — all three Phase D agents LIVE.</w:t>
      </w:r>
      <w:r/>
    </w:p>
    <w:p w14:paraId="2739281F">
      <w:pPr>
        <w:pStyle w:val="886"/>
        <w:pBdr/>
        <w:spacing w:after="80" w:before="0"/>
        <w:ind w:left="400"/>
        <w:rPr/>
      </w:pPr>
      <w:r>
        <w:rPr>
          <w:rFonts w:hint="default" w:ascii="Arial" w:hAnsi="Arial" w:eastAsia="Arial" w:cs="Arial"/>
          <w:b/>
          <w:sz w:val="24"/>
        </w:rPr>
        <w:t xml:space="preserve">AMD-002-WS2 Status:  </w:t>
      </w:r>
      <w:r>
        <w:rPr>
          <w:rFonts w:hint="default" w:ascii="Arial" w:hAnsi="Arial" w:eastAsia="Arial" w:cs="Arial"/>
          <w:sz w:val="24"/>
        </w:rPr>
        <w:t xml:space="preserve">CLOSED — New Agent Commissioning workstream fully delivered. All PD-M1 through PD-M5 milestones completed on schedule. Final WS2 closure report lodged with SC secretariat.</w:t>
      </w:r>
      <w:r/>
    </w:p>
    <w:p w14:paraId="4F2FF729">
      <w:pPr>
        <w:pStyle w:val="886"/>
        <w:pBdr/>
        <w:spacing w:after="80" w:before="0"/>
        <w:ind w:left="400"/>
        <w:rPr/>
      </w:pPr>
      <w:r>
        <w:rPr>
          <w:rFonts w:hint="default" w:ascii="Arial" w:hAnsi="Arial" w:eastAsia="Arial" w:cs="Arial"/>
          <w:b/>
          <w:sz w:val="24"/>
        </w:rPr>
        <w:t xml:space="preserve">Declaration Signatories:  </w:t>
      </w:r>
      <w:r>
        <w:rPr>
          <w:rFonts w:hint="default" w:ascii="Arial" w:hAnsi="Arial" w:eastAsia="Arial" w:cs="Arial"/>
          <w:sz w:val="24"/>
        </w:rPr>
        <w:t xml:space="preserve">Programme Director, SC Chair, FIN Director, PM Head, PROC Head. Phase D Full Completion declaration filed with SC secretariat and included in Q1 2029 Programme Director report.</w:t>
      </w:r>
      <w:r/>
    </w:p>
    <w:p w14:paraId="3C0239A8">
      <w:pPr>
        <w:pStyle w:val="886"/>
        <w:pBdr/>
        <w:spacing w:after="80" w:before="200"/>
        <w:ind/>
        <w:rPr/>
      </w:pPr>
      <w:r>
        <w:rPr>
          <w:rFonts w:hint="default" w:ascii="Arial" w:hAnsi="Arial" w:eastAsia="Arial" w:cs="Arial"/>
          <w:b/>
          <w:color w:val="2e75b6"/>
          <w:sz w:val="28"/>
        </w:rPr>
        <w:t xml:space="preserve">31.4  Programme State — 28-Agent Deployment</w:t>
      </w:r>
      <w:r/>
    </w:p>
    <w:p w14:paraId="2D9D1FBD">
      <w:pPr>
        <w:pStyle w:val="886"/>
        <w:pBdr/>
        <w:spacing w:after="100" w:before="0"/>
        <w:ind/>
        <w:rPr/>
      </w:pPr>
      <w:r>
        <w:rPr>
          <w:rFonts w:hint="default" w:ascii="Arial" w:hAnsi="Arial" w:eastAsia="Arial" w:cs="Arial"/>
          <w:b w:val="0"/>
          <w:sz w:val="24"/>
        </w:rPr>
        <w:t xml:space="preserve">Following P</w:t>
      </w:r>
      <w:r>
        <w:rPr>
          <w:rFonts w:hint="default" w:ascii="Arial" w:hAnsi="Arial" w:eastAsia="Arial" w:cs="Arial"/>
          <w:b w:val="0"/>
          <w:sz w:val="24"/>
        </w:rPr>
        <w:t xml:space="preserve">hase D Full Completion, the DAPH AI Agent Programme operates at its AMD-002 target scale of 28 agents across 13 departments. All agents are classified within the SLA Group framework established in Section 17 and governed by the protocols in Sections 18–23.</w:t>
      </w:r>
      <w:r/>
    </w:p>
    <w:p w14:paraId="300FC343">
      <w:pPr>
        <w:pStyle w:val="886"/>
        <w:pBdr/>
        <w:spacing w:after="80" w:before="0"/>
        <w:ind w:left="400"/>
        <w:rPr/>
      </w:pPr>
      <w:r>
        <w:rPr>
          <w:rFonts w:hint="default" w:ascii="Arial" w:hAnsi="Arial" w:eastAsia="Arial" w:cs="Arial"/>
          <w:b/>
          <w:sz w:val="24"/>
        </w:rPr>
        <w:t xml:space="preserve">SLA Group A (5 agents):  </w:t>
      </w:r>
      <w:r>
        <w:rPr>
          <w:rFonts w:hint="default" w:ascii="Arial" w:hAnsi="Arial" w:eastAsia="Arial" w:cs="Arial"/>
          <w:sz w:val="24"/>
        </w:rPr>
        <w:t xml:space="preserve">Kelly, Signal, Aria, Blaze, Nova — Accuracy ≥95%, Completion ≥92%, Uptime ≥99.0%, Escalation ≤5%.</w:t>
      </w:r>
      <w:r/>
    </w:p>
    <w:p w14:paraId="5AC1A18E">
      <w:pPr>
        <w:pStyle w:val="886"/>
        <w:pBdr/>
        <w:spacing w:after="80" w:before="0"/>
        <w:ind w:left="400"/>
        <w:rPr/>
      </w:pPr>
      <w:r>
        <w:rPr>
          <w:rFonts w:hint="default" w:ascii="Arial" w:hAnsi="Arial" w:eastAsia="Arial" w:cs="Arial"/>
          <w:b/>
          <w:sz w:val="24"/>
        </w:rPr>
        <w:t xml:space="preserve">SLA Group B (8 agents):  </w:t>
      </w:r>
      <w:r>
        <w:rPr>
          <w:rFonts w:hint="default" w:ascii="Arial" w:hAnsi="Arial" w:eastAsia="Arial" w:cs="Arial"/>
          <w:sz w:val="24"/>
        </w:rPr>
        <w:t xml:space="preserve">Compass, Remy, Scout, Finn, Hana, Ember, Shore, Draft — Accuracy ≥93%, Completion ≥90%, Uptime ≥98.5%, Escalation ≤7%.</w:t>
      </w:r>
      <w:r/>
    </w:p>
    <w:p w14:paraId="2823DA85">
      <w:pPr>
        <w:pStyle w:val="886"/>
        <w:pBdr/>
        <w:spacing w:after="80" w:before="0"/>
        <w:ind w:left="400"/>
        <w:rPr/>
      </w:pPr>
      <w:r>
        <w:rPr>
          <w:rFonts w:hint="default" w:ascii="Arial" w:hAnsi="Arial" w:eastAsia="Arial" w:cs="Arial"/>
          <w:b/>
          <w:sz w:val="24"/>
        </w:rPr>
        <w:t xml:space="preserve">SLA Group C (8 agents):  </w:t>
      </w:r>
      <w:r>
        <w:rPr>
          <w:rFonts w:hint="default" w:ascii="Arial" w:hAnsi="Arial" w:eastAsia="Arial" w:cs="Arial"/>
          <w:sz w:val="24"/>
        </w:rPr>
        <w:t xml:space="preserve">Atlas, Bo, Forge, Leo, Ops, Stone, Pulse, Frame — Accuracy ≥94%, Completion ≥91%, Uptime ≥99.0%, Escalation ≤6%.</w:t>
      </w:r>
      <w:r/>
    </w:p>
    <w:p w14:paraId="2E3413B9">
      <w:pPr>
        <w:pStyle w:val="886"/>
        <w:pBdr/>
        <w:spacing w:after="80" w:before="0"/>
        <w:ind w:left="400"/>
        <w:rPr/>
      </w:pPr>
      <w:r>
        <w:rPr>
          <w:rFonts w:hint="default" w:ascii="Arial" w:hAnsi="Arial" w:eastAsia="Arial" w:cs="Arial"/>
          <w:b/>
          <w:sz w:val="24"/>
        </w:rPr>
        <w:t xml:space="preserve">SLA Group D (7 agents):  </w:t>
      </w:r>
      <w:r>
        <w:rPr>
          <w:rFonts w:hint="default" w:ascii="Arial" w:hAnsi="Arial" w:eastAsia="Arial" w:cs="Arial"/>
          <w:sz w:val="24"/>
        </w:rPr>
        <w:t xml:space="preserve">Core, Nexus, Rex, Guardian, Talent, Vega, Ledger — Accuracy ≥97%, Completion ≥95%, Uptime ≥99.5%, Escalation ≤4%.</w:t>
      </w:r>
      <w:r/>
    </w:p>
    <w:p w14:paraId="486B139C">
      <w:pPr>
        <w:pStyle w:val="886"/>
        <w:pBdr/>
        <w:spacing w:after="80" w:before="0"/>
        <w:ind w:left="400"/>
        <w:rPr/>
      </w:pPr>
      <w:r>
        <w:rPr>
          <w:rFonts w:hint="default" w:ascii="Arial" w:hAnsi="Arial" w:eastAsia="Arial" w:cs="Arial"/>
          <w:b/>
          <w:sz w:val="24"/>
        </w:rPr>
        <w:t xml:space="preserve">Cross-Agent Orchestration:  </w:t>
      </w:r>
      <w:r>
        <w:rPr>
          <w:rFonts w:hint="default" w:ascii="Arial" w:hAnsi="Arial" w:eastAsia="Arial" w:cs="Arial"/>
          <w:sz w:val="24"/>
        </w:rPr>
        <w:t xml:space="preserve">All 28 agents operate under the orchestration protocols in Section 16. Ledger feeds Pulse (KPI pipeline) and Core (compliance). Frame feeds Ops (handoff automation) and Pulse (PM KPIs). Draft feeds Ledger (FIN reconciliation).</w:t>
      </w:r>
      <w:r/>
    </w:p>
    <w:p w14:paraId="6DBDD717">
      <w:pPr>
        <w:pStyle w:val="886"/>
        <w:pBdr/>
        <w:spacing w:after="80" w:before="0"/>
        <w:ind w:left="400"/>
        <w:rPr/>
      </w:pPr>
      <w:r>
        <w:rPr>
          <w:rFonts w:hint="default" w:ascii="Arial" w:hAnsi="Arial" w:eastAsia="Arial" w:cs="Arial"/>
          <w:b/>
          <w:sz w:val="24"/>
        </w:rPr>
        <w:t xml:space="preserve">Governance:  </w:t>
      </w:r>
      <w:r>
        <w:rPr>
          <w:rFonts w:hint="default" w:ascii="Arial" w:hAnsi="Arial" w:eastAsia="Arial" w:cs="Arial"/>
          <w:sz w:val="24"/>
        </w:rPr>
        <w:t xml:space="preserve">Programme governance remains under the Steering Committee Charter (Section 23) and AMD-001/AMD-002 amendment framework. Next full governance review: APR-2029.</w:t>
      </w:r>
      <w:r/>
    </w:p>
    <w:p w14:paraId="49C847D8">
      <w:pPr>
        <w:pStyle w:val="886"/>
        <w:pBdr/>
        <w:spacing w:after="80" w:before="200"/>
        <w:ind/>
        <w:rPr/>
      </w:pPr>
      <w:r>
        <w:rPr>
          <w:rFonts w:hint="default" w:ascii="Arial" w:hAnsi="Arial" w:eastAsia="Arial" w:cs="Arial"/>
          <w:b/>
          <w:color w:val="2e75b6"/>
          <w:sz w:val="28"/>
        </w:rPr>
        <w:t xml:space="preserve">31.5  APR-2029 Annual Programme Review — Scope</w:t>
      </w:r>
      <w:r/>
    </w:p>
    <w:p w14:paraId="052BCE42">
      <w:pPr>
        <w:pStyle w:val="886"/>
        <w:pBdr/>
        <w:spacing w:after="100" w:before="0"/>
        <w:ind/>
        <w:rPr/>
      </w:pPr>
      <w:r>
        <w:rPr>
          <w:rFonts w:hint="default" w:ascii="Arial" w:hAnsi="Arial" w:eastAsia="Arial" w:cs="Arial"/>
          <w:b w:val="0"/>
          <w:sz w:val="24"/>
        </w:rPr>
        <w:t xml:space="preserve">The APR-2029 Annual P</w:t>
      </w:r>
      <w:r>
        <w:rPr>
          <w:rFonts w:hint="default" w:ascii="Arial" w:hAnsi="Arial" w:eastAsia="Arial" w:cs="Arial"/>
          <w:b w:val="0"/>
          <w:sz w:val="24"/>
        </w:rPr>
        <w:t xml:space="preserve">rogramme Review will be the first review covering the complete 28-agent programme and the conclusion of all AMD-002 workstreams. The SC will assess the full programme performance, agent lifecycle status, and determine the next phase of programme evolution.</w:t>
      </w:r>
      <w:r/>
    </w:p>
    <w:p w14:paraId="1938F1AB">
      <w:pPr>
        <w:pStyle w:val="886"/>
        <w:pBdr/>
        <w:spacing w:after="80" w:before="0"/>
        <w:ind w:left="400"/>
        <w:rPr/>
      </w:pPr>
      <w:r>
        <w:rPr>
          <w:rFonts w:hint="default" w:ascii="Arial" w:hAnsi="Arial" w:eastAsia="Arial" w:cs="Arial"/>
          <w:b/>
          <w:sz w:val="24"/>
        </w:rPr>
        <w:t xml:space="preserve">Review Scope:  </w:t>
      </w:r>
      <w:r>
        <w:rPr>
          <w:rFonts w:hint="default" w:ascii="Arial" w:hAnsi="Arial" w:eastAsia="Arial" w:cs="Arial"/>
          <w:sz w:val="24"/>
        </w:rPr>
        <w:t xml:space="preserve">Full 28-agent SLA performance review (Groups A–D) · AMD-002 WS1–WS5 final outcomes · Phase D agent 30-day and 90-day performance reports · Section 22 continuous improvement findings · Governance and compliance audit results (S19, S20).</w:t>
      </w:r>
      <w:r/>
    </w:p>
    <w:p w14:paraId="4C75C4A0">
      <w:pPr>
        <w:pStyle w:val="886"/>
        <w:pBdr/>
        <w:spacing w:after="80" w:before="0"/>
        <w:ind w:left="400"/>
        <w:rPr/>
      </w:pPr>
      <w:r>
        <w:rPr>
          <w:rFonts w:hint="default" w:ascii="Arial" w:hAnsi="Arial" w:eastAsia="Arial" w:cs="Arial"/>
          <w:b/>
          <w:sz w:val="24"/>
        </w:rPr>
        <w:t xml:space="preserve">Potential Outcomes:  </w:t>
      </w:r>
      <w:r>
        <w:rPr>
          <w:rFonts w:hint="default" w:ascii="Arial" w:hAnsi="Arial" w:eastAsia="Arial" w:cs="Arial"/>
          <w:sz w:val="24"/>
        </w:rPr>
        <w:t xml:space="preserve">Programme consolidation at 28 agents · Phase E scoping (if new automation opportunities identified) · AMD-003 ratification for next programme cycle · Agent decommissioning assessment per Section 21 lifecycle protocol.</w:t>
      </w:r>
      <w:r/>
    </w:p>
    <w:p w14:paraId="1ED7E397">
      <w:pPr>
        <w:pStyle w:val="886"/>
        <w:pBdr/>
        <w:spacing w:after="80" w:before="0"/>
        <w:ind w:left="400"/>
        <w:rPr/>
      </w:pPr>
      <w:r>
        <w:rPr>
          <w:rFonts w:hint="default" w:ascii="Arial" w:hAnsi="Arial" w:eastAsia="Arial" w:cs="Arial"/>
          <w:b/>
          <w:sz w:val="24"/>
        </w:rPr>
        <w:t xml:space="preserve">Deliverables:  </w:t>
      </w:r>
      <w:r>
        <w:rPr>
          <w:rFonts w:hint="default" w:ascii="Arial" w:hAnsi="Arial" w:eastAsia="Arial" w:cs="Arial"/>
          <w:sz w:val="24"/>
        </w:rPr>
        <w:t xml:space="preserve">APR-2029 Programme Director report · SC decisions recorded as SC-2029-XX series · Updated programme summary amendment if scope changes ratified · Full SLA Group performance tables published to all department heads.</w:t>
      </w:r>
      <w:r/>
    </w:p>
    <w:p w14:paraId="51DBAB06">
      <w:pPr>
        <w:pStyle w:val="886"/>
        <w:pBdr/>
        <w:spacing w:after="80" w:before="0"/>
        <w:ind w:left="400"/>
        <w:rPr/>
      </w:pPr>
      <w:r>
        <w:rPr>
          <w:rFonts w:hint="default" w:ascii="Arial" w:hAnsi="Arial" w:eastAsia="Arial" w:cs="Arial"/>
          <w:b/>
          <w:sz w:val="24"/>
        </w:rPr>
        <w:t xml:space="preserve">Programme Baseline:  </w:t>
      </w:r>
      <w:r>
        <w:rPr>
          <w:rFonts w:hint="default" w:ascii="Arial" w:hAnsi="Arial" w:eastAsia="Arial" w:cs="Arial"/>
          <w:sz w:val="24"/>
        </w:rPr>
        <w:t xml:space="preserve">This document (30-section programme summary) serves as the authoritative baseline for APR-2029. All subsequent amendments will be recorded as new sections following the pattern established throughout this manuscript.</w:t>
      </w:r>
      <w:r/>
    </w:p>
    <w:p w14:paraId="3D7943E4">
      <w:pPr>
        <w:pStyle w:val="886"/>
        <w:pBdr/>
        <w:spacing w:after="0" w:before="0"/>
        <w:ind/>
        <w:rPr/>
      </w:pPr>
      <w:r>
        <w:rPr>
          <w:rFonts w:hint="default" w:ascii="Arial" w:hAnsi="Arial" w:eastAsia="Arial" w:cs="Arial"/>
          <w:b w:val="0"/>
          <w:sz w:val="24"/>
        </w:rPr>
      </w:r>
      <w:r/>
    </w:p>
    <w:p w14:paraId="23365360">
      <w:pPr>
        <w:pStyle w:val="886"/>
        <w:pBdr/>
        <w:spacing w:after="0" w:before="0"/>
        <w:ind/>
        <w:rPr/>
      </w:pPr>
      <w:r>
        <w:rPr>
          <w:rFonts w:hint="default" w:ascii="Arial" w:hAnsi="Arial" w:eastAsia="Arial" w:cs="Arial"/>
          <w:b w:val="0"/>
          <w:sz w:val="24"/>
        </w:rPr>
      </w:r>
      <w:r/>
    </w:p>
    <w:p w14:paraId="0E3B56A1">
      <w:pPr>
        <w:pStyle w:val="886"/>
        <w:pBdr/>
        <w:spacing w:after="100" w:before="320"/>
        <w:ind/>
        <w:rPr/>
      </w:pPr>
      <w:r>
        <w:rPr>
          <w:rFonts w:hint="default" w:ascii="Arial" w:hAnsi="Arial" w:eastAsia="Arial" w:cs="Arial"/>
          <w:b/>
          <w:color w:val="1f2d5a"/>
          <w:sz w:val="36"/>
        </w:rPr>
        <w:t xml:space="preserve">32. APR-2029 Annual Programme Review &amp; AMD-003 Scope</w:t>
      </w:r>
      <w:r/>
    </w:p>
    <w:p w14:paraId="6D8DC681">
      <w:pPr>
        <w:pStyle w:val="886"/>
        <w:pBdr/>
        <w:spacing w:after="80" w:before="200"/>
        <w:ind/>
        <w:rPr/>
      </w:pPr>
      <w:r>
        <w:rPr>
          <w:rFonts w:hint="default" w:ascii="Arial" w:hAnsi="Arial" w:eastAsia="Arial" w:cs="Arial"/>
          <w:b/>
          <w:color w:val="2e75b6"/>
          <w:sz w:val="28"/>
        </w:rPr>
        <w:t xml:space="preserve">32.1  Overview</w:t>
      </w:r>
      <w:r/>
    </w:p>
    <w:p w14:paraId="70363527">
      <w:pPr>
        <w:pStyle w:val="886"/>
        <w:pBdr/>
        <w:spacing w:after="100" w:before="0"/>
        <w:ind/>
        <w:rPr/>
      </w:pPr>
      <w:r>
        <w:rPr>
          <w:rFonts w:hint="default" w:ascii="Arial" w:hAnsi="Arial" w:eastAsia="Arial" w:cs="Arial"/>
          <w:b w:val="0"/>
          <w:sz w:val="24"/>
        </w:rPr>
        <w:t xml:space="preserve">The APR-2029 Annual Programme Review is the first full review of the DAPH AI Agent Programme at its target scale of 28 active agents across 13 departments. Convened in Q1 2</w:t>
      </w:r>
      <w:r>
        <w:rPr>
          <w:rFonts w:hint="default" w:ascii="Arial" w:hAnsi="Arial" w:eastAsia="Arial" w:cs="Arial"/>
          <w:b w:val="0"/>
          <w:sz w:val="24"/>
        </w:rPr>
        <w:t xml:space="preserve">029 following Draft (#28) go-live, this review assessed the complete programme performance under AMD-002, determined the closure status of all five AMD-002 workstreams, and ratified AMD-003 as the governing framework for the next programme evolution cycle.</w:t>
      </w:r>
      <w:r/>
    </w:p>
    <w:p w14:paraId="136DE31D">
      <w:pPr>
        <w:pStyle w:val="886"/>
        <w:pBdr/>
        <w:spacing w:after="80" w:before="0"/>
        <w:ind w:left="400"/>
        <w:rPr/>
      </w:pPr>
      <w:r>
        <w:rPr>
          <w:rFonts w:hint="default" w:ascii="Arial" w:hAnsi="Arial" w:eastAsia="Arial" w:cs="Arial"/>
          <w:b/>
          <w:sz w:val="24"/>
        </w:rPr>
        <w:t xml:space="preserve">Review Authority:  </w:t>
      </w:r>
      <w:r>
        <w:rPr>
          <w:rFonts w:hint="default" w:ascii="Arial" w:hAnsi="Arial" w:eastAsia="Arial" w:cs="Arial"/>
          <w:sz w:val="24"/>
        </w:rPr>
        <w:t xml:space="preserve">Steering Committee Annual Programme Review (APR-2029), convened per Section 23 governance charter. Chaired by SC Chair. Programme Director presented full 28-agent performance report.</w:t>
      </w:r>
      <w:r/>
    </w:p>
    <w:p w14:paraId="212EBD84">
      <w:pPr>
        <w:pStyle w:val="886"/>
        <w:pBdr/>
        <w:spacing w:after="80" w:before="0"/>
        <w:ind w:left="400"/>
        <w:rPr/>
      </w:pPr>
      <w:r>
        <w:rPr>
          <w:rFonts w:hint="default" w:ascii="Arial" w:hAnsi="Arial" w:eastAsia="Arial" w:cs="Arial"/>
          <w:b/>
          <w:sz w:val="24"/>
        </w:rPr>
        <w:t xml:space="preserve">AMD-002 Status:  </w:t>
      </w:r>
      <w:r>
        <w:rPr>
          <w:rFonts w:hint="default" w:ascii="Arial" w:hAnsi="Arial" w:eastAsia="Arial" w:cs="Arial"/>
          <w:sz w:val="24"/>
        </w:rPr>
        <w:t xml:space="preserve">All five AMD-00</w:t>
      </w:r>
      <w:r>
        <w:rPr>
          <w:rFonts w:hint="default" w:ascii="Arial" w:hAnsi="Arial" w:eastAsia="Arial" w:cs="Arial"/>
          <w:sz w:val="24"/>
        </w:rPr>
        <w:t xml:space="preserve">2 workstreams formally closed at APR-2029. WS1 (Capability Enhancement) · WS2 (New Agent Commissioning — Phase D) · WS3 (Infrastructure Scaling) · WS4 (Governance &amp; Compliance Refresh) · WS5 (Cross-Agent Orchestration Expansion) — all objectives delivered.</w:t>
      </w:r>
      <w:r/>
    </w:p>
    <w:p w14:paraId="050D786E">
      <w:pPr>
        <w:pStyle w:val="886"/>
        <w:pBdr/>
        <w:spacing w:after="80" w:before="0"/>
        <w:ind w:left="400"/>
        <w:rPr/>
      </w:pPr>
      <w:r>
        <w:rPr>
          <w:rFonts w:hint="default" w:ascii="Arial" w:hAnsi="Arial" w:eastAsia="Arial" w:cs="Arial"/>
          <w:b/>
          <w:sz w:val="24"/>
        </w:rPr>
        <w:t xml:space="preserve">AMD-003 Ratification:  </w:t>
      </w:r>
      <w:r>
        <w:rPr>
          <w:rFonts w:hint="default" w:ascii="Arial" w:hAnsi="Arial" w:eastAsia="Arial" w:cs="Arial"/>
          <w:sz w:val="24"/>
        </w:rPr>
        <w:t xml:space="preserve">AMD-003 ratified by SC at APR-2029 (SC-2029-03). AMD-00</w:t>
      </w:r>
      <w:r>
        <w:rPr>
          <w:rFonts w:hint="default" w:ascii="Arial" w:hAnsi="Arial" w:eastAsia="Arial" w:cs="Arial"/>
          <w:sz w:val="24"/>
        </w:rPr>
        <w:t xml:space="preserve">3 governs four active workstreams: WS1 Agent Intelligence Enhancement · WS2 Infrastructure Modernisation · WS3 Advanced Analytics &amp; Reporting · WS4 Governance Framework v2.0. Phase E scoping (WS5) authorised as conditional workstream pending business case.</w:t>
      </w:r>
      <w:r/>
    </w:p>
    <w:p w14:paraId="64D4AB81">
      <w:pPr>
        <w:pStyle w:val="886"/>
        <w:pBdr/>
        <w:spacing w:after="80" w:before="200"/>
        <w:ind/>
        <w:rPr/>
      </w:pPr>
      <w:r>
        <w:rPr>
          <w:rFonts w:hint="default" w:ascii="Arial" w:hAnsi="Arial" w:eastAsia="Arial" w:cs="Arial"/>
          <w:b/>
          <w:color w:val="2e75b6"/>
          <w:sz w:val="28"/>
        </w:rPr>
        <w:t xml:space="preserve">32.2  28-Agent Programme Performance Review</w:t>
      </w:r>
      <w:r/>
    </w:p>
    <w:p w14:paraId="44C9334A">
      <w:pPr>
        <w:pStyle w:val="886"/>
        <w:pBdr/>
        <w:spacing w:after="100" w:before="0"/>
        <w:ind/>
        <w:rPr/>
      </w:pPr>
      <w:r>
        <w:rPr>
          <w:rFonts w:hint="default" w:ascii="Arial" w:hAnsi="Arial" w:eastAsia="Arial" w:cs="Arial"/>
          <w:b w:val="0"/>
          <w:sz w:val="24"/>
        </w:rPr>
        <w:t xml:space="preserve">The APR-2029 review assessed SLA performance for all 28 agents across Grou</w:t>
      </w:r>
      <w:r>
        <w:rPr>
          <w:rFonts w:hint="default" w:ascii="Arial" w:hAnsi="Arial" w:eastAsia="Arial" w:cs="Arial"/>
          <w:b w:val="0"/>
          <w:sz w:val="24"/>
        </w:rPr>
        <w:t xml:space="preserve">ps A through D for the period Q1–Q4 2028 and the Phase D go-live period Q1 2029. All four SLA groups exceeded their minimum thresholds across every metric for the review period, confirming programme maturity and operational stability at the 28-agent scale.</w:t>
      </w:r>
      <w:r/>
    </w:p>
    <w:p w14:paraId="7C5F77B8">
      <w:pPr>
        <w:pStyle w:val="886"/>
        <w:pBdr/>
        <w:spacing w:after="80" w:before="0"/>
        <w:ind w:left="400"/>
        <w:rPr/>
      </w:pPr>
      <w:r>
        <w:rPr>
          <w:rFonts w:hint="default" w:ascii="Arial" w:hAnsi="Arial" w:eastAsia="Arial" w:cs="Arial"/>
          <w:b/>
          <w:sz w:val="24"/>
        </w:rPr>
        <w:t xml:space="preserve">SLA Group A (Kelly, Signal, Aria, Blaze, Nova):  </w:t>
      </w:r>
      <w:r>
        <w:rPr>
          <w:rFonts w:hint="default" w:ascii="Arial" w:hAnsi="Arial" w:eastAsia="Arial" w:cs="Arial"/>
          <w:sz w:val="24"/>
        </w:rPr>
        <w:t xml:space="preserve">Accuracy 97.2% (target ≥95%) · Completion 94.5% (target ≥92%) · Uptime 99.4% (target ≥99.0%) · Escalation Rate 3.1% (target ≤5%). All thresholds exceeded. No Group A P1 incidents in review period.</w:t>
      </w:r>
      <w:r/>
    </w:p>
    <w:p w14:paraId="49AC38E2">
      <w:pPr>
        <w:pStyle w:val="886"/>
        <w:pBdr/>
        <w:spacing w:after="80" w:before="0"/>
        <w:ind w:left="400"/>
        <w:rPr/>
      </w:pPr>
      <w:r>
        <w:rPr>
          <w:rFonts w:hint="default" w:ascii="Arial" w:hAnsi="Arial" w:eastAsia="Arial" w:cs="Arial"/>
          <w:b/>
          <w:sz w:val="24"/>
        </w:rPr>
        <w:t xml:space="preserve">SLA Group B (Compass, Remy, Scout, Finn, Hana, Ember, Shore, Draft):  </w:t>
      </w:r>
      <w:r>
        <w:rPr>
          <w:rFonts w:hint="default" w:ascii="Arial" w:hAnsi="Arial" w:eastAsia="Arial" w:cs="Arial"/>
          <w:sz w:val="24"/>
        </w:rPr>
        <w:t xml:space="preserve">Accuracy 95.1% (target ≥93%) · Completion 92.8% (target ≥90%) · Uptime 98.9% (target ≥98.5%) · Escalation Rate 5.2% (target ≤7%). Draft (#28) onboarded Q1 2029; initial 30-day performance confirmed within Group B thresholds.</w:t>
      </w:r>
      <w:r/>
    </w:p>
    <w:p w14:paraId="5178E9C9">
      <w:pPr>
        <w:pStyle w:val="886"/>
        <w:pBdr/>
        <w:spacing w:after="80" w:before="0"/>
        <w:ind w:left="400"/>
        <w:rPr/>
      </w:pPr>
      <w:r>
        <w:rPr>
          <w:rFonts w:hint="default" w:ascii="Arial" w:hAnsi="Arial" w:eastAsia="Arial" w:cs="Arial"/>
          <w:b/>
          <w:sz w:val="24"/>
        </w:rPr>
        <w:t xml:space="preserve">SLA Group C (Atlas, Bo, Forge, Leo, Ops, Stone, Pulse, Frame):  </w:t>
      </w:r>
      <w:r>
        <w:rPr>
          <w:rFonts w:hint="default" w:ascii="Arial" w:hAnsi="Arial" w:eastAsia="Arial" w:cs="Arial"/>
          <w:sz w:val="24"/>
        </w:rPr>
        <w:t xml:space="preserve">Accuracy 95.8% (target ≥94%) · Completion 93.2% (target ≥91%) · Uptime 99.3% (target ≥99.0%) · Escalation Rate 4.4% (target ≤6%). Frame (#27) TEC-F-05 P-LOW backlog item resolved Q4 2028 as committed.</w:t>
      </w:r>
      <w:r/>
    </w:p>
    <w:p w14:paraId="0AED4124">
      <w:pPr>
        <w:pStyle w:val="886"/>
        <w:pBdr/>
        <w:spacing w:after="80" w:before="0"/>
        <w:ind w:left="400"/>
        <w:rPr/>
      </w:pPr>
      <w:r>
        <w:rPr>
          <w:rFonts w:hint="default" w:ascii="Arial" w:hAnsi="Arial" w:eastAsia="Arial" w:cs="Arial"/>
          <w:b/>
          <w:sz w:val="24"/>
        </w:rPr>
        <w:t xml:space="preserve">SLA Group D (Core, Nexus, Rex, Guardian, Talent, Vega, Ledger):  </w:t>
      </w:r>
      <w:r>
        <w:rPr>
          <w:rFonts w:hint="default" w:ascii="Arial" w:hAnsi="Arial" w:eastAsia="Arial" w:cs="Arial"/>
          <w:sz w:val="24"/>
        </w:rPr>
        <w:t xml:space="preserve">Accuracy 98.1% (target ≥97%) · Completion 96.3% (target ≥95%) · Uptime 99.7% (target ≥99.5%) · Escalation Rate 2.8% (target ≤4%). Ledger (#26) posted highest accuracy of all Phase D agents at 98.1%.</w:t>
      </w:r>
      <w:r/>
    </w:p>
    <w:p w14:paraId="6C6DCC6F">
      <w:pPr>
        <w:pStyle w:val="886"/>
        <w:pBdr/>
        <w:spacing w:after="80" w:before="0"/>
        <w:ind w:left="400"/>
        <w:rPr/>
      </w:pPr>
      <w:r>
        <w:rPr>
          <w:rFonts w:hint="default" w:ascii="Arial" w:hAnsi="Arial" w:eastAsia="Arial" w:cs="Arial"/>
          <w:b/>
          <w:sz w:val="24"/>
        </w:rPr>
        <w:t xml:space="preserve">Overall Programme Finding:  </w:t>
      </w:r>
      <w:r>
        <w:rPr>
          <w:rFonts w:hint="default" w:ascii="Arial" w:hAnsi="Arial" w:eastAsia="Arial" w:cs="Arial"/>
          <w:sz w:val="24"/>
        </w:rPr>
        <w:t xml:space="preserve">Zero critical (P1) incidents across all 28 agents in Q4 2028–Q1 2029. Cross-agent orchestration (Section 16) functioning correctly at 28-agent scale. Pulse dashboard confirmed as single source of truth for all KPI monitoring.</w:t>
      </w:r>
      <w:r/>
    </w:p>
    <w:p w14:paraId="2910D69F">
      <w:pPr>
        <w:pStyle w:val="886"/>
        <w:pBdr/>
        <w:spacing w:after="80" w:before="200"/>
        <w:ind/>
        <w:rPr/>
      </w:pPr>
      <w:r>
        <w:rPr>
          <w:rFonts w:hint="default" w:ascii="Arial" w:hAnsi="Arial" w:eastAsia="Arial" w:cs="Arial"/>
          <w:b/>
          <w:color w:val="2e75b6"/>
          <w:sz w:val="28"/>
        </w:rPr>
        <w:t xml:space="preserve">32.3  AMD-002 Workstream Final Outcomes</w:t>
      </w:r>
      <w:r/>
    </w:p>
    <w:p w14:paraId="6916DA58">
      <w:pPr>
        <w:pStyle w:val="886"/>
        <w:pBdr/>
        <w:spacing w:after="100" w:before="0"/>
        <w:ind/>
        <w:rPr/>
      </w:pPr>
      <w:r>
        <w:rPr>
          <w:rFonts w:hint="default" w:ascii="Arial" w:hAnsi="Arial" w:eastAsia="Arial" w:cs="Arial"/>
          <w:b w:val="0"/>
          <w:sz w:val="24"/>
        </w:rPr>
        <w:t xml:space="preserve">All five AMD-002 workstreams are formally closed upon APR-2029 ratification. The following records the final delivery status and outcome for each workstream:</w:t>
      </w:r>
      <w:r/>
    </w:p>
    <w:p w14:paraId="17DE82AF">
      <w:pPr>
        <w:pStyle w:val="886"/>
        <w:pBdr/>
        <w:spacing w:after="80" w:before="0"/>
        <w:ind w:left="400"/>
        <w:rPr/>
      </w:pPr>
      <w:r>
        <w:rPr>
          <w:rFonts w:hint="default" w:ascii="Arial" w:hAnsi="Arial" w:eastAsia="Arial" w:cs="Arial"/>
          <w:b/>
          <w:sz w:val="24"/>
        </w:rPr>
        <w:t xml:space="preserve">WS1 — Capability Enhancement (P0):  </w:t>
      </w:r>
      <w:r>
        <w:rPr>
          <w:rFonts w:hint="default" w:ascii="Arial" w:hAnsi="Arial" w:eastAsia="Arial" w:cs="Arial"/>
          <w:sz w:val="24"/>
        </w:rPr>
        <w:t xml:space="preserve">All 25 v2.5 and v3.0 agents assessed for capability enhancement requirements. Model accuracy improvements deployed to Group D agents (Q3 2028). Accuracy uplift of 1.2% confirmed for Vega and Core. STATUS: CLOSED — DELIVERED.</w:t>
      </w:r>
      <w:r/>
    </w:p>
    <w:p w14:paraId="79C95E0E">
      <w:pPr>
        <w:pStyle w:val="886"/>
        <w:pBdr/>
        <w:spacing w:after="80" w:before="0"/>
        <w:ind w:left="400"/>
        <w:rPr/>
      </w:pPr>
      <w:r>
        <w:rPr>
          <w:rFonts w:hint="default" w:ascii="Arial" w:hAnsi="Arial" w:eastAsia="Arial" w:cs="Arial"/>
          <w:b/>
          <w:sz w:val="24"/>
        </w:rPr>
        <w:t xml:space="preserve">WS2 — New Agent Commissioning / Phase D (P1):  </w:t>
      </w:r>
      <w:r>
        <w:rPr>
          <w:rFonts w:hint="default" w:ascii="Arial" w:hAnsi="Arial" w:eastAsia="Arial" w:cs="Arial"/>
          <w:sz w:val="24"/>
        </w:rPr>
        <w:t xml:space="preserve">Phase D agents Ledger (#26), Frame (#27), Draft (#28) all commissioned and live. All PD-CRIT-01–05 criteria met for all three agents. Programme expanded from 25 to 28 agents. STATUS: CLOSED — DELIVERED.</w:t>
      </w:r>
      <w:r/>
    </w:p>
    <w:p w14:paraId="22B17299">
      <w:pPr>
        <w:pStyle w:val="886"/>
        <w:pBdr/>
        <w:spacing w:after="80" w:before="0"/>
        <w:ind w:left="400"/>
        <w:rPr/>
      </w:pPr>
      <w:r>
        <w:rPr>
          <w:rFonts w:hint="default" w:ascii="Arial" w:hAnsi="Arial" w:eastAsia="Arial" w:cs="Arial"/>
          <w:b/>
          <w:sz w:val="24"/>
        </w:rPr>
        <w:t xml:space="preserve">WS3 — Infrastructure Scaling (P1):  </w:t>
      </w:r>
      <w:r>
        <w:rPr>
          <w:rFonts w:hint="default" w:ascii="Arial" w:hAnsi="Arial" w:eastAsia="Arial" w:cs="Arial"/>
          <w:sz w:val="24"/>
        </w:rPr>
        <w:t xml:space="preserve">Infrastructure capacity scaled to support 28-agent concurrent processing load. Pulse dashboard upgraded to handle 28-agent KPI streams. System latency maintained below SLA thresholds under full load. STATUS: CLOSED — DELIVERED.</w:t>
      </w:r>
      <w:r/>
    </w:p>
    <w:p w14:paraId="45820F3D">
      <w:pPr>
        <w:pStyle w:val="886"/>
        <w:pBdr/>
        <w:spacing w:after="80" w:before="0"/>
        <w:ind w:left="400"/>
        <w:rPr/>
      </w:pPr>
      <w:r>
        <w:rPr>
          <w:rFonts w:hint="default" w:ascii="Arial" w:hAnsi="Arial" w:eastAsia="Arial" w:cs="Arial"/>
          <w:b/>
          <w:sz w:val="24"/>
        </w:rPr>
        <w:t xml:space="preserve">WS4 — Governance &amp; Compliance Refresh (P0):  </w:t>
      </w:r>
      <w:r>
        <w:rPr>
          <w:rFonts w:hint="default" w:ascii="Arial" w:hAnsi="Arial" w:eastAsia="Arial" w:cs="Arial"/>
          <w:sz w:val="24"/>
        </w:rPr>
        <w:t xml:space="preserve">Section 19 Data Privacy compliance updated for PDPA 2026 guidance. Section 20 AI Ethics policy reviewed against NIST AI RMF v1.1. Annual audit schedule confirmed operational per Section 22. STATUS: CLOSED — DELIVERED.</w:t>
      </w:r>
      <w:r/>
    </w:p>
    <w:p w14:paraId="04B15BC7">
      <w:pPr>
        <w:pStyle w:val="886"/>
        <w:pBdr/>
        <w:spacing w:after="80" w:before="0"/>
        <w:ind w:left="400"/>
        <w:rPr/>
      </w:pPr>
      <w:r>
        <w:rPr>
          <w:rFonts w:hint="default" w:ascii="Arial" w:hAnsi="Arial" w:eastAsia="Arial" w:cs="Arial"/>
          <w:b/>
          <w:sz w:val="24"/>
        </w:rPr>
        <w:t xml:space="preserve">WS5 — Cross-Agent Orchestration Expansion (P1):  </w:t>
      </w:r>
      <w:r>
        <w:rPr>
          <w:rFonts w:hint="default" w:ascii="Arial" w:hAnsi="Arial" w:eastAsia="Arial" w:cs="Arial"/>
          <w:sz w:val="24"/>
        </w:rPr>
        <w:t xml:space="preserve">Phase D orchestration links (Ledger→Pulse, Ledger→Core, Frame→Ops, Draft→Ledger) verified and documented in Section 16 update. 28-agent orchestration map validated at APR-2029. STATUS: CLOSED — DELIVERED.</w:t>
      </w:r>
      <w:r/>
    </w:p>
    <w:p w14:paraId="6A0ED456">
      <w:pPr>
        <w:pStyle w:val="886"/>
        <w:pBdr/>
        <w:spacing w:after="80" w:before="200"/>
        <w:ind/>
        <w:rPr/>
      </w:pPr>
      <w:r>
        <w:rPr>
          <w:rFonts w:hint="default" w:ascii="Arial" w:hAnsi="Arial" w:eastAsia="Arial" w:cs="Arial"/>
          <w:b/>
          <w:color w:val="2e75b6"/>
          <w:sz w:val="28"/>
        </w:rPr>
        <w:t xml:space="preserve">32.4  APR-2029 Steering Committee Decisions</w:t>
      </w:r>
      <w:r/>
    </w:p>
    <w:p w14:paraId="2E7D2281">
      <w:pPr>
        <w:pStyle w:val="886"/>
        <w:pBdr/>
        <w:spacing w:after="100" w:before="0"/>
        <w:ind/>
        <w:rPr/>
      </w:pPr>
      <w:r>
        <w:rPr>
          <w:rFonts w:hint="default" w:ascii="Arial" w:hAnsi="Arial" w:eastAsia="Arial" w:cs="Arial"/>
          <w:b w:val="0"/>
          <w:sz w:val="24"/>
        </w:rPr>
        <w:t xml:space="preserve">The Steering Committee recorded the following formal decisions at APR-2029. All decisions effective from date of ratification.</w:t>
      </w:r>
      <w:r/>
    </w:p>
    <w:p w14:paraId="1B09FBBE">
      <w:pPr>
        <w:pStyle w:val="886"/>
        <w:pBdr/>
        <w:spacing w:after="80" w:before="0"/>
        <w:ind w:left="400"/>
        <w:rPr/>
      </w:pPr>
      <w:r>
        <w:rPr>
          <w:rFonts w:hint="default" w:ascii="Arial" w:hAnsi="Arial" w:eastAsia="Arial" w:cs="Arial"/>
          <w:b/>
          <w:sz w:val="24"/>
        </w:rPr>
        <w:t xml:space="preserve">SC-2029-02 — AMD-002 Programme Closure:  </w:t>
      </w:r>
      <w:r>
        <w:rPr>
          <w:rFonts w:hint="default" w:ascii="Arial" w:hAnsi="Arial" w:eastAsia="Arial" w:cs="Arial"/>
          <w:sz w:val="24"/>
        </w:rPr>
        <w:t xml:space="preserve">AMD-002 formally closed. All five workstreams delivered. Programme Director instructed to file AMD-002 closure report with SC secretariat and update programme governance records.</w:t>
      </w:r>
      <w:r/>
    </w:p>
    <w:p w14:paraId="26552926">
      <w:pPr>
        <w:pStyle w:val="886"/>
        <w:pBdr/>
        <w:spacing w:after="80" w:before="0"/>
        <w:ind w:left="400"/>
        <w:rPr/>
      </w:pPr>
      <w:r>
        <w:rPr>
          <w:rFonts w:hint="default" w:ascii="Arial" w:hAnsi="Arial" w:eastAsia="Arial" w:cs="Arial"/>
          <w:b/>
          <w:sz w:val="24"/>
        </w:rPr>
        <w:t xml:space="preserve">SC-2029-03 — AMD-003 Ratification:  </w:t>
      </w:r>
      <w:r>
        <w:rPr>
          <w:rFonts w:hint="default" w:ascii="Arial" w:hAnsi="Arial" w:eastAsia="Arial" w:cs="Arial"/>
          <w:sz w:val="24"/>
        </w:rPr>
        <w:t xml:space="preserve">AMD-003 r</w:t>
      </w:r>
      <w:r>
        <w:rPr>
          <w:rFonts w:hint="default" w:ascii="Arial" w:hAnsi="Arial" w:eastAsia="Arial" w:cs="Arial"/>
          <w:sz w:val="24"/>
        </w:rPr>
        <w:t xml:space="preserve">atified. Governing four workstreams: WS1 Agent Intelligence Enhancement (P0) · WS2 Infrastructure Modernisation (P1) · WS3 Advanced Analytics &amp; Reporting (P1) · WS4 Governance Framework v2.0 (P0). Total AMD-003 envelope: ฿4.8M approved by Finance Director.</w:t>
      </w:r>
      <w:r/>
    </w:p>
    <w:p w14:paraId="37762314">
      <w:pPr>
        <w:pStyle w:val="886"/>
        <w:pBdr/>
        <w:spacing w:after="80" w:before="0"/>
        <w:ind w:left="400"/>
        <w:rPr/>
      </w:pPr>
      <w:r>
        <w:rPr>
          <w:rFonts w:hint="default" w:ascii="Arial" w:hAnsi="Arial" w:eastAsia="Arial" w:cs="Arial"/>
          <w:b/>
          <w:sz w:val="24"/>
        </w:rPr>
        <w:t xml:space="preserve">SC-2029-04 — Agent Intelligence Enhancement (AMD-003-WS1):  </w:t>
      </w:r>
      <w:r>
        <w:rPr>
          <w:rFonts w:hint="default" w:ascii="Arial" w:hAnsi="Arial" w:eastAsia="Arial" w:cs="Arial"/>
          <w:sz w:val="24"/>
        </w:rPr>
        <w:t xml:space="preserve">WS1 authorised. Programme Director to commission model capability review for all 28 agents, prioritising Group D accuracy improvements and Group B processing speed enhancements. Target delivery Q3 2029.</w:t>
      </w:r>
      <w:r/>
    </w:p>
    <w:p w14:paraId="6D4BE0F8">
      <w:pPr>
        <w:pStyle w:val="886"/>
        <w:pBdr/>
        <w:spacing w:after="80" w:before="0"/>
        <w:ind w:left="400"/>
        <w:rPr/>
      </w:pPr>
      <w:r>
        <w:rPr>
          <w:rFonts w:hint="default" w:ascii="Arial" w:hAnsi="Arial" w:eastAsia="Arial" w:cs="Arial"/>
          <w:b/>
          <w:sz w:val="24"/>
        </w:rPr>
        <w:t xml:space="preserve">SC-2029-05 — Infrastructure Modernisation (AMD-003-WS2):  </w:t>
      </w:r>
      <w:r>
        <w:rPr>
          <w:rFonts w:hint="default" w:ascii="Arial" w:hAnsi="Arial" w:eastAsia="Arial" w:cs="Arial"/>
          <w:sz w:val="24"/>
        </w:rPr>
        <w:t xml:space="preserve">WS2 authorised. IT Director to lead cloud infrastructure assessment with target of 30% improvement in processing capacity by Q4 2029. Phase E expansion headroom to be built into infrastructure plan.</w:t>
      </w:r>
      <w:r/>
    </w:p>
    <w:p w14:paraId="3BD5ADC3">
      <w:pPr>
        <w:pStyle w:val="886"/>
        <w:pBdr/>
        <w:spacing w:after="80" w:before="0"/>
        <w:ind w:left="400"/>
        <w:rPr/>
      </w:pPr>
      <w:r>
        <w:rPr>
          <w:rFonts w:hint="default" w:ascii="Arial" w:hAnsi="Arial" w:eastAsia="Arial" w:cs="Arial"/>
          <w:b/>
          <w:sz w:val="24"/>
        </w:rPr>
        <w:t xml:space="preserve">SC-2029-06 — Phase E Scoping Authorisation (AMD-003-WS5, Conditional):  </w:t>
      </w:r>
      <w:r>
        <w:rPr>
          <w:rFonts w:hint="default" w:ascii="Arial" w:hAnsi="Arial" w:eastAsia="Arial" w:cs="Arial"/>
          <w:sz w:val="24"/>
        </w:rPr>
        <w:t xml:space="preserve">Phase E s</w:t>
      </w:r>
      <w:r>
        <w:rPr>
          <w:rFonts w:hint="default" w:ascii="Arial" w:hAnsi="Arial" w:eastAsia="Arial" w:cs="Arial"/>
          <w:sz w:val="24"/>
        </w:rPr>
        <w:t xml:space="preserve">coping authorised as conditional workstream under AMD-003-WS5. Programme Director to conduct Phase E opportunity assessment across remaining automation gaps and submit business case to SC by Q2 2029. SC will make Phase E go/no-go at Q2 2029 interim review.</w:t>
      </w:r>
      <w:r/>
    </w:p>
    <w:p w14:paraId="4115642F">
      <w:pPr>
        <w:pStyle w:val="886"/>
        <w:pBdr/>
        <w:spacing w:after="80" w:before="200"/>
        <w:ind/>
        <w:rPr/>
      </w:pPr>
      <w:r>
        <w:rPr>
          <w:rFonts w:hint="default" w:ascii="Arial" w:hAnsi="Arial" w:eastAsia="Arial" w:cs="Arial"/>
          <w:b/>
          <w:color w:val="2e75b6"/>
          <w:sz w:val="28"/>
        </w:rPr>
        <w:t xml:space="preserve">32.5  AMD-003 Workstream Framework</w:t>
      </w:r>
      <w:r/>
    </w:p>
    <w:p w14:paraId="52FFBE50">
      <w:pPr>
        <w:pStyle w:val="886"/>
        <w:pBdr/>
        <w:spacing w:after="100" w:before="0"/>
        <w:ind/>
        <w:rPr/>
      </w:pPr>
      <w:r>
        <w:rPr>
          <w:rFonts w:hint="default" w:ascii="Arial" w:hAnsi="Arial" w:eastAsia="Arial" w:cs="Arial"/>
          <w:b w:val="0"/>
          <w:sz w:val="24"/>
        </w:rPr>
        <w:t xml:space="preserve">AMD-003 establishes the programme evolution framework for the post-Phase D operating period. The four confirmed workstreams plus the conditional Phase E scoping workstream are defined as follows:</w:t>
      </w:r>
      <w:r/>
    </w:p>
    <w:p w14:paraId="26DD436A">
      <w:pPr>
        <w:pStyle w:val="886"/>
        <w:pBdr/>
        <w:spacing w:after="80" w:before="0"/>
        <w:ind w:left="400"/>
        <w:rPr/>
      </w:pPr>
      <w:r>
        <w:rPr>
          <w:rFonts w:hint="default" w:ascii="Arial" w:hAnsi="Arial" w:eastAsia="Arial" w:cs="Arial"/>
          <w:b/>
          <w:sz w:val="24"/>
        </w:rPr>
        <w:t xml:space="preserve">AMD-003-WS1 — Agent Intelligence Enhancement (P0):  </w:t>
      </w:r>
      <w:r>
        <w:rPr>
          <w:rFonts w:hint="default" w:ascii="Arial" w:hAnsi="Arial" w:eastAsia="Arial" w:cs="Arial"/>
          <w:sz w:val="24"/>
        </w:rPr>
        <w:t xml:space="preserve">Systematic capability uplift across </w:t>
      </w:r>
      <w:r>
        <w:rPr>
          <w:rFonts w:hint="default" w:ascii="Arial" w:hAnsi="Arial" w:eastAsia="Arial" w:cs="Arial"/>
          <w:sz w:val="24"/>
        </w:rPr>
        <w:t xml:space="preserve">all 28 agents. Focus areas: model accuracy improvements (targeting ≥1% gain per Group), natural language processing refinements for CRM-facing agents (Aria, Remy, Ember), and prediction accuracy for FIN/PM agents (Ledger, Frame). Target completion Q3 2029.</w:t>
      </w:r>
      <w:r/>
    </w:p>
    <w:p w14:paraId="03737DEE">
      <w:pPr>
        <w:pStyle w:val="886"/>
        <w:pBdr/>
        <w:spacing w:after="80" w:before="0"/>
        <w:ind w:left="400"/>
        <w:rPr/>
      </w:pPr>
      <w:r>
        <w:rPr>
          <w:rFonts w:hint="default" w:ascii="Arial" w:hAnsi="Arial" w:eastAsia="Arial" w:cs="Arial"/>
          <w:b/>
          <w:sz w:val="24"/>
        </w:rPr>
        <w:t xml:space="preserve">AMD-003-WS2 — Infrastructure Modernisation (P1):  </w:t>
      </w:r>
      <w:r>
        <w:rPr>
          <w:rFonts w:hint="default" w:ascii="Arial" w:hAnsi="Arial" w:eastAsia="Arial" w:cs="Arial"/>
          <w:sz w:val="24"/>
        </w:rPr>
        <w:t xml:space="preserve">Cloud infrastructure scaling to</w:t>
      </w:r>
      <w:r>
        <w:rPr>
          <w:rFonts w:hint="default" w:ascii="Arial" w:hAnsi="Arial" w:eastAsia="Arial" w:cs="Arial"/>
          <w:sz w:val="24"/>
        </w:rPr>
        <w:t xml:space="preserve"> support the 28-agent concurrent load with headroom for up to 35 agents (Phase E contingency). Includes Pulse dashboard v2.0 upgrade for enhanced real-time analytics, improved failover architecture, and data residency compliance. Target completion Q4 2029.</w:t>
      </w:r>
      <w:r/>
    </w:p>
    <w:p w14:paraId="3E48BD37">
      <w:pPr>
        <w:pStyle w:val="886"/>
        <w:pBdr/>
        <w:spacing w:after="80" w:before="0"/>
        <w:ind w:left="400"/>
        <w:rPr/>
      </w:pPr>
      <w:r>
        <w:rPr>
          <w:rFonts w:hint="default" w:ascii="Arial" w:hAnsi="Arial" w:eastAsia="Arial" w:cs="Arial"/>
          <w:b/>
          <w:sz w:val="24"/>
        </w:rPr>
        <w:t xml:space="preserve">AMD-003-WS3 — Advanced Analytics &amp; Reporting (P1):  </w:t>
      </w:r>
      <w:r>
        <w:rPr>
          <w:rFonts w:hint="default" w:ascii="Arial" w:hAnsi="Arial" w:eastAsia="Arial" w:cs="Arial"/>
          <w:sz w:val="24"/>
        </w:rPr>
        <w:t xml:space="preserve">Enhanced cross-agent analytics layer delivering</w:t>
      </w:r>
      <w:r>
        <w:rPr>
          <w:rFonts w:hint="default" w:ascii="Arial" w:hAnsi="Arial" w:eastAsia="Arial" w:cs="Arial"/>
          <w:sz w:val="24"/>
        </w:rPr>
        <w:t xml:space="preserve"> predictive insights, anomaly detection, and department-level efficiency trend reporting. New reporting outputs: monthly cross-department AI impact report, quarterly agent performance benchmarking, annual programme ROI statement. Target completion Q4 2029.</w:t>
      </w:r>
      <w:r/>
    </w:p>
    <w:p w14:paraId="69E1B8A9">
      <w:pPr>
        <w:pStyle w:val="886"/>
        <w:pBdr/>
        <w:spacing w:after="80" w:before="0"/>
        <w:ind w:left="400"/>
        <w:rPr/>
      </w:pPr>
      <w:r>
        <w:rPr>
          <w:rFonts w:hint="default" w:ascii="Arial" w:hAnsi="Arial" w:eastAsia="Arial" w:cs="Arial"/>
          <w:b/>
          <w:sz w:val="24"/>
        </w:rPr>
        <w:t xml:space="preserve">AMD-003-WS4 — Governance Framework v2.0 (P0):  </w:t>
      </w:r>
      <w:r>
        <w:rPr>
          <w:rFonts w:hint="default" w:ascii="Arial" w:hAnsi="Arial" w:eastAsia="Arial" w:cs="Arial"/>
          <w:sz w:val="24"/>
        </w:rPr>
        <w:t xml:space="preserve">Full review a</w:t>
      </w:r>
      <w:r>
        <w:rPr>
          <w:rFonts w:hint="default" w:ascii="Arial" w:hAnsi="Arial" w:eastAsia="Arial" w:cs="Arial"/>
          <w:sz w:val="24"/>
        </w:rPr>
        <w:t xml:space="preserve">nd update of Sections 19–23 to reflect evolving AI regulations (PDPA amendments, EU AI Act compliance where applicable), expanded audit scope for 28-agent programme, and refreshed SC charter incorporating Phase D lessons learned. Target completion Q2 2029.</w:t>
      </w:r>
      <w:r/>
    </w:p>
    <w:p w14:paraId="249872E6">
      <w:pPr>
        <w:pStyle w:val="886"/>
        <w:pBdr/>
        <w:spacing w:after="80" w:before="0"/>
        <w:ind w:left="400"/>
        <w:rPr/>
      </w:pPr>
      <w:r>
        <w:rPr>
          <w:rFonts w:hint="default" w:ascii="Arial" w:hAnsi="Arial" w:eastAsia="Arial" w:cs="Arial"/>
          <w:b/>
          <w:sz w:val="24"/>
        </w:rPr>
        <w:t xml:space="preserve">AMD-003-WS5 — Phase E Scoping (P2, Conditional):  </w:t>
      </w:r>
      <w:r>
        <w:rPr>
          <w:rFonts w:hint="default" w:ascii="Arial" w:hAnsi="Arial" w:eastAsia="Arial" w:cs="Arial"/>
          <w:sz w:val="24"/>
        </w:rPr>
        <w:t xml:space="preserve">Conditional workstream: activated upon SC-2029-06 authorisation. Sco</w:t>
      </w:r>
      <w:r>
        <w:rPr>
          <w:rFonts w:hint="default" w:ascii="Arial" w:hAnsi="Arial" w:eastAsia="Arial" w:cs="Arial"/>
          <w:sz w:val="24"/>
        </w:rPr>
        <w:t xml:space="preserve">pe: identify next-generation automation opportunities beyond the 28-agent baseline, assess HR, Legal, and IT departments as priority Phase E candidates, and develop PD-CRIT equivalent assessment framework for Phase E agents. Business case to SC by Q2 2029.</w:t>
      </w:r>
      <w:r/>
    </w:p>
    <w:p w14:paraId="70E7E67B">
      <w:pPr>
        <w:pStyle w:val="886"/>
        <w:pBdr/>
        <w:spacing w:after="80" w:before="200"/>
        <w:ind/>
        <w:rPr/>
      </w:pPr>
      <w:r>
        <w:rPr>
          <w:rFonts w:hint="default" w:ascii="Arial" w:hAnsi="Arial" w:eastAsia="Arial" w:cs="Arial"/>
          <w:b/>
          <w:color w:val="2e75b6"/>
          <w:sz w:val="28"/>
        </w:rPr>
        <w:t xml:space="preserve">32.6  APR-2029 Milestones</w:t>
      </w:r>
      <w:r/>
    </w:p>
    <w:p w14:paraId="246473E0">
      <w:pPr>
        <w:pStyle w:val="886"/>
        <w:pBdr/>
        <w:spacing w:after="100" w:before="0"/>
        <w:ind/>
        <w:rPr/>
      </w:pPr>
      <w:r>
        <w:rPr>
          <w:rFonts w:hint="default" w:ascii="Arial" w:hAnsi="Arial" w:eastAsia="Arial" w:cs="Arial"/>
          <w:b w:val="0"/>
          <w:sz w:val="24"/>
        </w:rPr>
        <w:t xml:space="preserve">The following milestone schedule governs AMD-003 execution and the next programme evolution cycle following APR-2029 ratification:</w:t>
      </w:r>
      <w:r/>
    </w:p>
    <w:p w14:paraId="010382AB">
      <w:pPr>
        <w:pStyle w:val="886"/>
        <w:pBdr/>
        <w:spacing w:after="80" w:before="0"/>
        <w:ind w:left="400"/>
        <w:rPr/>
      </w:pPr>
      <w:r>
        <w:rPr>
          <w:rFonts w:hint="default" w:ascii="Arial" w:hAnsi="Arial" w:eastAsia="Arial" w:cs="Arial"/>
          <w:b/>
          <w:sz w:val="24"/>
        </w:rPr>
        <w:t xml:space="preserve">APR29-M1 (Q1 2029):  </w:t>
      </w:r>
      <w:r>
        <w:rPr>
          <w:rFonts w:hint="default" w:ascii="Arial" w:hAnsi="Arial" w:eastAsia="Arial" w:cs="Arial"/>
          <w:sz w:val="24"/>
        </w:rPr>
        <w:t xml:space="preserve">APR-2029 review convened. All 28-agent SLA performance data compiled and presented to SC. AMD-002 closure reports submitted for all five workstreams. AMD-003 draft circulated to SC members for review.</w:t>
      </w:r>
      <w:r/>
    </w:p>
    <w:p w14:paraId="747855A2">
      <w:pPr>
        <w:pStyle w:val="886"/>
        <w:pBdr/>
        <w:spacing w:after="80" w:before="0"/>
        <w:ind w:left="400"/>
        <w:rPr/>
      </w:pPr>
      <w:r>
        <w:rPr>
          <w:rFonts w:hint="default" w:ascii="Arial" w:hAnsi="Arial" w:eastAsia="Arial" w:cs="Arial"/>
          <w:b/>
          <w:sz w:val="24"/>
        </w:rPr>
        <w:t xml:space="preserve">APR29-M2 (Q2 2029):  </w:t>
      </w:r>
      <w:r>
        <w:rPr>
          <w:rFonts w:hint="default" w:ascii="Arial" w:hAnsi="Arial" w:eastAsia="Arial" w:cs="Arial"/>
          <w:sz w:val="24"/>
        </w:rPr>
        <w:t xml:space="preserve">AMD-003 ratified (SC-2029-03). WS1 and WS4 workstreams activated. Phase E business case submitted to SC (AMD-003-WS5). SC Q2 2029 interim review: Phase E go/no-go decision. Governance Framework v2.0 (WS4) first draft delivered.</w:t>
      </w:r>
      <w:r/>
    </w:p>
    <w:p w14:paraId="44630662">
      <w:pPr>
        <w:pStyle w:val="886"/>
        <w:pBdr/>
        <w:spacing w:after="80" w:before="0"/>
        <w:ind w:left="400"/>
        <w:rPr/>
      </w:pPr>
      <w:r>
        <w:rPr>
          <w:rFonts w:hint="default" w:ascii="Arial" w:hAnsi="Arial" w:eastAsia="Arial" w:cs="Arial"/>
          <w:b/>
          <w:sz w:val="24"/>
        </w:rPr>
        <w:t xml:space="preserve">APR29-M3 (Q2–Q3 2029):  </w:t>
      </w:r>
      <w:r>
        <w:rPr>
          <w:rFonts w:hint="default" w:ascii="Arial" w:hAnsi="Arial" w:eastAsia="Arial" w:cs="Arial"/>
          <w:sz w:val="24"/>
        </w:rPr>
        <w:t xml:space="preserve">AMD-003-WS1 Agent Intelligence Enhancement first deployment. Group D and Group B priority agents receive capability uplift. AMD-003-WS2 Infrastructure Modernisation architecture approved. Pulse dashboard v2.0 development commences.</w:t>
      </w:r>
      <w:r/>
    </w:p>
    <w:p w14:paraId="62AE89A5">
      <w:pPr>
        <w:pStyle w:val="886"/>
        <w:pBdr/>
        <w:spacing w:after="80" w:before="0"/>
        <w:ind w:left="400"/>
        <w:rPr/>
      </w:pPr>
      <w:r>
        <w:rPr>
          <w:rFonts w:hint="default" w:ascii="Arial" w:hAnsi="Arial" w:eastAsia="Arial" w:cs="Arial"/>
          <w:b/>
          <w:sz w:val="24"/>
        </w:rPr>
        <w:t xml:space="preserve">APR29-M4 (Q3–Q4 2029):  </w:t>
      </w:r>
      <w:r>
        <w:rPr>
          <w:rFonts w:hint="default" w:ascii="Arial" w:hAnsi="Arial" w:eastAsia="Arial" w:cs="Arial"/>
          <w:sz w:val="24"/>
        </w:rPr>
        <w:t xml:space="preserve">AMD-003-WS2 Infrastructure Modernisation completed. AMD-003-WS3 Advanced Analytics layer deployed. Monthly cross-department AI impact report first issue published. Governance Framework v2.0 (WS4) approved by SC.</w:t>
      </w:r>
      <w:r/>
    </w:p>
    <w:p w14:paraId="0AFE0A58">
      <w:pPr>
        <w:pStyle w:val="886"/>
        <w:pBdr/>
        <w:spacing w:after="80" w:before="0"/>
        <w:ind w:left="400"/>
        <w:rPr/>
      </w:pPr>
      <w:r>
        <w:rPr>
          <w:rFonts w:hint="default" w:ascii="Arial" w:hAnsi="Arial" w:eastAsia="Arial" w:cs="Arial"/>
          <w:b/>
          <w:sz w:val="24"/>
        </w:rPr>
        <w:t xml:space="preserve">APR29-M5 (Q4 2029 – Q1 2030):  </w:t>
      </w:r>
      <w:r>
        <w:rPr>
          <w:rFonts w:hint="default" w:ascii="Arial" w:hAnsi="Arial" w:eastAsia="Arial" w:cs="Arial"/>
          <w:sz w:val="24"/>
        </w:rPr>
        <w:t xml:space="preserve">All AMD-003 confirmed workstreams (WS1–WS4) delivered. Phase E agent commissioning commences (if SC-2029-06 approved). APR-2030 Annual Programme Review preparation begins. Programme summary amendment recorded covering AMD-003 outcomes.</w:t>
      </w:r>
      <w:r/>
    </w:p>
    <w:p w14:paraId="13689FF6">
      <w:pPr>
        <w:pStyle w:val="886"/>
        <w:pBdr/>
        <w:spacing w:after="100" w:before="0"/>
        <w:ind/>
        <w:rPr/>
      </w:pPr>
      <w:r>
        <w:rPr>
          <w:rFonts w:hint="default" w:ascii="Arial" w:hAnsi="Arial" w:eastAsia="Arial" w:cs="Arial"/>
          <w:b w:val="0"/>
          <w:sz w:val="24"/>
        </w:rPr>
        <w:t xml:space="preserve">AMD-003 milestone outcomes are reported to the SC at eac</w:t>
      </w:r>
      <w:r>
        <w:rPr>
          <w:rFonts w:hint="default" w:ascii="Arial" w:hAnsi="Arial" w:eastAsia="Arial" w:cs="Arial"/>
          <w:b w:val="0"/>
          <w:sz w:val="24"/>
        </w:rPr>
        <w:t xml:space="preserve">h milestone gate. Any workstream delay or budget variance triggers escalation per Section 18 Incident Response protocol. Amendment records for AMD-003 outcomes will be documented in subsequent sections of this programme summary as each workstream delivers.</w:t>
      </w:r>
      <w:r/>
    </w:p>
    <w:p w14:paraId="127C6C17">
      <w:pPr>
        <w:pStyle w:val="886"/>
        <w:pBdr/>
        <w:spacing w:after="0" w:before="0"/>
        <w:ind/>
        <w:rPr/>
      </w:pPr>
      <w:r>
        <w:rPr>
          <w:rFonts w:hint="default" w:ascii="Arial" w:hAnsi="Arial" w:eastAsia="Arial" w:cs="Arial"/>
          <w:b w:val="0"/>
          <w:sz w:val="24"/>
        </w:rPr>
      </w:r>
      <w:r/>
    </w:p>
    <w:p w14:paraId="31A1D0FD">
      <w:pPr>
        <w:pStyle w:val="886"/>
        <w:pBdr/>
        <w:spacing w:after="0" w:before="0"/>
        <w:ind/>
        <w:rPr/>
      </w:pPr>
      <w:r>
        <w:rPr>
          <w:rFonts w:hint="default" w:ascii="Arial" w:hAnsi="Arial" w:eastAsia="Arial" w:cs="Arial"/>
          <w:b w:val="0"/>
          <w:sz w:val="24"/>
        </w:rPr>
      </w:r>
      <w:r/>
    </w:p>
    <w:p w14:paraId="38D3A246">
      <w:pPr>
        <w:pStyle w:val="886"/>
        <w:pBdr/>
        <w:spacing w:after="100" w:before="320"/>
        <w:ind/>
        <w:rPr/>
      </w:pPr>
      <w:r>
        <w:rPr>
          <w:rFonts w:hint="default" w:ascii="Arial" w:hAnsi="Arial" w:eastAsia="Arial" w:cs="Arial"/>
          <w:b/>
          <w:color w:val="1f2d5a"/>
          <w:sz w:val="36"/>
        </w:rPr>
        <w:t xml:space="preserve">33. AMD-003 WS1 — Agent Intelligence Enhancement Implementation</w:t>
      </w:r>
      <w:r/>
    </w:p>
    <w:p w14:paraId="572149BC">
      <w:pPr>
        <w:pStyle w:val="886"/>
        <w:pBdr/>
        <w:spacing w:after="80" w:before="200"/>
        <w:ind/>
        <w:rPr/>
      </w:pPr>
      <w:r>
        <w:rPr>
          <w:rFonts w:hint="default" w:ascii="Arial" w:hAnsi="Arial" w:eastAsia="Arial" w:cs="Arial"/>
          <w:b/>
          <w:color w:val="2e75b6"/>
          <w:sz w:val="28"/>
        </w:rPr>
        <w:t xml:space="preserve">33.1  WS1 Overview</w:t>
      </w:r>
      <w:r/>
    </w:p>
    <w:p w14:paraId="33A534B8">
      <w:pPr>
        <w:pStyle w:val="886"/>
        <w:pBdr/>
        <w:spacing w:after="100" w:before="0"/>
        <w:ind/>
        <w:rPr/>
      </w:pPr>
      <w:r>
        <w:rPr>
          <w:rFonts w:hint="default" w:ascii="Arial" w:hAnsi="Arial" w:eastAsia="Arial" w:cs="Arial"/>
          <w:b w:val="0"/>
          <w:sz w:val="24"/>
        </w:rPr>
        <w:t xml:space="preserve">AMD-003 Workstream 1 (WS1: Agent Intelligence Enhancement) is a P0 priority</w:t>
      </w:r>
      <w:r>
        <w:rPr>
          <w:rFonts w:hint="default" w:ascii="Arial" w:hAnsi="Arial" w:eastAsia="Arial" w:cs="Arial"/>
          <w:b w:val="0"/>
          <w:sz w:val="24"/>
        </w:rPr>
        <w:t xml:space="preserve"> initiative ratified under SC-2029-03 at the APR-2029 Steering Committee meeting. WS1 constitutes the highest-priority workstream within the AMD-003 framework and is the first to commence execution, beginning Q1 2029 concurrently with AMD-003 ratification.</w:t>
      </w:r>
      <w:r/>
    </w:p>
    <w:p w14:paraId="5D862C72">
      <w:pPr>
        <w:pStyle w:val="886"/>
        <w:pBdr/>
        <w:spacing w:after="100" w:before="0"/>
        <w:ind/>
        <w:rPr/>
      </w:pPr>
      <w:r>
        <w:rPr>
          <w:rFonts w:hint="default" w:ascii="Arial" w:hAnsi="Arial" w:eastAsia="Arial" w:cs="Arial"/>
          <w:b w:val="0"/>
          <w:sz w:val="24"/>
        </w:rPr>
        <w:t xml:space="preserve">WS1 scope encompasses a full ML inference pipeline upgrade across all 28 live agents, group-targeted capability enhancements, and establishment of a cross-agent intelligence sharing protocol. Budget allocation: ฿1.2M of the total AMD-003 envelope of ฿4.8M.</w:t>
      </w:r>
      <w:r/>
    </w:p>
    <w:p w14:paraId="0F8712C3">
      <w:pPr>
        <w:pStyle w:val="886"/>
        <w:pBdr/>
        <w:spacing w:after="80" w:before="0"/>
        <w:ind w:left="400"/>
        <w:rPr/>
      </w:pPr>
      <w:r>
        <w:rPr>
          <w:rFonts w:hint="default" w:ascii="Arial" w:hAnsi="Arial" w:eastAsia="Arial" w:cs="Arial"/>
          <w:b/>
          <w:sz w:val="24"/>
        </w:rPr>
        <w:t xml:space="preserve">Mandate Reference:  </w:t>
      </w:r>
      <w:r>
        <w:rPr>
          <w:rFonts w:hint="default" w:ascii="Arial" w:hAnsi="Arial" w:eastAsia="Arial" w:cs="Arial"/>
          <w:sz w:val="24"/>
        </w:rPr>
        <w:t xml:space="preserve">AMD-003, Workstream 1 — SC-2029-04 authorisation</w:t>
      </w:r>
      <w:r/>
    </w:p>
    <w:p w14:paraId="7819C754">
      <w:pPr>
        <w:pStyle w:val="886"/>
        <w:pBdr/>
        <w:spacing w:after="80" w:before="0"/>
        <w:ind w:left="400"/>
        <w:rPr/>
      </w:pPr>
      <w:r>
        <w:rPr>
          <w:rFonts w:hint="default" w:ascii="Arial" w:hAnsi="Arial" w:eastAsia="Arial" w:cs="Arial"/>
          <w:b/>
          <w:sz w:val="24"/>
        </w:rPr>
        <w:t xml:space="preserve">Budget:  </w:t>
      </w:r>
      <w:r>
        <w:rPr>
          <w:rFonts w:hint="default" w:ascii="Arial" w:hAnsi="Arial" w:eastAsia="Arial" w:cs="Arial"/>
          <w:sz w:val="24"/>
        </w:rPr>
        <w:t xml:space="preserve">฿1.2M (AMD-003 WS1 allocation)</w:t>
      </w:r>
      <w:r/>
    </w:p>
    <w:p w14:paraId="005BE2EF">
      <w:pPr>
        <w:pStyle w:val="886"/>
        <w:pBdr/>
        <w:spacing w:after="80" w:before="0"/>
        <w:ind w:left="400"/>
        <w:rPr/>
      </w:pPr>
      <w:r>
        <w:rPr>
          <w:rFonts w:hint="default" w:ascii="Arial" w:hAnsi="Arial" w:eastAsia="Arial" w:cs="Arial"/>
          <w:b/>
          <w:sz w:val="24"/>
        </w:rPr>
        <w:t xml:space="preserve">Programme Lead:  </w:t>
      </w:r>
      <w:r>
        <w:rPr>
          <w:rFonts w:hint="default" w:ascii="Arial" w:hAnsi="Arial" w:eastAsia="Arial" w:cs="Arial"/>
          <w:sz w:val="24"/>
        </w:rPr>
        <w:t xml:space="preserve">Programme Director + AI Architecture Lead</w:t>
      </w:r>
      <w:r/>
    </w:p>
    <w:p w14:paraId="68131720">
      <w:pPr>
        <w:pStyle w:val="886"/>
        <w:pBdr/>
        <w:spacing w:after="80" w:before="0"/>
        <w:ind w:left="400"/>
        <w:rPr/>
      </w:pPr>
      <w:r>
        <w:rPr>
          <w:rFonts w:hint="default" w:ascii="Arial" w:hAnsi="Arial" w:eastAsia="Arial" w:cs="Arial"/>
          <w:b/>
          <w:sz w:val="24"/>
        </w:rPr>
        <w:t xml:space="preserve">Timeline:  </w:t>
      </w:r>
      <w:r>
        <w:rPr>
          <w:rFonts w:hint="default" w:ascii="Arial" w:hAnsi="Arial" w:eastAsia="Arial" w:cs="Arial"/>
          <w:sz w:val="24"/>
        </w:rPr>
        <w:t xml:space="preserve">Q1 2029 – Q3 2029</w:t>
      </w:r>
      <w:r/>
    </w:p>
    <w:p w14:paraId="52A11575">
      <w:pPr>
        <w:pStyle w:val="886"/>
        <w:pBdr/>
        <w:spacing w:after="80" w:before="0"/>
        <w:ind w:left="400"/>
        <w:rPr/>
      </w:pPr>
      <w:r>
        <w:rPr>
          <w:rFonts w:hint="default" w:ascii="Arial" w:hAnsi="Arial" w:eastAsia="Arial" w:cs="Arial"/>
          <w:b/>
          <w:sz w:val="24"/>
        </w:rPr>
        <w:t xml:space="preserve">SLA Revision Authority:  </w:t>
      </w:r>
      <w:r>
        <w:rPr>
          <w:rFonts w:hint="default" w:ascii="Arial" w:hAnsi="Arial" w:eastAsia="Arial" w:cs="Arial"/>
          <w:sz w:val="24"/>
        </w:rPr>
        <w:t xml:space="preserve">SC-2029-07 (projected Q3 2029)</w:t>
      </w:r>
      <w:r/>
    </w:p>
    <w:p w14:paraId="7407A99D">
      <w:pPr>
        <w:pStyle w:val="886"/>
        <w:pBdr/>
        <w:spacing w:after="80" w:before="0"/>
        <w:ind w:left="400"/>
        <w:rPr/>
      </w:pPr>
      <w:r>
        <w:rPr>
          <w:rFonts w:hint="default" w:ascii="Arial" w:hAnsi="Arial" w:eastAsia="Arial" w:cs="Arial"/>
          <w:b/>
          <w:sz w:val="24"/>
        </w:rPr>
        <w:t xml:space="preserve">Agents in Scope:  </w:t>
      </w:r>
      <w:r>
        <w:rPr>
          <w:rFonts w:hint="default" w:ascii="Arial" w:hAnsi="Arial" w:eastAsia="Arial" w:cs="Arial"/>
          <w:sz w:val="24"/>
        </w:rPr>
        <w:t xml:space="preserve">All 28 live agents across SLA Groups A, B, C, D</w:t>
      </w:r>
      <w:r/>
    </w:p>
    <w:p w14:paraId="214BD90F">
      <w:pPr>
        <w:pStyle w:val="886"/>
        <w:pBdr/>
        <w:spacing w:after="80" w:before="200"/>
        <w:ind/>
        <w:rPr/>
      </w:pPr>
      <w:r>
        <w:rPr>
          <w:rFonts w:hint="default" w:ascii="Arial" w:hAnsi="Arial" w:eastAsia="Arial" w:cs="Arial"/>
          <w:b/>
          <w:color w:val="2e75b6"/>
          <w:sz w:val="28"/>
        </w:rPr>
        <w:t xml:space="preserve">33.2  Enhancement Specifications by SLA Group</w:t>
      </w:r>
      <w:r/>
    </w:p>
    <w:p w14:paraId="445D6622">
      <w:pPr>
        <w:pStyle w:val="886"/>
        <w:pBdr/>
        <w:spacing w:after="100" w:before="0"/>
        <w:ind/>
        <w:rPr/>
      </w:pPr>
      <w:r>
        <w:rPr>
          <w:rFonts w:hint="default" w:ascii="Arial" w:hAnsi="Arial" w:eastAsia="Arial" w:cs="Arial"/>
          <w:b w:val="0"/>
          <w:sz w:val="24"/>
        </w:rPr>
        <w:t xml:space="preserve">WS1 enhancements are applied at both programme-wide and group-specific levels. The programme-wide ML model version upgrade (AI-WS1-02) applies to all 28 agents. Targeted enhancements address the distinct operational profiles of each SLA group.</w:t>
      </w:r>
      <w:r/>
    </w:p>
    <w:p w14:paraId="763E8626">
      <w:pPr>
        <w:pStyle w:val="886"/>
        <w:pBdr/>
        <w:spacing w:after="100" w:before="0"/>
        <w:ind/>
        <w:rPr/>
      </w:pPr>
      <w:r>
        <w:rPr>
          <w:rFonts w:hint="default" w:ascii="Arial" w:hAnsi="Arial" w:eastAsia="Arial" w:cs="Arial"/>
          <w:b w:val="0"/>
          <w:sz w:val="24"/>
        </w:rPr>
        <w:t xml:space="preserve">Group D — Core, Nexus, Rex, Guardian, Talent, Vega, Ledger (7 agents):</w:t>
      </w:r>
      <w:r/>
    </w:p>
    <w:p w14:paraId="07B5DC6B">
      <w:pPr>
        <w:pStyle w:val="886"/>
        <w:pBdr/>
        <w:spacing w:after="80" w:before="0"/>
        <w:ind w:left="400"/>
        <w:rPr/>
      </w:pPr>
      <w:r>
        <w:rPr>
          <w:rFonts w:hint="default" w:ascii="Arial" w:hAnsi="Arial" w:eastAsia="Arial" w:cs="Arial"/>
          <w:b/>
          <w:sz w:val="24"/>
        </w:rPr>
        <w:t xml:space="preserve">Enhancement:  </w:t>
      </w:r>
      <w:r>
        <w:rPr>
          <w:rFonts w:hint="default" w:ascii="Arial" w:hAnsi="Arial" w:eastAsia="Arial" w:cs="Arial"/>
          <w:sz w:val="24"/>
        </w:rPr>
        <w:t xml:space="preserve">Decision-accuracy uplift targeting ≥98.5% accuracy (from current baseline ≥97.0%)</w:t>
      </w:r>
      <w:r/>
    </w:p>
    <w:p w14:paraId="2EC41DBE">
      <w:pPr>
        <w:pStyle w:val="886"/>
        <w:pBdr/>
        <w:spacing w:after="80" w:before="0"/>
        <w:ind w:left="400"/>
        <w:rPr/>
      </w:pPr>
      <w:r>
        <w:rPr>
          <w:rFonts w:hint="default" w:ascii="Arial" w:hAnsi="Arial" w:eastAsia="Arial" w:cs="Arial"/>
          <w:b/>
          <w:sz w:val="24"/>
        </w:rPr>
        <w:t xml:space="preserve">Method:  </w:t>
      </w:r>
      <w:r>
        <w:rPr>
          <w:rFonts w:hint="default" w:ascii="Arial" w:hAnsi="Arial" w:eastAsia="Arial" w:cs="Arial"/>
          <w:sz w:val="24"/>
        </w:rPr>
        <w:t xml:space="preserve">Extended training dataset curation, advanced ensemble inference, confidence calibration tuning</w:t>
      </w:r>
      <w:r/>
    </w:p>
    <w:p w14:paraId="26C71D1F">
      <w:pPr>
        <w:pStyle w:val="886"/>
        <w:pBdr/>
        <w:spacing w:after="80" w:before="0"/>
        <w:ind w:left="400"/>
        <w:rPr/>
      </w:pPr>
      <w:r>
        <w:rPr>
          <w:rFonts w:hint="default" w:ascii="Arial" w:hAnsi="Arial" w:eastAsia="Arial" w:cs="Arial"/>
          <w:b/>
          <w:sz w:val="24"/>
        </w:rPr>
        <w:t xml:space="preserve">Projected SLA revision:  </w:t>
      </w:r>
      <w:r>
        <w:rPr>
          <w:rFonts w:hint="default" w:ascii="Arial" w:hAnsi="Arial" w:eastAsia="Arial" w:cs="Arial"/>
          <w:sz w:val="24"/>
        </w:rPr>
        <w:t xml:space="preserve">Accuracy threshold raised from 97% to 98.5% in SLA Group D schedule post SC-2029-07</w:t>
      </w:r>
      <w:r/>
    </w:p>
    <w:p w14:paraId="02157214">
      <w:pPr>
        <w:pStyle w:val="886"/>
        <w:pBdr/>
        <w:spacing w:after="100" w:before="0"/>
        <w:ind/>
        <w:rPr/>
      </w:pPr>
      <w:r>
        <w:rPr>
          <w:rFonts w:hint="default" w:ascii="Arial" w:hAnsi="Arial" w:eastAsia="Arial" w:cs="Arial"/>
          <w:b w:val="0"/>
          <w:sz w:val="24"/>
        </w:rPr>
        <w:t xml:space="preserve">Group A — Kelly, Signal, Aria, Blaze, Nova (5 agents):</w:t>
      </w:r>
      <w:r/>
    </w:p>
    <w:p w14:paraId="0DDBB552">
      <w:pPr>
        <w:pStyle w:val="886"/>
        <w:pBdr/>
        <w:spacing w:after="80" w:before="0"/>
        <w:ind w:left="400"/>
        <w:rPr/>
      </w:pPr>
      <w:r>
        <w:rPr>
          <w:rFonts w:hint="default" w:ascii="Arial" w:hAnsi="Arial" w:eastAsia="Arial" w:cs="Arial"/>
          <w:b/>
          <w:sz w:val="24"/>
        </w:rPr>
        <w:t xml:space="preserve">Enhancement:  </w:t>
      </w:r>
      <w:r>
        <w:rPr>
          <w:rFonts w:hint="default" w:ascii="Arial" w:hAnsi="Arial" w:eastAsia="Arial" w:cs="Arial"/>
          <w:sz w:val="24"/>
        </w:rPr>
        <w:t xml:space="preserve">NLP context window expansion + multi-turn conversational dialogue support</w:t>
      </w:r>
      <w:r/>
    </w:p>
    <w:p w14:paraId="1841A02F">
      <w:pPr>
        <w:pStyle w:val="886"/>
        <w:pBdr/>
        <w:spacing w:after="80" w:before="0"/>
        <w:ind w:left="400"/>
        <w:rPr/>
      </w:pPr>
      <w:r>
        <w:rPr>
          <w:rFonts w:hint="default" w:ascii="Arial" w:hAnsi="Arial" w:eastAsia="Arial" w:cs="Arial"/>
          <w:b/>
          <w:sz w:val="24"/>
        </w:rPr>
        <w:t xml:space="preserve">Method:  </w:t>
      </w:r>
      <w:r>
        <w:rPr>
          <w:rFonts w:hint="default" w:ascii="Arial" w:hAnsi="Arial" w:eastAsia="Arial" w:cs="Arial"/>
          <w:sz w:val="24"/>
        </w:rPr>
        <w:t xml:space="preserve">Transformer model context length upgrade, session-state memory integration</w:t>
      </w:r>
      <w:r/>
    </w:p>
    <w:p w14:paraId="50D1AE8A">
      <w:pPr>
        <w:pStyle w:val="886"/>
        <w:pBdr/>
        <w:spacing w:after="80" w:before="0"/>
        <w:ind w:left="400"/>
        <w:rPr/>
      </w:pPr>
      <w:r>
        <w:rPr>
          <w:rFonts w:hint="default" w:ascii="Arial" w:hAnsi="Arial" w:eastAsia="Arial" w:cs="Arial"/>
          <w:b/>
          <w:sz w:val="24"/>
        </w:rPr>
        <w:t xml:space="preserve">Target:  </w:t>
      </w:r>
      <w:r>
        <w:rPr>
          <w:rFonts w:hint="default" w:ascii="Arial" w:hAnsi="Arial" w:eastAsia="Arial" w:cs="Arial"/>
          <w:sz w:val="24"/>
        </w:rPr>
        <w:t xml:space="preserve">Support for 12-turn client interaction threads (up from 4-turn baseline)</w:t>
      </w:r>
      <w:r/>
    </w:p>
    <w:p w14:paraId="3122F0F3">
      <w:pPr>
        <w:pStyle w:val="886"/>
        <w:pBdr/>
        <w:spacing w:after="100" w:before="0"/>
        <w:ind/>
        <w:rPr/>
      </w:pPr>
      <w:r>
        <w:rPr>
          <w:rFonts w:hint="default" w:ascii="Arial" w:hAnsi="Arial" w:eastAsia="Arial" w:cs="Arial"/>
          <w:b w:val="0"/>
          <w:sz w:val="24"/>
        </w:rPr>
        <w:t xml:space="preserve">Group C — Atlas, Bo, Forge, Leo, Ops, Stone, Pulse, Frame (8 agents):</w:t>
      </w:r>
      <w:r/>
    </w:p>
    <w:p w14:paraId="324238A7">
      <w:pPr>
        <w:pStyle w:val="886"/>
        <w:pBdr/>
        <w:spacing w:after="80" w:before="0"/>
        <w:ind w:left="400"/>
        <w:rPr/>
      </w:pPr>
      <w:r>
        <w:rPr>
          <w:rFonts w:hint="default" w:ascii="Arial" w:hAnsi="Arial" w:eastAsia="Arial" w:cs="Arial"/>
          <w:b/>
          <w:sz w:val="24"/>
        </w:rPr>
        <w:t xml:space="preserve">Enhancement:  </w:t>
      </w:r>
      <w:r>
        <w:rPr>
          <w:rFonts w:hint="default" w:ascii="Arial" w:hAnsi="Arial" w:eastAsia="Arial" w:cs="Arial"/>
          <w:sz w:val="24"/>
        </w:rPr>
        <w:t xml:space="preserve">Predictive analytics module integration — forward-looking forecasting capability</w:t>
      </w:r>
      <w:r/>
    </w:p>
    <w:p w14:paraId="73D278E1">
      <w:pPr>
        <w:pStyle w:val="886"/>
        <w:pBdr/>
        <w:spacing w:after="80" w:before="0"/>
        <w:ind w:left="400"/>
        <w:rPr/>
      </w:pPr>
      <w:r>
        <w:rPr>
          <w:rFonts w:hint="default" w:ascii="Arial" w:hAnsi="Arial" w:eastAsia="Arial" w:cs="Arial"/>
          <w:b/>
          <w:sz w:val="24"/>
        </w:rPr>
        <w:t xml:space="preserve">Method:  </w:t>
      </w:r>
      <w:r>
        <w:rPr>
          <w:rFonts w:hint="default" w:ascii="Arial" w:hAnsi="Arial" w:eastAsia="Arial" w:cs="Arial"/>
          <w:sz w:val="24"/>
        </w:rPr>
        <w:t xml:space="preserve">Time-series ML module overlay integrated with existing inference pipelines</w:t>
      </w:r>
      <w:r/>
    </w:p>
    <w:p w14:paraId="4FF86C1C">
      <w:pPr>
        <w:pStyle w:val="886"/>
        <w:pBdr/>
        <w:spacing w:after="80" w:before="0"/>
        <w:ind w:left="400"/>
        <w:rPr/>
      </w:pPr>
      <w:r>
        <w:rPr>
          <w:rFonts w:hint="default" w:ascii="Arial" w:hAnsi="Arial" w:eastAsia="Arial" w:cs="Arial"/>
          <w:b/>
          <w:sz w:val="24"/>
        </w:rPr>
        <w:t xml:space="preserve">Target:  </w:t>
      </w:r>
      <w:r>
        <w:rPr>
          <w:rFonts w:hint="default" w:ascii="Arial" w:hAnsi="Arial" w:eastAsia="Arial" w:cs="Arial"/>
          <w:sz w:val="24"/>
        </w:rPr>
        <w:t xml:space="preserve">14-day operational forecasting for procurement, scheduling, and KPI trend agents</w:t>
      </w:r>
      <w:r/>
    </w:p>
    <w:p w14:paraId="2A41042C">
      <w:pPr>
        <w:pStyle w:val="886"/>
        <w:pBdr/>
        <w:spacing w:after="100" w:before="0"/>
        <w:ind/>
        <w:rPr/>
      </w:pPr>
      <w:r>
        <w:rPr>
          <w:rFonts w:hint="default" w:ascii="Arial" w:hAnsi="Arial" w:eastAsia="Arial" w:cs="Arial"/>
          <w:b w:val="0"/>
          <w:sz w:val="24"/>
        </w:rPr>
        <w:t xml:space="preserve">Group B — Compass, Remy, Scout, Finn, Hana, Ember, Shore, Draft (8 agents):</w:t>
      </w:r>
      <w:r/>
    </w:p>
    <w:p w14:paraId="3FCAC1B4">
      <w:pPr>
        <w:pStyle w:val="886"/>
        <w:pBdr/>
        <w:spacing w:after="80" w:before="0"/>
        <w:ind w:left="400"/>
        <w:rPr/>
      </w:pPr>
      <w:r>
        <w:rPr>
          <w:rFonts w:hint="default" w:ascii="Arial" w:hAnsi="Arial" w:eastAsia="Arial" w:cs="Arial"/>
          <w:b/>
          <w:sz w:val="24"/>
        </w:rPr>
        <w:t xml:space="preserve">Enhancement:  </w:t>
      </w:r>
      <w:r>
        <w:rPr>
          <w:rFonts w:hint="default" w:ascii="Arial" w:hAnsi="Arial" w:eastAsia="Arial" w:cs="Arial"/>
          <w:sz w:val="24"/>
        </w:rPr>
        <w:t xml:space="preserve">Automated escalation scoring v2 — dynamic escalation threshold calibration</w:t>
      </w:r>
      <w:r/>
    </w:p>
    <w:p w14:paraId="35E19E40">
      <w:pPr>
        <w:pStyle w:val="886"/>
        <w:pBdr/>
        <w:spacing w:after="80" w:before="0"/>
        <w:ind w:left="400"/>
        <w:rPr/>
      </w:pPr>
      <w:r>
        <w:rPr>
          <w:rFonts w:hint="default" w:ascii="Arial" w:hAnsi="Arial" w:eastAsia="Arial" w:cs="Arial"/>
          <w:b/>
          <w:sz w:val="24"/>
        </w:rPr>
        <w:t xml:space="preserve">Method:  </w:t>
      </w:r>
      <w:r>
        <w:rPr>
          <w:rFonts w:hint="default" w:ascii="Arial" w:hAnsi="Arial" w:eastAsia="Arial" w:cs="Arial"/>
          <w:sz w:val="24"/>
        </w:rPr>
        <w:t xml:space="preserve">Bayesian risk scoring model replacing static rule-based escalation thresholds</w:t>
      </w:r>
      <w:r/>
    </w:p>
    <w:p w14:paraId="2491905D">
      <w:pPr>
        <w:pStyle w:val="886"/>
        <w:pBdr/>
        <w:spacing w:after="80" w:before="0"/>
        <w:ind w:left="400"/>
        <w:rPr/>
      </w:pPr>
      <w:r>
        <w:rPr>
          <w:rFonts w:hint="default" w:ascii="Arial" w:hAnsi="Arial" w:eastAsia="Arial" w:cs="Arial"/>
          <w:b/>
          <w:sz w:val="24"/>
        </w:rPr>
        <w:t xml:space="preserve">Target:  </w:t>
      </w:r>
      <w:r>
        <w:rPr>
          <w:rFonts w:hint="default" w:ascii="Arial" w:hAnsi="Arial" w:eastAsia="Arial" w:cs="Arial"/>
          <w:sz w:val="24"/>
        </w:rPr>
        <w:t xml:space="preserve">Reduce escalation rate from ≤7% SLA threshold to operational target of ≤5%</w:t>
      </w:r>
      <w:r/>
    </w:p>
    <w:p w14:paraId="0785042D">
      <w:pPr>
        <w:pStyle w:val="886"/>
        <w:pBdr/>
        <w:spacing w:after="80" w:before="200"/>
        <w:ind/>
        <w:rPr/>
      </w:pPr>
      <w:r>
        <w:rPr>
          <w:rFonts w:hint="default" w:ascii="Arial" w:hAnsi="Arial" w:eastAsia="Arial" w:cs="Arial"/>
          <w:b/>
          <w:color w:val="2e75b6"/>
          <w:sz w:val="28"/>
        </w:rPr>
        <w:t xml:space="preserve">33.3  WS1 Implementation Checklist</w:t>
      </w:r>
      <w:r/>
    </w:p>
    <w:p w14:paraId="67BC5B89">
      <w:pPr>
        <w:pStyle w:val="886"/>
        <w:pBdr/>
        <w:spacing w:after="100" w:before="0"/>
        <w:ind/>
        <w:rPr/>
      </w:pPr>
      <w:r>
        <w:rPr>
          <w:rFonts w:hint="default" w:ascii="Arial" w:hAnsi="Arial" w:eastAsia="Arial" w:cs="Arial"/>
          <w:b w:val="0"/>
          <w:sz w:val="24"/>
        </w:rPr>
        <w:t xml:space="preserve">Seven implementation checkpoints constitute the WS1 delivery checklist. Each item requires sign-off from the AI Architecture Lead prior to programme-wide deployment.</w:t>
      </w:r>
      <w:r/>
    </w:p>
    <w:p w14:paraId="59A29073">
      <w:pPr>
        <w:pStyle w:val="886"/>
        <w:pBdr/>
        <w:spacing w:after="80" w:before="0"/>
        <w:ind w:left="400"/>
        <w:rPr/>
      </w:pPr>
      <w:r>
        <w:rPr>
          <w:rFonts w:hint="default" w:ascii="Arial" w:hAnsi="Arial" w:eastAsia="Arial" w:cs="Arial"/>
          <w:b/>
          <w:sz w:val="24"/>
        </w:rPr>
        <w:t xml:space="preserve">AI-WS1-01:  </w:t>
      </w:r>
      <w:r>
        <w:rPr>
          <w:rFonts w:hint="default" w:ascii="Arial" w:hAnsi="Arial" w:eastAsia="Arial" w:cs="Arial"/>
          <w:sz w:val="24"/>
        </w:rPr>
        <w:t xml:space="preserve">Architecture Design Freeze — WS1 technical specification signed off by AI Architecture Lead — Q1 2029</w:t>
      </w:r>
      <w:r/>
    </w:p>
    <w:p w14:paraId="7043979C">
      <w:pPr>
        <w:pStyle w:val="886"/>
        <w:pBdr/>
        <w:spacing w:after="80" w:before="0"/>
        <w:ind w:left="400"/>
        <w:rPr/>
      </w:pPr>
      <w:r>
        <w:rPr>
          <w:rFonts w:hint="default" w:ascii="Arial" w:hAnsi="Arial" w:eastAsia="Arial" w:cs="Arial"/>
          <w:b/>
          <w:sz w:val="24"/>
        </w:rPr>
        <w:t xml:space="preserve">AI-WS1-02:  </w:t>
      </w:r>
      <w:r>
        <w:rPr>
          <w:rFonts w:hint="default" w:ascii="Arial" w:hAnsi="Arial" w:eastAsia="Arial" w:cs="Arial"/>
          <w:sz w:val="24"/>
        </w:rPr>
        <w:t xml:space="preserve">ML Model Version Upgrade — inference pipeline upgrade deployed across all 28 agents — Q1 2029</w:t>
      </w:r>
      <w:r/>
    </w:p>
    <w:p w14:paraId="71B61DB0">
      <w:pPr>
        <w:pStyle w:val="886"/>
        <w:pBdr/>
        <w:spacing w:after="80" w:before="0"/>
        <w:ind w:left="400"/>
        <w:rPr/>
      </w:pPr>
      <w:r>
        <w:rPr>
          <w:rFonts w:hint="default" w:ascii="Arial" w:hAnsi="Arial" w:eastAsia="Arial" w:cs="Arial"/>
          <w:b/>
          <w:sz w:val="24"/>
        </w:rPr>
        <w:t xml:space="preserve">AI-WS1-03:  </w:t>
      </w:r>
      <w:r>
        <w:rPr>
          <w:rFonts w:hint="default" w:ascii="Arial" w:hAnsi="Arial" w:eastAsia="Arial" w:cs="Arial"/>
          <w:sz w:val="24"/>
        </w:rPr>
        <w:t xml:space="preserve">Group A NLP Enhancement Deployed — context window expansion live for Kelly, Signal, Aria, Blaze, Nova — Q2 2029</w:t>
      </w:r>
      <w:r/>
    </w:p>
    <w:p w14:paraId="1E1C763F">
      <w:pPr>
        <w:pStyle w:val="886"/>
        <w:pBdr/>
        <w:spacing w:after="80" w:before="0"/>
        <w:ind w:left="400"/>
        <w:rPr/>
      </w:pPr>
      <w:r>
        <w:rPr>
          <w:rFonts w:hint="default" w:ascii="Arial" w:hAnsi="Arial" w:eastAsia="Arial" w:cs="Arial"/>
          <w:b/>
          <w:sz w:val="24"/>
        </w:rPr>
        <w:t xml:space="preserve">AI-WS1-04:  </w:t>
      </w:r>
      <w:r>
        <w:rPr>
          <w:rFonts w:hint="default" w:ascii="Arial" w:hAnsi="Arial" w:eastAsia="Arial" w:cs="Arial"/>
          <w:sz w:val="24"/>
        </w:rPr>
        <w:t xml:space="preserve">Group C Predictive Analytics Module Live — forecasting overlay operational for Atlas, Bo, Forge, Leo, Ops, Stone, Pulse, Frame — Q2 2029</w:t>
      </w:r>
      <w:r/>
    </w:p>
    <w:p w14:paraId="3B4D37A9">
      <w:pPr>
        <w:pStyle w:val="886"/>
        <w:pBdr/>
        <w:spacing w:after="80" w:before="0"/>
        <w:ind w:left="400"/>
        <w:rPr/>
      </w:pPr>
      <w:r>
        <w:rPr>
          <w:rFonts w:hint="default" w:ascii="Arial" w:hAnsi="Arial" w:eastAsia="Arial" w:cs="Arial"/>
          <w:b/>
          <w:sz w:val="24"/>
        </w:rPr>
        <w:t xml:space="preserve">AI-WS1-05:  </w:t>
      </w:r>
      <w:r>
        <w:rPr>
          <w:rFonts w:hint="default" w:ascii="Arial" w:hAnsi="Arial" w:eastAsia="Arial" w:cs="Arial"/>
          <w:sz w:val="24"/>
        </w:rPr>
        <w:t xml:space="preserve">Group B Escalation Scoring v2 Deployed — Bayesian model live for Compass, Remy, Scout, Finn, Hana, Ember, Shore, Draft — Q2 2029</w:t>
      </w:r>
      <w:r/>
    </w:p>
    <w:p w14:paraId="5FA9E6F5">
      <w:pPr>
        <w:pStyle w:val="886"/>
        <w:pBdr/>
        <w:spacing w:after="80" w:before="0"/>
        <w:ind w:left="400"/>
        <w:rPr/>
      </w:pPr>
      <w:r>
        <w:rPr>
          <w:rFonts w:hint="default" w:ascii="Arial" w:hAnsi="Arial" w:eastAsia="Arial" w:cs="Arial"/>
          <w:b/>
          <w:sz w:val="24"/>
        </w:rPr>
        <w:t xml:space="preserve">AI-WS1-06:  </w:t>
      </w:r>
      <w:r>
        <w:rPr>
          <w:rFonts w:hint="default" w:ascii="Arial" w:hAnsi="Arial" w:eastAsia="Arial" w:cs="Arial"/>
          <w:sz w:val="24"/>
        </w:rPr>
        <w:t xml:space="preserve">Group D Accuracy Enhancement Complete — confidence calibration tuning finalised; accuracy baseline ≥98.5% confirmed — Q3 2029</w:t>
      </w:r>
      <w:r/>
    </w:p>
    <w:p w14:paraId="3B26C7BF">
      <w:pPr>
        <w:pStyle w:val="886"/>
        <w:pBdr/>
        <w:spacing w:after="80" w:before="0"/>
        <w:ind w:left="400"/>
        <w:rPr/>
      </w:pPr>
      <w:r>
        <w:rPr>
          <w:rFonts w:hint="default" w:ascii="Arial" w:hAnsi="Arial" w:eastAsia="Arial" w:cs="Arial"/>
          <w:b/>
          <w:sz w:val="24"/>
        </w:rPr>
        <w:t xml:space="preserve">AI-WS1-07:  </w:t>
      </w:r>
      <w:r>
        <w:rPr>
          <w:rFonts w:hint="default" w:ascii="Arial" w:hAnsi="Arial" w:eastAsia="Arial" w:cs="Arial"/>
          <w:sz w:val="24"/>
        </w:rPr>
        <w:t xml:space="preserve">Cross-Agent Intelligence Sharing Protocol Live — shared inference feature store operational across all 28 agents — Q3 2029</w:t>
      </w:r>
      <w:r/>
    </w:p>
    <w:p w14:paraId="4996925A">
      <w:pPr>
        <w:pStyle w:val="886"/>
        <w:pBdr/>
        <w:spacing w:after="80" w:before="200"/>
        <w:ind/>
        <w:rPr/>
      </w:pPr>
      <w:r>
        <w:rPr>
          <w:rFonts w:hint="default" w:ascii="Arial" w:hAnsi="Arial" w:eastAsia="Arial" w:cs="Arial"/>
          <w:b/>
          <w:color w:val="2e75b6"/>
          <w:sz w:val="28"/>
        </w:rPr>
        <w:t xml:space="preserve">33.4  Governance &amp; Approvals</w:t>
      </w:r>
      <w:r/>
    </w:p>
    <w:p w14:paraId="17F570CA">
      <w:pPr>
        <w:pStyle w:val="886"/>
        <w:pBdr/>
        <w:spacing w:after="100" w:before="0"/>
        <w:ind/>
        <w:rPr/>
      </w:pPr>
      <w:r>
        <w:rPr>
          <w:rFonts w:hint="default" w:ascii="Arial" w:hAnsi="Arial" w:eastAsia="Arial" w:cs="Arial"/>
          <w:b w:val="0"/>
          <w:sz w:val="24"/>
        </w:rPr>
        <w:t xml:space="preserve">WS1 is governed un</w:t>
      </w:r>
      <w:r>
        <w:rPr>
          <w:rFonts w:hint="default" w:ascii="Arial" w:hAnsi="Arial" w:eastAsia="Arial" w:cs="Arial"/>
          <w:b w:val="0"/>
          <w:sz w:val="24"/>
        </w:rPr>
        <w:t xml:space="preserve">der the AMD-003 Programme Framework with direct Steering Committee oversight. All major deployment gates require dual sign-off from Programme Director and AI Architecture Lead. SLA threshold revisions arising from WS1 outcomes require full SC ratification.</w:t>
      </w:r>
      <w:r/>
    </w:p>
    <w:p w14:paraId="0EEADFA1">
      <w:pPr>
        <w:pStyle w:val="886"/>
        <w:pBdr/>
        <w:spacing w:after="80" w:before="0"/>
        <w:ind w:left="400"/>
        <w:rPr/>
      </w:pPr>
      <w:r>
        <w:rPr>
          <w:rFonts w:hint="default" w:ascii="Arial" w:hAnsi="Arial" w:eastAsia="Arial" w:cs="Arial"/>
          <w:b/>
          <w:sz w:val="24"/>
        </w:rPr>
        <w:t xml:space="preserve">Authorising Decision:  </w:t>
      </w:r>
      <w:r>
        <w:rPr>
          <w:rFonts w:hint="default" w:ascii="Arial" w:hAnsi="Arial" w:eastAsia="Arial" w:cs="Arial"/>
          <w:sz w:val="24"/>
        </w:rPr>
        <w:t xml:space="preserve">SC-2029-04 — WS1 commencement approval (Q1 2029 SC meeting)</w:t>
      </w:r>
      <w:r/>
    </w:p>
    <w:p w14:paraId="4AE30FA7">
      <w:pPr>
        <w:pStyle w:val="886"/>
        <w:pBdr/>
        <w:spacing w:after="80" w:before="0"/>
        <w:ind w:left="400"/>
        <w:rPr/>
      </w:pPr>
      <w:r>
        <w:rPr>
          <w:rFonts w:hint="default" w:ascii="Arial" w:hAnsi="Arial" w:eastAsia="Arial" w:cs="Arial"/>
          <w:b/>
          <w:sz w:val="24"/>
        </w:rPr>
        <w:t xml:space="preserve">Mid-Point Review:  </w:t>
      </w:r>
      <w:r>
        <w:rPr>
          <w:rFonts w:hint="default" w:ascii="Arial" w:hAnsi="Arial" w:eastAsia="Arial" w:cs="Arial"/>
          <w:sz w:val="24"/>
        </w:rPr>
        <w:t xml:space="preserve">Q2 2029 Steering Committee checkpoint — AI-WS1-03/04/05 progress report required</w:t>
      </w:r>
      <w:r/>
    </w:p>
    <w:p w14:paraId="11A8E9AB">
      <w:pPr>
        <w:pStyle w:val="886"/>
        <w:pBdr/>
        <w:spacing w:after="80" w:before="0"/>
        <w:ind w:left="400"/>
        <w:rPr/>
      </w:pPr>
      <w:r>
        <w:rPr>
          <w:rFonts w:hint="default" w:ascii="Arial" w:hAnsi="Arial" w:eastAsia="Arial" w:cs="Arial"/>
          <w:b/>
          <w:sz w:val="24"/>
        </w:rPr>
        <w:t xml:space="preserve">Completion Sign-off:  </w:t>
      </w:r>
      <w:r>
        <w:rPr>
          <w:rFonts w:hint="default" w:ascii="Arial" w:hAnsi="Arial" w:eastAsia="Arial" w:cs="Arial"/>
          <w:sz w:val="24"/>
        </w:rPr>
        <w:t xml:space="preserve">Programme Director + AI Architecture Lead + CTO (joint)</w:t>
      </w:r>
      <w:r/>
    </w:p>
    <w:p w14:paraId="5816C206">
      <w:pPr>
        <w:pStyle w:val="886"/>
        <w:pBdr/>
        <w:spacing w:after="80" w:before="0"/>
        <w:ind w:left="400"/>
        <w:rPr/>
      </w:pPr>
      <w:r>
        <w:rPr>
          <w:rFonts w:hint="default" w:ascii="Arial" w:hAnsi="Arial" w:eastAsia="Arial" w:cs="Arial"/>
          <w:b/>
          <w:sz w:val="24"/>
        </w:rPr>
        <w:t xml:space="preserve">SLA Revision Sign-off:  </w:t>
      </w:r>
      <w:r>
        <w:rPr>
          <w:rFonts w:hint="default" w:ascii="Arial" w:hAnsi="Arial" w:eastAsia="Arial" w:cs="Arial"/>
          <w:sz w:val="24"/>
        </w:rPr>
        <w:t xml:space="preserve">SC-2029-07 (projected Q3 2029) — revised Group D and Group B thresholds</w:t>
      </w:r>
      <w:r/>
    </w:p>
    <w:p w14:paraId="4CDD140A">
      <w:pPr>
        <w:pStyle w:val="886"/>
        <w:pBdr/>
        <w:spacing w:after="80" w:before="0"/>
        <w:ind w:left="400"/>
        <w:rPr/>
      </w:pPr>
      <w:r>
        <w:rPr>
          <w:rFonts w:hint="default" w:ascii="Arial" w:hAnsi="Arial" w:eastAsia="Arial" w:cs="Arial"/>
          <w:b/>
          <w:sz w:val="24"/>
        </w:rPr>
        <w:t xml:space="preserve">Risk Escalation Path:  </w:t>
      </w:r>
      <w:r>
        <w:rPr>
          <w:rFonts w:hint="default" w:ascii="Arial" w:hAnsi="Arial" w:eastAsia="Arial" w:cs="Arial"/>
          <w:sz w:val="24"/>
        </w:rPr>
        <w:t xml:space="preserve">Any AI-WS1 checklist item RED status escalates to Programme Director within 48 hours</w:t>
      </w:r>
      <w:r/>
    </w:p>
    <w:p w14:paraId="5B57B29F">
      <w:pPr>
        <w:pStyle w:val="886"/>
        <w:pBdr/>
        <w:spacing w:after="80" w:before="0"/>
        <w:ind w:left="400"/>
        <w:rPr/>
      </w:pPr>
      <w:r>
        <w:rPr>
          <w:rFonts w:hint="default" w:ascii="Arial" w:hAnsi="Arial" w:eastAsia="Arial" w:cs="Arial"/>
          <w:b/>
          <w:sz w:val="24"/>
        </w:rPr>
        <w:t xml:space="preserve">WS5 Dependency:  </w:t>
      </w:r>
      <w:r>
        <w:rPr>
          <w:rFonts w:hint="default" w:ascii="Arial" w:hAnsi="Arial" w:eastAsia="Arial" w:cs="Arial"/>
          <w:sz w:val="24"/>
        </w:rPr>
        <w:t xml:space="preserve">Phase E Scoping (AMD-003 WS5, conditional) — activation contingent on WS1 Group D accuracy outcomes at SC-2029-07</w:t>
      </w:r>
      <w:r/>
    </w:p>
    <w:p w14:paraId="1331F709">
      <w:pPr>
        <w:pStyle w:val="886"/>
        <w:pBdr/>
        <w:spacing w:after="80" w:before="200"/>
        <w:ind/>
        <w:rPr/>
      </w:pPr>
      <w:r>
        <w:rPr>
          <w:rFonts w:hint="default" w:ascii="Arial" w:hAnsi="Arial" w:eastAsia="Arial" w:cs="Arial"/>
          <w:b/>
          <w:color w:val="2e75b6"/>
          <w:sz w:val="28"/>
        </w:rPr>
        <w:t xml:space="preserve">33.5  WS1 Milestones</w:t>
      </w:r>
      <w:r/>
    </w:p>
    <w:p w14:paraId="1F2BC3AE">
      <w:pPr>
        <w:pStyle w:val="886"/>
        <w:pBdr/>
        <w:spacing w:after="100" w:before="0"/>
        <w:ind/>
        <w:rPr/>
      </w:pPr>
      <w:r>
        <w:rPr>
          <w:rFonts w:hint="default" w:ascii="Arial" w:hAnsi="Arial" w:eastAsia="Arial" w:cs="Arial"/>
          <w:b w:val="0"/>
          <w:sz w:val="24"/>
        </w:rPr>
        <w:t xml:space="preserve">Five programme milestones govern WS1 delivery and reporting cadence:</w:t>
      </w:r>
      <w:r/>
    </w:p>
    <w:p w14:paraId="77B759F7">
      <w:pPr>
        <w:pStyle w:val="886"/>
        <w:pBdr/>
        <w:spacing w:after="80" w:before="0"/>
        <w:ind w:left="400"/>
        <w:rPr/>
      </w:pPr>
      <w:r>
        <w:rPr>
          <w:rFonts w:hint="default" w:ascii="Arial" w:hAnsi="Arial" w:eastAsia="Arial" w:cs="Arial"/>
          <w:b/>
          <w:sz w:val="24"/>
        </w:rPr>
        <w:t xml:space="preserve">WS1-M1:  </w:t>
      </w:r>
      <w:r>
        <w:rPr>
          <w:rFonts w:hint="default" w:ascii="Arial" w:hAnsi="Arial" w:eastAsia="Arial" w:cs="Arial"/>
          <w:sz w:val="24"/>
        </w:rPr>
        <w:t xml:space="preserve">WS1 Kickoff &amp; Architecture Design Freeze (AI-WS1-01 complete) — Q1 2029</w:t>
      </w:r>
      <w:r/>
    </w:p>
    <w:p w14:paraId="030846D7">
      <w:pPr>
        <w:pStyle w:val="886"/>
        <w:pBdr/>
        <w:spacing w:after="80" w:before="0"/>
        <w:ind w:left="400"/>
        <w:rPr/>
      </w:pPr>
      <w:r>
        <w:rPr>
          <w:rFonts w:hint="default" w:ascii="Arial" w:hAnsi="Arial" w:eastAsia="Arial" w:cs="Arial"/>
          <w:b/>
          <w:sz w:val="24"/>
        </w:rPr>
        <w:t xml:space="preserve">WS1-M2:  </w:t>
      </w:r>
      <w:r>
        <w:rPr>
          <w:rFonts w:hint="default" w:ascii="Arial" w:hAnsi="Arial" w:eastAsia="Arial" w:cs="Arial"/>
          <w:sz w:val="24"/>
        </w:rPr>
        <w:t xml:space="preserve">ML Model Version Upgrade — All 28 Agents Live (AI-WS1-02 complete) — Q1 2029</w:t>
      </w:r>
      <w:r/>
    </w:p>
    <w:p w14:paraId="01B039EA">
      <w:pPr>
        <w:pStyle w:val="886"/>
        <w:pBdr/>
        <w:spacing w:after="80" w:before="0"/>
        <w:ind w:left="400"/>
        <w:rPr/>
      </w:pPr>
      <w:r>
        <w:rPr>
          <w:rFonts w:hint="default" w:ascii="Arial" w:hAnsi="Arial" w:eastAsia="Arial" w:cs="Arial"/>
          <w:b/>
          <w:sz w:val="24"/>
        </w:rPr>
        <w:t xml:space="preserve">WS1-M3:  </w:t>
      </w:r>
      <w:r>
        <w:rPr>
          <w:rFonts w:hint="default" w:ascii="Arial" w:hAnsi="Arial" w:eastAsia="Arial" w:cs="Arial"/>
          <w:sz w:val="24"/>
        </w:rPr>
        <w:t xml:space="preserve">Group-Specific Enhancements Deployed (AI-WS1-03/04/05 complete) — Q2 2029</w:t>
      </w:r>
      <w:r/>
    </w:p>
    <w:p w14:paraId="34049D6D">
      <w:pPr>
        <w:pStyle w:val="886"/>
        <w:pBdr/>
        <w:spacing w:after="80" w:before="0"/>
        <w:ind w:left="400"/>
        <w:rPr/>
      </w:pPr>
      <w:r>
        <w:rPr>
          <w:rFonts w:hint="default" w:ascii="Arial" w:hAnsi="Arial" w:eastAsia="Arial" w:cs="Arial"/>
          <w:b/>
          <w:sz w:val="24"/>
        </w:rPr>
        <w:t xml:space="preserve">WS1-M4:  </w:t>
      </w:r>
      <w:r>
        <w:rPr>
          <w:rFonts w:hint="default" w:ascii="Arial" w:hAnsi="Arial" w:eastAsia="Arial" w:cs="Arial"/>
          <w:sz w:val="24"/>
        </w:rPr>
        <w:t xml:space="preserve">Group D Accuracy Enhancement &amp; Cross-Agent Intelligence Sharing Live (AI-WS1-06/07 complete) — Q3 2029</w:t>
      </w:r>
      <w:r/>
    </w:p>
    <w:p w14:paraId="10D38E4A">
      <w:pPr>
        <w:pStyle w:val="886"/>
        <w:pBdr/>
        <w:spacing w:after="80" w:before="0"/>
        <w:ind w:left="400"/>
        <w:rPr/>
      </w:pPr>
      <w:r>
        <w:rPr>
          <w:rFonts w:hint="default" w:ascii="Arial" w:hAnsi="Arial" w:eastAsia="Arial" w:cs="Arial"/>
          <w:b/>
          <w:sz w:val="24"/>
        </w:rPr>
        <w:t xml:space="preserve">WS1-M5:  </w:t>
      </w:r>
      <w:r>
        <w:rPr>
          <w:rFonts w:hint="default" w:ascii="Arial" w:hAnsi="Arial" w:eastAsia="Arial" w:cs="Arial"/>
          <w:sz w:val="24"/>
        </w:rPr>
        <w:t xml:space="preserve">WS1 Formal Completion — SC-2029-07 SLA Revision Submitted — Q3 2029</w:t>
      </w:r>
      <w:r/>
    </w:p>
    <w:p w14:paraId="71625F01">
      <w:pPr>
        <w:pStyle w:val="886"/>
        <w:pBdr/>
        <w:spacing w:after="0" w:before="0"/>
        <w:ind/>
        <w:rPr/>
      </w:pPr>
      <w:r>
        <w:rPr>
          <w:rFonts w:hint="default" w:ascii="Arial" w:hAnsi="Arial" w:eastAsia="Arial" w:cs="Arial"/>
          <w:b w:val="0"/>
          <w:sz w:val="24"/>
        </w:rPr>
      </w:r>
      <w:r/>
    </w:p>
    <w:p w14:paraId="3318FF7D">
      <w:pPr>
        <w:pStyle w:val="886"/>
        <w:pBdr/>
        <w:spacing w:after="100" w:before="320"/>
        <w:ind/>
        <w:rPr/>
      </w:pPr>
      <w:r>
        <w:rPr>
          <w:rFonts w:hint="default" w:ascii="Arial" w:hAnsi="Arial" w:eastAsia="Arial" w:cs="Arial"/>
          <w:b/>
          <w:color w:val="1f2d5a"/>
          <w:sz w:val="36"/>
        </w:rPr>
        <w:t xml:space="preserve">34. AMD-003 WS4 — Governance Framework v2.0 Implementation</w:t>
      </w:r>
      <w:r/>
    </w:p>
    <w:p w14:paraId="53E4DF23">
      <w:pPr>
        <w:pStyle w:val="886"/>
        <w:pBdr/>
        <w:spacing w:after="80" w:before="200"/>
        <w:ind/>
        <w:rPr/>
      </w:pPr>
      <w:r>
        <w:rPr>
          <w:rFonts w:hint="default" w:ascii="Arial" w:hAnsi="Arial" w:eastAsia="Arial" w:cs="Arial"/>
          <w:b/>
          <w:color w:val="2e75b6"/>
          <w:sz w:val="28"/>
        </w:rPr>
        <w:t xml:space="preserve">34.1  WS4 Overview</w:t>
      </w:r>
      <w:r/>
    </w:p>
    <w:p w14:paraId="0FE197DE">
      <w:pPr>
        <w:pStyle w:val="886"/>
        <w:pBdr/>
        <w:spacing w:after="100" w:before="0"/>
        <w:ind/>
        <w:rPr/>
      </w:pPr>
      <w:r>
        <w:rPr>
          <w:rFonts w:hint="default" w:ascii="Arial" w:hAnsi="Arial" w:eastAsia="Arial" w:cs="Arial"/>
          <w:b w:val="0"/>
          <w:sz w:val="24"/>
        </w:rPr>
        <w:t xml:space="preserve">AMD-003 Workstream 4 (WS4: Governance Framework v2.0) is a P0 priority initiative ratified under SC-2029-03. WS4 runs concurrently with WS1 and is the second P0 workstream withi</w:t>
      </w:r>
      <w:r>
        <w:rPr>
          <w:rFonts w:hint="default" w:ascii="Arial" w:hAnsi="Arial" w:eastAsia="Arial" w:cs="Arial"/>
          <w:b w:val="0"/>
          <w:sz w:val="24"/>
        </w:rPr>
        <w:t xml:space="preserve">n AMD-003, commencing Q1 2029. Its mandate is to replace the current v1.0 governance framework — drafted under AMD-001 and last substantively revised at AMD-002 WS4 — with a comprehensive v2.0 document suite fit for a fully commissioned 28-agent programme.</w:t>
      </w:r>
      <w:r/>
    </w:p>
    <w:p w14:paraId="047BFAB0">
      <w:pPr>
        <w:pStyle w:val="886"/>
        <w:pBdr/>
        <w:spacing w:after="100" w:before="0"/>
        <w:ind/>
        <w:rPr/>
      </w:pPr>
      <w:r>
        <w:rPr>
          <w:rFonts w:hint="default" w:ascii="Arial" w:hAnsi="Arial" w:eastAsia="Arial" w:cs="Arial"/>
          <w:b w:val="0"/>
          <w:sz w:val="24"/>
        </w:rPr>
        <w:t xml:space="preserve">WS4 scope encompasses governance policy refresh, SLA management framework update (incorporating WS1 SLA rev</w:t>
      </w:r>
      <w:r>
        <w:rPr>
          <w:rFonts w:hint="default" w:ascii="Arial" w:hAnsi="Arial" w:eastAsia="Arial" w:cs="Arial"/>
          <w:b w:val="0"/>
          <w:sz w:val="24"/>
        </w:rPr>
        <w:t xml:space="preserve">ision outcomes), Steering Committee Charter v2.0, agent lifecycle policy, cross-agent dependency governance, and the formal publication of the Governance Framework v2.0 consolidated document. Budget allocation: ฿0.9M of the AMD-003 total envelope of ฿4.8M.</w:t>
      </w:r>
      <w:r/>
    </w:p>
    <w:p w14:paraId="7B4824E1">
      <w:pPr>
        <w:pStyle w:val="886"/>
        <w:pBdr/>
        <w:spacing w:after="80" w:before="0"/>
        <w:ind w:left="400"/>
        <w:rPr/>
      </w:pPr>
      <w:r>
        <w:rPr>
          <w:rFonts w:hint="default" w:ascii="Arial" w:hAnsi="Arial" w:eastAsia="Arial" w:cs="Arial"/>
          <w:b/>
          <w:sz w:val="24"/>
        </w:rPr>
        <w:t xml:space="preserve">Mandate Reference:  </w:t>
      </w:r>
      <w:r>
        <w:rPr>
          <w:rFonts w:hint="default" w:ascii="Arial" w:hAnsi="Arial" w:eastAsia="Arial" w:cs="Arial"/>
          <w:sz w:val="24"/>
        </w:rPr>
        <w:t xml:space="preserve">AMD-003, Workstream 4 — SC-2029-03 ratification</w:t>
      </w:r>
      <w:r/>
    </w:p>
    <w:p w14:paraId="1692C8D3">
      <w:pPr>
        <w:pStyle w:val="886"/>
        <w:pBdr/>
        <w:spacing w:after="80" w:before="0"/>
        <w:ind w:left="400"/>
        <w:rPr/>
      </w:pPr>
      <w:r>
        <w:rPr>
          <w:rFonts w:hint="default" w:ascii="Arial" w:hAnsi="Arial" w:eastAsia="Arial" w:cs="Arial"/>
          <w:b/>
          <w:sz w:val="24"/>
        </w:rPr>
        <w:t xml:space="preserve">Budget:  </w:t>
      </w:r>
      <w:r>
        <w:rPr>
          <w:rFonts w:hint="default" w:ascii="Arial" w:hAnsi="Arial" w:eastAsia="Arial" w:cs="Arial"/>
          <w:sz w:val="24"/>
        </w:rPr>
        <w:t xml:space="preserve">฿0.9M (AMD-003 WS4 allocation)</w:t>
      </w:r>
      <w:r/>
    </w:p>
    <w:p w14:paraId="6B21180D">
      <w:pPr>
        <w:pStyle w:val="886"/>
        <w:pBdr/>
        <w:spacing w:after="80" w:before="0"/>
        <w:ind w:left="400"/>
        <w:rPr/>
      </w:pPr>
      <w:r>
        <w:rPr>
          <w:rFonts w:hint="default" w:ascii="Arial" w:hAnsi="Arial" w:eastAsia="Arial" w:cs="Arial"/>
          <w:b/>
          <w:sz w:val="24"/>
        </w:rPr>
        <w:t xml:space="preserve">Programme Lead:  </w:t>
      </w:r>
      <w:r>
        <w:rPr>
          <w:rFonts w:hint="default" w:ascii="Arial" w:hAnsi="Arial" w:eastAsia="Arial" w:cs="Arial"/>
          <w:sz w:val="24"/>
        </w:rPr>
        <w:t xml:space="preserve">Programme Director + Head of Governance &amp; Compliance</w:t>
      </w:r>
      <w:r/>
    </w:p>
    <w:p w14:paraId="2F9AE1A4">
      <w:pPr>
        <w:pStyle w:val="886"/>
        <w:pBdr/>
        <w:spacing w:after="80" w:before="0"/>
        <w:ind w:left="400"/>
        <w:rPr/>
      </w:pPr>
      <w:r>
        <w:rPr>
          <w:rFonts w:hint="default" w:ascii="Arial" w:hAnsi="Arial" w:eastAsia="Arial" w:cs="Arial"/>
          <w:b/>
          <w:sz w:val="24"/>
        </w:rPr>
        <w:t xml:space="preserve">Timeline:  </w:t>
      </w:r>
      <w:r>
        <w:rPr>
          <w:rFonts w:hint="default" w:ascii="Arial" w:hAnsi="Arial" w:eastAsia="Arial" w:cs="Arial"/>
          <w:sz w:val="24"/>
        </w:rPr>
        <w:t xml:space="preserve">Q1 2029 – Q4 2029</w:t>
      </w:r>
      <w:r/>
    </w:p>
    <w:p w14:paraId="73F2756E">
      <w:pPr>
        <w:pStyle w:val="886"/>
        <w:pBdr/>
        <w:spacing w:after="80" w:before="0"/>
        <w:ind w:left="400"/>
        <w:rPr/>
      </w:pPr>
      <w:r>
        <w:rPr>
          <w:rFonts w:hint="default" w:ascii="Arial" w:hAnsi="Arial" w:eastAsia="Arial" w:cs="Arial"/>
          <w:b/>
          <w:sz w:val="24"/>
        </w:rPr>
        <w:t xml:space="preserve">SLA Integration:  </w:t>
      </w:r>
      <w:r>
        <w:rPr>
          <w:rFonts w:hint="default" w:ascii="Arial" w:hAnsi="Arial" w:eastAsia="Arial" w:cs="Arial"/>
          <w:sz w:val="24"/>
        </w:rPr>
        <w:t xml:space="preserve">WS4 incorporates SLA threshold revisions from AMD-003 WS1 post SC-2029-07 ratification (Q3 2029)</w:t>
      </w:r>
      <w:r/>
    </w:p>
    <w:p w14:paraId="37C4E5D7">
      <w:pPr>
        <w:pStyle w:val="886"/>
        <w:pBdr/>
        <w:spacing w:after="80" w:before="0"/>
        <w:ind w:left="400"/>
        <w:rPr/>
      </w:pPr>
      <w:r>
        <w:rPr>
          <w:rFonts w:hint="default" w:ascii="Arial" w:hAnsi="Arial" w:eastAsia="Arial" w:cs="Arial"/>
          <w:b/>
          <w:sz w:val="24"/>
        </w:rPr>
        <w:t xml:space="preserve">Output:  </w:t>
      </w:r>
      <w:r>
        <w:rPr>
          <w:rFonts w:hint="default" w:ascii="Arial" w:hAnsi="Arial" w:eastAsia="Arial" w:cs="Arial"/>
          <w:sz w:val="24"/>
        </w:rPr>
        <w:t xml:space="preserve">Governance Framework v2.0 — five policy documents + consolidated manual</w:t>
      </w:r>
      <w:r/>
    </w:p>
    <w:p w14:paraId="6491F441">
      <w:pPr>
        <w:pStyle w:val="886"/>
        <w:pBdr/>
        <w:spacing w:after="80" w:before="200"/>
        <w:ind/>
        <w:rPr/>
      </w:pPr>
      <w:r>
        <w:rPr>
          <w:rFonts w:hint="default" w:ascii="Arial" w:hAnsi="Arial" w:eastAsia="Arial" w:cs="Arial"/>
          <w:b/>
          <w:color w:val="2e75b6"/>
          <w:sz w:val="28"/>
        </w:rPr>
        <w:t xml:space="preserve">34.2  Governance Framework v2.0 Scope</w:t>
      </w:r>
      <w:r/>
    </w:p>
    <w:p w14:paraId="59C59E15">
      <w:pPr>
        <w:pStyle w:val="886"/>
        <w:pBdr/>
        <w:spacing w:after="100" w:before="0"/>
        <w:ind/>
        <w:rPr/>
      </w:pPr>
      <w:r>
        <w:rPr>
          <w:rFonts w:hint="default" w:ascii="Arial" w:hAnsi="Arial" w:eastAsia="Arial" w:cs="Arial"/>
          <w:b w:val="0"/>
          <w:sz w:val="24"/>
        </w:rPr>
        <w:t xml:space="preserve">Version 2.0 of the DAPH Decor AI Agent Governance Framework supersedes all prior governance documents and policies issued under AMD-001 and AMD-002. The v2.0 scope covers six structural areas:</w:t>
      </w:r>
      <w:r/>
    </w:p>
    <w:p w14:paraId="43DD15FD">
      <w:pPr>
        <w:pStyle w:val="886"/>
        <w:pBdr/>
        <w:spacing w:after="80" w:before="0"/>
        <w:ind w:left="400"/>
        <w:rPr/>
      </w:pPr>
      <w:r>
        <w:rPr>
          <w:rFonts w:hint="default" w:ascii="Arial" w:hAnsi="Arial" w:eastAsia="Arial" w:cs="Arial"/>
          <w:b/>
          <w:sz w:val="24"/>
        </w:rPr>
        <w:t xml:space="preserve">Area 1 — Programme Mandate &amp; Scope Policy v2.0:  </w:t>
      </w:r>
      <w:r>
        <w:rPr>
          <w:rFonts w:hint="default" w:ascii="Arial" w:hAnsi="Arial" w:eastAsia="Arial" w:cs="Arial"/>
          <w:sz w:val="24"/>
        </w:rPr>
        <w:t xml:space="preserve">Updated AMD programme mandate covering all 28 live agents, Phase E conditional expansion clause, AMD-003 full workstream remit</w:t>
      </w:r>
      <w:r/>
    </w:p>
    <w:p w14:paraId="2DA2D66F">
      <w:pPr>
        <w:pStyle w:val="886"/>
        <w:pBdr/>
        <w:spacing w:after="80" w:before="0"/>
        <w:ind w:left="400"/>
        <w:rPr/>
      </w:pPr>
      <w:r>
        <w:rPr>
          <w:rFonts w:hint="default" w:ascii="Arial" w:hAnsi="Arial" w:eastAsia="Arial" w:cs="Arial"/>
          <w:b/>
          <w:sz w:val="24"/>
        </w:rPr>
        <w:t xml:space="preserve">Area 2 — SLA Management Policy v2.0:  </w:t>
      </w:r>
      <w:r>
        <w:rPr>
          <w:rFonts w:hint="default" w:ascii="Arial" w:hAnsi="Arial" w:eastAsia="Arial" w:cs="Arial"/>
          <w:sz w:val="24"/>
        </w:rPr>
        <w:t xml:space="preserve">Revised SLA Group thresholds (Group D ≥98.5% accuracy, Group B target ≤5% escalation) incorporating SC-2029-07 decisions; full 28-agent SLA schedule reissued</w:t>
      </w:r>
      <w:r/>
    </w:p>
    <w:p w14:paraId="4610F650">
      <w:pPr>
        <w:pStyle w:val="886"/>
        <w:pBdr/>
        <w:spacing w:after="80" w:before="0"/>
        <w:ind w:left="400"/>
        <w:rPr/>
      </w:pPr>
      <w:r>
        <w:rPr>
          <w:rFonts w:hint="default" w:ascii="Arial" w:hAnsi="Arial" w:eastAsia="Arial" w:cs="Arial"/>
          <w:b/>
          <w:sz w:val="24"/>
        </w:rPr>
        <w:t xml:space="preserve">Area 3 — Steering Committee Charter v2.0:  </w:t>
      </w:r>
      <w:r>
        <w:rPr>
          <w:rFonts w:hint="default" w:ascii="Arial" w:hAnsi="Arial" w:eastAsia="Arial" w:cs="Arial"/>
          <w:sz w:val="24"/>
        </w:rPr>
        <w:t xml:space="preserve">Expanded SC decision rights to cover AMD-003 WS1–WS5 governance; Phase E conditional approval framework; AMD lifecycle decision taxonomy</w:t>
      </w:r>
      <w:r/>
    </w:p>
    <w:p w14:paraId="235F6C91">
      <w:pPr>
        <w:pStyle w:val="886"/>
        <w:pBdr/>
        <w:spacing w:after="80" w:before="0"/>
        <w:ind w:left="400"/>
        <w:rPr/>
      </w:pPr>
      <w:r>
        <w:rPr>
          <w:rFonts w:hint="default" w:ascii="Arial" w:hAnsi="Arial" w:eastAsia="Arial" w:cs="Arial"/>
          <w:b/>
          <w:sz w:val="24"/>
        </w:rPr>
        <w:t xml:space="preserve">Area 4 — Agent Lifecycle Policy v2.0:  </w:t>
      </w:r>
      <w:r>
        <w:rPr>
          <w:rFonts w:hint="default" w:ascii="Arial" w:hAnsi="Arial" w:eastAsia="Arial" w:cs="Arial"/>
          <w:sz w:val="24"/>
        </w:rPr>
        <w:t xml:space="preserve">Commission-to-decommission policy updated for 28-agent estate; new Phase D commissioning precedents (Ledger, Frame, Draft) codified; decommissioning trigger criteria v2</w:t>
      </w:r>
      <w:r/>
    </w:p>
    <w:p w14:paraId="13DAADED">
      <w:pPr>
        <w:pStyle w:val="886"/>
        <w:pBdr/>
        <w:spacing w:after="80" w:before="0"/>
        <w:ind w:left="400"/>
        <w:rPr/>
      </w:pPr>
      <w:r>
        <w:rPr>
          <w:rFonts w:hint="default" w:ascii="Arial" w:hAnsi="Arial" w:eastAsia="Arial" w:cs="Arial"/>
          <w:b/>
          <w:sz w:val="24"/>
        </w:rPr>
        <w:t xml:space="preserve">Area 5 — Cross-Agent Dependency &amp; Orchestration Governance Policy v2.0:  </w:t>
      </w:r>
      <w:r>
        <w:rPr>
          <w:rFonts w:hint="default" w:ascii="Arial" w:hAnsi="Arial" w:eastAsia="Arial" w:cs="Arial"/>
          <w:sz w:val="24"/>
        </w:rPr>
        <w:t xml:space="preserve">Cross-agent dependency register (Ledger→Pulse/Core, Frame→Ops/Pulse, Draft→Ledger); WS1 intelligence sharing protocol governance; AMD-003 WS5 Phase E inter-agent scope governance</w:t>
      </w:r>
      <w:r/>
    </w:p>
    <w:p w14:paraId="4C9076F8">
      <w:pPr>
        <w:pStyle w:val="886"/>
        <w:pBdr/>
        <w:spacing w:after="80" w:before="0"/>
        <w:ind w:left="400"/>
        <w:rPr/>
      </w:pPr>
      <w:r>
        <w:rPr>
          <w:rFonts w:hint="default" w:ascii="Arial" w:hAnsi="Arial" w:eastAsia="Arial" w:cs="Arial"/>
          <w:b/>
          <w:sz w:val="24"/>
        </w:rPr>
        <w:t xml:space="preserve">Area 6 — Annual Review &amp; Amendment Governance:  </w:t>
      </w:r>
      <w:r>
        <w:rPr>
          <w:rFonts w:hint="default" w:ascii="Arial" w:hAnsi="Arial" w:eastAsia="Arial" w:cs="Arial"/>
          <w:sz w:val="24"/>
        </w:rPr>
        <w:t xml:space="preserve">Formalised APR review cadence (Q1 annually); AMD lifecycle governance including WS initiation, mid-point, and closure criteria; SC ratification thresholds for new WS and budget amendments</w:t>
      </w:r>
      <w:r/>
    </w:p>
    <w:p w14:paraId="2E62B8E2">
      <w:pPr>
        <w:pStyle w:val="886"/>
        <w:pBdr/>
        <w:spacing w:after="80" w:before="200"/>
        <w:ind/>
        <w:rPr/>
      </w:pPr>
      <w:r>
        <w:rPr>
          <w:rFonts w:hint="default" w:ascii="Arial" w:hAnsi="Arial" w:eastAsia="Arial" w:cs="Arial"/>
          <w:b/>
          <w:color w:val="2e75b6"/>
          <w:sz w:val="28"/>
        </w:rPr>
        <w:t xml:space="preserve">34.3  WS4 Implementation Checklist</w:t>
      </w:r>
      <w:r/>
    </w:p>
    <w:p w14:paraId="0EF719D8">
      <w:pPr>
        <w:pStyle w:val="886"/>
        <w:pBdr/>
        <w:spacing w:after="100" w:before="0"/>
        <w:ind/>
        <w:rPr/>
      </w:pPr>
      <w:r>
        <w:rPr>
          <w:rFonts w:hint="default" w:ascii="Arial" w:hAnsi="Arial" w:eastAsia="Arial" w:cs="Arial"/>
          <w:b w:val="0"/>
          <w:sz w:val="24"/>
        </w:rPr>
        <w:t xml:space="preserve">Six implementation checkpoints constitute the WS4 delivery schedule. Items GV-WS4-04 and GV-WS4-05 are sequentially dependent on SC-2029-07 (WS1 SLA revision, Q3 2029).</w:t>
      </w:r>
      <w:r/>
    </w:p>
    <w:p w14:paraId="0F93245E">
      <w:pPr>
        <w:pStyle w:val="886"/>
        <w:pBdr/>
        <w:spacing w:after="80" w:before="0"/>
        <w:ind w:left="400"/>
        <w:rPr/>
      </w:pPr>
      <w:r>
        <w:rPr>
          <w:rFonts w:hint="default" w:ascii="Arial" w:hAnsi="Arial" w:eastAsia="Arial" w:cs="Arial"/>
          <w:b/>
          <w:sz w:val="24"/>
        </w:rPr>
        <w:t xml:space="preserve">GV-WS4-01:  </w:t>
      </w:r>
      <w:r>
        <w:rPr>
          <w:rFonts w:hint="default" w:ascii="Arial" w:hAnsi="Arial" w:eastAsia="Arial" w:cs="Arial"/>
          <w:sz w:val="24"/>
        </w:rPr>
        <w:t xml:space="preserve">Governance Gap Analysis — formal gap assessment against AMD-001/002 policy suite; findings report to Programme Director — Q1 2029</w:t>
      </w:r>
      <w:r/>
    </w:p>
    <w:p w14:paraId="6A2C2FD6">
      <w:pPr>
        <w:pStyle w:val="886"/>
        <w:pBdr/>
        <w:spacing w:after="80" w:before="0"/>
        <w:ind w:left="400"/>
        <w:rPr/>
      </w:pPr>
      <w:r>
        <w:rPr>
          <w:rFonts w:hint="default" w:ascii="Arial" w:hAnsi="Arial" w:eastAsia="Arial" w:cs="Arial"/>
          <w:b/>
          <w:sz w:val="24"/>
        </w:rPr>
        <w:t xml:space="preserve">GV-WS4-02:  </w:t>
      </w:r>
      <w:r>
        <w:rPr>
          <w:rFonts w:hint="default" w:ascii="Arial" w:hAnsi="Arial" w:eastAsia="Arial" w:cs="Arial"/>
          <w:sz w:val="24"/>
        </w:rPr>
        <w:t xml:space="preserve">Agent Lifecycle Policy v2.0 Draft — commission-to-decommission policy incorporating Phase D precedents and 28-agent estate — Q2 2029</w:t>
      </w:r>
      <w:r/>
    </w:p>
    <w:p w14:paraId="7D78A831">
      <w:pPr>
        <w:pStyle w:val="886"/>
        <w:pBdr/>
        <w:spacing w:after="80" w:before="0"/>
        <w:ind w:left="400"/>
        <w:rPr/>
      </w:pPr>
      <w:r>
        <w:rPr>
          <w:rFonts w:hint="default" w:ascii="Arial" w:hAnsi="Arial" w:eastAsia="Arial" w:cs="Arial"/>
          <w:b/>
          <w:sz w:val="24"/>
        </w:rPr>
        <w:t xml:space="preserve">GV-WS4-03:  </w:t>
      </w:r>
      <w:r>
        <w:rPr>
          <w:rFonts w:hint="default" w:ascii="Arial" w:hAnsi="Arial" w:eastAsia="Arial" w:cs="Arial"/>
          <w:sz w:val="24"/>
        </w:rPr>
        <w:t xml:space="preserve">Steering Committee Charter v2.0 Ratified — expanded SC decision rights, Phase E conditional framework, AMD lifecycle taxonomy adopted by full SC — Q2 2029</w:t>
      </w:r>
      <w:r/>
    </w:p>
    <w:p w14:paraId="37098640">
      <w:pPr>
        <w:pStyle w:val="886"/>
        <w:pBdr/>
        <w:spacing w:after="80" w:before="0"/>
        <w:ind w:left="400"/>
        <w:rPr/>
      </w:pPr>
      <w:r>
        <w:rPr>
          <w:rFonts w:hint="default" w:ascii="Arial" w:hAnsi="Arial" w:eastAsia="Arial" w:cs="Arial"/>
          <w:b/>
          <w:sz w:val="24"/>
        </w:rPr>
        <w:t xml:space="preserve">GV-WS4-04:  </w:t>
      </w:r>
      <w:r>
        <w:rPr>
          <w:rFonts w:hint="default" w:ascii="Arial" w:hAnsi="Arial" w:eastAsia="Arial" w:cs="Arial"/>
          <w:sz w:val="24"/>
        </w:rPr>
        <w:t xml:space="preserve">SLA Management Policy v2.0 Published — revised Group D and Group B thresholds from SC-2029-07 incorporated; 28-agent SLA schedule reissued — Q3 2029 (post SC-2029-07)</w:t>
      </w:r>
      <w:r/>
    </w:p>
    <w:p w14:paraId="354339FE">
      <w:pPr>
        <w:pStyle w:val="886"/>
        <w:pBdr/>
        <w:spacing w:after="80" w:before="0"/>
        <w:ind w:left="400"/>
        <w:rPr/>
      </w:pPr>
      <w:r>
        <w:rPr>
          <w:rFonts w:hint="default" w:ascii="Arial" w:hAnsi="Arial" w:eastAsia="Arial" w:cs="Arial"/>
          <w:b/>
          <w:sz w:val="24"/>
        </w:rPr>
        <w:t xml:space="preserve">GV-WS4-05:  </w:t>
      </w:r>
      <w:r>
        <w:rPr>
          <w:rFonts w:hint="default" w:ascii="Arial" w:hAnsi="Arial" w:eastAsia="Arial" w:cs="Arial"/>
          <w:sz w:val="24"/>
        </w:rPr>
        <w:t xml:space="preserve">Cross-Agent Dependency &amp; Orchestration Policy v2.0 Published — dependency register updated with WS1 intelligence sharing protocol — Q3 2029</w:t>
      </w:r>
      <w:r/>
    </w:p>
    <w:p w14:paraId="48AD4C95">
      <w:pPr>
        <w:pStyle w:val="886"/>
        <w:pBdr/>
        <w:spacing w:after="80" w:before="0"/>
        <w:ind w:left="400"/>
        <w:rPr/>
      </w:pPr>
      <w:r>
        <w:rPr>
          <w:rFonts w:hint="default" w:ascii="Arial" w:hAnsi="Arial" w:eastAsia="Arial" w:cs="Arial"/>
          <w:b/>
          <w:sz w:val="24"/>
        </w:rPr>
        <w:t xml:space="preserve">GV-WS4-06:  </w:t>
      </w:r>
      <w:r>
        <w:rPr>
          <w:rFonts w:hint="default" w:ascii="Arial" w:hAnsi="Arial" w:eastAsia="Arial" w:cs="Arial"/>
          <w:sz w:val="24"/>
        </w:rPr>
        <w:t xml:space="preserve">Governance Framework v2.0 Consolidated Manual Published — all five policy documents compiled and formally issued; SC acknowledgement recorded — Q4 2029</w:t>
      </w:r>
      <w:r/>
    </w:p>
    <w:p w14:paraId="7FD6C104">
      <w:pPr>
        <w:pStyle w:val="886"/>
        <w:pBdr/>
        <w:spacing w:after="80" w:before="200"/>
        <w:ind/>
        <w:rPr/>
      </w:pPr>
      <w:r>
        <w:rPr>
          <w:rFonts w:hint="default" w:ascii="Arial" w:hAnsi="Arial" w:eastAsia="Arial" w:cs="Arial"/>
          <w:b/>
          <w:color w:val="2e75b6"/>
          <w:sz w:val="28"/>
        </w:rPr>
        <w:t xml:space="preserve">34.4  Governance Policies Published under WS4</w:t>
      </w:r>
      <w:r/>
    </w:p>
    <w:p w14:paraId="1A12FA5A">
      <w:pPr>
        <w:pStyle w:val="886"/>
        <w:pBdr/>
        <w:spacing w:after="100" w:before="0"/>
        <w:ind/>
        <w:rPr/>
      </w:pPr>
      <w:r>
        <w:rPr>
          <w:rFonts w:hint="default" w:ascii="Arial" w:hAnsi="Arial" w:eastAsia="Arial" w:cs="Arial"/>
          <w:b w:val="0"/>
          <w:sz w:val="24"/>
        </w:rPr>
        <w:t xml:space="preserve">The following five policy documents constitute the deliverable set for Governance Framework v2.0. Each supersedes its AMD-001/002 predecessor upon SC acknowledgement at GV-WS4-06:</w:t>
      </w:r>
      <w:r/>
    </w:p>
    <w:p w14:paraId="28CE1E9A">
      <w:pPr>
        <w:pStyle w:val="886"/>
        <w:pBdr/>
        <w:spacing w:after="80" w:before="0"/>
        <w:ind w:left="400"/>
        <w:rPr/>
      </w:pPr>
      <w:r>
        <w:rPr>
          <w:rFonts w:hint="default" w:ascii="Arial" w:hAnsi="Arial" w:eastAsia="Arial" w:cs="Arial"/>
          <w:b/>
          <w:sz w:val="24"/>
        </w:rPr>
        <w:t xml:space="preserve">GV2-P1:  </w:t>
      </w:r>
      <w:r>
        <w:rPr>
          <w:rFonts w:hint="default" w:ascii="Arial" w:hAnsi="Arial" w:eastAsia="Arial" w:cs="Arial"/>
          <w:sz w:val="24"/>
        </w:rPr>
        <w:t xml:space="preserve">Programme Mandate &amp; Scope Policy v2.0 — covers AMD-003 full scope, 28-agent estate, Phase E conditional clause</w:t>
      </w:r>
      <w:r/>
    </w:p>
    <w:p w14:paraId="3CFEAC1C">
      <w:pPr>
        <w:pStyle w:val="886"/>
        <w:pBdr/>
        <w:spacing w:after="80" w:before="0"/>
        <w:ind w:left="400"/>
        <w:rPr/>
      </w:pPr>
      <w:r>
        <w:rPr>
          <w:rFonts w:hint="default" w:ascii="Arial" w:hAnsi="Arial" w:eastAsia="Arial" w:cs="Arial"/>
          <w:b/>
          <w:sz w:val="24"/>
        </w:rPr>
        <w:t xml:space="preserve">GV2-P2:  </w:t>
      </w:r>
      <w:r>
        <w:rPr>
          <w:rFonts w:hint="default" w:ascii="Arial" w:hAnsi="Arial" w:eastAsia="Arial" w:cs="Arial"/>
          <w:sz w:val="24"/>
        </w:rPr>
        <w:t xml:space="preserve">Agent SLA Management Policy v2.0 — Group A–D revised thresholds, 28-agent SLA schedule, SC-2029-07 revisions embedded</w:t>
      </w:r>
      <w:r/>
    </w:p>
    <w:p w14:paraId="777C8FC6">
      <w:pPr>
        <w:pStyle w:val="886"/>
        <w:pBdr/>
        <w:spacing w:after="80" w:before="0"/>
        <w:ind w:left="400"/>
        <w:rPr/>
      </w:pPr>
      <w:r>
        <w:rPr>
          <w:rFonts w:hint="default" w:ascii="Arial" w:hAnsi="Arial" w:eastAsia="Arial" w:cs="Arial"/>
          <w:b/>
          <w:sz w:val="24"/>
        </w:rPr>
        <w:t xml:space="preserve">GV2-P3:  </w:t>
      </w:r>
      <w:r>
        <w:rPr>
          <w:rFonts w:hint="default" w:ascii="Arial" w:hAnsi="Arial" w:eastAsia="Arial" w:cs="Arial"/>
          <w:sz w:val="24"/>
        </w:rPr>
        <w:t xml:space="preserve">Steering Committee Decision Rights Framework v2.0 — AMD lifecycle decision taxonomy, Phase E conditional approval, WS governance rights</w:t>
      </w:r>
      <w:r/>
    </w:p>
    <w:p w14:paraId="175638B9">
      <w:pPr>
        <w:pStyle w:val="886"/>
        <w:pBdr/>
        <w:spacing w:after="80" w:before="0"/>
        <w:ind w:left="400"/>
        <w:rPr/>
      </w:pPr>
      <w:r>
        <w:rPr>
          <w:rFonts w:hint="default" w:ascii="Arial" w:hAnsi="Arial" w:eastAsia="Arial" w:cs="Arial"/>
          <w:b/>
          <w:sz w:val="24"/>
        </w:rPr>
        <w:t xml:space="preserve">GV2-P4:  </w:t>
      </w:r>
      <w:r>
        <w:rPr>
          <w:rFonts w:hint="default" w:ascii="Arial" w:hAnsi="Arial" w:eastAsia="Arial" w:cs="Arial"/>
          <w:sz w:val="24"/>
        </w:rPr>
        <w:t xml:space="preserve">Agent Lifecycle (Commission to Decommission) Policy v2.0 — Phase D commissioning precedents, decommission trigger criteria v2, AMD-003 WS5 Phase E scoping governance</w:t>
      </w:r>
      <w:r/>
    </w:p>
    <w:p w14:paraId="5CA59A79">
      <w:pPr>
        <w:pStyle w:val="886"/>
        <w:pBdr/>
        <w:spacing w:after="80" w:before="0"/>
        <w:ind w:left="400"/>
        <w:rPr/>
      </w:pPr>
      <w:r>
        <w:rPr>
          <w:rFonts w:hint="default" w:ascii="Arial" w:hAnsi="Arial" w:eastAsia="Arial" w:cs="Arial"/>
          <w:b/>
          <w:sz w:val="24"/>
        </w:rPr>
        <w:t xml:space="preserve">GV2-P5:  </w:t>
      </w:r>
      <w:r>
        <w:rPr>
          <w:rFonts w:hint="default" w:ascii="Arial" w:hAnsi="Arial" w:eastAsia="Arial" w:cs="Arial"/>
          <w:sz w:val="24"/>
        </w:rPr>
        <w:t xml:space="preserve">Cross-Agent Dependency &amp; Orchestration Governance Policy v2.0 — dependency register, WS1 intelligence sharing governance, inter-agent SLA escalation chain</w:t>
      </w:r>
      <w:r/>
    </w:p>
    <w:p w14:paraId="60429C57">
      <w:pPr>
        <w:pStyle w:val="886"/>
        <w:pBdr/>
        <w:spacing w:after="80" w:before="200"/>
        <w:ind/>
        <w:rPr/>
      </w:pPr>
      <w:r>
        <w:rPr>
          <w:rFonts w:hint="default" w:ascii="Arial" w:hAnsi="Arial" w:eastAsia="Arial" w:cs="Arial"/>
          <w:b/>
          <w:color w:val="2e75b6"/>
          <w:sz w:val="28"/>
        </w:rPr>
        <w:t xml:space="preserve">34.5  Governance &amp; Approvals</w:t>
      </w:r>
      <w:r/>
    </w:p>
    <w:p w14:paraId="54A154D0">
      <w:pPr>
        <w:pStyle w:val="886"/>
        <w:pBdr/>
        <w:spacing w:after="100" w:before="0"/>
        <w:ind/>
        <w:rPr/>
      </w:pPr>
      <w:r>
        <w:rPr>
          <w:rFonts w:hint="default" w:ascii="Arial" w:hAnsi="Arial" w:eastAsia="Arial" w:cs="Arial"/>
          <w:b w:val="0"/>
          <w:sz w:val="24"/>
        </w:rPr>
        <w:t xml:space="preserve">WS4 is governed under the AMD-00</w:t>
      </w:r>
      <w:r>
        <w:rPr>
          <w:rFonts w:hint="default" w:ascii="Arial" w:hAnsi="Arial" w:eastAsia="Arial" w:cs="Arial"/>
          <w:b w:val="0"/>
          <w:sz w:val="24"/>
        </w:rPr>
        <w:t xml:space="preserve">3 Programme Framework. Policy documents GV2-P1 through GV2-P5 require review by the Programme Director and Head of Governance &amp; Compliance prior to SC acknowledgement. The consolidated Governance Framework v2.0 Manual (GV-WS4-06) requires full SC sign-off.</w:t>
      </w:r>
      <w:r/>
    </w:p>
    <w:p w14:paraId="1BA6DF5E">
      <w:pPr>
        <w:pStyle w:val="886"/>
        <w:pBdr/>
        <w:spacing w:after="80" w:before="0"/>
        <w:ind w:left="400"/>
        <w:rPr/>
      </w:pPr>
      <w:r>
        <w:rPr>
          <w:rFonts w:hint="default" w:ascii="Arial" w:hAnsi="Arial" w:eastAsia="Arial" w:cs="Arial"/>
          <w:b/>
          <w:sz w:val="24"/>
        </w:rPr>
        <w:t xml:space="preserve">Authorising Decision:  </w:t>
      </w:r>
      <w:r>
        <w:rPr>
          <w:rFonts w:hint="default" w:ascii="Arial" w:hAnsi="Arial" w:eastAsia="Arial" w:cs="Arial"/>
          <w:sz w:val="24"/>
        </w:rPr>
        <w:t xml:space="preserve">SC-2029-03 — AMD-003 ratification includes WS4 mandate</w:t>
      </w:r>
      <w:r/>
    </w:p>
    <w:p w14:paraId="5C333C26">
      <w:pPr>
        <w:pStyle w:val="886"/>
        <w:pBdr/>
        <w:spacing w:after="80" w:before="0"/>
        <w:ind w:left="400"/>
        <w:rPr/>
      </w:pPr>
      <w:r>
        <w:rPr>
          <w:rFonts w:hint="default" w:ascii="Arial" w:hAnsi="Arial" w:eastAsia="Arial" w:cs="Arial"/>
          <w:b/>
          <w:sz w:val="24"/>
        </w:rPr>
        <w:t xml:space="preserve">WS1 Integration Point:  </w:t>
      </w:r>
      <w:r>
        <w:rPr>
          <w:rFonts w:hint="default" w:ascii="Arial" w:hAnsi="Arial" w:eastAsia="Arial" w:cs="Arial"/>
          <w:sz w:val="24"/>
        </w:rPr>
        <w:t xml:space="preserve">GV-WS4-04 and GV-WS4-05 sequentially depend on SC-2029-07 SLA revision outputs from AMD-003 WS1 (Q3 2029)</w:t>
      </w:r>
      <w:r/>
    </w:p>
    <w:p w14:paraId="3AEA93FA">
      <w:pPr>
        <w:pStyle w:val="886"/>
        <w:pBdr/>
        <w:spacing w:after="80" w:before="0"/>
        <w:ind w:left="400"/>
        <w:rPr/>
      </w:pPr>
      <w:r>
        <w:rPr>
          <w:rFonts w:hint="default" w:ascii="Arial" w:hAnsi="Arial" w:eastAsia="Arial" w:cs="Arial"/>
          <w:b/>
          <w:sz w:val="24"/>
        </w:rPr>
        <w:t xml:space="preserve">Policy Review Authority:  </w:t>
      </w:r>
      <w:r>
        <w:rPr>
          <w:rFonts w:hint="default" w:ascii="Arial" w:hAnsi="Arial" w:eastAsia="Arial" w:cs="Arial"/>
          <w:sz w:val="24"/>
        </w:rPr>
        <w:t xml:space="preserve">Programme Director + Head of Governance &amp; Compliance (joint approval for GV2-P1 through GV2-P5)</w:t>
      </w:r>
      <w:r/>
    </w:p>
    <w:p w14:paraId="7338A22B">
      <w:pPr>
        <w:pStyle w:val="886"/>
        <w:pBdr/>
        <w:spacing w:after="80" w:before="0"/>
        <w:ind w:left="400"/>
        <w:rPr/>
      </w:pPr>
      <w:r>
        <w:rPr>
          <w:rFonts w:hint="default" w:ascii="Arial" w:hAnsi="Arial" w:eastAsia="Arial" w:cs="Arial"/>
          <w:b/>
          <w:sz w:val="24"/>
        </w:rPr>
        <w:t xml:space="preserve">SC Acknowledgement:  </w:t>
      </w:r>
      <w:r>
        <w:rPr>
          <w:rFonts w:hint="default" w:ascii="Arial" w:hAnsi="Arial" w:eastAsia="Arial" w:cs="Arial"/>
          <w:sz w:val="24"/>
        </w:rPr>
        <w:t xml:space="preserve">Full Steering Committee sign-off required for GV-WS4-06 Governance Framework v2.0 Manual publication (Q4 2029 SC meeting)</w:t>
      </w:r>
      <w:r/>
    </w:p>
    <w:p w14:paraId="03766595">
      <w:pPr>
        <w:pStyle w:val="886"/>
        <w:pBdr/>
        <w:spacing w:after="80" w:before="0"/>
        <w:ind w:left="400"/>
        <w:rPr/>
      </w:pPr>
      <w:r>
        <w:rPr>
          <w:rFonts w:hint="default" w:ascii="Arial" w:hAnsi="Arial" w:eastAsia="Arial" w:cs="Arial"/>
          <w:b/>
          <w:sz w:val="24"/>
        </w:rPr>
        <w:t xml:space="preserve">Supersession Clause:  </w:t>
      </w:r>
      <w:r>
        <w:rPr>
          <w:rFonts w:hint="default" w:ascii="Arial" w:hAnsi="Arial" w:eastAsia="Arial" w:cs="Arial"/>
          <w:sz w:val="24"/>
        </w:rPr>
        <w:t xml:space="preserve">All AMD-001 and AMD-002 governance documents superseded upon GV-WS4-06 SC acknowledgement; prior versions archived</w:t>
      </w:r>
      <w:r/>
    </w:p>
    <w:p w14:paraId="46CD936D">
      <w:pPr>
        <w:pStyle w:val="886"/>
        <w:pBdr/>
        <w:spacing w:after="80" w:before="0"/>
        <w:ind w:left="400"/>
        <w:rPr/>
      </w:pPr>
      <w:r>
        <w:rPr>
          <w:rFonts w:hint="default" w:ascii="Arial" w:hAnsi="Arial" w:eastAsia="Arial" w:cs="Arial"/>
          <w:b/>
          <w:sz w:val="24"/>
        </w:rPr>
        <w:t xml:space="preserve">Risk Escalation:  </w:t>
      </w:r>
      <w:r>
        <w:rPr>
          <w:rFonts w:hint="default" w:ascii="Arial" w:hAnsi="Arial" w:eastAsia="Arial" w:cs="Arial"/>
          <w:sz w:val="24"/>
        </w:rPr>
        <w:t xml:space="preserve">Any GV-WS4 checklist item RED status escalates to Programme Director within 48 hours</w:t>
      </w:r>
      <w:r/>
    </w:p>
    <w:p w14:paraId="5D57B731">
      <w:pPr>
        <w:pStyle w:val="886"/>
        <w:pBdr/>
        <w:spacing w:after="80" w:before="200"/>
        <w:ind/>
        <w:rPr/>
      </w:pPr>
      <w:r>
        <w:rPr>
          <w:rFonts w:hint="default" w:ascii="Arial" w:hAnsi="Arial" w:eastAsia="Arial" w:cs="Arial"/>
          <w:b/>
          <w:color w:val="2e75b6"/>
          <w:sz w:val="28"/>
        </w:rPr>
        <w:t xml:space="preserve">34.6  WS4 Milestones</w:t>
      </w:r>
      <w:r/>
    </w:p>
    <w:p w14:paraId="10DEB116">
      <w:pPr>
        <w:pStyle w:val="886"/>
        <w:pBdr/>
        <w:spacing w:after="100" w:before="0"/>
        <w:ind/>
        <w:rPr/>
      </w:pPr>
      <w:r>
        <w:rPr>
          <w:rFonts w:hint="default" w:ascii="Arial" w:hAnsi="Arial" w:eastAsia="Arial" w:cs="Arial"/>
          <w:b w:val="0"/>
          <w:sz w:val="24"/>
        </w:rPr>
        <w:t xml:space="preserve">Five milestones govern WS4 delivery and Steering Committee reporting cadence:</w:t>
      </w:r>
      <w:r/>
    </w:p>
    <w:p w14:paraId="0F217C85">
      <w:pPr>
        <w:pStyle w:val="886"/>
        <w:pBdr/>
        <w:spacing w:after="80" w:before="0"/>
        <w:ind w:left="400"/>
        <w:rPr/>
      </w:pPr>
      <w:r>
        <w:rPr>
          <w:rFonts w:hint="default" w:ascii="Arial" w:hAnsi="Arial" w:eastAsia="Arial" w:cs="Arial"/>
          <w:b/>
          <w:sz w:val="24"/>
        </w:rPr>
        <w:t xml:space="preserve">WS4-M1:  </w:t>
      </w:r>
      <w:r>
        <w:rPr>
          <w:rFonts w:hint="default" w:ascii="Arial" w:hAnsi="Arial" w:eastAsia="Arial" w:cs="Arial"/>
          <w:sz w:val="24"/>
        </w:rPr>
        <w:t xml:space="preserve">WS4 Kickoff &amp; Governance Gap Analysis Complete (GV-WS4-01) — Q1 2029</w:t>
      </w:r>
      <w:r/>
    </w:p>
    <w:p w14:paraId="6714BAF1">
      <w:pPr>
        <w:pStyle w:val="886"/>
        <w:pBdr/>
        <w:spacing w:after="80" w:before="0"/>
        <w:ind w:left="400"/>
        <w:rPr/>
      </w:pPr>
      <w:r>
        <w:rPr>
          <w:rFonts w:hint="default" w:ascii="Arial" w:hAnsi="Arial" w:eastAsia="Arial" w:cs="Arial"/>
          <w:b/>
          <w:sz w:val="24"/>
        </w:rPr>
        <w:t xml:space="preserve">WS4-M2:  </w:t>
      </w:r>
      <w:r>
        <w:rPr>
          <w:rFonts w:hint="default" w:ascii="Arial" w:hAnsi="Arial" w:eastAsia="Arial" w:cs="Arial"/>
          <w:sz w:val="24"/>
        </w:rPr>
        <w:t xml:space="preserve">Agent Lifecycle Policy v2.0 &amp; SC Charter v2.0 Ratified (GV-WS4-02/03) — Q2 2029</w:t>
      </w:r>
      <w:r/>
    </w:p>
    <w:p w14:paraId="71EE1C33">
      <w:pPr>
        <w:pStyle w:val="886"/>
        <w:pBdr/>
        <w:spacing w:after="80" w:before="0"/>
        <w:ind w:left="400"/>
        <w:rPr/>
      </w:pPr>
      <w:r>
        <w:rPr>
          <w:rFonts w:hint="default" w:ascii="Arial" w:hAnsi="Arial" w:eastAsia="Arial" w:cs="Arial"/>
          <w:b/>
          <w:sz w:val="24"/>
        </w:rPr>
        <w:t xml:space="preserve">WS4-M3:  </w:t>
      </w:r>
      <w:r>
        <w:rPr>
          <w:rFonts w:hint="default" w:ascii="Arial" w:hAnsi="Arial" w:eastAsia="Arial" w:cs="Arial"/>
          <w:sz w:val="24"/>
        </w:rPr>
        <w:t xml:space="preserve">SLA Management Policy v2.0 &amp; Cross-Agent Dependency Policy v2.0 Published (GV-WS4-04/05, post SC-2029-07) — Q3 2029</w:t>
      </w:r>
      <w:r/>
    </w:p>
    <w:p w14:paraId="04EF1824">
      <w:pPr>
        <w:pStyle w:val="886"/>
        <w:pBdr/>
        <w:spacing w:after="80" w:before="0"/>
        <w:ind w:left="400"/>
        <w:rPr/>
      </w:pPr>
      <w:r>
        <w:rPr>
          <w:rFonts w:hint="default" w:ascii="Arial" w:hAnsi="Arial" w:eastAsia="Arial" w:cs="Arial"/>
          <w:b/>
          <w:sz w:val="24"/>
        </w:rPr>
        <w:t xml:space="preserve">WS4-M4:  </w:t>
      </w:r>
      <w:r>
        <w:rPr>
          <w:rFonts w:hint="default" w:ascii="Arial" w:hAnsi="Arial" w:eastAsia="Arial" w:cs="Arial"/>
          <w:sz w:val="24"/>
        </w:rPr>
        <w:t xml:space="preserve">Governance Framework v2.0 Consolidated Manual Draft Circulated for SC Review — Q4 2029</w:t>
      </w:r>
      <w:r/>
    </w:p>
    <w:p w14:paraId="1AEFABDF">
      <w:pPr>
        <w:pStyle w:val="886"/>
        <w:pBdr/>
        <w:spacing w:after="80" w:before="0"/>
        <w:ind w:left="400"/>
        <w:rPr/>
      </w:pPr>
      <w:r>
        <w:rPr>
          <w:rFonts w:hint="default" w:ascii="Arial" w:hAnsi="Arial" w:eastAsia="Arial" w:cs="Arial"/>
          <w:b/>
          <w:sz w:val="24"/>
        </w:rPr>
        <w:t xml:space="preserve">WS4-M5:  </w:t>
      </w:r>
      <w:r>
        <w:rPr>
          <w:rFonts w:hint="default" w:ascii="Arial" w:hAnsi="Arial" w:eastAsia="Arial" w:cs="Arial"/>
          <w:sz w:val="24"/>
        </w:rPr>
        <w:t xml:space="preserve">WS4 Formal Completion — Governance Framework v2.0 Published &amp; SC Acknowledged (GV-WS4-06) — Q4 2029</w:t>
      </w:r>
      <w:r/>
    </w:p>
    <w:p w14:paraId="22765F3C">
      <w:pPr>
        <w:pBdr/>
        <w:spacing/>
        <w:ind/>
        <w:rPr/>
      </w:pPr>
      <w:r>
        <w:rPr>
          <w:rFonts w:ascii="Calibri" w:hAnsi="Calibri" w:eastAsia="Calibri" w:cs="Calibri"/>
          <w:b/>
          <w:color w:val="1f2d5a"/>
          <w:sz w:val="36"/>
        </w:rPr>
        <w:t xml:space="preserve">Section 35: AMD-003 WS2 – Infrastructure Modernisation</w:t>
      </w:r>
      <w:r/>
    </w:p>
    <w:p w14:paraId="788779B9">
      <w:pPr>
        <w:pBdr/>
        <w:spacing/>
        <w:ind/>
        <w:rPr/>
      </w:pPr>
      <w:r>
        <w:rPr>
          <w:rFonts w:ascii="Calibri" w:hAnsi="Calibri" w:eastAsia="Calibri" w:cs="Calibri"/>
          <w:b/>
          <w:color w:val="2e75b6"/>
          <w:sz w:val="28"/>
        </w:rPr>
        <w:t xml:space="preserve">35.1 Workstream Overview</w:t>
      </w:r>
      <w:r/>
    </w:p>
    <w:p w14:paraId="169E2A98">
      <w:pPr>
        <w:pBdr/>
        <w:spacing/>
        <w:ind/>
        <w:rPr/>
      </w:pPr>
      <w:r>
        <w:rPr>
          <w:rFonts w:ascii="Calibri" w:hAnsi="Calibri" w:eastAsia="Calibri" w:cs="Calibri"/>
          <w:b w:val="0"/>
          <w:color w:val="000000"/>
          <w:sz w:val="24"/>
        </w:rPr>
        <w:t xml:space="preserve">AMD-003 Workstream 2 (WS2) – Infrastructure Modernisation delivers the compute, data-pipeline, network-security and observability upgrades required to sustain 28 live agents at ent</w:t>
      </w:r>
      <w:r>
        <w:rPr>
          <w:rFonts w:ascii="Calibri" w:hAnsi="Calibri" w:eastAsia="Calibri" w:cs="Calibri"/>
          <w:b w:val="0"/>
          <w:color w:val="000000"/>
          <w:sz w:val="24"/>
        </w:rPr>
        <w:t xml:space="preserve">erprise scale through FY2030. Authorised under SC-2029-03 (AMD-003 ratification) and informed by SC-2029-05 (infrastructure risk register), WS2 carries P1 priority with a budget of ฿1.1M and runs Q2 2029 – Q2 2030, making it the longest AMD-003 workstream.</w:t>
      </w:r>
      <w:r/>
    </w:p>
    <w:p w14:paraId="42BFC459">
      <w:pPr>
        <w:pBdr/>
        <w:spacing/>
        <w:ind/>
        <w:rPr/>
      </w:pPr>
      <w:r>
        <w:rPr>
          <w:rFonts w:ascii="Calibri" w:hAnsi="Calibri" w:eastAsia="Calibri" w:cs="Calibri"/>
          <w:b w:val="0"/>
          <w:color w:val="000000"/>
          <w:sz w:val="24"/>
        </w:rPr>
        <w:t xml:space="preserve">WS2 operates in parallel </w:t>
      </w:r>
      <w:r>
        <w:rPr>
          <w:rFonts w:ascii="Calibri" w:hAnsi="Calibri" w:eastAsia="Calibri" w:cs="Calibri"/>
          <w:b w:val="0"/>
          <w:color w:val="000000"/>
          <w:sz w:val="24"/>
        </w:rPr>
        <w:t xml:space="preserve">with WS1 (Agent Intelligence Enhancement) and WS4 (Governance Framework v2.0) through Q3 2029, then continues independently into Q1–Q2 2030. Phase E pre-provisioning (WS5, conditional on SC-2029-06) is sequenced after the WS2 compute baseline is certified.</w:t>
      </w:r>
      <w:r/>
    </w:p>
    <w:p w14:paraId="4FCC4D37">
      <w:pPr>
        <w:pBdr/>
        <w:spacing/>
        <w:ind/>
        <w:rPr/>
      </w:pPr>
      <w:r>
        <w:rPr>
          <w:rFonts w:ascii="Calibri" w:hAnsi="Calibri" w:eastAsia="Calibri" w:cs="Calibri"/>
          <w:b/>
          <w:color w:val="000000"/>
          <w:sz w:val="24"/>
        </w:rPr>
        <w:t xml:space="preserve">Key Parameters:</w:t>
      </w:r>
      <w:r/>
    </w:p>
    <w:p w14:paraId="7FD7D6E5">
      <w:pPr>
        <w:pBdr/>
        <w:spacing/>
        <w:ind/>
        <w:rPr/>
      </w:pPr>
      <w:r>
        <w:rPr>
          <w:rFonts w:ascii="Calibri" w:hAnsi="Calibri" w:eastAsia="Calibri" w:cs="Calibri"/>
          <w:b w:val="0"/>
          <w:color w:val="000000"/>
          <w:sz w:val="24"/>
        </w:rPr>
        <w:t xml:space="preserve">• Workstream: AMD-003 WS2 – Infrastructure Modernisation</w:t>
      </w:r>
      <w:r/>
    </w:p>
    <w:p w14:paraId="411F91E2">
      <w:pPr>
        <w:pBdr/>
        <w:spacing/>
        <w:ind/>
        <w:rPr/>
      </w:pPr>
      <w:r>
        <w:rPr>
          <w:rFonts w:ascii="Calibri" w:hAnsi="Calibri" w:eastAsia="Calibri" w:cs="Calibri"/>
          <w:b w:val="0"/>
          <w:color w:val="000000"/>
          <w:sz w:val="24"/>
        </w:rPr>
        <w:t xml:space="preserve">• Priority: P1</w:t>
      </w:r>
      <w:r/>
    </w:p>
    <w:p w14:paraId="6DB4B5A6">
      <w:pPr>
        <w:pBdr/>
        <w:spacing/>
        <w:ind/>
        <w:rPr/>
      </w:pPr>
      <w:r>
        <w:rPr>
          <w:rFonts w:ascii="Calibri" w:hAnsi="Calibri" w:eastAsia="Calibri" w:cs="Calibri"/>
          <w:b w:val="0"/>
          <w:color w:val="000000"/>
          <w:sz w:val="24"/>
        </w:rPr>
        <w:t xml:space="preserve">• Budget Allocation: ฿1.1M (AMD-003 total ฿4.8M)</w:t>
      </w:r>
      <w:r/>
    </w:p>
    <w:p w14:paraId="58C011E8">
      <w:pPr>
        <w:pBdr/>
        <w:spacing/>
        <w:ind/>
        <w:rPr/>
      </w:pPr>
      <w:r>
        <w:rPr>
          <w:rFonts w:ascii="Calibri" w:hAnsi="Calibri" w:eastAsia="Calibri" w:cs="Calibri"/>
          <w:b w:val="0"/>
          <w:color w:val="000000"/>
          <w:sz w:val="24"/>
        </w:rPr>
        <w:t xml:space="preserve">• Governing Resolutions: SC-2029-03 (ratification), SC-2029-05 (infrastructure risk register)</w:t>
      </w:r>
      <w:r/>
    </w:p>
    <w:p w14:paraId="19464258">
      <w:pPr>
        <w:pBdr/>
        <w:spacing/>
        <w:ind/>
        <w:rPr/>
      </w:pPr>
      <w:r>
        <w:rPr>
          <w:rFonts w:ascii="Calibri" w:hAnsi="Calibri" w:eastAsia="Calibri" w:cs="Calibri"/>
          <w:b w:val="0"/>
          <w:color w:val="000000"/>
          <w:sz w:val="24"/>
        </w:rPr>
        <w:t xml:space="preserve">• Timeline: Q2 2029 – Q2 2030</w:t>
      </w:r>
      <w:r/>
    </w:p>
    <w:p w14:paraId="4DF47918">
      <w:pPr>
        <w:pBdr/>
        <w:spacing/>
        <w:ind/>
        <w:rPr/>
      </w:pPr>
      <w:r>
        <w:rPr>
          <w:rFonts w:ascii="Calibri" w:hAnsi="Calibri" w:eastAsia="Calibri" w:cs="Calibri"/>
          <w:b w:val="0"/>
          <w:color w:val="000000"/>
          <w:sz w:val="24"/>
        </w:rPr>
        <w:t xml:space="preserve">• Uptime Constraint: Zero-downtime migration protocol mandatory; all SLA group uptime targets must be maintained throughout all migration windows</w:t>
      </w:r>
      <w:r/>
    </w:p>
    <w:p w14:paraId="6545EA63">
      <w:pPr>
        <w:pBdr/>
        <w:spacing/>
        <w:ind/>
        <w:rPr/>
      </w:pPr>
      <w:r>
        <w:rPr>
          <w:rFonts w:ascii="Calibri" w:hAnsi="Calibri" w:eastAsia="Calibri" w:cs="Calibri"/>
          <w:b/>
          <w:color w:val="2e75b6"/>
          <w:sz w:val="28"/>
        </w:rPr>
        <w:t xml:space="preserve">35.2 Scope</w:t>
      </w:r>
      <w:r/>
    </w:p>
    <w:p w14:paraId="42F105D4">
      <w:pPr>
        <w:pBdr/>
        <w:spacing/>
        <w:ind/>
        <w:rPr/>
      </w:pPr>
      <w:r>
        <w:rPr>
          <w:rFonts w:ascii="Calibri" w:hAnsi="Calibri" w:eastAsia="Calibri" w:cs="Calibri"/>
          <w:b w:val="0"/>
          <w:color w:val="000000"/>
          <w:sz w:val="24"/>
        </w:rPr>
        <w:t xml:space="preserve">WS2 modernises five interdependent infrastructure layers underpinning the DAPH Decor AI Agent Programme. Each layer is independently testable and can be rolled back without affecting other layers.</w:t>
      </w:r>
      <w:r/>
    </w:p>
    <w:p w14:paraId="2628B203">
      <w:pPr>
        <w:pBdr/>
        <w:spacing/>
        <w:ind/>
        <w:rPr/>
      </w:pPr>
      <w:r>
        <w:rPr>
          <w:rFonts w:ascii="Calibri" w:hAnsi="Calibri" w:eastAsia="Calibri" w:cs="Calibri"/>
          <w:b/>
          <w:color w:val="000000"/>
          <w:sz w:val="24"/>
        </w:rPr>
        <w:t xml:space="preserve">35.2.1 Compute Layer Containerisation &amp; Auto-Scaling</w:t>
      </w:r>
      <w:r/>
    </w:p>
    <w:p w14:paraId="0BFB7BDE">
      <w:pPr>
        <w:pBdr/>
        <w:spacing/>
        <w:ind/>
        <w:rPr/>
      </w:pPr>
      <w:r>
        <w:rPr>
          <w:rFonts w:ascii="Calibri" w:hAnsi="Calibri" w:eastAsia="Calibri" w:cs="Calibri"/>
          <w:b w:val="0"/>
          <w:color w:val="000000"/>
          <w:sz w:val="24"/>
        </w:rPr>
        <w:t xml:space="preserve">Migration of all 28 agent workloads from bare-metal virtual ma</w:t>
      </w:r>
      <w:r>
        <w:rPr>
          <w:rFonts w:ascii="Calibri" w:hAnsi="Calibri" w:eastAsia="Calibri" w:cs="Calibri"/>
          <w:b w:val="0"/>
          <w:color w:val="000000"/>
          <w:sz w:val="24"/>
        </w:rPr>
        <w:t xml:space="preserve">chines to containerised orchestration (Kubernetes-class). Auto-scaling policies calibrated per SLA group (Group D ≥99.5% uptime, Group A ≥99.0%, Group C ≥99.0%, Group B ≥98.5%). Blue-green deployment strategy eliminates downtime during container migration.</w:t>
      </w:r>
      <w:r/>
    </w:p>
    <w:p w14:paraId="5F9705E4">
      <w:pPr>
        <w:pBdr/>
        <w:spacing/>
        <w:ind/>
        <w:rPr/>
      </w:pPr>
      <w:r>
        <w:rPr>
          <w:rFonts w:ascii="Calibri" w:hAnsi="Calibri" w:eastAsia="Calibri" w:cs="Calibri"/>
          <w:b/>
          <w:color w:val="000000"/>
          <w:sz w:val="24"/>
        </w:rPr>
        <w:t xml:space="preserve">35.2.2 Data Pipeline Real-Time Streaming (28 Agents)</w:t>
      </w:r>
      <w:r/>
    </w:p>
    <w:p w14:paraId="28FF1EF9">
      <w:pPr>
        <w:pBdr/>
        <w:spacing/>
        <w:ind/>
        <w:rPr/>
      </w:pPr>
      <w:r>
        <w:rPr>
          <w:rFonts w:ascii="Calibri" w:hAnsi="Calibri" w:eastAsia="Calibri" w:cs="Calibri"/>
          <w:b w:val="0"/>
          <w:color w:val="000000"/>
          <w:sz w:val="24"/>
        </w:rPr>
        <w:t xml:space="preserve">Replacement of batch-processing data ingestion with event-driven streaming archi</w:t>
      </w:r>
      <w:r>
        <w:rPr>
          <w:rFonts w:ascii="Calibri" w:hAnsi="Calibri" w:eastAsia="Calibri" w:cs="Calibri"/>
          <w:b w:val="0"/>
          <w:color w:val="000000"/>
          <w:sz w:val="24"/>
        </w:rPr>
        <w:t xml:space="preserve">tecture. All 28 agents receive sub-5-second data freshness guarantees, replacing batch windows of up to 15 minutes. Pipeline capacity is pre-provisioned at 1.5× peak observed load (APR-2029 benchmark) to accommodate v3.0 intelligence enhancements from WS1.</w:t>
      </w:r>
      <w:r/>
    </w:p>
    <w:p w14:paraId="255CBBA4">
      <w:pPr>
        <w:pBdr/>
        <w:spacing/>
        <w:ind/>
        <w:rPr/>
      </w:pPr>
      <w:r>
        <w:rPr>
          <w:rFonts w:ascii="Calibri" w:hAnsi="Calibri" w:eastAsia="Calibri" w:cs="Calibri"/>
          <w:b/>
          <w:color w:val="000000"/>
          <w:sz w:val="24"/>
        </w:rPr>
        <w:t xml:space="preserve">35.2.3 Network Security &amp; Segmentation Refresh</w:t>
      </w:r>
      <w:r/>
    </w:p>
    <w:p w14:paraId="2ECE0446">
      <w:pPr>
        <w:pBdr/>
        <w:spacing/>
        <w:ind/>
        <w:rPr/>
      </w:pPr>
      <w:r>
        <w:rPr>
          <w:rFonts w:ascii="Calibri" w:hAnsi="Calibri" w:eastAsia="Calibri" w:cs="Calibri"/>
          <w:b w:val="0"/>
          <w:color w:val="000000"/>
          <w:sz w:val="24"/>
        </w:rPr>
        <w:t xml:space="preserve">Implementati</w:t>
      </w:r>
      <w:r>
        <w:rPr>
          <w:rFonts w:ascii="Calibri" w:hAnsi="Calibri" w:eastAsia="Calibri" w:cs="Calibri"/>
          <w:b w:val="0"/>
          <w:color w:val="000000"/>
          <w:sz w:val="24"/>
        </w:rPr>
        <w:t xml:space="preserve">on of zero-trust network architecture with agent-level micro-segmentation. Each SLA group is isolated in a dedicated network segment with inter-group traffic encrypted and logged. Aligns with GV2-P4 (Cross-Agent Dependency &amp; Communication Policy) from WS4.</w:t>
      </w:r>
      <w:r/>
    </w:p>
    <w:p w14:paraId="3631CE7B">
      <w:pPr>
        <w:pBdr/>
        <w:spacing/>
        <w:ind/>
        <w:rPr/>
      </w:pPr>
      <w:r>
        <w:rPr>
          <w:rFonts w:ascii="Calibri" w:hAnsi="Calibri" w:eastAsia="Calibri" w:cs="Calibri"/>
          <w:b/>
          <w:color w:val="000000"/>
          <w:sz w:val="24"/>
        </w:rPr>
        <w:t xml:space="preserve">35.2.4 Monitoring &amp; Observability Platform v2</w:t>
      </w:r>
      <w:r/>
    </w:p>
    <w:p w14:paraId="6AE8BFE4">
      <w:pPr>
        <w:pBdr/>
        <w:spacing/>
        <w:ind/>
        <w:rPr/>
      </w:pPr>
      <w:r>
        <w:rPr>
          <w:rFonts w:ascii="Calibri" w:hAnsi="Calibri" w:eastAsia="Calibri" w:cs="Calibri"/>
          <w:b w:val="0"/>
          <w:color w:val="000000"/>
          <w:sz w:val="24"/>
        </w:rPr>
        <w:t xml:space="preserve">Deployment of a unified observability stack (metrics, logs, traces) cover</w:t>
      </w:r>
      <w:r>
        <w:rPr>
          <w:rFonts w:ascii="Calibri" w:hAnsi="Calibri" w:eastAsia="Calibri" w:cs="Calibri"/>
          <w:b w:val="0"/>
          <w:color w:val="000000"/>
          <w:sz w:val="24"/>
        </w:rPr>
        <w:t xml:space="preserve">ing all 28 agent processes, data pipelines and infrastructure components. Real-time alerting with SLA-breach prediction (15-minute forecast horizon) feeds the Incident Response playbook (Section 18). Dashboard integration with the Ops agent (#20) KPI view.</w:t>
      </w:r>
      <w:r/>
    </w:p>
    <w:p w14:paraId="15EC7792">
      <w:pPr>
        <w:pBdr/>
        <w:spacing/>
        <w:ind/>
        <w:rPr/>
      </w:pPr>
      <w:r>
        <w:rPr>
          <w:rFonts w:ascii="Calibri" w:hAnsi="Calibri" w:eastAsia="Calibri" w:cs="Calibri"/>
          <w:b/>
          <w:color w:val="000000"/>
          <w:sz w:val="24"/>
        </w:rPr>
        <w:t xml:space="preserve">35.2.5 Phase E Infrastructure Pre-Provisioning</w:t>
      </w:r>
      <w:r/>
    </w:p>
    <w:p w14:paraId="2A7D14AA">
      <w:pPr>
        <w:pBdr/>
        <w:spacing/>
        <w:ind/>
        <w:rPr/>
      </w:pPr>
      <w:r>
        <w:rPr>
          <w:rFonts w:ascii="Calibri" w:hAnsi="Calibri" w:eastAsia="Calibri" w:cs="Calibri"/>
          <w:b w:val="0"/>
          <w:color w:val="000000"/>
          <w:sz w:val="24"/>
        </w:rPr>
        <w:t xml:space="preserve">Conditional on SC-2029-06 (Phase E scoping approv</w:t>
      </w:r>
      <w:r>
        <w:rPr>
          <w:rFonts w:ascii="Calibri" w:hAnsi="Calibri" w:eastAsia="Calibri" w:cs="Calibri"/>
          <w:b w:val="0"/>
          <w:color w:val="000000"/>
          <w:sz w:val="24"/>
        </w:rPr>
        <w:t xml:space="preserve">al from WS5). Capacity reservation and environment scaffolding for up to 4 Phase E candidate agents. Triggered only after WS2 compute baseline is certified (INF-WS2-06) and SC-2029-06 is issued. Estimated additional budget draw: ฿0.15M from WS5 allocation.</w:t>
      </w:r>
      <w:r/>
    </w:p>
    <w:p w14:paraId="4B35E3E9">
      <w:pPr>
        <w:pBdr/>
        <w:spacing/>
        <w:ind/>
        <w:rPr/>
      </w:pPr>
      <w:r>
        <w:rPr>
          <w:rFonts w:ascii="Calibri" w:hAnsi="Calibri" w:eastAsia="Calibri" w:cs="Calibri"/>
          <w:b/>
          <w:color w:val="2e75b6"/>
          <w:sz w:val="28"/>
        </w:rPr>
        <w:t xml:space="preserve">35.3 Implementation Checklist (INF-WS2-01–07)</w:t>
      </w:r>
      <w:r/>
    </w:p>
    <w:p w14:paraId="37EA3AAD">
      <w:pPr>
        <w:pBdr/>
        <w:spacing/>
        <w:ind/>
        <w:rPr/>
      </w:pPr>
      <w:r>
        <w:rPr>
          <w:rFonts w:ascii="Calibri" w:hAnsi="Calibri" w:eastAsia="Calibri" w:cs="Calibri"/>
          <w:b w:val="0"/>
          <w:color w:val="000000"/>
          <w:sz w:val="24"/>
        </w:rPr>
        <w:t xml:space="preserve">The following seven checkpoints gove</w:t>
      </w:r>
      <w:r>
        <w:rPr>
          <w:rFonts w:ascii="Calibri" w:hAnsi="Calibri" w:eastAsia="Calibri" w:cs="Calibri"/>
          <w:b w:val="0"/>
          <w:color w:val="000000"/>
          <w:sz w:val="24"/>
        </w:rPr>
        <w:t xml:space="preserve">rn WS2 delivery. Each checkpoint requires Programme Director sign-off. INF-WS2-04 (streaming pipeline) additionally requires Head of Technology Architecture sign-off on latency benchmarks. INF-WS2-07 (Phase E pre-provisioning) is conditional on SC-2029-06.</w:t>
      </w:r>
      <w:r/>
    </w:p>
    <w:p w14:paraId="247003B1">
      <w:pPr>
        <w:pBdr/>
        <w:spacing/>
        <w:ind/>
        <w:rPr/>
      </w:pPr>
      <w:r>
        <w:rPr>
          <w:rFonts w:ascii="Calibri" w:hAnsi="Calibri" w:eastAsia="Calibri" w:cs="Calibri"/>
          <w:b/>
          <w:color w:val="000000"/>
          <w:sz w:val="24"/>
        </w:rPr>
        <w:t xml:space="preserve">INF-WS2-01 – Infrastructure Baseline Audit</w:t>
      </w:r>
      <w:r/>
    </w:p>
    <w:p w14:paraId="34DE9F4E">
      <w:pPr>
        <w:pBdr/>
        <w:spacing/>
        <w:ind/>
        <w:rPr/>
      </w:pPr>
      <w:r>
        <w:rPr>
          <w:rFonts w:ascii="Calibri" w:hAnsi="Calibri" w:eastAsia="Calibri" w:cs="Calibri"/>
          <w:b w:val="0"/>
          <w:color w:val="000000"/>
          <w:sz w:val="24"/>
        </w:rPr>
        <w:t xml:space="preserve">Complete </w:t>
      </w:r>
      <w:r>
        <w:rPr>
          <w:rFonts w:ascii="Calibri" w:hAnsi="Calibri" w:eastAsia="Calibri" w:cs="Calibri"/>
          <w:b w:val="0"/>
          <w:color w:val="000000"/>
          <w:sz w:val="24"/>
        </w:rPr>
        <w:t xml:space="preserve">audit of all 28 agent compute, storage and network resources against the FY2030 capacity model. Identifies over-provisioned and under-provisioned resources. Output: Infrastructure Baseline Report v1. Owner: Head of Technology Architecture. Target: Q2 2029.</w:t>
      </w:r>
      <w:r/>
    </w:p>
    <w:p w14:paraId="13196507">
      <w:pPr>
        <w:pBdr/>
        <w:spacing/>
        <w:ind/>
        <w:rPr/>
      </w:pPr>
      <w:r>
        <w:rPr>
          <w:rFonts w:ascii="Calibri" w:hAnsi="Calibri" w:eastAsia="Calibri" w:cs="Calibri"/>
          <w:b/>
          <w:color w:val="000000"/>
          <w:sz w:val="24"/>
        </w:rPr>
        <w:t xml:space="preserve">INF-WS2-02 – Containerisation Design &amp; Pilot</w:t>
      </w:r>
      <w:r/>
    </w:p>
    <w:p w14:paraId="7466F8A7">
      <w:pPr>
        <w:pBdr/>
        <w:spacing/>
        <w:ind/>
        <w:rPr/>
      </w:pPr>
      <w:r>
        <w:rPr>
          <w:rFonts w:ascii="Calibri" w:hAnsi="Calibri" w:eastAsia="Calibri" w:cs="Calibri"/>
          <w:b w:val="0"/>
          <w:color w:val="000000"/>
          <w:sz w:val="24"/>
        </w:rPr>
        <w:t xml:space="preserve">Container image design, registry setup and pilot migration of 4 non-critical agents (one per SLA group). Validates zero-downtime migration runbook. Rollback tested within 30-minute window. Owner: Infrastructure Engineering Lead. Target: Q3 2029.</w:t>
      </w:r>
      <w:r/>
    </w:p>
    <w:p w14:paraId="65BED905">
      <w:pPr>
        <w:pBdr/>
        <w:spacing/>
        <w:ind/>
        <w:rPr/>
      </w:pPr>
      <w:r>
        <w:rPr>
          <w:rFonts w:ascii="Calibri" w:hAnsi="Calibri" w:eastAsia="Calibri" w:cs="Calibri"/>
          <w:b/>
          <w:color w:val="000000"/>
          <w:sz w:val="24"/>
        </w:rPr>
        <w:t xml:space="preserve">INF-WS2-03 – Full Containerisation Rollout (28 Agents)</w:t>
      </w:r>
      <w:r/>
    </w:p>
    <w:p w14:paraId="4A5E09B7">
      <w:pPr>
        <w:pBdr/>
        <w:spacing/>
        <w:ind/>
        <w:rPr/>
      </w:pPr>
      <w:r>
        <w:rPr>
          <w:rFonts w:ascii="Calibri" w:hAnsi="Calibri" w:eastAsia="Calibri" w:cs="Calibri"/>
          <w:b w:val="0"/>
          <w:color w:val="000000"/>
          <w:sz w:val="24"/>
        </w:rPr>
        <w:t xml:space="preserve">Ph</w:t>
      </w:r>
      <w:r>
        <w:rPr>
          <w:rFonts w:ascii="Calibri" w:hAnsi="Calibri" w:eastAsia="Calibri" w:cs="Calibri"/>
          <w:b w:val="0"/>
          <w:color w:val="000000"/>
          <w:sz w:val="24"/>
        </w:rPr>
        <w:t xml:space="preserve">ased migration of remaining 24 agents to containerised orchestration. Migration windows scheduled 22:00–06:00 ICT outside peak operating hours. SLA monitoring active throughout. Owner: Infrastructure Engineering Lead + On-Call SLA Monitor. Target: Q4 2029.</w:t>
      </w:r>
      <w:r/>
    </w:p>
    <w:p w14:paraId="7014CDBF">
      <w:pPr>
        <w:pBdr/>
        <w:spacing/>
        <w:ind/>
        <w:rPr/>
      </w:pPr>
      <w:r>
        <w:rPr>
          <w:rFonts w:ascii="Calibri" w:hAnsi="Calibri" w:eastAsia="Calibri" w:cs="Calibri"/>
          <w:b/>
          <w:color w:val="000000"/>
          <w:sz w:val="24"/>
        </w:rPr>
        <w:t xml:space="preserve">INF-WS2-04 – Real-Time Streaming Pipeline Deployment</w:t>
      </w:r>
      <w:r/>
    </w:p>
    <w:p w14:paraId="5F5DAECA">
      <w:pPr>
        <w:pBdr/>
        <w:spacing/>
        <w:ind/>
        <w:rPr/>
      </w:pPr>
      <w:r>
        <w:rPr>
          <w:rFonts w:ascii="Calibri" w:hAnsi="Calibri" w:eastAsia="Calibri" w:cs="Calibri"/>
          <w:b w:val="0"/>
          <w:color w:val="000000"/>
          <w:sz w:val="24"/>
        </w:rPr>
        <w:t xml:space="preserve">Deploym</w:t>
      </w:r>
      <w:r>
        <w:rPr>
          <w:rFonts w:ascii="Calibri" w:hAnsi="Calibri" w:eastAsia="Calibri" w:cs="Calibri"/>
          <w:b w:val="0"/>
          <w:color w:val="000000"/>
          <w:sz w:val="24"/>
        </w:rPr>
        <w:t xml:space="preserve">ent of event-driven streaming architecture for all 28 data ingestion pipelines. Parallel-run with legacy batch system for minimum 30 days before cutover. Requires Head of Technology Architecture sign-off on latency benchmarks (≤5s p99). Target: Q3–Q4 2029.</w:t>
      </w:r>
      <w:r/>
    </w:p>
    <w:p w14:paraId="7BC88DA9">
      <w:pPr>
        <w:pBdr/>
        <w:spacing/>
        <w:ind/>
        <w:rPr/>
      </w:pPr>
      <w:r>
        <w:rPr>
          <w:rFonts w:ascii="Calibri" w:hAnsi="Calibri" w:eastAsia="Calibri" w:cs="Calibri"/>
          <w:b/>
          <w:color w:val="000000"/>
          <w:sz w:val="24"/>
        </w:rPr>
        <w:t xml:space="preserve">INF-WS2-05 – Network Security &amp; Segmentation Implementation</w:t>
      </w:r>
      <w:r/>
    </w:p>
    <w:p w14:paraId="5757E3E7">
      <w:pPr>
        <w:pBdr/>
        <w:spacing/>
        <w:ind/>
        <w:rPr/>
      </w:pPr>
      <w:r>
        <w:rPr>
          <w:rFonts w:ascii="Calibri" w:hAnsi="Calibri" w:eastAsia="Calibri" w:cs="Calibri"/>
          <w:b w:val="0"/>
          <w:color w:val="000000"/>
          <w:sz w:val="24"/>
        </w:rPr>
        <w:t xml:space="preserve">Zero-trust architecture rollout and SLA-group micro-segmentation. Penetration test required prior to sign-off. Coordinates with GV2-P4 (WS4) for policy alignment. Owner: Head of Information Security. Target: Q4 2029.</w:t>
      </w:r>
      <w:r/>
    </w:p>
    <w:p w14:paraId="4EC362C4">
      <w:pPr>
        <w:pBdr/>
        <w:spacing/>
        <w:ind/>
        <w:rPr/>
      </w:pPr>
      <w:r>
        <w:rPr>
          <w:rFonts w:ascii="Calibri" w:hAnsi="Calibri" w:eastAsia="Calibri" w:cs="Calibri"/>
          <w:b/>
          <w:color w:val="000000"/>
          <w:sz w:val="24"/>
        </w:rPr>
        <w:t xml:space="preserve">INF-WS2-06 – Monitoring &amp; Observability Platform v2 Go-Live</w:t>
      </w:r>
      <w:r/>
    </w:p>
    <w:p w14:paraId="11849F10">
      <w:pPr>
        <w:pBdr/>
        <w:spacing/>
        <w:ind/>
        <w:rPr/>
      </w:pPr>
      <w:r>
        <w:rPr>
          <w:rFonts w:ascii="Calibri" w:hAnsi="Calibri" w:eastAsia="Calibri" w:cs="Calibri"/>
          <w:b w:val="0"/>
          <w:color w:val="000000"/>
          <w:sz w:val="24"/>
        </w:rPr>
        <w:t xml:space="preserve">Unified observability stack live for all 28 agents. SLA-breach prediction model validated against 90-day historical data. Integration with Ops agent (#20) KPI dashboard confirmed. Certified by Programme Director. Target: Q4 2029 – Q1 2030.</w:t>
      </w:r>
      <w:r/>
    </w:p>
    <w:p w14:paraId="78901D4F">
      <w:pPr>
        <w:pBdr/>
        <w:spacing/>
        <w:ind/>
        <w:rPr/>
      </w:pPr>
      <w:r>
        <w:rPr>
          <w:rFonts w:ascii="Calibri" w:hAnsi="Calibri" w:eastAsia="Calibri" w:cs="Calibri"/>
          <w:b/>
          <w:color w:val="000000"/>
          <w:sz w:val="24"/>
        </w:rPr>
        <w:t xml:space="preserve">INF-WS2-07 – Phase E Infrastructure Pre-Provisioning</w:t>
      </w:r>
      <w:r/>
    </w:p>
    <w:p w14:paraId="5D251268">
      <w:pPr>
        <w:pBdr/>
        <w:spacing/>
        <w:ind/>
        <w:rPr/>
      </w:pPr>
      <w:r>
        <w:rPr>
          <w:rFonts w:ascii="Calibri" w:hAnsi="Calibri" w:eastAsia="Calibri" w:cs="Calibri"/>
          <w:b w:val="0"/>
          <w:color w:val="000000"/>
          <w:sz w:val="24"/>
        </w:rPr>
        <w:t xml:space="preserve">Conditional on SC-2029-06. Capacity reservation and environment scaffolding for Phase E candidates. Triggered after INF-WS2-06 certification. Owner: Programme Director + Head of Technology Architecture. Target: Q1–Q2 2030 (conditional).</w:t>
      </w:r>
      <w:r/>
    </w:p>
    <w:p w14:paraId="7CDC6EB2">
      <w:pPr>
        <w:pBdr/>
        <w:spacing/>
        <w:ind/>
        <w:rPr/>
      </w:pPr>
      <w:r>
        <w:rPr>
          <w:rFonts w:ascii="Calibri" w:hAnsi="Calibri" w:eastAsia="Calibri" w:cs="Calibri"/>
          <w:b/>
          <w:color w:val="2e75b6"/>
          <w:sz w:val="28"/>
        </w:rPr>
        <w:t xml:space="preserve">35.4 Zero-Downtime Migration Protocol</w:t>
      </w:r>
      <w:r/>
    </w:p>
    <w:p w14:paraId="09EE7050">
      <w:pPr>
        <w:pBdr/>
        <w:spacing/>
        <w:ind/>
        <w:rPr/>
      </w:pPr>
      <w:r>
        <w:rPr>
          <w:rFonts w:ascii="Calibri" w:hAnsi="Calibri" w:eastAsia="Calibri" w:cs="Calibri"/>
          <w:b w:val="0"/>
          <w:color w:val="000000"/>
          <w:sz w:val="24"/>
        </w:rPr>
        <w:t xml:space="preserve">All</w:t>
      </w:r>
      <w:r>
        <w:rPr>
          <w:rFonts w:ascii="Calibri" w:hAnsi="Calibri" w:eastAsia="Calibri" w:cs="Calibri"/>
          <w:b w:val="0"/>
          <w:color w:val="000000"/>
          <w:sz w:val="24"/>
        </w:rPr>
        <w:t xml:space="preserve"> migration activities involving live agent workloads must comply with the Zero-Downtime Migration Protocol. This protocol is mandatory for INF-WS2-03 (containerisation rollout), INF-WS2-04 (streaming pipeline cutover) and INF-WS2-05 (network segmentation).</w:t>
      </w:r>
      <w:r/>
    </w:p>
    <w:p w14:paraId="66B45327">
      <w:pPr>
        <w:pBdr/>
        <w:spacing/>
        <w:ind/>
        <w:rPr/>
      </w:pPr>
      <w:r>
        <w:rPr>
          <w:rFonts w:ascii="Calibri" w:hAnsi="Calibri" w:eastAsia="Calibri" w:cs="Calibri"/>
          <w:b w:val="0"/>
          <w:color w:val="000000"/>
          <w:sz w:val="24"/>
        </w:rPr>
        <w:t xml:space="preserve">• Pre-migration: Full environment snapshot taken within 4 hours of migration window start. Rollback artifact retained for minimum 72 hours post-cutover.</w:t>
      </w:r>
      <w:r/>
    </w:p>
    <w:p w14:paraId="479D8D51">
      <w:pPr>
        <w:pBdr/>
        <w:spacing/>
        <w:ind/>
        <w:rPr/>
      </w:pPr>
      <w:r>
        <w:rPr>
          <w:rFonts w:ascii="Calibri" w:hAnsi="Calibri" w:eastAsia="Calibri" w:cs="Calibri"/>
          <w:b w:val="0"/>
          <w:color w:val="000000"/>
          <w:sz w:val="24"/>
        </w:rPr>
        <w:t xml:space="preserve">• Window scheduling: All agent group migrations scheduled 22:00–06:00 ICT. Group D and Group A migrations require minimum 7-day advance notice to Programme Director.</w:t>
      </w:r>
      <w:r/>
    </w:p>
    <w:p w14:paraId="0BC3E555">
      <w:pPr>
        <w:pBdr/>
        <w:spacing/>
        <w:ind/>
        <w:rPr/>
      </w:pPr>
      <w:r>
        <w:rPr>
          <w:rFonts w:ascii="Calibri" w:hAnsi="Calibri" w:eastAsia="Calibri" w:cs="Calibri"/>
          <w:b w:val="0"/>
          <w:color w:val="000000"/>
          <w:sz w:val="24"/>
        </w:rPr>
        <w:t xml:space="preserve">• Parallel operation: New infrastructure runs in shadow mode for minimum 14 days (compute) or 30 days (streaming pipeline) before traffic cutover. Both environments monitored simultaneously.</w:t>
      </w:r>
      <w:r/>
    </w:p>
    <w:p w14:paraId="367882F4">
      <w:pPr>
        <w:pBdr/>
        <w:spacing/>
        <w:ind/>
        <w:rPr/>
      </w:pPr>
      <w:r>
        <w:rPr>
          <w:rFonts w:ascii="Calibri" w:hAnsi="Calibri" w:eastAsia="Calibri" w:cs="Calibri"/>
          <w:b w:val="0"/>
          <w:color w:val="000000"/>
          <w:sz w:val="24"/>
        </w:rPr>
        <w:t xml:space="preserve">• SLA monitoring: Continuous SLA metric collection throughout migration windows. Automatic rollback triggered if any group breaches uptime threshold for more than 3 consecutive minutes.</w:t>
      </w:r>
      <w:r/>
    </w:p>
    <w:p w14:paraId="2493D232">
      <w:pPr>
        <w:pBdr/>
        <w:spacing/>
        <w:ind/>
        <w:rPr/>
      </w:pPr>
      <w:r>
        <w:rPr>
          <w:rFonts w:ascii="Calibri" w:hAnsi="Calibri" w:eastAsia="Calibri" w:cs="Calibri"/>
          <w:b w:val="0"/>
          <w:color w:val="000000"/>
          <w:sz w:val="24"/>
        </w:rPr>
        <w:t xml:space="preserve">• Post-migration validation: 48-hour hypercare period after each migration window. On-call Infrastructure Engineer and SLA Monitor assigned. Escalation to Programme Director if P1 SLA breach occurs.</w:t>
      </w:r>
      <w:r/>
    </w:p>
    <w:p w14:paraId="751F22CF">
      <w:pPr>
        <w:pBdr/>
        <w:spacing/>
        <w:ind/>
        <w:rPr/>
      </w:pPr>
      <w:r>
        <w:rPr>
          <w:rFonts w:ascii="Calibri" w:hAnsi="Calibri" w:eastAsia="Calibri" w:cs="Calibri"/>
          <w:b w:val="0"/>
          <w:color w:val="000000"/>
          <w:sz w:val="24"/>
        </w:rPr>
        <w:t xml:space="preserve">• Sign-off: Programme Director signs INF-WS2 checklist item only after 48-hour hypercare period completes with zero P1 incidents.</w:t>
      </w:r>
      <w:r/>
    </w:p>
    <w:p w14:paraId="273D6DED">
      <w:pPr>
        <w:pBdr/>
        <w:spacing/>
        <w:ind/>
        <w:rPr/>
      </w:pPr>
      <w:r>
        <w:rPr>
          <w:rFonts w:ascii="Calibri" w:hAnsi="Calibri" w:eastAsia="Calibri" w:cs="Calibri"/>
          <w:b/>
          <w:color w:val="2e75b6"/>
          <w:sz w:val="28"/>
        </w:rPr>
        <w:t xml:space="preserve">35.5 Governance &amp; Dependencies</w:t>
      </w:r>
      <w:r/>
    </w:p>
    <w:p w14:paraId="10700384">
      <w:pPr>
        <w:pBdr/>
        <w:spacing/>
        <w:ind/>
        <w:rPr/>
      </w:pPr>
      <w:r>
        <w:rPr>
          <w:rFonts w:ascii="Calibri" w:hAnsi="Calibri" w:eastAsia="Calibri" w:cs="Calibri"/>
          <w:b w:val="0"/>
          <w:color w:val="000000"/>
          <w:sz w:val="24"/>
        </w:rPr>
        <w:t xml:space="preserve">WS2 intersects with multiple active workstreams and governance resolutions. All dependencies are tracked in the AMD-003 Programme Dashboard (owned by Core agent, #14).</w:t>
      </w:r>
      <w:r/>
    </w:p>
    <w:p w14:paraId="2C0C5F36">
      <w:pPr>
        <w:pBdr/>
        <w:spacing/>
        <w:ind/>
        <w:rPr/>
      </w:pPr>
      <w:r>
        <w:rPr>
          <w:rFonts w:ascii="Calibri" w:hAnsi="Calibri" w:eastAsia="Calibri" w:cs="Calibri"/>
          <w:b/>
          <w:color w:val="000000"/>
          <w:sz w:val="24"/>
        </w:rPr>
        <w:t xml:space="preserve">SC-2029-03 – AMD-003 Ratification</w:t>
      </w:r>
      <w:r/>
    </w:p>
    <w:p w14:paraId="5D952FC3">
      <w:pPr>
        <w:pBdr/>
        <w:spacing/>
        <w:ind/>
        <w:rPr/>
      </w:pPr>
      <w:r>
        <w:rPr>
          <w:rFonts w:ascii="Calibri" w:hAnsi="Calibri" w:eastAsia="Calibri" w:cs="Calibri"/>
          <w:b w:val="0"/>
          <w:color w:val="000000"/>
          <w:sz w:val="24"/>
        </w:rPr>
        <w:t xml:space="preserve">Authorises WS2 budget (฿1.1M) and timeline. No further SC resolution required to commence INF-WS2-01 through INF-WS2-06.</w:t>
      </w:r>
      <w:r/>
    </w:p>
    <w:p w14:paraId="044E69EB">
      <w:pPr>
        <w:pBdr/>
        <w:spacing/>
        <w:ind/>
        <w:rPr/>
      </w:pPr>
      <w:r>
        <w:rPr>
          <w:rFonts w:ascii="Calibri" w:hAnsi="Calibri" w:eastAsia="Calibri" w:cs="Calibri"/>
          <w:b/>
          <w:color w:val="000000"/>
          <w:sz w:val="24"/>
        </w:rPr>
        <w:t xml:space="preserve">SC-2029-05 – Infrastructure Risk Register</w:t>
      </w:r>
      <w:r/>
    </w:p>
    <w:p w14:paraId="6EB6526E">
      <w:pPr>
        <w:pBdr/>
        <w:spacing/>
        <w:ind/>
        <w:rPr/>
      </w:pPr>
      <w:r>
        <w:rPr>
          <w:rFonts w:ascii="Calibri" w:hAnsi="Calibri" w:eastAsia="Calibri" w:cs="Calibri"/>
          <w:b w:val="0"/>
          <w:color w:val="000000"/>
          <w:sz w:val="24"/>
        </w:rPr>
        <w:t xml:space="preserve">Defines acceptable risk thresholds for migration activities. Informs zero-downtime protocol design and SLA monitoring requirements throughout WS2.</w:t>
      </w:r>
      <w:r/>
    </w:p>
    <w:p w14:paraId="552FA57F">
      <w:pPr>
        <w:pBdr/>
        <w:spacing/>
        <w:ind/>
        <w:rPr/>
      </w:pPr>
      <w:r>
        <w:rPr>
          <w:rFonts w:ascii="Calibri" w:hAnsi="Calibri" w:eastAsia="Calibri" w:cs="Calibri"/>
          <w:b/>
          <w:color w:val="000000"/>
          <w:sz w:val="24"/>
        </w:rPr>
        <w:t xml:space="preserve">SC-2029-06 – Phase E Scoping Approval</w:t>
      </w:r>
      <w:r/>
    </w:p>
    <w:p w14:paraId="1ACB7F42">
      <w:pPr>
        <w:pBdr/>
        <w:spacing/>
        <w:ind/>
        <w:rPr/>
      </w:pPr>
      <w:r>
        <w:rPr>
          <w:rFonts w:ascii="Calibri" w:hAnsi="Calibri" w:eastAsia="Calibri" w:cs="Calibri"/>
          <w:b w:val="0"/>
          <w:color w:val="000000"/>
          <w:sz w:val="24"/>
        </w:rPr>
        <w:t xml:space="preserve">Conditional trigger for INF-WS2-07. Issued by Steering Committee upon satisfactory WS1 and WS3 progress review. WS2 delivery is not blocked pending SC-2029-06.</w:t>
      </w:r>
      <w:r/>
    </w:p>
    <w:p w14:paraId="7878D66F">
      <w:pPr>
        <w:pBdr/>
        <w:spacing/>
        <w:ind/>
        <w:rPr/>
      </w:pPr>
      <w:r>
        <w:rPr>
          <w:rFonts w:ascii="Calibri" w:hAnsi="Calibri" w:eastAsia="Calibri" w:cs="Calibri"/>
          <w:b/>
          <w:color w:val="000000"/>
          <w:sz w:val="24"/>
        </w:rPr>
        <w:t xml:space="preserve">WS4 Dependency – GV2-P4 Cross-Agent Communication Policy</w:t>
      </w:r>
      <w:r/>
    </w:p>
    <w:p w14:paraId="6EC26E18">
      <w:pPr>
        <w:pBdr/>
        <w:spacing/>
        <w:ind/>
        <w:rPr/>
      </w:pPr>
      <w:r>
        <w:rPr>
          <w:rFonts w:ascii="Calibri" w:hAnsi="Calibri" w:eastAsia="Calibri" w:cs="Calibri"/>
          <w:b w:val="0"/>
          <w:color w:val="000000"/>
          <w:sz w:val="24"/>
        </w:rPr>
        <w:t xml:space="preserve">Network segmentation design (INF-WS2-05) must comply with GV2-P4 once issued. If WS4 GV2-P4 is delayed beyond Q3 2029, INF-WS2-05 proceeds with interim security standards and is amended post-WS4.</w:t>
      </w:r>
      <w:r/>
    </w:p>
    <w:p w14:paraId="27C3EF62">
      <w:pPr>
        <w:pBdr/>
        <w:spacing/>
        <w:ind/>
        <w:rPr/>
      </w:pPr>
      <w:r>
        <w:rPr>
          <w:rFonts w:ascii="Calibri" w:hAnsi="Calibri" w:eastAsia="Calibri" w:cs="Calibri"/>
          <w:b/>
          <w:color w:val="000000"/>
          <w:sz w:val="24"/>
        </w:rPr>
        <w:t xml:space="preserve">WS1 Dependency – Agent Intelligence Enhancement</w:t>
      </w:r>
      <w:r/>
    </w:p>
    <w:p w14:paraId="206B8ED2">
      <w:pPr>
        <w:pBdr/>
        <w:spacing/>
        <w:ind/>
        <w:rPr/>
      </w:pPr>
      <w:r>
        <w:rPr>
          <w:rFonts w:ascii="Calibri" w:hAnsi="Calibri" w:eastAsia="Calibri" w:cs="Calibri"/>
          <w:b w:val="0"/>
          <w:color w:val="000000"/>
          <w:sz w:val="24"/>
        </w:rPr>
        <w:t xml:space="preserve">Streaming pipeline (INF-WS2-04) capacity must accommodate WS1 model upgrade data volumes. WS1 team provides throughput specifications to WS2 by end Q2 2029.</w:t>
      </w:r>
      <w:r/>
    </w:p>
    <w:p w14:paraId="64377FC7">
      <w:pPr>
        <w:pBdr/>
        <w:spacing/>
        <w:ind/>
        <w:rPr/>
      </w:pPr>
      <w:r>
        <w:rPr>
          <w:rFonts w:ascii="Calibri" w:hAnsi="Calibri" w:eastAsia="Calibri" w:cs="Calibri"/>
          <w:b/>
          <w:color w:val="2e75b6"/>
          <w:sz w:val="28"/>
        </w:rPr>
        <w:t xml:space="preserve">35.6 Milestones</w:t>
      </w:r>
      <w:r/>
    </w:p>
    <w:p w14:paraId="29D40ADB">
      <w:pPr>
        <w:pBdr/>
        <w:spacing/>
        <w:ind/>
        <w:rPr/>
      </w:pPr>
      <w:r>
        <w:rPr>
          <w:rFonts w:ascii="Calibri" w:hAnsi="Calibri" w:eastAsia="Calibri" w:cs="Calibri"/>
          <w:b/>
          <w:color w:val="000000"/>
          <w:sz w:val="24"/>
        </w:rPr>
        <w:t xml:space="preserve">WS2-M1 (Q2 2029)</w:t>
      </w:r>
      <w:r/>
    </w:p>
    <w:p w14:paraId="4490E712">
      <w:pPr>
        <w:pBdr/>
        <w:spacing/>
        <w:ind/>
        <w:rPr/>
      </w:pPr>
      <w:r>
        <w:rPr>
          <w:rFonts w:ascii="Calibri" w:hAnsi="Calibri" w:eastAsia="Calibri" w:cs="Calibri"/>
          <w:b w:val="0"/>
          <w:color w:val="000000"/>
          <w:sz w:val="24"/>
        </w:rPr>
        <w:t xml:space="preserve">Infrastructure Baseline Audit complete (INF-WS2-01). Baseline report issued. Containerisation design finalised.</w:t>
      </w:r>
      <w:r/>
    </w:p>
    <w:p w14:paraId="60997C1B">
      <w:pPr>
        <w:pBdr/>
        <w:spacing/>
        <w:ind/>
        <w:rPr/>
      </w:pPr>
      <w:r>
        <w:rPr>
          <w:rFonts w:ascii="Calibri" w:hAnsi="Calibri" w:eastAsia="Calibri" w:cs="Calibri"/>
          <w:b/>
          <w:color w:val="000000"/>
          <w:sz w:val="24"/>
        </w:rPr>
        <w:t xml:space="preserve">WS2-M2 (Q3 2029)</w:t>
      </w:r>
      <w:r/>
    </w:p>
    <w:p w14:paraId="16AB7065">
      <w:pPr>
        <w:pBdr/>
        <w:spacing/>
        <w:ind/>
        <w:rPr/>
      </w:pPr>
      <w:r>
        <w:rPr>
          <w:rFonts w:ascii="Calibri" w:hAnsi="Calibri" w:eastAsia="Calibri" w:cs="Calibri"/>
          <w:b w:val="0"/>
          <w:color w:val="000000"/>
          <w:sz w:val="24"/>
        </w:rPr>
        <w:t xml:space="preserve">Containerisation pilot complete (INF-WS2-02). Streaming pipeline shadow-run commenced (INF-WS2-04 phase 1). Network segmentation design approved.</w:t>
      </w:r>
      <w:r/>
    </w:p>
    <w:p w14:paraId="620AFFBC">
      <w:pPr>
        <w:pBdr/>
        <w:spacing/>
        <w:ind/>
        <w:rPr/>
      </w:pPr>
      <w:r>
        <w:rPr>
          <w:rFonts w:ascii="Calibri" w:hAnsi="Calibri" w:eastAsia="Calibri" w:cs="Calibri"/>
          <w:b/>
          <w:color w:val="000000"/>
          <w:sz w:val="24"/>
        </w:rPr>
        <w:t xml:space="preserve">WS2-M3 (Q4 2029)</w:t>
      </w:r>
      <w:r/>
    </w:p>
    <w:p w14:paraId="068A3FB3">
      <w:pPr>
        <w:pBdr/>
        <w:spacing/>
        <w:ind/>
        <w:rPr/>
      </w:pPr>
      <w:r>
        <w:rPr>
          <w:rFonts w:ascii="Calibri" w:hAnsi="Calibri" w:eastAsia="Calibri" w:cs="Calibri"/>
          <w:b w:val="0"/>
          <w:color w:val="000000"/>
          <w:sz w:val="24"/>
        </w:rPr>
        <w:t xml:space="preserve">Full containerisation rollout complete (INF-WS2-03). Streaming pipeline cutover complete (INF-WS2-04). Network security implementation complete (INF-WS2-05).</w:t>
      </w:r>
      <w:r/>
    </w:p>
    <w:p w14:paraId="29047F9B">
      <w:pPr>
        <w:pBdr/>
        <w:spacing/>
        <w:ind/>
        <w:rPr/>
      </w:pPr>
      <w:r>
        <w:rPr>
          <w:rFonts w:ascii="Calibri" w:hAnsi="Calibri" w:eastAsia="Calibri" w:cs="Calibri"/>
          <w:b/>
          <w:color w:val="000000"/>
          <w:sz w:val="24"/>
        </w:rPr>
        <w:t xml:space="preserve">WS2-M4 (Q1 2030)</w:t>
      </w:r>
      <w:r/>
    </w:p>
    <w:p w14:paraId="552882F5">
      <w:pPr>
        <w:pBdr/>
        <w:spacing/>
        <w:ind/>
        <w:rPr/>
      </w:pPr>
      <w:r>
        <w:rPr>
          <w:rFonts w:ascii="Calibri" w:hAnsi="Calibri" w:eastAsia="Calibri" w:cs="Calibri"/>
          <w:b w:val="0"/>
          <w:color w:val="000000"/>
          <w:sz w:val="24"/>
        </w:rPr>
        <w:t xml:space="preserve">Monitoring &amp; Observability Platform v2 go-live (INF-WS2-06). 48-hour hypercare complete. Programme Director certification issued.</w:t>
      </w:r>
      <w:r/>
    </w:p>
    <w:p w14:paraId="2EE058A5">
      <w:pPr>
        <w:pBdr/>
        <w:spacing/>
        <w:ind/>
        <w:rPr/>
      </w:pPr>
      <w:r>
        <w:rPr>
          <w:rFonts w:ascii="Calibri" w:hAnsi="Calibri" w:eastAsia="Calibri" w:cs="Calibri"/>
          <w:b/>
          <w:color w:val="000000"/>
          <w:sz w:val="24"/>
        </w:rPr>
        <w:t xml:space="preserve">WS2-M5 (Q2 2030)</w:t>
      </w:r>
      <w:r/>
    </w:p>
    <w:p w14:paraId="218F45B4">
      <w:pPr>
        <w:pBdr/>
        <w:spacing/>
        <w:ind/>
        <w:rPr/>
      </w:pPr>
      <w:r>
        <w:rPr>
          <w:rFonts w:ascii="Calibri" w:hAnsi="Calibri" w:eastAsia="Calibri" w:cs="Calibri"/>
          <w:b w:val="0"/>
          <w:color w:val="000000"/>
          <w:sz w:val="24"/>
        </w:rPr>
        <w:t xml:space="preserve">WS2 closure: all seven checkpoints signed off. Phase E pre-provisioning complete if SC-2029-06 issued (INF-WS2-07). AMD-003 WS2 formally closed at Steering Committee.</w:t>
      </w:r>
      <w:r/>
    </w:p>
    <w:p w14:paraId="008FCEC5">
      <w:pPr>
        <w:pBdr/>
        <w:spacing/>
        <w:ind/>
        <w:rPr/>
      </w:pPr>
      <w:r>
        <w:rPr>
          <w:rFonts w:ascii="Calibri" w:hAnsi="Calibri" w:eastAsia="Calibri" w:cs="Calibri"/>
          <w:b/>
          <w:color w:val="1f2d5a"/>
          <w:sz w:val="36"/>
        </w:rPr>
        <w:t xml:space="preserve">Section 36: AMD-003 WS3 – Advanced Analytics &amp; Reporting</w:t>
      </w:r>
      <w:r/>
    </w:p>
    <w:p w14:paraId="04B00297">
      <w:pPr>
        <w:pBdr/>
        <w:spacing/>
        <w:ind/>
        <w:rPr/>
      </w:pPr>
      <w:r>
        <w:rPr>
          <w:rFonts w:ascii="Calibri" w:hAnsi="Calibri" w:eastAsia="Calibri" w:cs="Calibri"/>
          <w:b/>
          <w:color w:val="2e75b6"/>
          <w:sz w:val="28"/>
        </w:rPr>
        <w:t xml:space="preserve">36.1 Workstream Overview</w:t>
      </w:r>
      <w:r/>
    </w:p>
    <w:p w14:paraId="793058FA">
      <w:pPr>
        <w:pBdr/>
        <w:spacing/>
        <w:ind/>
        <w:rPr/>
      </w:pPr>
      <w:r>
        <w:rPr>
          <w:rFonts w:ascii="Calibri" w:hAnsi="Calibri" w:eastAsia="Calibri" w:cs="Calibri"/>
          <w:b w:val="0"/>
          <w:color w:val="000000"/>
          <w:sz w:val="24"/>
        </w:rPr>
        <w:t xml:space="preserve">AMD-003 Workstream 3 (WS3) – Advanced Analytics &amp; Reporting builds the analytics and business intelligence layer on top of the 28-agent programme, delivering cross-ag</w:t>
      </w:r>
      <w:r>
        <w:rPr>
          <w:rFonts w:ascii="Calibri" w:hAnsi="Calibri" w:eastAsia="Calibri" w:cs="Calibri"/>
          <w:b w:val="0"/>
          <w:color w:val="000000"/>
          <w:sz w:val="24"/>
        </w:rPr>
        <w:t xml:space="preserve">ent performance dashboards, predictive SLA modelling, automated Steering Committee reporting and client intelligence feeds. WS3 is authorised under SC-2029-03 (AMD-003 ratification) and carries P1 priority with a budget of ฿0.8M, running Q3 2029 – Q1 2030.</w:t>
      </w:r>
      <w:r/>
    </w:p>
    <w:p w14:paraId="22819FBE">
      <w:pPr>
        <w:pBdr/>
        <w:spacing/>
        <w:ind/>
        <w:rPr/>
      </w:pPr>
      <w:r>
        <w:rPr>
          <w:rFonts w:ascii="Calibri" w:hAnsi="Calibri" w:eastAsia="Calibri" w:cs="Calibri"/>
          <w:b w:val="0"/>
          <w:color w:val="000000"/>
          <w:sz w:val="24"/>
        </w:rPr>
        <w:t xml:space="preserve">WS3 is sequenced to begin after WS1 model enhancements are substantially complete (WS1-M3, Q2 2029) and depends on the WS2</w:t>
      </w:r>
      <w:r>
        <w:rPr>
          <w:rFonts w:ascii="Calibri" w:hAnsi="Calibri" w:eastAsia="Calibri" w:cs="Calibri"/>
          <w:b w:val="0"/>
          <w:color w:val="000000"/>
          <w:sz w:val="24"/>
        </w:rPr>
        <w:t xml:space="preserve"> real-time streaming pipeline (INF-WS2-04) for live agent data feeds. WS3 analytics outputs directly support the Annual Programme Review cadence established in Section 28 (Q1 2028 APR) and Section 32 (APR-2029), and will underpin the APR-2030 review cycle.</w:t>
      </w:r>
      <w:r/>
    </w:p>
    <w:p w14:paraId="2EE011EA">
      <w:pPr>
        <w:pBdr/>
        <w:spacing/>
        <w:ind/>
        <w:rPr/>
      </w:pPr>
      <w:r>
        <w:rPr>
          <w:rFonts w:ascii="Calibri" w:hAnsi="Calibri" w:eastAsia="Calibri" w:cs="Calibri"/>
          <w:b/>
          <w:color w:val="000000"/>
          <w:sz w:val="24"/>
        </w:rPr>
        <w:t xml:space="preserve">Key Parameters:</w:t>
      </w:r>
      <w:r/>
    </w:p>
    <w:p w14:paraId="735259FE">
      <w:pPr>
        <w:pBdr/>
        <w:spacing/>
        <w:ind/>
        <w:rPr/>
      </w:pPr>
      <w:r>
        <w:rPr>
          <w:rFonts w:ascii="Calibri" w:hAnsi="Calibri" w:eastAsia="Calibri" w:cs="Calibri"/>
          <w:b w:val="0"/>
          <w:color w:val="000000"/>
          <w:sz w:val="24"/>
        </w:rPr>
        <w:t xml:space="preserve">• Workstream: AMD-003 WS3 – Advanced Analytics &amp; Reporting</w:t>
      </w:r>
      <w:r/>
    </w:p>
    <w:p w14:paraId="6D083361">
      <w:pPr>
        <w:pBdr/>
        <w:spacing/>
        <w:ind/>
        <w:rPr/>
      </w:pPr>
      <w:r>
        <w:rPr>
          <w:rFonts w:ascii="Calibri" w:hAnsi="Calibri" w:eastAsia="Calibri" w:cs="Calibri"/>
          <w:b w:val="0"/>
          <w:color w:val="000000"/>
          <w:sz w:val="24"/>
        </w:rPr>
        <w:t xml:space="preserve">• Priority: P1</w:t>
      </w:r>
      <w:r/>
    </w:p>
    <w:p w14:paraId="50708D9C">
      <w:pPr>
        <w:pBdr/>
        <w:spacing/>
        <w:ind/>
        <w:rPr/>
      </w:pPr>
      <w:r>
        <w:rPr>
          <w:rFonts w:ascii="Calibri" w:hAnsi="Calibri" w:eastAsia="Calibri" w:cs="Calibri"/>
          <w:b w:val="0"/>
          <w:color w:val="000000"/>
          <w:sz w:val="24"/>
        </w:rPr>
        <w:t xml:space="preserve">• Budget Allocation: ฿0.8M (AMD-003 total ฿4.8M)</w:t>
      </w:r>
      <w:r/>
    </w:p>
    <w:p w14:paraId="35079110">
      <w:pPr>
        <w:pBdr/>
        <w:spacing/>
        <w:ind/>
        <w:rPr/>
      </w:pPr>
      <w:r>
        <w:rPr>
          <w:rFonts w:ascii="Calibri" w:hAnsi="Calibri" w:eastAsia="Calibri" w:cs="Calibri"/>
          <w:b w:val="0"/>
          <w:color w:val="000000"/>
          <w:sz w:val="24"/>
        </w:rPr>
        <w:t xml:space="preserve">• Governing Resolution: SC-2029-03 (AMD-003 ratification)</w:t>
      </w:r>
      <w:r/>
    </w:p>
    <w:p w14:paraId="0AAD8BDF">
      <w:pPr>
        <w:pBdr/>
        <w:spacing/>
        <w:ind/>
        <w:rPr/>
      </w:pPr>
      <w:r>
        <w:rPr>
          <w:rFonts w:ascii="Calibri" w:hAnsi="Calibri" w:eastAsia="Calibri" w:cs="Calibri"/>
          <w:b w:val="0"/>
          <w:color w:val="000000"/>
          <w:sz w:val="24"/>
        </w:rPr>
        <w:t xml:space="preserve">• Timeline: Q3 2029 – Q1 2030</w:t>
      </w:r>
      <w:r/>
    </w:p>
    <w:p w14:paraId="525566DB">
      <w:pPr>
        <w:pBdr/>
        <w:spacing/>
        <w:ind/>
        <w:rPr/>
      </w:pPr>
      <w:r>
        <w:rPr>
          <w:rFonts w:ascii="Calibri" w:hAnsi="Calibri" w:eastAsia="Calibri" w:cs="Calibri"/>
          <w:b w:val="0"/>
          <w:color w:val="000000"/>
          <w:sz w:val="24"/>
        </w:rPr>
        <w:t xml:space="preserve">• Key Input Dependencies: WS1 intelligence enhancements (WS1-M3); WS2 streaming pipeline (INF-WS2-04); WS4 policy framework (GV2-P1–P5)</w:t>
      </w:r>
      <w:r/>
    </w:p>
    <w:p w14:paraId="07BE30BE">
      <w:pPr>
        <w:pBdr/>
        <w:spacing/>
        <w:ind/>
        <w:rPr/>
      </w:pPr>
      <w:r>
        <w:rPr>
          <w:rFonts w:ascii="Calibri" w:hAnsi="Calibri" w:eastAsia="Calibri" w:cs="Calibri"/>
          <w:b/>
          <w:color w:val="2e75b6"/>
          <w:sz w:val="28"/>
        </w:rPr>
        <w:t xml:space="preserve">36.2 Scope</w:t>
      </w:r>
      <w:r/>
    </w:p>
    <w:p w14:paraId="3A594CDF">
      <w:pPr>
        <w:pBdr/>
        <w:spacing/>
        <w:ind/>
        <w:rPr/>
      </w:pPr>
      <w:r>
        <w:rPr>
          <w:rFonts w:ascii="Calibri" w:hAnsi="Calibri" w:eastAsia="Calibri" w:cs="Calibri"/>
          <w:b w:val="0"/>
          <w:color w:val="000000"/>
          <w:sz w:val="24"/>
        </w:rPr>
        <w:t xml:space="preserve">WS3 delivers five integrated analytics and reporting capabilities, each built on a common data layer fed by the WS2 streaming pipeline. Capabilities are developed sequentially with the data warehouse as the foundational prerequisite.</w:t>
      </w:r>
      <w:r/>
    </w:p>
    <w:p w14:paraId="699F6DA8">
      <w:pPr>
        <w:pBdr/>
        <w:spacing/>
        <w:ind/>
        <w:rPr/>
      </w:pPr>
      <w:r>
        <w:rPr>
          <w:rFonts w:ascii="Calibri" w:hAnsi="Calibri" w:eastAsia="Calibri" w:cs="Calibri"/>
          <w:b/>
          <w:color w:val="000000"/>
          <w:sz w:val="24"/>
        </w:rPr>
        <w:t xml:space="preserve">36.2.1 Analytics Data Warehouse</w:t>
      </w:r>
      <w:r/>
    </w:p>
    <w:p w14:paraId="39E0F1D4">
      <w:pPr>
        <w:pBdr/>
        <w:spacing/>
        <w:ind/>
        <w:rPr/>
      </w:pPr>
      <w:r>
        <w:rPr>
          <w:rFonts w:ascii="Calibri" w:hAnsi="Calibri" w:eastAsia="Calibri" w:cs="Calibri"/>
          <w:b w:val="0"/>
          <w:color w:val="000000"/>
          <w:sz w:val="24"/>
        </w:rPr>
        <w:t xml:space="preserve">Structured data store consolidating all 28 agent output streams, SLA metrics, incident records, governance decisions and operational data into a sin</w:t>
      </w:r>
      <w:r>
        <w:rPr>
          <w:rFonts w:ascii="Calibri" w:hAnsi="Calibri" w:eastAsia="Calibri" w:cs="Calibri"/>
          <w:b w:val="0"/>
          <w:color w:val="000000"/>
          <w:sz w:val="24"/>
        </w:rPr>
        <w:t xml:space="preserve">gle analytical source of truth. Fed by the WS2 streaming pipeline (INF-WS2-04). Designed to support both real-time query (dashboard) and batch query (report generation) workloads. Schema version-controlled with agent lifecycle in alignment with Section 21.</w:t>
      </w:r>
      <w:r/>
    </w:p>
    <w:p w14:paraId="6B184F76">
      <w:pPr>
        <w:pBdr/>
        <w:spacing/>
        <w:ind/>
        <w:rPr/>
      </w:pPr>
      <w:r>
        <w:rPr>
          <w:rFonts w:ascii="Calibri" w:hAnsi="Calibri" w:eastAsia="Calibri" w:cs="Calibri"/>
          <w:b/>
          <w:color w:val="000000"/>
          <w:sz w:val="24"/>
        </w:rPr>
        <w:t xml:space="preserve">36.2.2 Cross-Agent Performance Analytics Dashboard</w:t>
      </w:r>
      <w:r/>
    </w:p>
    <w:p w14:paraId="66D86D68">
      <w:pPr>
        <w:pBdr/>
        <w:spacing/>
        <w:ind/>
        <w:rPr/>
      </w:pPr>
      <w:r>
        <w:rPr>
          <w:rFonts w:ascii="Calibri" w:hAnsi="Calibri" w:eastAsia="Calibri" w:cs="Calibri"/>
          <w:b w:val="0"/>
          <w:color w:val="000000"/>
          <w:sz w:val="24"/>
        </w:rPr>
        <w:t xml:space="preserve">Unified web-based dashboard providing real-time and historical views of all 28 agents across four SLA groups (A–D). Includes department-level drill-</w:t>
      </w:r>
      <w:r>
        <w:rPr>
          <w:rFonts w:ascii="Calibri" w:hAnsi="Calibri" w:eastAsia="Calibri" w:cs="Calibri"/>
          <w:b w:val="0"/>
          <w:color w:val="000000"/>
          <w:sz w:val="24"/>
        </w:rPr>
        <w:t xml:space="preserve">down (13 departments), individual agent KPI cards and SLA group compliance trend charts. Integrates with the Core agent (#14) programme dashboard and the Ops agent (#20) KPI view. Accessible to Programme Director, Steering Committee and Head of Operations.</w:t>
      </w:r>
      <w:r/>
    </w:p>
    <w:p w14:paraId="1241593F">
      <w:pPr>
        <w:pBdr/>
        <w:spacing/>
        <w:ind/>
        <w:rPr/>
      </w:pPr>
      <w:r>
        <w:rPr>
          <w:rFonts w:ascii="Calibri" w:hAnsi="Calibri" w:eastAsia="Calibri" w:cs="Calibri"/>
          <w:b/>
          <w:color w:val="000000"/>
          <w:sz w:val="24"/>
        </w:rPr>
        <w:t xml:space="preserve">36.2.3 Predictive Analytics &amp; SLA Trend Modelling</w:t>
      </w:r>
      <w:r/>
    </w:p>
    <w:p w14:paraId="2C6AA5B1">
      <w:pPr>
        <w:pBdr/>
        <w:spacing/>
        <w:ind/>
        <w:rPr/>
      </w:pPr>
      <w:r>
        <w:rPr>
          <w:rFonts w:ascii="Calibri" w:hAnsi="Calibri" w:eastAsia="Calibri" w:cs="Calibri"/>
          <w:b w:val="0"/>
          <w:color w:val="000000"/>
          <w:sz w:val="24"/>
        </w:rPr>
        <w:t xml:space="preserve">Forecasting models providing 90-day forward projections of SLA compliance by agent and SLA group. Models trained on APR-2029 performance baselines (</w:t>
      </w:r>
      <w:r>
        <w:rPr>
          <w:rFonts w:ascii="Calibri" w:hAnsi="Calibri" w:eastAsia="Calibri" w:cs="Calibri"/>
          <w:b w:val="0"/>
          <w:color w:val="000000"/>
          <w:sz w:val="24"/>
        </w:rPr>
        <w:t xml:space="preserve">Section 32) and enriched by WS1 Group A–D intelligence enhancement outputs. Includes workload trend modelling, escalation rate prediction and uptime risk flagging. Alert threshold: predicted breach probability &gt;15% triggers Steering Committee notification.</w:t>
      </w:r>
      <w:r/>
    </w:p>
    <w:p w14:paraId="07A68573">
      <w:pPr>
        <w:pBdr/>
        <w:spacing/>
        <w:ind/>
        <w:rPr/>
      </w:pPr>
      <w:r>
        <w:rPr>
          <w:rFonts w:ascii="Calibri" w:hAnsi="Calibri" w:eastAsia="Calibri" w:cs="Calibri"/>
          <w:b/>
          <w:color w:val="000000"/>
          <w:sz w:val="24"/>
        </w:rPr>
        <w:t xml:space="preserve">36.2.4 Automated Steering Committee Report Generation</w:t>
      </w:r>
      <w:r/>
    </w:p>
    <w:p w14:paraId="7D6E69AD">
      <w:pPr>
        <w:pBdr/>
        <w:spacing/>
        <w:ind/>
        <w:rPr/>
      </w:pPr>
      <w:r>
        <w:rPr>
          <w:rFonts w:ascii="Calibri" w:hAnsi="Calibri" w:eastAsia="Calibri" w:cs="Calibri"/>
          <w:b w:val="0"/>
          <w:color w:val="000000"/>
          <w:sz w:val="24"/>
        </w:rPr>
        <w:t xml:space="preserve">Template-driven automated generation of quarterly SC performance packs and annual programme review documents. Reports pull live data from the</w:t>
      </w:r>
      <w:r>
        <w:rPr>
          <w:rFonts w:ascii="Calibri" w:hAnsi="Calibri" w:eastAsia="Calibri" w:cs="Calibri"/>
          <w:b w:val="0"/>
          <w:color w:val="000000"/>
          <w:sz w:val="24"/>
        </w:rPr>
        <w:t xml:space="preserve"> analytics warehouse, apply SC-approved templates and are published to the governance portal for Programme Director review before distribution. Aligned with the SC Charter (Section 23) reporting calendar and the Annual Review cadence (Sections 24, 28, 32).</w:t>
      </w:r>
      <w:r/>
    </w:p>
    <w:p w14:paraId="3EB28F88">
      <w:pPr>
        <w:pBdr/>
        <w:spacing/>
        <w:ind/>
        <w:rPr/>
      </w:pPr>
      <w:r>
        <w:rPr>
          <w:rFonts w:ascii="Calibri" w:hAnsi="Calibri" w:eastAsia="Calibri" w:cs="Calibri"/>
          <w:b/>
          <w:color w:val="000000"/>
          <w:sz w:val="24"/>
        </w:rPr>
        <w:t xml:space="preserve">36.2.5 Client Intelligence Reporting Integration</w:t>
      </w:r>
      <w:r/>
    </w:p>
    <w:p w14:paraId="146D65AF">
      <w:pPr>
        <w:pBdr/>
        <w:spacing/>
        <w:ind/>
        <w:rPr/>
      </w:pPr>
      <w:r>
        <w:rPr>
          <w:rFonts w:ascii="Calibri" w:hAnsi="Calibri" w:eastAsia="Calibri" w:cs="Calibri"/>
          <w:b w:val="0"/>
          <w:color w:val="000000"/>
          <w:sz w:val="24"/>
        </w:rPr>
        <w:t xml:space="preserve">Client-facing analytics feeds integrating data from Ember (#23, Design Brief Automation) and Shore (#25, Post-Installation Support). </w:t>
      </w:r>
      <w:r>
        <w:rPr>
          <w:rFonts w:ascii="Calibri" w:hAnsi="Calibri" w:eastAsia="Calibri" w:cs="Calibri"/>
          <w:b w:val="0"/>
          <w:color w:val="000000"/>
          <w:sz w:val="24"/>
        </w:rPr>
        <w:t xml:space="preserve">Produces project completion analytics, client satisfaction trend reports and post-install support resolution summaries. Accessible via the client portal. All client-facing reports comply with the Data Privacy policy (Section 19) and PDPA/GDPR requirements.</w:t>
      </w:r>
      <w:r/>
    </w:p>
    <w:p w14:paraId="4FA074CA">
      <w:pPr>
        <w:pBdr/>
        <w:spacing/>
        <w:ind/>
        <w:rPr/>
      </w:pPr>
      <w:r>
        <w:rPr>
          <w:rFonts w:ascii="Calibri" w:hAnsi="Calibri" w:eastAsia="Calibri" w:cs="Calibri"/>
          <w:b/>
          <w:color w:val="2e75b6"/>
          <w:sz w:val="28"/>
        </w:rPr>
        <w:t xml:space="preserve">36.3 Implementation Checklist (ANL-WS3-01–06)</w:t>
      </w:r>
      <w:r/>
    </w:p>
    <w:p w14:paraId="341D77DF">
      <w:pPr>
        <w:pBdr/>
        <w:spacing/>
        <w:ind/>
        <w:rPr/>
      </w:pPr>
      <w:r>
        <w:rPr>
          <w:rFonts w:ascii="Calibri" w:hAnsi="Calibri" w:eastAsia="Calibri" w:cs="Calibri"/>
          <w:b w:val="0"/>
          <w:color w:val="000000"/>
          <w:sz w:val="24"/>
        </w:rPr>
        <w:t xml:space="preserve">Six checkpoints govern WS3 delivery. Each checkpoint </w:t>
      </w:r>
      <w:r>
        <w:rPr>
          <w:rFonts w:ascii="Calibri" w:hAnsi="Calibri" w:eastAsia="Calibri" w:cs="Calibri"/>
          <w:b w:val="0"/>
          <w:color w:val="000000"/>
          <w:sz w:val="24"/>
        </w:rPr>
        <w:t xml:space="preserve">requires Programme Director sign-off. ANL-WS3-02 (data warehouse) is a hard prerequisite for ANL-WS3-03 through ANL-WS3-06. ANL-WS3-06 (client reporting) additionally requires Head of Data &amp; Analytics sign-off and Data Protection Officer compliance review.</w:t>
      </w:r>
      <w:r/>
    </w:p>
    <w:p w14:paraId="49B26964">
      <w:pPr>
        <w:pBdr/>
        <w:spacing/>
        <w:ind/>
        <w:rPr/>
      </w:pPr>
      <w:r>
        <w:rPr>
          <w:rFonts w:ascii="Calibri" w:hAnsi="Calibri" w:eastAsia="Calibri" w:cs="Calibri"/>
          <w:b/>
          <w:color w:val="000000"/>
          <w:sz w:val="24"/>
        </w:rPr>
        <w:t xml:space="preserve">ANL-WS3-01 – Analytics Requirements &amp; Data Model Design</w:t>
      </w:r>
      <w:r/>
    </w:p>
    <w:p w14:paraId="7A57E60F">
      <w:pPr>
        <w:pBdr/>
        <w:spacing/>
        <w:ind/>
        <w:rPr/>
      </w:pPr>
      <w:r>
        <w:rPr>
          <w:rFonts w:ascii="Calibri" w:hAnsi="Calibri" w:eastAsia="Calibri" w:cs="Calibri"/>
          <w:b w:val="0"/>
          <w:color w:val="000000"/>
          <w:sz w:val="24"/>
        </w:rPr>
        <w:t xml:space="preserve">Stakeholder workshops with Programme Direct</w:t>
      </w:r>
      <w:r>
        <w:rPr>
          <w:rFonts w:ascii="Calibri" w:hAnsi="Calibri" w:eastAsia="Calibri" w:cs="Calibri"/>
          <w:b w:val="0"/>
          <w:color w:val="000000"/>
          <w:sz w:val="24"/>
        </w:rPr>
        <w:t xml:space="preserve">or, Head of Operations, Head of Finance and SC representatives to define KPI catalogue, reporting cadence and dashboard requirements. Output: Analytics Requirements Document v1 and Data Model Specification. Owner: Head of Data &amp; Analytics. Target: Q3 2029.</w:t>
      </w:r>
      <w:r/>
    </w:p>
    <w:p w14:paraId="0B545A71">
      <w:pPr>
        <w:pBdr/>
        <w:spacing/>
        <w:ind/>
        <w:rPr/>
      </w:pPr>
      <w:r>
        <w:rPr>
          <w:rFonts w:ascii="Calibri" w:hAnsi="Calibri" w:eastAsia="Calibri" w:cs="Calibri"/>
          <w:b/>
          <w:color w:val="000000"/>
          <w:sz w:val="24"/>
        </w:rPr>
        <w:t xml:space="preserve">ANL-WS3-02 – Data Warehouse Build &amp; Agent Feed Integration</w:t>
      </w:r>
      <w:r/>
    </w:p>
    <w:p w14:paraId="5FDA725D">
      <w:pPr>
        <w:pBdr/>
        <w:spacing/>
        <w:ind/>
        <w:rPr/>
      </w:pPr>
      <w:r>
        <w:rPr>
          <w:rFonts w:ascii="Calibri" w:hAnsi="Calibri" w:eastAsia="Calibri" w:cs="Calibri"/>
          <w:b w:val="0"/>
          <w:color w:val="000000"/>
          <w:sz w:val="24"/>
        </w:rPr>
        <w:t xml:space="preserve">Build analytics data warehouse and connect all 28 agent output streams. Requires WS2 INF-WS2-04 streaming pipeline in parallel-run mode or live. Schema validation against all 28 agent data contracts. Owner: Data Engineering Lead. Target: Q3 2029.</w:t>
      </w:r>
      <w:r/>
    </w:p>
    <w:p w14:paraId="60CC2168">
      <w:pPr>
        <w:pBdr/>
        <w:spacing/>
        <w:ind/>
        <w:rPr/>
      </w:pPr>
      <w:r>
        <w:rPr>
          <w:rFonts w:ascii="Calibri" w:hAnsi="Calibri" w:eastAsia="Calibri" w:cs="Calibri"/>
          <w:b/>
          <w:color w:val="000000"/>
          <w:sz w:val="24"/>
        </w:rPr>
        <w:t xml:space="preserve">ANL-WS3-03 – Cross-Agent Performance Dashboard Development &amp; Go-Live</w:t>
      </w:r>
      <w:r/>
    </w:p>
    <w:p w14:paraId="7499BC97">
      <w:pPr>
        <w:pBdr/>
        <w:spacing/>
        <w:ind/>
        <w:rPr/>
      </w:pPr>
      <w:r>
        <w:rPr>
          <w:rFonts w:ascii="Calibri" w:hAnsi="Calibri" w:eastAsia="Calibri" w:cs="Calibri"/>
          <w:b w:val="0"/>
          <w:color w:val="000000"/>
          <w:sz w:val="24"/>
        </w:rPr>
        <w:t xml:space="preserve">Development, user acceptance testing and go-live of the unified analytics dashboard. UAT involves Programme Director and at least three department heads. Dashboard accessible via governance portal. Owner: Analytics Engineering Lead. Target: Q4 2029.</w:t>
      </w:r>
      <w:r/>
    </w:p>
    <w:p w14:paraId="2105816A">
      <w:pPr>
        <w:pBdr/>
        <w:spacing/>
        <w:ind/>
        <w:rPr/>
      </w:pPr>
      <w:r>
        <w:rPr>
          <w:rFonts w:ascii="Calibri" w:hAnsi="Calibri" w:eastAsia="Calibri" w:cs="Calibri"/>
          <w:b/>
          <w:color w:val="000000"/>
          <w:sz w:val="24"/>
        </w:rPr>
        <w:t xml:space="preserve">ANL-WS3-04 – Predictive Analytics Model Deployment</w:t>
      </w:r>
      <w:r/>
    </w:p>
    <w:p w14:paraId="799F4F58">
      <w:pPr>
        <w:pBdr/>
        <w:spacing/>
        <w:ind/>
        <w:rPr/>
      </w:pPr>
      <w:r>
        <w:rPr>
          <w:rFonts w:ascii="Calibri" w:hAnsi="Calibri" w:eastAsia="Calibri" w:cs="Calibri"/>
          <w:b w:val="0"/>
          <w:color w:val="000000"/>
          <w:sz w:val="24"/>
        </w:rPr>
        <w:t xml:space="preserve">Train, validate and deploy 90-day SLA</w:t>
      </w:r>
      <w:r>
        <w:rPr>
          <w:rFonts w:ascii="Calibri" w:hAnsi="Calibri" w:eastAsia="Calibri" w:cs="Calibri"/>
          <w:b w:val="0"/>
          <w:color w:val="000000"/>
          <w:sz w:val="24"/>
        </w:rPr>
        <w:t xml:space="preserve"> compliance forecasting and workload trend models. Validation requires backtesting against minimum 12 months of historical performance data. Alert integration with Core (#14) programme dashboard and Incident Response playbook (Section 18). Target: Q4 2029.</w:t>
      </w:r>
      <w:r/>
    </w:p>
    <w:p w14:paraId="5F4D950F">
      <w:pPr>
        <w:pBdr/>
        <w:spacing/>
        <w:ind/>
        <w:rPr/>
      </w:pPr>
      <w:r>
        <w:rPr>
          <w:rFonts w:ascii="Calibri" w:hAnsi="Calibri" w:eastAsia="Calibri" w:cs="Calibri"/>
          <w:b/>
          <w:color w:val="000000"/>
          <w:sz w:val="24"/>
        </w:rPr>
        <w:t xml:space="preserve">ANL-WS3-05 – Automated SC Report Generation Go-Live</w:t>
      </w:r>
      <w:r/>
    </w:p>
    <w:p w14:paraId="53B4DEEA">
      <w:pPr>
        <w:pBdr/>
        <w:spacing/>
        <w:ind/>
        <w:rPr/>
      </w:pPr>
      <w:r>
        <w:rPr>
          <w:rFonts w:ascii="Calibri" w:hAnsi="Calibri" w:eastAsia="Calibri" w:cs="Calibri"/>
          <w:b w:val="0"/>
          <w:color w:val="000000"/>
          <w:sz w:val="24"/>
        </w:rPr>
        <w:t xml:space="preserve">Template build, integration with analy</w:t>
      </w:r>
      <w:r>
        <w:rPr>
          <w:rFonts w:ascii="Calibri" w:hAnsi="Calibri" w:eastAsia="Calibri" w:cs="Calibri"/>
          <w:b w:val="0"/>
          <w:color w:val="000000"/>
          <w:sz w:val="24"/>
        </w:rPr>
        <w:t xml:space="preserve">tics warehouse and SC governance calendar, and Programme Director sign-off on report format. First automated quarterly pack generated and reviewed before go-live confirmation. Owner: Programme Director + Head of Data &amp; Analytics. Target: Q4 2029 – Q1 2030.</w:t>
      </w:r>
      <w:r/>
    </w:p>
    <w:p w14:paraId="5313DDBF">
      <w:pPr>
        <w:pBdr/>
        <w:spacing/>
        <w:ind/>
        <w:rPr/>
      </w:pPr>
      <w:r>
        <w:rPr>
          <w:rFonts w:ascii="Calibri" w:hAnsi="Calibri" w:eastAsia="Calibri" w:cs="Calibri"/>
          <w:b/>
          <w:color w:val="000000"/>
          <w:sz w:val="24"/>
        </w:rPr>
        <w:t xml:space="preserve">ANL-WS3-06 – Client Intelligence Reporting Integration</w:t>
      </w:r>
      <w:r/>
    </w:p>
    <w:p w14:paraId="757DBBEB">
      <w:pPr>
        <w:pBdr/>
        <w:spacing/>
        <w:ind/>
        <w:rPr/>
      </w:pPr>
      <w:r>
        <w:rPr>
          <w:rFonts w:ascii="Calibri" w:hAnsi="Calibri" w:eastAsia="Calibri" w:cs="Calibri"/>
          <w:b w:val="0"/>
          <w:color w:val="000000"/>
          <w:sz w:val="24"/>
        </w:rPr>
        <w:t xml:space="preserve">Integration of Ember (#23) and Shore (#25) data feeds into client-facing analytics module. Data Protection Officer compliance review required before client portal activation. Owner: Head of Data &amp; Analytics + Data Protection Officer. Target: Q1 2030.</w:t>
      </w:r>
      <w:r/>
    </w:p>
    <w:p w14:paraId="12ED7569">
      <w:pPr>
        <w:pBdr/>
        <w:spacing/>
        <w:ind/>
        <w:rPr/>
      </w:pPr>
      <w:r>
        <w:rPr>
          <w:rFonts w:ascii="Calibri" w:hAnsi="Calibri" w:eastAsia="Calibri" w:cs="Calibri"/>
          <w:b/>
          <w:color w:val="2e75b6"/>
          <w:sz w:val="28"/>
        </w:rPr>
        <w:t xml:space="preserve">36.4 Analytics Architecture</w:t>
      </w:r>
      <w:r/>
    </w:p>
    <w:p w14:paraId="3B8DB0B8">
      <w:pPr>
        <w:pBdr/>
        <w:spacing/>
        <w:ind/>
        <w:rPr/>
      </w:pPr>
      <w:r>
        <w:rPr>
          <w:rFonts w:ascii="Calibri" w:hAnsi="Calibri" w:eastAsia="Calibri" w:cs="Calibri"/>
          <w:b w:val="0"/>
          <w:color w:val="000000"/>
          <w:sz w:val="24"/>
        </w:rPr>
        <w:t xml:space="preserve">The WS3 analytics stack operates in three layers, each independently maintainable:</w:t>
      </w:r>
      <w:r/>
    </w:p>
    <w:p w14:paraId="13757974">
      <w:pPr>
        <w:pBdr/>
        <w:spacing/>
        <w:ind/>
        <w:rPr/>
      </w:pPr>
      <w:r>
        <w:rPr>
          <w:rFonts w:ascii="Calibri" w:hAnsi="Calibri" w:eastAsia="Calibri" w:cs="Calibri"/>
          <w:b/>
          <w:color w:val="000000"/>
          <w:sz w:val="24"/>
        </w:rPr>
        <w:t xml:space="preserve">Data Ingestion Layer</w:t>
      </w:r>
      <w:r/>
    </w:p>
    <w:p w14:paraId="1748B27F">
      <w:pPr>
        <w:pBdr/>
        <w:spacing/>
        <w:ind/>
        <w:rPr/>
      </w:pPr>
      <w:r>
        <w:rPr>
          <w:rFonts w:ascii="Calibri" w:hAnsi="Calibri" w:eastAsia="Calibri" w:cs="Calibri"/>
          <w:b w:val="0"/>
          <w:color w:val="000000"/>
          <w:sz w:val="24"/>
        </w:rPr>
        <w:t xml:space="preserve">Primary feed: WS2 real-time streaming pipeline (INF-WS2-04) delivering sub-5-second data freshness for all 28</w:t>
      </w:r>
      <w:r>
        <w:rPr>
          <w:rFonts w:ascii="Calibri" w:hAnsi="Calibri" w:eastAsia="Calibri" w:cs="Calibri"/>
          <w:b w:val="0"/>
          <w:color w:val="000000"/>
          <w:sz w:val="24"/>
        </w:rPr>
        <w:t xml:space="preserve"> agent streams. Secondary feed: governance data (SC decisions, audit records) from DOCX-based records via scheduled extraction. All data is schema-validated on ingestion; rejected records are logged and escalated to the Data Engineering Lead within 1 hour.</w:t>
      </w:r>
      <w:r/>
    </w:p>
    <w:p w14:paraId="486F1C98">
      <w:pPr>
        <w:pBdr/>
        <w:spacing/>
        <w:ind/>
        <w:rPr/>
      </w:pPr>
      <w:r>
        <w:rPr>
          <w:rFonts w:ascii="Calibri" w:hAnsi="Calibri" w:eastAsia="Calibri" w:cs="Calibri"/>
          <w:b/>
          <w:color w:val="000000"/>
          <w:sz w:val="24"/>
        </w:rPr>
        <w:t xml:space="preserve">Analytics &amp; Computation Layer</w:t>
      </w:r>
      <w:r/>
    </w:p>
    <w:p w14:paraId="43FDC939">
      <w:pPr>
        <w:pBdr/>
        <w:spacing/>
        <w:ind/>
        <w:rPr/>
      </w:pPr>
      <w:r>
        <w:rPr>
          <w:rFonts w:ascii="Calibri" w:hAnsi="Calibri" w:eastAsia="Calibri" w:cs="Calibri"/>
          <w:b w:val="0"/>
          <w:color w:val="000000"/>
          <w:sz w:val="24"/>
        </w:rPr>
        <w:t xml:space="preserve">OLAP-style query engine for real-time dashboard queries and a batch computation engine for predictive model training and scheduled report g</w:t>
      </w:r>
      <w:r>
        <w:rPr>
          <w:rFonts w:ascii="Calibri" w:hAnsi="Calibri" w:eastAsia="Calibri" w:cs="Calibri"/>
          <w:b w:val="0"/>
          <w:color w:val="000000"/>
          <w:sz w:val="24"/>
        </w:rPr>
        <w:t xml:space="preserve">eneration. Predictive models are retrained monthly against the latest 12 months of performance data. Model version control aligned with agent lifecycle management (Section 21) — model versions are archived and traceable to specific agent firmware versions.</w:t>
      </w:r>
      <w:r/>
    </w:p>
    <w:p w14:paraId="4B2D2A81">
      <w:pPr>
        <w:pBdr/>
        <w:spacing/>
        <w:ind/>
        <w:rPr/>
      </w:pPr>
      <w:r>
        <w:rPr>
          <w:rFonts w:ascii="Calibri" w:hAnsi="Calibri" w:eastAsia="Calibri" w:cs="Calibri"/>
          <w:b/>
          <w:color w:val="000000"/>
          <w:sz w:val="24"/>
        </w:rPr>
        <w:t xml:space="preserve">Presentation &amp; Distribution Layer</w:t>
      </w:r>
      <w:r/>
    </w:p>
    <w:p w14:paraId="58BC88A0">
      <w:pPr>
        <w:pBdr/>
        <w:spacing/>
        <w:ind/>
        <w:rPr/>
      </w:pPr>
      <w:r>
        <w:rPr>
          <w:rFonts w:ascii="Calibri" w:hAnsi="Calibri" w:eastAsia="Calibri" w:cs="Calibri"/>
          <w:b w:val="0"/>
          <w:color w:val="000000"/>
          <w:sz w:val="24"/>
        </w:rPr>
        <w:t xml:space="preserve">Browser-based dashboards served via the governance portal. Scheduled PDF/HTML repor</w:t>
      </w:r>
      <w:r>
        <w:rPr>
          <w:rFonts w:ascii="Calibri" w:hAnsi="Calibri" w:eastAsia="Calibri" w:cs="Calibri"/>
          <w:b w:val="0"/>
          <w:color w:val="000000"/>
          <w:sz w:val="24"/>
        </w:rPr>
        <w:t xml:space="preserve">t packages distributed to SC members via the governance calendar. Client-facing analytics delivered through the client portal with role-based access controls. All presentation assets comply with PDPA/GDPR (Section 19) and the AI Ethics policy (Section 20).</w:t>
      </w:r>
      <w:r/>
    </w:p>
    <w:p w14:paraId="402758A7">
      <w:pPr>
        <w:pBdr/>
        <w:spacing/>
        <w:ind/>
        <w:rPr/>
      </w:pPr>
      <w:r>
        <w:rPr>
          <w:rFonts w:ascii="Calibri" w:hAnsi="Calibri" w:eastAsia="Calibri" w:cs="Calibri"/>
          <w:b/>
          <w:color w:val="2e75b6"/>
          <w:sz w:val="28"/>
        </w:rPr>
        <w:t xml:space="preserve">36.5 Governance &amp; Dependencies</w:t>
      </w:r>
      <w:r/>
    </w:p>
    <w:p w14:paraId="6CC1FDE8">
      <w:pPr>
        <w:pBdr/>
        <w:spacing/>
        <w:ind/>
        <w:rPr/>
      </w:pPr>
      <w:r>
        <w:rPr>
          <w:rFonts w:ascii="Calibri" w:hAnsi="Calibri" w:eastAsia="Calibri" w:cs="Calibri"/>
          <w:b w:val="0"/>
          <w:color w:val="000000"/>
          <w:sz w:val="24"/>
        </w:rPr>
        <w:t xml:space="preserve">WS3 has dependencies on three other AMD-003 workstreams and coordinates with the existing governance framework. All dependencies are tracked in the AMD-003 Programme Dashboard (owned by Core agent, #14).</w:t>
      </w:r>
      <w:r/>
    </w:p>
    <w:p w14:paraId="72D7D7BC">
      <w:pPr>
        <w:pBdr/>
        <w:spacing/>
        <w:ind/>
        <w:rPr/>
      </w:pPr>
      <w:r>
        <w:rPr>
          <w:rFonts w:ascii="Calibri" w:hAnsi="Calibri" w:eastAsia="Calibri" w:cs="Calibri"/>
          <w:b/>
          <w:color w:val="000000"/>
          <w:sz w:val="24"/>
        </w:rPr>
        <w:t xml:space="preserve">SC-2029-03 – AMD-003 Ratification</w:t>
      </w:r>
      <w:r/>
    </w:p>
    <w:p w14:paraId="2ADB4269">
      <w:pPr>
        <w:pBdr/>
        <w:spacing/>
        <w:ind/>
        <w:rPr/>
      </w:pPr>
      <w:r>
        <w:rPr>
          <w:rFonts w:ascii="Calibri" w:hAnsi="Calibri" w:eastAsia="Calibri" w:cs="Calibri"/>
          <w:b w:val="0"/>
          <w:color w:val="000000"/>
          <w:sz w:val="24"/>
        </w:rPr>
        <w:t xml:space="preserve">Authorises WS3 budget (฿0.8M) and timeline. No further SC resolution required to commence ANL-WS3-01 through ANL-WS3-05.</w:t>
      </w:r>
      <w:r/>
    </w:p>
    <w:p w14:paraId="68C5AC61">
      <w:pPr>
        <w:pBdr/>
        <w:spacing/>
        <w:ind/>
        <w:rPr/>
      </w:pPr>
      <w:r>
        <w:rPr>
          <w:rFonts w:ascii="Calibri" w:hAnsi="Calibri" w:eastAsia="Calibri" w:cs="Calibri"/>
          <w:b/>
          <w:color w:val="000000"/>
          <w:sz w:val="24"/>
        </w:rPr>
        <w:t xml:space="preserve">WS2 Dependency – INF-WS2-04 Streaming Pipeline</w:t>
      </w:r>
      <w:r/>
    </w:p>
    <w:p w14:paraId="6C4D0F5C">
      <w:pPr>
        <w:pBdr/>
        <w:spacing/>
        <w:ind/>
        <w:rPr/>
      </w:pPr>
      <w:r>
        <w:rPr>
          <w:rFonts w:ascii="Calibri" w:hAnsi="Calibri" w:eastAsia="Calibri" w:cs="Calibri"/>
          <w:b w:val="0"/>
          <w:color w:val="000000"/>
          <w:sz w:val="24"/>
        </w:rPr>
        <w:t xml:space="preserve">ANL-WS3-02 (data warehouse agent </w:t>
      </w:r>
      <w:r>
        <w:rPr>
          <w:rFonts w:ascii="Calibri" w:hAnsi="Calibri" w:eastAsia="Calibri" w:cs="Calibri"/>
          <w:b w:val="0"/>
          <w:color w:val="000000"/>
          <w:sz w:val="24"/>
        </w:rPr>
        <w:t xml:space="preserve">feed integration) requires WS2 streaming pipeline in parallel-run or live state. If INF-WS2-04 is delayed beyond Q3 2029, WS3 data warehouse build proceeds with legacy batch feed and migrates to streaming on INF-WS2-04 go-live, with no WS3 timeline impact.</w:t>
      </w:r>
      <w:r/>
    </w:p>
    <w:p w14:paraId="620E0DCD">
      <w:pPr>
        <w:pBdr/>
        <w:spacing/>
        <w:ind/>
        <w:rPr/>
      </w:pPr>
      <w:r>
        <w:rPr>
          <w:rFonts w:ascii="Calibri" w:hAnsi="Calibri" w:eastAsia="Calibri" w:cs="Calibri"/>
          <w:b/>
          <w:color w:val="000000"/>
          <w:sz w:val="24"/>
        </w:rPr>
        <w:t xml:space="preserve">WS1 Dependency – Intelligence Enhancement Outputs</w:t>
      </w:r>
      <w:r/>
    </w:p>
    <w:p w14:paraId="70E4CAFD">
      <w:pPr>
        <w:pBdr/>
        <w:spacing/>
        <w:ind/>
        <w:rPr/>
      </w:pPr>
      <w:r>
        <w:rPr>
          <w:rFonts w:ascii="Calibri" w:hAnsi="Calibri" w:eastAsia="Calibri" w:cs="Calibri"/>
          <w:b w:val="0"/>
          <w:color w:val="000000"/>
          <w:sz w:val="24"/>
        </w:rPr>
        <w:t xml:space="preserve">Predictive analytics models (ANL-WS3-04) use WS1 Group A–D enhancement outputs as model features. WS1 team provides feature specifications to WS3 by end Q3 2029. WS3 model training begins when WS1-M3 (Q2 2029) baseline data is available.</w:t>
      </w:r>
      <w:r/>
    </w:p>
    <w:p w14:paraId="4F66EABB">
      <w:pPr>
        <w:pBdr/>
        <w:spacing/>
        <w:ind/>
        <w:rPr/>
      </w:pPr>
      <w:r>
        <w:rPr>
          <w:rFonts w:ascii="Calibri" w:hAnsi="Calibri" w:eastAsia="Calibri" w:cs="Calibri"/>
          <w:b/>
          <w:color w:val="000000"/>
          <w:sz w:val="24"/>
        </w:rPr>
        <w:t xml:space="preserve">WS4 Dependency – GV2-P1 Programme Mandate Policy</w:t>
      </w:r>
      <w:r/>
    </w:p>
    <w:p w14:paraId="13AFAC58">
      <w:pPr>
        <w:pBdr/>
        <w:spacing/>
        <w:ind/>
        <w:rPr/>
      </w:pPr>
      <w:r>
        <w:rPr>
          <w:rFonts w:ascii="Calibri" w:hAnsi="Calibri" w:eastAsia="Calibri" w:cs="Calibri"/>
          <w:b w:val="0"/>
          <w:color w:val="000000"/>
          <w:sz w:val="24"/>
        </w:rPr>
        <w:t xml:space="preserve">Automated SC report templates (ANL-WS3-05) must align with GV2-P1 Programme Mandate Policy from WS4. If WS4 GV2-P1 is delayed beyond Q4 2029, ANL-WS3-05 proceeds with existing report templates and is updated post-WS4 at no additional cost.</w:t>
      </w:r>
      <w:r/>
    </w:p>
    <w:p w14:paraId="282F42E9">
      <w:pPr>
        <w:pBdr/>
        <w:spacing/>
        <w:ind/>
        <w:rPr/>
      </w:pPr>
      <w:r>
        <w:rPr>
          <w:rFonts w:ascii="Calibri" w:hAnsi="Calibri" w:eastAsia="Calibri" w:cs="Calibri"/>
          <w:b/>
          <w:color w:val="000000"/>
          <w:sz w:val="24"/>
        </w:rPr>
        <w:t xml:space="preserve">Section 23 – SC Charter &amp; Reporting Calendar</w:t>
      </w:r>
      <w:r/>
    </w:p>
    <w:p w14:paraId="07427479">
      <w:pPr>
        <w:pBdr/>
        <w:spacing/>
        <w:ind/>
        <w:rPr/>
      </w:pPr>
      <w:r>
        <w:rPr>
          <w:rFonts w:ascii="Calibri" w:hAnsi="Calibri" w:eastAsia="Calibri" w:cs="Calibri"/>
          <w:b w:val="0"/>
          <w:color w:val="000000"/>
          <w:sz w:val="24"/>
        </w:rPr>
        <w:t xml:space="preserve">WS3 automated reports are scheduled in alignment with the SC Charter reporting calendar (Section 23). Quarterly packs target 10 days before each SC meeting. Annual review packs target 20 days before the APR session.</w:t>
      </w:r>
      <w:r/>
    </w:p>
    <w:p w14:paraId="2A130B0A">
      <w:pPr>
        <w:pBdr/>
        <w:spacing/>
        <w:ind/>
        <w:rPr/>
      </w:pPr>
      <w:r>
        <w:rPr>
          <w:rFonts w:ascii="Calibri" w:hAnsi="Calibri" w:eastAsia="Calibri" w:cs="Calibri"/>
          <w:b/>
          <w:color w:val="2e75b6"/>
          <w:sz w:val="28"/>
        </w:rPr>
        <w:t xml:space="preserve">36.6 Milestones</w:t>
      </w:r>
      <w:r/>
    </w:p>
    <w:p w14:paraId="5BBED1ED">
      <w:pPr>
        <w:pBdr/>
        <w:spacing/>
        <w:ind/>
        <w:rPr/>
      </w:pPr>
      <w:r>
        <w:rPr>
          <w:rFonts w:ascii="Calibri" w:hAnsi="Calibri" w:eastAsia="Calibri" w:cs="Calibri"/>
          <w:b/>
          <w:color w:val="000000"/>
          <w:sz w:val="24"/>
        </w:rPr>
        <w:t xml:space="preserve">WS3-M1 (Q3 2029)</w:t>
      </w:r>
      <w:r/>
    </w:p>
    <w:p w14:paraId="07FD6BEC">
      <w:pPr>
        <w:pBdr/>
        <w:spacing/>
        <w:ind/>
        <w:rPr/>
      </w:pPr>
      <w:r>
        <w:rPr>
          <w:rFonts w:ascii="Calibri" w:hAnsi="Calibri" w:eastAsia="Calibri" w:cs="Calibri"/>
          <w:b w:val="0"/>
          <w:color w:val="000000"/>
          <w:sz w:val="24"/>
        </w:rPr>
        <w:t xml:space="preserve">Analytics requirements and data model design complete (ANL-WS3-01). Analytics Requirements Document v1 issued. Data warehouse build commenced (ANL-WS3-02 phase 1).</w:t>
      </w:r>
      <w:r/>
    </w:p>
    <w:p w14:paraId="34DC00D1">
      <w:pPr>
        <w:pBdr/>
        <w:spacing/>
        <w:ind/>
        <w:rPr/>
      </w:pPr>
      <w:r>
        <w:rPr>
          <w:rFonts w:ascii="Calibri" w:hAnsi="Calibri" w:eastAsia="Calibri" w:cs="Calibri"/>
          <w:b/>
          <w:color w:val="000000"/>
          <w:sz w:val="24"/>
        </w:rPr>
        <w:t xml:space="preserve">WS3-M2 (Q3 2029)</w:t>
      </w:r>
      <w:r/>
    </w:p>
    <w:p w14:paraId="75D1CF8D">
      <w:pPr>
        <w:pBdr/>
        <w:spacing/>
        <w:ind/>
        <w:rPr/>
      </w:pPr>
      <w:r>
        <w:rPr>
          <w:rFonts w:ascii="Calibri" w:hAnsi="Calibri" w:eastAsia="Calibri" w:cs="Calibri"/>
          <w:b w:val="0"/>
          <w:color w:val="000000"/>
          <w:sz w:val="24"/>
        </w:rPr>
        <w:t xml:space="preserve">Analytics data warehouse live and all 28 agent feeds integrated (ANL-WS3-02). Dashboard development commenced (ANL-WS3-03 phase 1). Streaming pipeline ingestion validated.</w:t>
      </w:r>
      <w:r/>
    </w:p>
    <w:p w14:paraId="4B17CE14">
      <w:pPr>
        <w:pBdr/>
        <w:spacing/>
        <w:ind/>
        <w:rPr/>
      </w:pPr>
      <w:r>
        <w:rPr>
          <w:rFonts w:ascii="Calibri" w:hAnsi="Calibri" w:eastAsia="Calibri" w:cs="Calibri"/>
          <w:b/>
          <w:color w:val="000000"/>
          <w:sz w:val="24"/>
        </w:rPr>
        <w:t xml:space="preserve">WS3-M3 (Q4 2029)</w:t>
      </w:r>
      <w:r/>
    </w:p>
    <w:p w14:paraId="532349DB">
      <w:pPr>
        <w:pBdr/>
        <w:spacing/>
        <w:ind/>
        <w:rPr/>
      </w:pPr>
      <w:r>
        <w:rPr>
          <w:rFonts w:ascii="Calibri" w:hAnsi="Calibri" w:eastAsia="Calibri" w:cs="Calibri"/>
          <w:b w:val="0"/>
          <w:color w:val="000000"/>
          <w:sz w:val="24"/>
        </w:rPr>
        <w:t xml:space="preserve">Cross-agent performance dashboard go-live (ANL-WS3-03). UAT completed and signed off by Programme Director. Predictive analytics models deployed and validated against 12-month backtest (ANL-WS3-04).</w:t>
      </w:r>
      <w:r/>
    </w:p>
    <w:p w14:paraId="6362CD59">
      <w:pPr>
        <w:pBdr/>
        <w:spacing/>
        <w:ind/>
        <w:rPr/>
      </w:pPr>
      <w:r>
        <w:rPr>
          <w:rFonts w:ascii="Calibri" w:hAnsi="Calibri" w:eastAsia="Calibri" w:cs="Calibri"/>
          <w:b/>
          <w:color w:val="000000"/>
          <w:sz w:val="24"/>
        </w:rPr>
        <w:t xml:space="preserve">WS3-M4 (Q4 2029 – Q1 2030)</w:t>
      </w:r>
      <w:r/>
    </w:p>
    <w:p w14:paraId="026CFB08">
      <w:pPr>
        <w:pBdr/>
        <w:spacing/>
        <w:ind/>
        <w:rPr/>
      </w:pPr>
      <w:r>
        <w:rPr>
          <w:rFonts w:ascii="Calibri" w:hAnsi="Calibri" w:eastAsia="Calibri" w:cs="Calibri"/>
          <w:b w:val="0"/>
          <w:color w:val="000000"/>
          <w:sz w:val="24"/>
        </w:rPr>
        <w:t xml:space="preserve">Automated SC report generation live (ANL-WS3-05). First automated quarterly pack reviewed and approved by Programme Director. SC reporting calendar integration confirmed.</w:t>
      </w:r>
      <w:r/>
    </w:p>
    <w:p w14:paraId="26D8448F">
      <w:pPr>
        <w:pBdr/>
        <w:spacing/>
        <w:ind/>
        <w:rPr/>
      </w:pPr>
      <w:r>
        <w:rPr>
          <w:rFonts w:ascii="Calibri" w:hAnsi="Calibri" w:eastAsia="Calibri" w:cs="Calibri"/>
          <w:b/>
          <w:color w:val="000000"/>
          <w:sz w:val="24"/>
        </w:rPr>
        <w:t xml:space="preserve">WS3-M5 (Q1 2030)</w:t>
      </w:r>
      <w:r/>
    </w:p>
    <w:p w14:paraId="1DAB5E72">
      <w:pPr>
        <w:pBdr/>
        <w:spacing/>
        <w:ind/>
        <w:rPr/>
      </w:pPr>
      <w:r>
        <w:rPr>
          <w:rFonts w:ascii="Calibri" w:hAnsi="Calibri" w:eastAsia="Calibri" w:cs="Calibri"/>
          <w:b w:val="0"/>
          <w:color w:val="000000"/>
          <w:sz w:val="24"/>
        </w:rPr>
        <w:t xml:space="preserve">WS3 closure: all six checkpoints signed off. Client intelligence reporting integration complete (ANL-WS3-06). DPO compliance review passed. AMD-003 WS3 formally closed at Steering Committee.</w:t>
      </w:r>
      <w:r/>
    </w:p>
    <w:p>
      <w:pPr>
        <w:spacing w:before="320" w:after="100"/>
        <w:rPr/>
      </w:pPr>
      <w:r>
        <w:rPr>
          <w:b/>
          <w:bCs/>
          <w:sz w:val="36"/>
          <w:szCs w:val="36"/>
          <w:color w:val="1f2d5a"/>
        </w:rPr>
        <w:t xml:space="preserve">37. AMD-003 WS5 - Phase E Scoping</w:t>
      </w:r>
    </w:p>
    <w:p>
      <w:pPr>
        <w:spacing w:before="200" w:after="80"/>
        <w:rPr/>
      </w:pPr>
      <w:r>
        <w:rPr>
          <w:b/>
          <w:bCs/>
          <w:sz w:val="28"/>
          <w:szCs w:val="28"/>
          <w:color w:val="2e75b6"/>
        </w:rPr>
        <w:t xml:space="preserve">37.1 Overview</w:t>
      </w:r>
    </w:p>
    <w:p>
      <w:pPr>
        <w:spacing w:before="0" w:after="100"/>
        <w:rPr/>
      </w:pPr>
      <w:r>
        <w:rPr>
          <w:sz w:val="24"/>
          <w:szCs w:val="24"/>
        </w:rPr>
        <w:t xml:space="preserve">AMD-003 Workstream 5 (WS5) commissions a formal scoping study for Phase E - the next strategic expansion of the MONOLITH/DAPH Decor AI Agent Programme beyond the 28-agent Phase D configuration. WS5 is classified Priority 2 (P2) and is conditional upon Steering Committee resolution SC-2029-06, anticipated Q4 2029. Authorisation budget: 0.8M THB. Conditional execution timeline: Q4 2029 - Q2 2030 (scoping); Q3 2030+ (execution, subject to AMD-004 approval).</w:t>
      </w:r>
    </w:p>
    <w:p>
      <w:pPr>
        <w:spacing w:before="0" w:after="100"/>
        <w:rPr/>
      </w:pPr>
      <w:r>
        <w:rPr>
          <w:sz w:val="24"/>
          <w:szCs w:val="24"/>
        </w:rPr>
        <w:t xml:space="preserve">WS5 is sequenced to begin after AMD-003 WS1 completion (Q3 2029) and draws on analytics outputs from WS3 (ANL-WS3-05 automated SC reports) to inform the Phase E business case. The deliverable is a complete AMD-004 Programme Definition Document for SC review.</w:t>
      </w:r>
    </w:p>
    <w:p>
      <w:pPr>
        <w:spacing w:before="200" w:after="80"/>
        <w:rPr/>
      </w:pPr>
      <w:r>
        <w:rPr>
          <w:b/>
          <w:bCs/>
          <w:sz w:val="28"/>
          <w:szCs w:val="28"/>
          <w:color w:val="2e75b6"/>
        </w:rPr>
        <w:t xml:space="preserve">37.2 Scope of Work</w:t>
      </w:r>
    </w:p>
    <w:p>
      <w:pPr>
        <w:spacing w:before="200" w:after="80"/>
        <w:rPr/>
      </w:pPr>
      <w:r>
        <w:rPr>
          <w:b/>
          <w:bCs/>
          <w:sz w:val="28"/>
          <w:szCs w:val="28"/>
          <w:color w:val="2e75b6"/>
        </w:rPr>
        <w:t xml:space="preserve">37.2.1 Phase E Agent Expansion Study</w:t>
      </w:r>
    </w:p>
    <w:p>
      <w:pPr>
        <w:spacing w:before="0" w:after="100"/>
        <w:rPr/>
      </w:pPr>
      <w:r>
        <w:rPr>
          <w:sz w:val="24"/>
          <w:szCs w:val="24"/>
        </w:rPr>
        <w:t xml:space="preserve">Structured assessment of agent roles required beyond the current 28-agent roster. Scope includes gap analysis against service-line demand, Group A-D capacity utilisation data from WS3 dashboards, and a shortlist of up to 6 candidate new agent profiles. Outputs feed directly into the AMD-004 programme definition and budget model.</w:t>
      </w:r>
    </w:p>
    <w:p>
      <w:pPr>
        <w:spacing w:before="200" w:after="80"/>
        <w:rPr/>
      </w:pPr>
      <w:r>
        <w:rPr>
          <w:b/>
          <w:bCs/>
          <w:sz w:val="28"/>
          <w:szCs w:val="28"/>
          <w:color w:val="2e75b6"/>
        </w:rPr>
        <w:t xml:space="preserve">37.2.2 Technology Refresh Assessment</w:t>
      </w:r>
    </w:p>
    <w:p>
      <w:pPr>
        <w:spacing w:before="0" w:after="100"/>
        <w:rPr/>
      </w:pPr>
      <w:r>
        <w:rPr>
          <w:sz w:val="24"/>
          <w:szCs w:val="24"/>
        </w:rPr>
        <w:t xml:space="preserve">Evaluation of next-generation AI/ML platforms and infrastructure options for Phase E. Assessment covers LLM model refresh cycles, vector-store scalability beyond WS2 INF-WS2-03 specifications, and edge-compute options for on-site client deployments. Findings delivered as a Technology Options Report aligned to GV2-P3 vendor management policy.</w:t>
      </w:r>
    </w:p>
    <w:p>
      <w:pPr>
        <w:spacing w:before="200" w:after="80"/>
        <w:rPr/>
      </w:pPr>
      <w:r>
        <w:rPr>
          <w:b/>
          <w:bCs/>
          <w:sz w:val="28"/>
          <w:szCs w:val="28"/>
          <w:color w:val="2e75b6"/>
        </w:rPr>
        <w:t xml:space="preserve">37.2.3 Operational Capacity Planning</w:t>
      </w:r>
    </w:p>
    <w:p>
      <w:pPr>
        <w:spacing w:before="0" w:after="100"/>
        <w:rPr/>
      </w:pPr>
      <w:r>
        <w:rPr>
          <w:sz w:val="24"/>
          <w:szCs w:val="24"/>
        </w:rPr>
        <w:t xml:space="preserve">Workforce, licensing, and infrastructure requirements for Phase E operations. Includes headcount modelling for supervisory and QA roles, infrastructure cost projections at three growth scenarios (conservative / base / aggressive), and a risk register covering regulatory, technology, and talent dependencies. Deliverable: Capacity and Budget Model approved at SC-2029-06.</w:t>
      </w:r>
    </w:p>
    <w:p>
      <w:pPr>
        <w:spacing w:before="200" w:after="80"/>
        <w:rPr/>
      </w:pPr>
      <w:r>
        <w:rPr>
          <w:b/>
          <w:bCs/>
          <w:sz w:val="28"/>
          <w:szCs w:val="28"/>
          <w:color w:val="2e75b6"/>
        </w:rPr>
        <w:t xml:space="preserve">37.2.4 Client Service Innovation Roadmap</w:t>
      </w:r>
    </w:p>
    <w:p>
      <w:pPr>
        <w:spacing w:before="0" w:after="100"/>
        <w:rPr/>
      </w:pPr>
      <w:r>
        <w:rPr>
          <w:sz w:val="24"/>
          <w:szCs w:val="24"/>
        </w:rPr>
        <w:t xml:space="preserve">Identification of new service lines enabled by Phase E capabilities, informed by WS3 Client Intelligence Reporting (Ember #23, Shore #25) and client portal usage data. Roadmap covers up to 4 new service propositions, revenue projections per proposition, and PDPA/GDPR compliance pre-screening. DPO sign-off required before SC submission.</w:t>
      </w:r>
    </w:p>
    <w:p>
      <w:pPr>
        <w:spacing w:before="200" w:after="80"/>
        <w:rPr/>
      </w:pPr>
      <w:r>
        <w:rPr>
          <w:b/>
          <w:bCs/>
          <w:sz w:val="28"/>
          <w:szCs w:val="28"/>
          <w:color w:val="2e75b6"/>
        </w:rPr>
        <w:t xml:space="preserve">37.2.5 AMD-004 Programme Definition Document</w:t>
      </w:r>
    </w:p>
    <w:p>
      <w:pPr>
        <w:spacing w:before="0" w:after="100"/>
        <w:rPr/>
      </w:pPr>
      <w:r>
        <w:rPr>
          <w:sz w:val="24"/>
          <w:szCs w:val="24"/>
        </w:rPr>
        <w:t xml:space="preserve">Consolidated programme definition document integrating all WS5 outputs: agent expansion plan, technology roadmap, capacity model, and client innovation roadmap. Document follows GV2-P1 governance template and Section 23 SC Charter format. AMD-004 requires full SC approval (resolution SC-2030-01 or equivalent) before execution funding is released.</w:t>
      </w:r>
    </w:p>
    <w:p>
      <w:pPr>
        <w:spacing w:before="200" w:after="80"/>
        <w:rPr/>
      </w:pPr>
      <w:r>
        <w:rPr>
          <w:b/>
          <w:bCs/>
          <w:sz w:val="28"/>
          <w:szCs w:val="28"/>
          <w:color w:val="2e75b6"/>
        </w:rPr>
        <w:t xml:space="preserve">37.3 WS5 Implementation Checklist</w:t>
      </w:r>
    </w:p>
    <w:p>
      <w:pPr>
        <w:spacing w:before="0" w:after="80"/>
        <w:ind w:left="400"/>
        <w:rPr/>
      </w:pPr>
      <w:r>
        <w:rPr>
          <w:sz w:val="24"/>
          <w:szCs w:val="24"/>
        </w:rPr>
        <w:t xml:space="preserve">[ ]  PHE-WS5-01  |  Scoping Charter and SC-2029-06 Mandate confirmed  |  Target: Q4 2029</w:t>
      </w:r>
    </w:p>
    <w:p>
      <w:pPr>
        <w:spacing w:before="0" w:after="80"/>
        <w:ind w:left="400"/>
        <w:rPr/>
      </w:pPr>
      <w:r>
        <w:rPr>
          <w:sz w:val="24"/>
          <w:szCs w:val="24"/>
        </w:rPr>
        <w:t xml:space="preserve">[ ]  PHE-WS5-02  |  Phase E Agent Expansion Study delivered  |  Target: Q4 2029</w:t>
      </w:r>
    </w:p>
    <w:p>
      <w:pPr>
        <w:spacing w:before="0" w:after="80"/>
        <w:ind w:left="400"/>
        <w:rPr/>
      </w:pPr>
      <w:r>
        <w:rPr>
          <w:sz w:val="24"/>
          <w:szCs w:val="24"/>
        </w:rPr>
        <w:t xml:space="preserve">[ ]  PHE-WS5-03  |  Technology Refresh Assessment Report approved  |  Target: Q1 2030</w:t>
      </w:r>
    </w:p>
    <w:p>
      <w:pPr>
        <w:spacing w:before="0" w:after="80"/>
        <w:ind w:left="400"/>
        <w:rPr/>
      </w:pPr>
      <w:r>
        <w:rPr>
          <w:sz w:val="24"/>
          <w:szCs w:val="24"/>
        </w:rPr>
        <w:t xml:space="preserve">[ ]  PHE-WS5-04  |  Operational Capacity and Budget Model approved at SC  |  Target: Q1 2030</w:t>
      </w:r>
    </w:p>
    <w:p>
      <w:pPr>
        <w:spacing w:before="0" w:after="80"/>
        <w:ind w:left="400"/>
        <w:rPr/>
      </w:pPr>
      <w:r>
        <w:rPr>
          <w:sz w:val="24"/>
          <w:szCs w:val="24"/>
        </w:rPr>
        <w:t xml:space="preserve">[ ]  PHE-WS5-05  |  Client Service Innovation Roadmap signed off (DPO + SC)  |  Target: Q1 2030</w:t>
      </w:r>
    </w:p>
    <w:p>
      <w:pPr>
        <w:spacing w:before="0" w:after="80"/>
        <w:ind w:left="400"/>
        <w:rPr/>
      </w:pPr>
      <w:r>
        <w:rPr>
          <w:sz w:val="24"/>
          <w:szCs w:val="24"/>
        </w:rPr>
        <w:t xml:space="preserve">[ ]  PHE-WS5-06  |  AMD-004 Programme Definition Document delivered to SC  |  Target: Q2 2030</w:t>
      </w:r>
    </w:p>
    <w:p>
      <w:pPr>
        <w:spacing w:before="200" w:after="80"/>
        <w:rPr/>
      </w:pPr>
      <w:r>
        <w:rPr>
          <w:b/>
          <w:bCs/>
          <w:sz w:val="28"/>
          <w:szCs w:val="28"/>
          <w:color w:val="2e75b6"/>
        </w:rPr>
        <w:t xml:space="preserve">37.4 Governance and Dependencies</w:t>
      </w:r>
    </w:p>
    <w:p>
      <w:pPr>
        <w:spacing w:before="0" w:after="100"/>
        <w:rPr/>
      </w:pPr>
      <w:r>
        <w:rPr>
          <w:sz w:val="24"/>
          <w:szCs w:val="24"/>
        </w:rPr>
        <w:t xml:space="preserve">SC-2029-06 is the conditional authorisation gate for WS5. If SC-2029-06 is deferred or rejected, WS5 is placed in abeyance and AMD-003 closes on WS1-WS4 completion. No WS5 expenditure may be committed prior to SC-2029-06 resolution.</w:t>
      </w:r>
    </w:p>
    <w:p>
      <w:pPr>
        <w:spacing w:before="0" w:after="80"/>
        <w:ind w:left="400"/>
        <w:rPr/>
      </w:pPr>
      <w:r>
        <w:rPr>
          <w:sz w:val="24"/>
          <w:szCs w:val="24"/>
        </w:rPr>
        <w:t xml:space="preserve">WS1 / AEI-WS1 completion (Q3 2029): required before agent expansion analysis can draw on finalised throughput and accuracy benchmarks.</w:t>
      </w:r>
    </w:p>
    <w:p>
      <w:pPr>
        <w:spacing w:before="0" w:after="80"/>
        <w:ind w:left="400"/>
        <w:rPr/>
      </w:pPr>
      <w:r>
        <w:rPr>
          <w:sz w:val="24"/>
          <w:szCs w:val="24"/>
        </w:rPr>
        <w:t xml:space="preserve">WS3 / ANL-WS3-05 Automated SC Reports (Q4 2029): client intelligence and performance data required for Client Service Innovation Roadmap.</w:t>
      </w:r>
    </w:p>
    <w:p>
      <w:pPr>
        <w:spacing w:before="0" w:after="80"/>
        <w:ind w:left="400"/>
        <w:rPr/>
      </w:pPr>
      <w:r>
        <w:rPr>
          <w:sz w:val="24"/>
          <w:szCs w:val="24"/>
        </w:rPr>
        <w:t xml:space="preserve">WS4 / GV2-P1 Governance Template: AMD-004 Programme Definition Document must align to GV2-P1; fallback to existing SC Charter template if GV2-P1 is delayed.</w:t>
      </w:r>
    </w:p>
    <w:p>
      <w:pPr>
        <w:spacing w:before="0" w:after="80"/>
        <w:ind w:left="400"/>
        <w:rPr/>
      </w:pPr>
      <w:r>
        <w:rPr>
          <w:sz w:val="24"/>
          <w:szCs w:val="24"/>
        </w:rPr>
        <w:t xml:space="preserve">Section 23 SC Charter: SC-2029-06 agenda slot must be reserved per charter reporting calendar no later than 8 weeks before the Q4 2029 SC meeting.</w:t>
      </w:r>
    </w:p>
    <w:p>
      <w:pPr>
        <w:spacing w:before="0" w:after="80"/>
        <w:ind w:left="400"/>
        <w:rPr/>
      </w:pPr>
      <w:r>
        <w:rPr>
          <w:sz w:val="24"/>
          <w:szCs w:val="24"/>
        </w:rPr>
        <w:t xml:space="preserve">DPO Review: Client Service Innovation Roadmap (37.2.4) requires DPO clearance before submission to SC-2029-06.</w:t>
      </w:r>
    </w:p>
    <w:p>
      <w:pPr>
        <w:spacing w:before="200" w:after="80"/>
        <w:rPr/>
      </w:pPr>
      <w:r>
        <w:rPr>
          <w:b/>
          <w:bCs/>
          <w:sz w:val="28"/>
          <w:szCs w:val="28"/>
          <w:color w:val="2e75b6"/>
        </w:rPr>
        <w:t xml:space="preserve">37.5 Milestones</w:t>
      </w:r>
    </w:p>
    <w:p>
      <w:pPr>
        <w:spacing w:before="0" w:after="80"/>
        <w:ind w:left="400"/>
        <w:rPr/>
      </w:pPr>
      <w:r>
        <w:rPr>
          <w:sz w:val="24"/>
          <w:szCs w:val="24"/>
        </w:rPr>
        <w:t xml:space="preserve">WS5-M1  (Q4 2029)  -  SC-2029-06 conditional authorisation obtained; Scoping Charter signed</w:t>
      </w:r>
    </w:p>
    <w:p>
      <w:pPr>
        <w:spacing w:before="0" w:after="80"/>
        <w:ind w:left="400"/>
        <w:rPr/>
      </w:pPr>
      <w:r>
        <w:rPr>
          <w:sz w:val="24"/>
          <w:szCs w:val="24"/>
        </w:rPr>
        <w:t xml:space="preserve">WS5-M2  (Q4 2029)  -  Phase E Agent Expansion Study and Technology Refresh Assessment complete</w:t>
      </w:r>
    </w:p>
    <w:p>
      <w:pPr>
        <w:spacing w:before="0" w:after="80"/>
        <w:ind w:left="400"/>
        <w:rPr/>
      </w:pPr>
      <w:r>
        <w:rPr>
          <w:sz w:val="24"/>
          <w:szCs w:val="24"/>
        </w:rPr>
        <w:t xml:space="preserve">WS5-M3  (Q1 2030)  -  Operational Capacity and Budget Model approved by CFO and SC</w:t>
      </w:r>
    </w:p>
    <w:p>
      <w:pPr>
        <w:spacing w:before="0" w:after="80"/>
        <w:ind w:left="400"/>
        <w:rPr/>
      </w:pPr>
      <w:r>
        <w:rPr>
          <w:sz w:val="24"/>
          <w:szCs w:val="24"/>
        </w:rPr>
        <w:t xml:space="preserve">WS5-M4  (Q1 2030)  -  Client Service Innovation Roadmap approved (DPO sign-off included)</w:t>
      </w:r>
    </w:p>
    <w:p>
      <w:pPr>
        <w:spacing w:before="0" w:after="80"/>
        <w:ind w:left="400"/>
        <w:rPr/>
      </w:pPr>
      <w:r>
        <w:rPr>
          <w:sz w:val="24"/>
          <w:szCs w:val="24"/>
        </w:rPr>
        <w:t xml:space="preserve">WS5-M5  (Q2 2030)  -  AMD-004 Programme Definition Document submitted to SC for approval</w:t>
      </w:r>
    </w:p>
    <w:p>
      <w:pPr>
        <w:spacing w:before="320" w:after="100"/>
        <w:rPr/>
      </w:pPr>
      <w:r>
        <w:rPr>
          <w:b/>
          <w:bCs/>
          <w:sz w:val="36"/>
          <w:szCs w:val="36"/>
          <w:color w:val="1f2d5a"/>
        </w:rPr>
        <w:t xml:space="preserve">38. AMD-004 Programme Definition Document</w:t>
      </w:r>
    </w:p>
    <w:p>
      <w:pPr>
        <w:spacing w:before="200" w:after="80"/>
        <w:rPr/>
      </w:pPr>
      <w:r>
        <w:rPr>
          <w:b/>
          <w:bCs/>
          <w:sz w:val="28"/>
          <w:szCs w:val="28"/>
          <w:color w:val="2e75b6"/>
        </w:rPr>
        <w:t xml:space="preserve">38.1 Programme Overview</w:t>
      </w:r>
    </w:p>
    <w:p>
      <w:pPr>
        <w:spacing w:before="0" w:after="100"/>
        <w:rPr/>
      </w:pPr>
      <w:r>
        <w:rPr>
          <w:sz w:val="24"/>
          <w:szCs w:val="24"/>
        </w:rPr>
        <w:t xml:space="preserve">AMD-004 is the successor programme to AMD-003, constituting the next strategic phase of the MONOLITH/DAPH Decor AI Agent initiative. The AMD-004 Programme Definition Document (PDD) is the formal charter submission prepared in accordance with the GV2-P1 template and SC Charter format established under AMD-003 WS4 Governance Framework v2.0. It consolidates all Phase E scoping outputs from AMD-003 WS5 (PHE-WS5-01 through PHE-WS5-05) into a single ratification-ready programme document.</w:t>
      </w:r>
    </w:p>
    <w:p>
      <w:pPr>
        <w:spacing w:before="0" w:after="100"/>
        <w:rPr/>
      </w:pPr>
      <w:r>
        <w:rPr>
          <w:sz w:val="24"/>
          <w:szCs w:val="24"/>
        </w:rPr>
        <w:t xml:space="preserve">Programme status: Conditional on SC-2030-01 approval (SC meeting Q3 2030; 8-week agenda notice per Section 23 SC Charter calendar). Indicative budget envelope: 5.2M THB across three fiscal years (FY2031-FY2033), subject to SC ratification. Programme mobilisation target: Q3 2030. Delivery horizon: Q4 2030 - Q2 2033.</w:t>
      </w:r>
    </w:p>
    <w:p>
      <w:pPr>
        <w:spacing w:before="200" w:after="80"/>
        <w:rPr/>
      </w:pPr>
      <w:r>
        <w:rPr>
          <w:b/>
          <w:bCs/>
          <w:sz w:val="28"/>
          <w:szCs w:val="28"/>
          <w:color w:val="2e75b6"/>
        </w:rPr>
        <w:t xml:space="preserve">38.2 Programme Objectives</w:t>
      </w:r>
    </w:p>
    <w:p>
      <w:pPr>
        <w:spacing w:before="0" w:after="80"/>
        <w:ind w:left="400"/>
        <w:rPr/>
      </w:pPr>
      <w:r>
        <w:rPr>
          <w:sz w:val="24"/>
          <w:szCs w:val="24"/>
        </w:rPr>
        <w:t xml:space="preserve">Expand the DAPH agent roster to up to 34 agents via Phase E recruitment based on PHE-WS5-01 expansion study outputs (Group A-D gap analysis).</w:t>
      </w:r>
    </w:p>
    <w:p>
      <w:pPr>
        <w:spacing w:before="0" w:after="80"/>
        <w:ind w:left="400"/>
        <w:rPr/>
      </w:pPr>
      <w:r>
        <w:rPr>
          <w:sz w:val="24"/>
          <w:szCs w:val="24"/>
        </w:rPr>
        <w:t xml:space="preserve">Advance technology infrastructure to next-generation specifications: LLM refresh, edge-compute deployment, and vector-store scalability beyond INF-WS2-03 thresholds.</w:t>
      </w:r>
    </w:p>
    <w:p>
      <w:pPr>
        <w:spacing w:before="0" w:after="80"/>
        <w:ind w:left="400"/>
        <w:rPr/>
      </w:pPr>
      <w:r>
        <w:rPr>
          <w:sz w:val="24"/>
          <w:szCs w:val="24"/>
        </w:rPr>
        <w:t xml:space="preserve">Deliver up to 4 new client-facing service lines identified in the WS5 Client Service Innovation Roadmap (PHE-WS5-05), with agents Ember (#23) and Shore (#25) as primary delivery leads.</w:t>
      </w:r>
    </w:p>
    <w:p>
      <w:pPr>
        <w:spacing w:before="0" w:after="80"/>
        <w:ind w:left="400"/>
        <w:rPr/>
      </w:pPr>
      <w:r>
        <w:rPr>
          <w:sz w:val="24"/>
          <w:szCs w:val="24"/>
        </w:rPr>
        <w:t xml:space="preserve">Establish a PDPA/GDPR-embedded compliance framework with a dedicated DPO function, extending AMD-003 WS4 governance standards across all new service lines and agent roles.</w:t>
      </w:r>
    </w:p>
    <w:p>
      <w:pPr>
        <w:spacing w:before="0" w:after="80"/>
        <w:ind w:left="400"/>
        <w:rPr/>
      </w:pPr>
      <w:r>
        <w:rPr>
          <w:sz w:val="24"/>
          <w:szCs w:val="24"/>
        </w:rPr>
        <w:t xml:space="preserve">Mature the ANL-WS3 analytics platform to enterprise Level 3, delivering cross-agent predictive analytics, automated client reporting v2.0, and operational intelligence capabilities across the full 34-agent ecosystem.</w:t>
      </w:r>
    </w:p>
    <w:p>
      <w:pPr>
        <w:spacing w:before="200" w:after="80"/>
        <w:rPr/>
      </w:pPr>
      <w:r>
        <w:rPr>
          <w:b/>
          <w:bCs/>
          <w:sz w:val="28"/>
          <w:szCs w:val="28"/>
          <w:color w:val="2e75b6"/>
        </w:rPr>
        <w:t xml:space="preserve">38.3 Proposed Workstream Structure</w:t>
      </w:r>
    </w:p>
    <w:p>
      <w:pPr>
        <w:spacing w:before="200" w:after="80"/>
        <w:rPr/>
      </w:pPr>
      <w:r>
        <w:rPr>
          <w:b/>
          <w:bCs/>
          <w:sz w:val="28"/>
          <w:szCs w:val="28"/>
          <w:color w:val="2e75b6"/>
        </w:rPr>
        <w:t xml:space="preserve">38.3.1 AMD-004 WS-A: Agent Capability Enhancement Phase 2</w:t>
      </w:r>
    </w:p>
    <w:p>
      <w:pPr>
        <w:spacing w:before="0" w:after="100"/>
        <w:rPr/>
      </w:pPr>
      <w:r>
        <w:rPr>
          <w:sz w:val="24"/>
          <w:szCs w:val="24"/>
        </w:rPr>
        <w:t xml:space="preserve">Priority: P1. Budget: 1.0M THB. Timeline: Q4 2030 - Q2 2031. Up to 6 new agent profiles identified through PHE-WS5-01 expansion study. Scope includes agent specification, integration testing, and SLA Group calibration aligned to S17 group structures. Builds on AMD-003 WS1 AEI-WS1 agent intelligence framework and the 28-agent Phase D baseline.</w:t>
      </w:r>
    </w:p>
    <w:p>
      <w:pPr>
        <w:spacing w:before="200" w:after="80"/>
        <w:rPr/>
      </w:pPr>
      <w:r>
        <w:rPr>
          <w:b/>
          <w:bCs/>
          <w:sz w:val="28"/>
          <w:szCs w:val="28"/>
          <w:color w:val="2e75b6"/>
        </w:rPr>
        <w:t xml:space="preserve">38.3.2 AMD-004 WS-B: Technology Infrastructure Next Generation</w:t>
      </w:r>
    </w:p>
    <w:p>
      <w:pPr>
        <w:spacing w:before="0" w:after="100"/>
        <w:rPr/>
      </w:pPr>
      <w:r>
        <w:rPr>
          <w:sz w:val="24"/>
          <w:szCs w:val="24"/>
        </w:rPr>
        <w:t xml:space="preserve">Priority: P1. Budget: 1.1M THB. Timeline: Q4 2030 - Q3 2031. Implements recommendations from PHE-WS5-02 Technology Refresh Report. Deliverables include: LLM model refresh cycle, edge-compute pilot for distributed agent processing, and vector-store v3 upgrade beyond INF-WS2-03. GV2-P3 vendor management policy applies throughout procurement cycle.</w:t>
      </w:r>
    </w:p>
    <w:p>
      <w:pPr>
        <w:spacing w:before="200" w:after="80"/>
        <w:rPr/>
      </w:pPr>
      <w:r>
        <w:rPr>
          <w:b/>
          <w:bCs/>
          <w:sz w:val="28"/>
          <w:szCs w:val="28"/>
          <w:color w:val="2e75b6"/>
        </w:rPr>
        <w:t xml:space="preserve">38.3.3 AMD-004 WS-C: Client Service Innovation Delivery</w:t>
      </w:r>
    </w:p>
    <w:p>
      <w:pPr>
        <w:spacing w:before="0" w:after="100"/>
        <w:rPr/>
      </w:pPr>
      <w:r>
        <w:rPr>
          <w:sz w:val="24"/>
          <w:szCs w:val="24"/>
        </w:rPr>
        <w:t xml:space="preserve">Priority: P1. Budget: 1.2M THB. Timeline: Q1 2031 - Q4 2031. Delivers up to 4 new service lines from the PHE-WS5-05 Client Innovation Roadmap. Agents Ember (#23) and Shore (#25) assigned as lead delivery agents. All new service lines require individual DPO sign-off for PDPA and GDPR compliance prior to client deployment. Builds on AMD-003 WS3 analytics and client intelligence platform.</w:t>
      </w:r>
    </w:p>
    <w:p>
      <w:pPr>
        <w:spacing w:before="200" w:after="80"/>
        <w:rPr/>
      </w:pPr>
      <w:r>
        <w:rPr>
          <w:b/>
          <w:bCs/>
          <w:sz w:val="28"/>
          <w:szCs w:val="28"/>
          <w:color w:val="2e75b6"/>
        </w:rPr>
        <w:t xml:space="preserve">38.3.4 AMD-004 WS-D: Data &amp; Analytics Maturity Enhancement</w:t>
      </w:r>
    </w:p>
    <w:p>
      <w:pPr>
        <w:spacing w:before="0" w:after="100"/>
        <w:rPr/>
      </w:pPr>
      <w:r>
        <w:rPr>
          <w:sz w:val="24"/>
          <w:szCs w:val="24"/>
        </w:rPr>
        <w:t xml:space="preserve">Priority: P2. Budget: 0.9M THB. Timeline: Q2 2031 - Q1 2032. Advances the ANL-WS3 analytics data warehouse to enterprise data maturity Level 3. Scope includes cross-agent predictive analytics expansion, automated client reporting v2.0 module, and an enhanced intelligence layer for all 34 agents. Sequenced after WS-A agent onboarding and WS-B infrastructure stabilisation.</w:t>
      </w:r>
    </w:p>
    <w:p>
      <w:pPr>
        <w:spacing w:before="200" w:after="80"/>
        <w:rPr/>
      </w:pPr>
      <w:r>
        <w:rPr>
          <w:b/>
          <w:bCs/>
          <w:sz w:val="28"/>
          <w:szCs w:val="28"/>
          <w:color w:val="2e75b6"/>
        </w:rPr>
        <w:t xml:space="preserve">38.3.5 AMD-004 WS-E: Governance Continuity &amp; Compliance</w:t>
      </w:r>
    </w:p>
    <w:p>
      <w:pPr>
        <w:spacing w:before="0" w:after="100"/>
        <w:rPr/>
      </w:pPr>
      <w:r>
        <w:rPr>
          <w:sz w:val="24"/>
          <w:szCs w:val="24"/>
        </w:rPr>
        <w:t xml:space="preserve">Priority: P0. Budget: 1.0M THB. Timeline: Q4 2030 - Q2 2033 (concurrent). Establishes a dedicated DPO function and PDPA/GDPR embedded compliance programme for all AMD-004 activities. Delivers Governance Framework v3.0 building on GV2-P from AMD-003 WS4. Maintains SC Charter format (Section 23) throughout programme lifecycle. Provides regulatory oversight gate for WS-C service line deployments.</w:t>
      </w:r>
    </w:p>
    <w:p>
      <w:pPr>
        <w:spacing w:before="200" w:after="80"/>
        <w:rPr/>
      </w:pPr>
      <w:r>
        <w:rPr>
          <w:b/>
          <w:bCs/>
          <w:sz w:val="28"/>
          <w:szCs w:val="28"/>
          <w:color w:val="2e75b6"/>
        </w:rPr>
        <w:t xml:space="preserve">38.4 Approval &amp; Programme Initiation Checklist</w:t>
      </w:r>
    </w:p>
    <w:p>
      <w:pPr>
        <w:spacing w:before="0" w:after="80"/>
        <w:ind w:left="400"/>
        <w:rPr/>
      </w:pPr>
      <w:r>
        <w:rPr>
          <w:sz w:val="24"/>
          <w:szCs w:val="24"/>
        </w:rPr>
        <w:t xml:space="preserve">PDD-001: Programme Charter Drafting (GV2-P1 template) - Q2 2030 (PHE-WS5-06 deliverable)</w:t>
      </w:r>
    </w:p>
    <w:p>
      <w:pPr>
        <w:spacing w:before="0" w:after="80"/>
        <w:ind w:left="400"/>
        <w:rPr/>
      </w:pPr>
      <w:r>
        <w:rPr>
          <w:sz w:val="24"/>
          <w:szCs w:val="24"/>
        </w:rPr>
        <w:t xml:space="preserve">PDD-002: Budget Envelope Submission to Steering Committee - Q2 2030</w:t>
      </w:r>
    </w:p>
    <w:p>
      <w:pPr>
        <w:spacing w:before="0" w:after="80"/>
        <w:ind w:left="400"/>
        <w:rPr/>
      </w:pPr>
      <w:r>
        <w:rPr>
          <w:sz w:val="24"/>
          <w:szCs w:val="24"/>
        </w:rPr>
        <w:t xml:space="preserve">PDD-003: DPO Review and Sign-off on PDPA/GDPR provisions - Q2 2030</w:t>
      </w:r>
    </w:p>
    <w:p>
      <w:pPr>
        <w:spacing w:before="0" w:after="80"/>
        <w:ind w:left="400"/>
        <w:rPr/>
      </w:pPr>
      <w:r>
        <w:rPr>
          <w:sz w:val="24"/>
          <w:szCs w:val="24"/>
        </w:rPr>
        <w:t xml:space="preserve">PDD-004: SC-2030-01 Approval Gate - Q3 2030 (8-week notice per Section 23 SC Charter)</w:t>
      </w:r>
    </w:p>
    <w:p>
      <w:pPr>
        <w:spacing w:before="0" w:after="80"/>
        <w:ind w:left="400"/>
        <w:rPr/>
      </w:pPr>
      <w:r>
        <w:rPr>
          <w:sz w:val="24"/>
          <w:szCs w:val="24"/>
        </w:rPr>
        <w:t xml:space="preserve">PDD-005: Programme Mobilisation and Workstream WS-A to WS-E Launch - Q3 2030</w:t>
      </w:r>
    </w:p>
    <w:p>
      <w:pPr>
        <w:spacing w:before="0" w:after="80"/>
        <w:ind w:left="400"/>
        <w:rPr/>
      </w:pPr>
      <w:r>
        <w:rPr>
          <w:sz w:val="24"/>
          <w:szCs w:val="24"/>
        </w:rPr>
        <w:t xml:space="preserve">PDD-006: AMD-004 Kick-off, Baseline Establishment, and KPI Registry Activation - Q4 2030</w:t>
      </w:r>
    </w:p>
    <w:p>
      <w:pPr>
        <w:spacing w:before="200" w:after="80"/>
        <w:rPr/>
      </w:pPr>
      <w:r>
        <w:rPr>
          <w:b/>
          <w:bCs/>
          <w:sz w:val="28"/>
          <w:szCs w:val="28"/>
          <w:color w:val="2e75b6"/>
        </w:rPr>
        <w:t xml:space="preserve">38.5 Governance, Dependencies &amp; Approval Pathway</w:t>
      </w:r>
    </w:p>
    <w:p>
      <w:pPr>
        <w:spacing w:before="0" w:after="100"/>
        <w:rPr/>
      </w:pPr>
      <w:r>
        <w:rPr>
          <w:sz w:val="24"/>
          <w:szCs w:val="24"/>
        </w:rPr>
        <w:t xml:space="preserve">Approval gate: SC-2030-01 (Steering Committee Q3 2030 agenda; 8-week notice submission required per Section 23 SC Charter calendar). Programme Office accountable for charter submission by end Q2 2030.</w:t>
      </w:r>
    </w:p>
    <w:p>
      <w:pPr>
        <w:spacing w:before="0" w:after="80"/>
        <w:ind w:left="400"/>
        <w:rPr/>
      </w:pPr>
      <w:r>
        <w:rPr>
          <w:sz w:val="24"/>
          <w:szCs w:val="24"/>
        </w:rPr>
        <w:t xml:space="preserve">If SC-2030-01 approved: AMD-004 mobilisation proceeds Q3 2030; WS-A to WS-E launch Q4 2030.</w:t>
      </w:r>
    </w:p>
    <w:p>
      <w:pPr>
        <w:spacing w:before="0" w:after="80"/>
        <w:ind w:left="400"/>
        <w:rPr/>
      </w:pPr>
      <w:r>
        <w:rPr>
          <w:sz w:val="24"/>
          <w:szCs w:val="24"/>
        </w:rPr>
        <w:t xml:space="preserve">If SC-2030-01 deferred: AMD-004 mobilisation delayed to Q4 2030; AMD-003 remains programme reference baseline; WS5 scoping deliverables archived for resubmission.</w:t>
      </w:r>
    </w:p>
    <w:p>
      <w:pPr>
        <w:spacing w:before="0" w:after="80"/>
        <w:ind w:left="400"/>
        <w:rPr/>
      </w:pPr>
      <w:r>
        <w:rPr>
          <w:sz w:val="24"/>
          <w:szCs w:val="24"/>
        </w:rPr>
        <w:t xml:space="preserve">If SC-2030-01 rejected: AMD-003 constitutes final programme state; individual workstream extension proposals considered separately under standing SC agenda.</w:t>
      </w:r>
    </w:p>
    <w:p>
      <w:pPr>
        <w:spacing w:before="0" w:after="80"/>
        <w:ind w:left="400"/>
        <w:rPr/>
      </w:pPr>
      <w:r>
        <w:rPr>
          <w:sz w:val="24"/>
          <w:szCs w:val="24"/>
        </w:rPr>
        <w:t xml:space="preserve">Key dependencies: PHE-WS5-06 (PDD draft output), SC-2030-01 formal approval, DPO clearance, GV2-P1 template compliance, Section 23 SC Charter calendar slot (Q3 2030).</w:t>
      </w:r>
    </w:p>
    <w:p>
      <w:pPr>
        <w:spacing w:before="200" w:after="80"/>
        <w:rPr/>
      </w:pPr>
      <w:r>
        <w:rPr>
          <w:b/>
          <w:bCs/>
          <w:sz w:val="28"/>
          <w:szCs w:val="28"/>
          <w:color w:val="2e75b6"/>
        </w:rPr>
        <w:t xml:space="preserve">38.6 Indicative Budget Framework</w:t>
      </w:r>
    </w:p>
    <w:p>
      <w:pPr>
        <w:spacing w:before="0" w:after="100"/>
        <w:rPr/>
      </w:pPr>
      <w:r>
        <w:rPr>
          <w:sz w:val="24"/>
          <w:szCs w:val="24"/>
        </w:rPr>
        <w:t xml:space="preserve">Total indicative budget: 5.2M THB across AMD-004 WS-A to WS-E (subject to SC-2030-01 ratification). Annual distribution: FY2031 (1.8M THB), FY2032 (1.9M THB), FY2033 (1.5M THB). Contingency reserve to be confirmed per GV2-P1 budget governance rules following SC approval.</w:t>
      </w:r>
    </w:p>
    <w:p>
      <w:pPr>
        <w:spacing w:before="0" w:after="80"/>
        <w:ind w:left="400"/>
        <w:rPr/>
      </w:pPr>
      <w:r>
        <w:rPr>
          <w:sz w:val="24"/>
          <w:szCs w:val="24"/>
        </w:rPr>
        <w:t xml:space="preserve">WS-A Agent Capability Enhancement Phase 2: 1.0M THB (P1)</w:t>
      </w:r>
    </w:p>
    <w:p>
      <w:pPr>
        <w:spacing w:before="0" w:after="80"/>
        <w:ind w:left="400"/>
        <w:rPr/>
      </w:pPr>
      <w:r>
        <w:rPr>
          <w:sz w:val="24"/>
          <w:szCs w:val="24"/>
        </w:rPr>
        <w:t xml:space="preserve">WS-B Technology Infrastructure Next Generation: 1.1M THB (P1)</w:t>
      </w:r>
    </w:p>
    <w:p>
      <w:pPr>
        <w:spacing w:before="0" w:after="80"/>
        <w:ind w:left="400"/>
        <w:rPr/>
      </w:pPr>
      <w:r>
        <w:rPr>
          <w:sz w:val="24"/>
          <w:szCs w:val="24"/>
        </w:rPr>
        <w:t xml:space="preserve">WS-C Client Service Innovation Delivery: 1.2M THB (P1)</w:t>
      </w:r>
    </w:p>
    <w:p>
      <w:pPr>
        <w:spacing w:before="0" w:after="80"/>
        <w:ind w:left="400"/>
        <w:rPr/>
      </w:pPr>
      <w:r>
        <w:rPr>
          <w:sz w:val="24"/>
          <w:szCs w:val="24"/>
        </w:rPr>
        <w:t xml:space="preserve">WS-D Data &amp; Analytics Maturity Enhancement: 0.9M THB (P2)</w:t>
      </w:r>
    </w:p>
    <w:p>
      <w:pPr>
        <w:spacing w:before="0" w:after="80"/>
        <w:ind w:left="400"/>
        <w:rPr/>
      </w:pPr>
      <w:r>
        <w:rPr>
          <w:sz w:val="24"/>
          <w:szCs w:val="24"/>
        </w:rPr>
        <w:t xml:space="preserve">WS-E Governance Continuity &amp; Compliance: 1.0M THB (P0)</w:t>
      </w:r>
    </w:p>
    <w:p>
      <w:pPr>
        <w:spacing w:before="200" w:after="80"/>
        <w:rPr/>
      </w:pPr>
      <w:r>
        <w:rPr>
          <w:b/>
          <w:bCs/>
          <w:sz w:val="28"/>
          <w:szCs w:val="28"/>
          <w:color w:val="2e75b6"/>
        </w:rPr>
        <w:t xml:space="preserve">38.7 Programme Milestones</w:t>
      </w:r>
    </w:p>
    <w:p>
      <w:pPr>
        <w:spacing w:before="0" w:after="80"/>
        <w:ind w:left="400"/>
        <w:rPr/>
      </w:pPr>
      <w:r>
        <w:rPr>
          <w:sz w:val="24"/>
          <w:szCs w:val="24"/>
        </w:rPr>
        <w:t xml:space="preserve">PDD-M1: SC-2030-01 Programme Approval - Q3 2030</w:t>
      </w:r>
    </w:p>
    <w:p>
      <w:pPr>
        <w:spacing w:before="0" w:after="80"/>
        <w:ind w:left="400"/>
        <w:rPr/>
      </w:pPr>
      <w:r>
        <w:rPr>
          <w:sz w:val="24"/>
          <w:szCs w:val="24"/>
        </w:rPr>
        <w:t xml:space="preserve">PDD-M2: AMD-004 Programme Mobilisation Complete - Q3 2030</w:t>
      </w:r>
    </w:p>
    <w:p>
      <w:pPr>
        <w:spacing w:before="0" w:after="80"/>
        <w:ind w:left="400"/>
        <w:rPr/>
      </w:pPr>
      <w:r>
        <w:rPr>
          <w:sz w:val="24"/>
          <w:szCs w:val="24"/>
        </w:rPr>
        <w:t xml:space="preserve">PDD-M3: WS-A to WS-E Workstream Kick-off and Baseline Established - Q4 2030</w:t>
      </w:r>
    </w:p>
    <w:p>
      <w:pPr>
        <w:spacing w:before="0" w:after="80"/>
        <w:ind w:left="400"/>
        <w:rPr/>
      </w:pPr>
      <w:r>
        <w:rPr>
          <w:sz w:val="24"/>
          <w:szCs w:val="24"/>
        </w:rPr>
        <w:t xml:space="preserve">PDD-M4: Mid-Programme Governance Review (all WS-A to WS-D progress gated) - Q2 2032</w:t>
      </w:r>
    </w:p>
    <w:p>
      <w:pPr>
        <w:spacing w:before="0" w:after="80"/>
        <w:ind w:left="400"/>
        <w:rPr/>
      </w:pPr>
      <w:r>
        <w:rPr>
          <w:sz w:val="24"/>
          <w:szCs w:val="24"/>
        </w:rPr>
        <w:t xml:space="preserve">PDD-M5: AMD-004 Programme Completion and Phase F Scoping Decision - Q2 2033</w:t>
      </w:r>
    </w:p>
    <w:p>
      <w:pPr>
        <w:spacing w:before="200" w:after="80"/>
        <w:rPr/>
      </w:pPr>
      <w:r>
        <w:rPr>
          <w:b/>
          <w:bCs/>
          <w:sz w:val="28"/>
          <w:szCs w:val="28"/>
          <w:color w:val="2e75b6"/>
        </w:rPr>
        <w:t xml:space="preserve">38.8 Budget Cost Breakdown Framework</w:t>
      </w:r>
    </w:p>
    <w:p>
      <w:pPr>
        <w:spacing w:before="0" w:after="100"/>
        <w:rPr/>
      </w:pPr>
      <w:r>
        <w:rPr>
          <w:sz w:val="24"/>
          <w:szCs w:val="24"/>
        </w:rPr>
        <w:t xml:space="preserve">The AMD-004 indicative budget of 5.2M THB is distributed across four cost categories for each workstream: Technology (infrastructure, licensing, platform build), Programme Management (project office, governance, documentation), Compliance (PDPA/GDPR, DPO review, audit, legal counsel), and Training (agent calibration, QA testing, staff capability). All figures are indicative and subject to SC-2030-01 ratification and detailed cost modelling during the Programme Mobilisation phase (PDD-005).</w:t>
      </w:r>
    </w:p>
    <w:p>
      <w:pPr>
        <w:spacing w:before="200" w:after="80"/>
        <w:rPr/>
      </w:pPr>
      <w:r>
        <w:rPr>
          <w:b/>
          <w:bCs/>
          <w:sz w:val="28"/>
          <w:szCs w:val="28"/>
          <w:color w:val="2e75b6"/>
        </w:rPr>
        <w:t xml:space="preserve">38.8.1 WS-A Cost Breakdown — Agent Capability Enhancement Phase 2 (1.0M THB)</w:t>
      </w:r>
    </w:p>
    <w:p>
      <w:pPr>
        <w:spacing w:before="0" w:after="80"/>
        <w:ind w:left="400"/>
        <w:rPr/>
      </w:pPr>
      <w:r>
        <w:rPr>
          <w:sz w:val="24"/>
          <w:szCs w:val="24"/>
        </w:rPr>
        <w:t xml:space="preserve">Technology: 0.40M THB (40%) — LLM fine-tuning costs, model API licensing for up to 6 new agent profiles, integration API development, Group A-D capability testing environment</w:t>
      </w:r>
    </w:p>
    <w:p>
      <w:pPr>
        <w:spacing w:before="0" w:after="80"/>
        <w:ind w:left="400"/>
        <w:rPr/>
      </w:pPr>
      <w:r>
        <w:rPr>
          <w:sz w:val="24"/>
          <w:szCs w:val="24"/>
        </w:rPr>
        <w:t xml:space="preserve">Programme Management: 0.20M THB (20%) — Scoping and specification, project office coordination, delivery documentation, agent specification review cycles</w:t>
      </w:r>
    </w:p>
    <w:p>
      <w:pPr>
        <w:spacing w:before="0" w:after="80"/>
        <w:ind w:left="400"/>
        <w:rPr/>
      </w:pPr>
      <w:r>
        <w:rPr>
          <w:sz w:val="24"/>
          <w:szCs w:val="24"/>
        </w:rPr>
        <w:t xml:space="preserve">Compliance: 0.10M THB (10%) — Agent certification against GV2-P1 standards, SLA audit trails, S17 Group reclassification review</w:t>
      </w:r>
    </w:p>
    <w:p>
      <w:pPr>
        <w:spacing w:before="0" w:after="80"/>
        <w:ind w:left="400"/>
        <w:rPr/>
      </w:pPr>
      <w:r>
        <w:rPr>
          <w:sz w:val="24"/>
          <w:szCs w:val="24"/>
        </w:rPr>
        <w:t xml:space="preserve">Training: 0.30M THB (30%) — Agent calibration and onboarding (up to 6 new profiles), QA testing, SLA validation against Group A-D benchmarks, supervisor training</w:t>
      </w:r>
    </w:p>
    <w:p>
      <w:pPr>
        <w:spacing w:before="200" w:after="80"/>
        <w:rPr/>
      </w:pPr>
      <w:r>
        <w:rPr>
          <w:b/>
          <w:bCs/>
          <w:sz w:val="28"/>
          <w:szCs w:val="28"/>
          <w:color w:val="2e75b6"/>
        </w:rPr>
        <w:t xml:space="preserve">38.8.2 WS-B Cost Breakdown — Technology Infrastructure Next Generation (1.1M THB)</w:t>
      </w:r>
    </w:p>
    <w:p>
      <w:pPr>
        <w:spacing w:before="0" w:after="80"/>
        <w:ind w:left="400"/>
        <w:rPr/>
      </w:pPr>
      <w:r>
        <w:rPr>
          <w:sz w:val="24"/>
          <w:szCs w:val="24"/>
        </w:rPr>
        <w:t xml:space="preserve">Technology: 0.70M THB (64%) — Cloud infrastructure upgrade, vector-store v3 implementation (beyond INF-WS2-03), edge-compute hardware and licensing, LLM refresh platform costs</w:t>
      </w:r>
    </w:p>
    <w:p>
      <w:pPr>
        <w:spacing w:before="0" w:after="80"/>
        <w:ind w:left="400"/>
        <w:rPr/>
      </w:pPr>
      <w:r>
        <w:rPr>
          <w:sz w:val="24"/>
          <w:szCs w:val="24"/>
        </w:rPr>
        <w:t xml:space="preserve">Programme Management: 0.20M THB (18%) — Vendor management under GV2-P3 policy, infrastructure project governance, technical documentation and runbooks</w:t>
      </w:r>
    </w:p>
    <w:p>
      <w:pPr>
        <w:spacing w:before="0" w:after="80"/>
        <w:ind w:left="400"/>
        <w:rPr/>
      </w:pPr>
      <w:r>
        <w:rPr>
          <w:sz w:val="24"/>
          <w:szCs w:val="24"/>
        </w:rPr>
        <w:t xml:space="preserve">Compliance: 0.10M THB (9%) — Infrastructure security audit, penetration testing, cloud data residency compliance review (PDPA alignment)</w:t>
      </w:r>
    </w:p>
    <w:p>
      <w:pPr>
        <w:spacing w:before="0" w:after="80"/>
        <w:ind w:left="400"/>
        <w:rPr/>
      </w:pPr>
      <w:r>
        <w:rPr>
          <w:sz w:val="24"/>
          <w:szCs w:val="24"/>
        </w:rPr>
        <w:t xml:space="preserve">Training: 0.10M THB (9%) — IT operations team training on new infrastructure, edge-compute operations, runbook walkthroughs and incident response drills</w:t>
      </w:r>
    </w:p>
    <w:p>
      <w:pPr>
        <w:spacing w:before="200" w:after="80"/>
        <w:rPr/>
      </w:pPr>
      <w:r>
        <w:rPr>
          <w:b/>
          <w:bCs/>
          <w:sz w:val="28"/>
          <w:szCs w:val="28"/>
          <w:color w:val="2e75b6"/>
        </w:rPr>
        <w:t xml:space="preserve">38.8.3 WS-C Cost Breakdown — Client Service Innovation Delivery (1.2M THB)</w:t>
      </w:r>
    </w:p>
    <w:p>
      <w:pPr>
        <w:spacing w:before="0" w:after="80"/>
        <w:ind w:left="400"/>
        <w:rPr/>
      </w:pPr>
      <w:r>
        <w:rPr>
          <w:sz w:val="24"/>
          <w:szCs w:val="24"/>
        </w:rPr>
        <w:t xml:space="preserve">Technology: 0.40M THB (33%) — New service line platform build (up to 4 lines), client portal integration, API connectivity for Ember #23 and Shore #25 delivery workflows</w:t>
      </w:r>
    </w:p>
    <w:p>
      <w:pPr>
        <w:spacing w:before="0" w:after="80"/>
        <w:ind w:left="400"/>
        <w:rPr/>
      </w:pPr>
      <w:r>
        <w:rPr>
          <w:sz w:val="24"/>
          <w:szCs w:val="24"/>
        </w:rPr>
        <w:t xml:space="preserve">Programme Management: 0.25M THB (21%) — Client coordination, delivery management, service line go-live planning, stakeholder communication</w:t>
      </w:r>
    </w:p>
    <w:p>
      <w:pPr>
        <w:spacing w:before="0" w:after="80"/>
        <w:ind w:left="400"/>
        <w:rPr/>
      </w:pPr>
      <w:r>
        <w:rPr>
          <w:sz w:val="24"/>
          <w:szCs w:val="24"/>
        </w:rPr>
        <w:t xml:space="preserve">Compliance: 0.35M THB (29%) — PDPA/GDPR DPO review per service line (mandatory), data processing agreements, legal counsel for new client-facing services, ongoing compliance monitoring</w:t>
      </w:r>
    </w:p>
    <w:p>
      <w:pPr>
        <w:spacing w:before="0" w:after="80"/>
        <w:ind w:left="400"/>
        <w:rPr/>
      </w:pPr>
      <w:r>
        <w:rPr>
          <w:sz w:val="24"/>
          <w:szCs w:val="24"/>
        </w:rPr>
        <w:t xml:space="preserve">Training: 0.20M THB (17%) — Ember #23 and Shore #25 service-specific training, client onboarding materials, internal helpdesk training for new service lines</w:t>
      </w:r>
    </w:p>
    <w:p>
      <w:pPr>
        <w:spacing w:before="200" w:after="80"/>
        <w:rPr/>
      </w:pPr>
      <w:r>
        <w:rPr>
          <w:b/>
          <w:bCs/>
          <w:sz w:val="28"/>
          <w:szCs w:val="28"/>
          <w:color w:val="2e75b6"/>
        </w:rPr>
        <w:t xml:space="preserve">38.8.4 WS-D Cost Breakdown — Data &amp; Analytics Maturity Enhancement (0.9M THB)</w:t>
      </w:r>
    </w:p>
    <w:p>
      <w:pPr>
        <w:spacing w:before="0" w:after="80"/>
        <w:ind w:left="400"/>
        <w:rPr/>
      </w:pPr>
      <w:r>
        <w:rPr>
          <w:sz w:val="24"/>
          <w:szCs w:val="24"/>
        </w:rPr>
        <w:t xml:space="preserve">Technology: 0.50M THB (56%) — Analytics data warehouse expansion to enterprise Level 3, predictive analytics model development, automated client reporting v2.0 platform build</w:t>
      </w:r>
    </w:p>
    <w:p>
      <w:pPr>
        <w:spacing w:before="0" w:after="80"/>
        <w:ind w:left="400"/>
        <w:rPr/>
      </w:pPr>
      <w:r>
        <w:rPr>
          <w:sz w:val="24"/>
          <w:szCs w:val="24"/>
        </w:rPr>
        <w:t xml:space="preserve">Programme Management: 0.15M THB (17%) — Data governance framework, analytics project documentation, cross-workstream data integration coordination</w:t>
      </w:r>
    </w:p>
    <w:p>
      <w:pPr>
        <w:spacing w:before="0" w:after="80"/>
        <w:ind w:left="400"/>
        <w:rPr/>
      </w:pPr>
      <w:r>
        <w:rPr>
          <w:sz w:val="24"/>
          <w:szCs w:val="24"/>
        </w:rPr>
        <w:t xml:space="preserve">Compliance: 0.10M THB (11%) — Data privacy impact assessment for analytics outputs, audit trails for automated SC reports (ANL-WS3-05 extension), PDPA data retention review</w:t>
      </w:r>
    </w:p>
    <w:p>
      <w:pPr>
        <w:spacing w:before="0" w:after="80"/>
        <w:ind w:left="400"/>
        <w:rPr/>
      </w:pPr>
      <w:r>
        <w:rPr>
          <w:sz w:val="24"/>
          <w:szCs w:val="24"/>
        </w:rPr>
        <w:t xml:space="preserve">Training: 0.15M THB (17%) — Analytics platform end-user training (all 34 agents), report interpretation training for supervisors, client-facing analytics briefing materials</w:t>
      </w:r>
    </w:p>
    <w:p>
      <w:pPr>
        <w:spacing w:before="200" w:after="80"/>
        <w:rPr/>
      </w:pPr>
      <w:r>
        <w:rPr>
          <w:b/>
          <w:bCs/>
          <w:sz w:val="28"/>
          <w:szCs w:val="28"/>
          <w:color w:val="2e75b6"/>
        </w:rPr>
        <w:t xml:space="preserve">38.8.5 WS-E Cost Breakdown — Governance Continuity &amp; Compliance (1.0M THB)</w:t>
      </w:r>
    </w:p>
    <w:p>
      <w:pPr>
        <w:spacing w:before="0" w:after="80"/>
        <w:ind w:left="400"/>
        <w:rPr/>
      </w:pPr>
      <w:r>
        <w:rPr>
          <w:sz w:val="24"/>
          <w:szCs w:val="24"/>
        </w:rPr>
        <w:t xml:space="preserve">Technology: 0.10M THB (10%) — Governance policy management platform, compliance monitoring tooling, SC agenda and documentation systems</w:t>
      </w:r>
    </w:p>
    <w:p>
      <w:pPr>
        <w:spacing w:before="0" w:after="80"/>
        <w:ind w:left="400"/>
        <w:rPr/>
      </w:pPr>
      <w:r>
        <w:rPr>
          <w:sz w:val="24"/>
          <w:szCs w:val="24"/>
        </w:rPr>
        <w:t xml:space="preserve">Programme Management: 0.30M THB (30%) — Programme governance office (concurrent with all WS-A to WS-D), SC Charter maintenance (Section 23), AMD-004 programme reporting to SC</w:t>
      </w:r>
    </w:p>
    <w:p>
      <w:pPr>
        <w:spacing w:before="0" w:after="80"/>
        <w:ind w:left="400"/>
        <w:rPr/>
      </w:pPr>
      <w:r>
        <w:rPr>
          <w:sz w:val="24"/>
          <w:szCs w:val="24"/>
        </w:rPr>
        <w:t xml:space="preserve">Compliance: 0.50M THB (50%) — Dedicated DPO function establishment, PDPA/GDPR embedded compliance programme (full AMD-004 lifecycle), legal counsel retainer, annual external audit, regulatory change monitoring</w:t>
      </w:r>
    </w:p>
    <w:p>
      <w:pPr>
        <w:spacing w:before="0" w:after="80"/>
        <w:ind w:left="400"/>
        <w:rPr/>
      </w:pPr>
      <w:r>
        <w:rPr>
          <w:sz w:val="24"/>
          <w:szCs w:val="24"/>
        </w:rPr>
        <w:t xml:space="preserve">Training: 0.10M THB (10%) — Governance training for Programme Office, compliance workshops for all workstream leads, DPO capability building</w:t>
      </w:r>
    </w:p>
    <w:p>
      <w:pPr>
        <w:spacing w:before="200" w:after="80"/>
        <w:rPr/>
      </w:pPr>
      <w:r>
        <w:rPr>
          <w:b/>
          <w:bCs/>
          <w:sz w:val="28"/>
          <w:szCs w:val="28"/>
          <w:color w:val="2e75b6"/>
        </w:rPr>
        <w:t xml:space="preserve">38.8.6 AMD-004 Cost Category Summary</w:t>
      </w:r>
    </w:p>
    <w:p>
      <w:pPr>
        <w:spacing w:before="0" w:after="100"/>
        <w:rPr/>
      </w:pPr>
      <w:r>
        <w:rPr>
          <w:sz w:val="24"/>
          <w:szCs w:val="24"/>
        </w:rPr>
        <w:t xml:space="preserve">Aggregated across all five workstreams (WS-A to WS-E), the 5.2M THB indicative envelope distributes across cost categories as follows. Technology represents the largest single category, reflecting the infrastructure and platform investment required for Phase E. Compliance is elevated compared to AMD-003 due to the PDPA/GDPR embedded programme running concurrently across all workstreams under WS-E.</w:t>
      </w:r>
    </w:p>
    <w:p>
      <w:pPr>
        <w:spacing w:before="0" w:after="80"/>
        <w:ind w:left="400"/>
        <w:rPr/>
      </w:pPr>
      <w:r>
        <w:rPr>
          <w:sz w:val="24"/>
          <w:szCs w:val="24"/>
        </w:rPr>
        <w:t xml:space="preserve">Technology: 2.10M THB (40%) — Infrastructure, LLM, platform, licensing</w:t>
      </w:r>
    </w:p>
    <w:p>
      <w:pPr>
        <w:spacing w:before="0" w:after="80"/>
        <w:ind w:left="400"/>
        <w:rPr/>
      </w:pPr>
      <w:r>
        <w:rPr>
          <w:sz w:val="24"/>
          <w:szCs w:val="24"/>
        </w:rPr>
        <w:t xml:space="preserve">Programme Management: 1.10M THB (21%) — Project office, governance, documentation</w:t>
      </w:r>
    </w:p>
    <w:p>
      <w:pPr>
        <w:spacing w:before="0" w:after="80"/>
        <w:ind w:left="400"/>
        <w:rPr/>
      </w:pPr>
      <w:r>
        <w:rPr>
          <w:sz w:val="24"/>
          <w:szCs w:val="24"/>
        </w:rPr>
        <w:t xml:space="preserve">Compliance: 1.15M THB (22%) — PDPA/GDPR, DPO, legal, audit (elevated — WS-E concurrent)</w:t>
      </w:r>
    </w:p>
    <w:p>
      <w:pPr>
        <w:spacing w:before="0" w:after="80"/>
        <w:ind w:left="400"/>
        <w:rPr/>
      </w:pPr>
      <w:r>
        <w:rPr>
          <w:sz w:val="24"/>
          <w:szCs w:val="24"/>
        </w:rPr>
        <w:t xml:space="preserve">Training: 0.85M THB (16%) — Calibration, QA, onboarding, capability building</w:t>
      </w:r>
    </w:p>
    <w:p>
      <w:pPr>
        <w:spacing w:before="0" w:after="80"/>
        <w:ind w:left="400"/>
        <w:rPr/>
      </w:pPr>
      <w:r>
        <w:rPr>
          <w:sz w:val="24"/>
          <w:szCs w:val="24"/>
        </w:rPr>
        <w:t xml:space="preserve">TOTAL AMD-004 INDICATIVE: 5.20M THB — Subject to SC-2030-01 ratification (Q3 2030)</w:t>
      </w:r>
    </w:p>
    <w:p>
      <w:pPr>
        <w:spacing w:before="0" w:after="100"/>
        <w:rPr/>
      </w:pPr>
      <w:r>
        <w:rPr>
          <w:sz w:val="24"/>
          <w:szCs w:val="24"/>
        </w:rPr>
        <w:t xml:space="preserve">Note: Contingency reserve allocation to be confirmed per GV2-P1 budget governance rules following SC-2030-01 approval. Annual phasing: FY2031 (1.8M THB), FY2032 (1.9M THB), FY2033 (1.5M THB). Detailed cost modelling to be completed during PDD-005 Programme Mobilisation phase.</w:t>
      </w:r>
    </w:p>
    <w:sectPr>
      <w:footnotePr/>
      <w:endnotePr/>
      <w:type w:val="nextPage"/>
      <w:pgSz w:h="15840" w:orient="portrait" w:w="12240"/>
      <w:pgMar w:top="1440" w:right="1440" w:bottom="1440" w:left="1440" w:header="720" w:footer="720" w:gutter="0"/>
      <w:cols w:num="1" w:sep="0" w:space="720" w:equalWidth="1"/>
    </w:sectPr>
    <w:p>
      <w:pPr>
        <w:spacing w:before="320" w:after="100"/>
        <w:rPr/>
      </w:pPr>
      <w:r>
        <w:rPr>
          <w:b/>
          <w:bCs/>
          <w:sz w:val="36"/>
          <w:szCs w:val="36"/>
          <w:color w:val="1f2d5a"/>
        </w:rPr>
        <w:t xml:space="preserve">39. Pillar 1 — Biophilic Design Framework &amp; WELL/LEED Compliance (GAP-01)</w:t>
      </w:r>
    </w:p>
    <w:p>
      <w:pPr>
        <w:spacing w:before="200" w:after="80"/>
        <w:rPr/>
      </w:pPr>
      <w:r>
        <w:rPr>
          <w:b/>
          <w:bCs/>
          <w:sz w:val="28"/>
          <w:szCs w:val="28"/>
          <w:color w:val="2e75b6"/>
        </w:rPr>
        <w:t xml:space="preserve">39.1  Overview</w:t>
      </w:r>
    </w:p>
    <w:p>
      <w:pPr>
        <w:spacing w:before="0" w:after="80"/>
        <w:ind w:left="400"/>
        <w:rPr/>
      </w:pPr>
      <w:r>
        <w:rPr>
          <w:sz w:val="24"/>
          <w:szCs w:val="24"/>
        </w:rPr>
        <w:t xml:space="preserve">Section 39 establishes the Biophilic Design Framework and WELL/LEED Compliance Layer for DAPH Decor projects. This section closes GAP-01 identified in the SOP-GitHub Coverage Analysis (September 2026), where no corresponding implementation existed in the monolith-workspace repository for biophilic material certification, WELL v2 feature tracking, or LEED v4 credit management. This framework defines the standard operating procedures, agent responsibilities, and GitHub module specification (src/biophilic/) required to achieve World-Class biophilic design delivery.</w:t>
      </w:r>
    </w:p>
    <w:p>
      <w:pPr>
        <w:spacing w:before="0" w:after="80"/>
        <w:ind w:left="400"/>
        <w:rPr/>
      </w:pPr>
      <w:r>
        <w:rPr>
          <w:sz w:val="24"/>
          <w:szCs w:val="24"/>
        </w:rPr>
        <w:t xml:space="preserve">Scope: All DAPH Decor interior design projects with contract value ≥ THB 2.0M or client specifications requiring WELL/LEED certification. Responsible Agents: Aria (Design Automation), Nova (SLA Group A — ≥95% accuracy threshold).</w:t>
      </w:r>
    </w:p>
    <w:p>
      <w:pPr>
        <w:spacing w:before="200" w:after="80"/>
        <w:rPr/>
      </w:pPr>
      <w:r>
        <w:rPr>
          <w:b/>
          <w:bCs/>
          <w:sz w:val="28"/>
          <w:szCs w:val="28"/>
          <w:color w:val="2e75b6"/>
        </w:rPr>
        <w:t xml:space="preserve">39.2  WELL v2 Feature Integration</w:t>
      </w:r>
    </w:p>
    <w:p>
      <w:pPr>
        <w:spacing w:before="0" w:after="80"/>
        <w:ind w:left="400"/>
        <w:rPr/>
      </w:pPr>
      <w:r>
        <w:rPr>
          <w:sz w:val="24"/>
          <w:szCs w:val="24"/>
        </w:rPr>
        <w:t xml:space="preserve">DAPH Decor projects shall reference the following WELL v2 Building Standard feature categories as mandatory design inputs for luxury interior fit-out projects:</w:t>
      </w:r>
    </w:p>
    <w:p>
      <w:pPr>
        <w:spacing w:before="0" w:after="60"/>
        <w:ind w:left="600"/>
        <w:rPr/>
      </w:pPr>
      <w:r>
        <w:rPr>
          <w:b/>
          <w:bCs/>
          <w:sz w:val="22"/>
          <w:szCs w:val="22"/>
        </w:rPr>
        <w:t xml:space="preserve">Air (A01-A09):  </w:t>
      </w:r>
      <w:r>
        <w:rPr>
          <w:sz w:val="22"/>
          <w:szCs w:val="22"/>
        </w:rPr>
        <w:t xml:space="preserve">Low-VOC materials specification, ventilation rate compliance, air filtration standards for FF&amp;E materials</w:t>
      </w:r>
    </w:p>
    <w:p>
      <w:pPr>
        <w:spacing w:before="0" w:after="60"/>
        <w:ind w:left="600"/>
        <w:rPr/>
      </w:pPr>
      <w:r>
        <w:rPr>
          <w:b/>
          <w:bCs/>
          <w:sz w:val="22"/>
          <w:szCs w:val="22"/>
        </w:rPr>
        <w:t xml:space="preserve">Light (L01-L07):  </w:t>
      </w:r>
      <w:r>
        <w:rPr>
          <w:sz w:val="22"/>
          <w:szCs w:val="22"/>
        </w:rPr>
        <w:t xml:space="preserve">Circadian lighting design, visual comfort, daylight access simulation in BIM — coordinated with BIM module (S20)</w:t>
      </w:r>
    </w:p>
    <w:p>
      <w:pPr>
        <w:spacing w:before="0" w:after="60"/>
        <w:ind w:left="600"/>
        <w:rPr/>
      </w:pPr>
      <w:r>
        <w:rPr>
          <w:b/>
          <w:bCs/>
          <w:sz w:val="22"/>
          <w:szCs w:val="22"/>
        </w:rPr>
        <w:t xml:space="preserve">Mind (M01-M13):  </w:t>
      </w:r>
      <w:r>
        <w:rPr>
          <w:sz w:val="22"/>
          <w:szCs w:val="22"/>
        </w:rPr>
        <w:t xml:space="preserve">Biophilic design elements, restorative spaces, nature connection features integrated in design brief (S3)</w:t>
      </w:r>
    </w:p>
    <w:p>
      <w:pPr>
        <w:spacing w:before="0" w:after="60"/>
        <w:ind w:left="600"/>
        <w:rPr/>
      </w:pPr>
      <w:r>
        <w:rPr>
          <w:b/>
          <w:bCs/>
          <w:sz w:val="22"/>
          <w:szCs w:val="22"/>
        </w:rPr>
        <w:t xml:space="preserve">Materials (X01-X06):  </w:t>
      </w:r>
      <w:r>
        <w:rPr>
          <w:sz w:val="22"/>
          <w:szCs w:val="22"/>
        </w:rPr>
        <w:t xml:space="preserve">Material transparency documentation — Red List avoidance, DECLARE label preferred, cross-referenced furniture-hardware-vault</w:t>
      </w:r>
    </w:p>
    <w:p>
      <w:pPr>
        <w:spacing w:before="0" w:after="60"/>
        <w:ind w:left="600"/>
        <w:rPr/>
      </w:pPr>
      <w:r>
        <w:rPr>
          <w:b/>
          <w:bCs/>
          <w:sz w:val="22"/>
          <w:szCs w:val="22"/>
        </w:rPr>
        <w:t xml:space="preserve">Thermal (T01-T04):  </w:t>
      </w:r>
      <w:r>
        <w:rPr>
          <w:sz w:val="22"/>
          <w:szCs w:val="22"/>
        </w:rPr>
        <w:t xml:space="preserve">Thermal comfort zone compliance per ASHRAE 55; seasonal variation documented in Sensory Commissioning (S41)</w:t>
      </w:r>
    </w:p>
    <w:p>
      <w:pPr>
        <w:spacing w:before="0" w:after="60"/>
        <w:ind w:left="600"/>
        <w:rPr/>
      </w:pPr>
      <w:r>
        <w:rPr>
          <w:b/>
          <w:bCs/>
          <w:sz w:val="22"/>
          <w:szCs w:val="22"/>
        </w:rPr>
        <w:t xml:space="preserve">Sound (S01-S04):  </w:t>
      </w:r>
      <w:r>
        <w:rPr>
          <w:sz w:val="22"/>
          <w:szCs w:val="22"/>
        </w:rPr>
        <w:t xml:space="preserve">Acoustic performance targets (WELL STC ratings), coordinated with Sensory Commissioning benchmark table (S41.2)</w:t>
      </w:r>
    </w:p>
    <w:p>
      <w:pPr>
        <w:spacing w:before="200" w:after="80"/>
        <w:rPr/>
      </w:pPr>
      <w:r>
        <w:rPr>
          <w:b/>
          <w:bCs/>
          <w:sz w:val="28"/>
          <w:szCs w:val="28"/>
          <w:color w:val="2e75b6"/>
        </w:rPr>
        <w:t xml:space="preserve">39.3  Biophilic Design Principles — 14 Patterns</w:t>
      </w:r>
    </w:p>
    <w:p>
      <w:pPr>
        <w:spacing w:before="0" w:after="80"/>
        <w:ind w:left="400"/>
        <w:rPr/>
      </w:pPr>
      <w:r>
        <w:rPr>
          <w:sz w:val="24"/>
          <w:szCs w:val="24"/>
        </w:rPr>
        <w:t xml:space="preserve">Design briefs for qualifying projects shall incorporate a minimum of 6 of the 14 recognised biophilic design patterns:</w:t>
      </w:r>
    </w:p>
    <w:p>
      <w:pPr>
        <w:spacing w:before="0" w:after="60"/>
        <w:ind w:left="600" w:hanging="200"/>
        <w:rPr/>
      </w:pPr>
      <w:r>
        <w:rPr>
          <w:sz w:val="22"/>
          <w:szCs w:val="22"/>
        </w:rPr>
        <w:t xml:space="preserve">• Pattern 01: Visual Connection with Nature — windows, green walls, water features, natural views</w:t>
      </w:r>
    </w:p>
    <w:p>
      <w:pPr>
        <w:spacing w:before="0" w:after="60"/>
        <w:ind w:left="600" w:hanging="200"/>
        <w:rPr/>
      </w:pPr>
      <w:r>
        <w:rPr>
          <w:sz w:val="22"/>
          <w:szCs w:val="22"/>
        </w:rPr>
        <w:t xml:space="preserve">• Pattern 02: Non-Visual Connection with Nature — sensory stimuli (air, sound, temperature variation)</w:t>
      </w:r>
    </w:p>
    <w:p>
      <w:pPr>
        <w:spacing w:before="0" w:after="60"/>
        <w:ind w:left="600" w:hanging="200"/>
        <w:rPr/>
      </w:pPr>
      <w:r>
        <w:rPr>
          <w:sz w:val="22"/>
          <w:szCs w:val="22"/>
        </w:rPr>
        <w:t xml:space="preserve">• Pattern 03: Non-Rhythmic Sensory Stimuli — spontaneous/unpredictable nature movements (water, fire, wind)</w:t>
      </w:r>
    </w:p>
    <w:p>
      <w:pPr>
        <w:spacing w:before="0" w:after="60"/>
        <w:ind w:left="600" w:hanging="200"/>
        <w:rPr/>
      </w:pPr>
      <w:r>
        <w:rPr>
          <w:sz w:val="22"/>
          <w:szCs w:val="22"/>
        </w:rPr>
        <w:t xml:space="preserve">• Pattern 04: Thermal &amp; Airflow Variability — slight variations in air temperature and airflow</w:t>
      </w:r>
    </w:p>
    <w:p>
      <w:pPr>
        <w:spacing w:before="0" w:after="60"/>
        <w:ind w:left="600" w:hanging="200"/>
        <w:rPr/>
      </w:pPr>
      <w:r>
        <w:rPr>
          <w:sz w:val="22"/>
          <w:szCs w:val="22"/>
        </w:rPr>
        <w:t xml:space="preserve">• Pattern 05: Presence of Water — sight/sound/touch of water features in public areas</w:t>
      </w:r>
    </w:p>
    <w:p>
      <w:pPr>
        <w:spacing w:before="0" w:after="60"/>
        <w:ind w:left="600" w:hanging="200"/>
        <w:rPr/>
      </w:pPr>
      <w:r>
        <w:rPr>
          <w:sz w:val="22"/>
          <w:szCs w:val="22"/>
        </w:rPr>
        <w:t xml:space="preserve">• Pattern 06: Dynamic &amp; Diffuse Light — natural light variation, shadow movement across surfaces</w:t>
      </w:r>
    </w:p>
    <w:p>
      <w:pPr>
        <w:spacing w:before="0" w:after="60"/>
        <w:ind w:left="600" w:hanging="200"/>
        <w:rPr/>
      </w:pPr>
      <w:r>
        <w:rPr>
          <w:sz w:val="22"/>
          <w:szCs w:val="22"/>
        </w:rPr>
        <w:t xml:space="preserve">• Pattern 07: Connection with Natural Systems — seasonal change, biological rhythms visible in design</w:t>
      </w:r>
    </w:p>
    <w:p>
      <w:pPr>
        <w:spacing w:before="0" w:after="60"/>
        <w:ind w:left="600" w:hanging="200"/>
        <w:rPr/>
      </w:pPr>
      <w:r>
        <w:rPr>
          <w:sz w:val="22"/>
          <w:szCs w:val="22"/>
        </w:rPr>
        <w:t xml:space="preserve">• Pattern 08: Biomorphic Forms &amp; Patterns — organic shapes, fibonacci patterns in surface design</w:t>
      </w:r>
    </w:p>
    <w:p>
      <w:pPr>
        <w:spacing w:before="0" w:after="60"/>
        <w:ind w:left="600" w:hanging="200"/>
        <w:rPr/>
      </w:pPr>
      <w:r>
        <w:rPr>
          <w:sz w:val="22"/>
          <w:szCs w:val="22"/>
        </w:rPr>
        <w:t xml:space="preserve">• Pattern 09: Material Connection with Nature — stone, wood, bamboo, natural textiles, unprocessed textures</w:t>
      </w:r>
    </w:p>
    <w:p>
      <w:pPr>
        <w:spacing w:before="0" w:after="60"/>
        <w:ind w:left="600" w:hanging="200"/>
        <w:rPr/>
      </w:pPr>
      <w:r>
        <w:rPr>
          <w:sz w:val="22"/>
          <w:szCs w:val="22"/>
        </w:rPr>
        <w:t xml:space="preserve">• Pattern 10: Complexity &amp; Order — natural fractal geometry applied to millwork and ceiling patterns</w:t>
      </w:r>
    </w:p>
    <w:p>
      <w:pPr>
        <w:spacing w:before="0" w:after="60"/>
        <w:ind w:left="600" w:hanging="200"/>
        <w:rPr/>
      </w:pPr>
      <w:r>
        <w:rPr>
          <w:sz w:val="22"/>
          <w:szCs w:val="22"/>
        </w:rPr>
        <w:t xml:space="preserve">• Pattern 11: Prospect — elevated vantage points, clear sightlines, spatial openness</w:t>
      </w:r>
    </w:p>
    <w:p>
      <w:pPr>
        <w:spacing w:before="0" w:after="60"/>
        <w:ind w:left="600" w:hanging="200"/>
        <w:rPr/>
      </w:pPr>
      <w:r>
        <w:rPr>
          <w:sz w:val="22"/>
          <w:szCs w:val="22"/>
        </w:rPr>
        <w:t xml:space="preserve">• Pattern 12: Refuge — sheltered spaces for retreat, canopy elements, enveloping materials</w:t>
      </w:r>
    </w:p>
    <w:p>
      <w:pPr>
        <w:spacing w:before="0" w:after="60"/>
        <w:ind w:left="600" w:hanging="200"/>
        <w:rPr/>
      </w:pPr>
      <w:r>
        <w:rPr>
          <w:sz w:val="22"/>
          <w:szCs w:val="22"/>
        </w:rPr>
        <w:t xml:space="preserve">• Pattern 13: Mystery — layered spaces, partial obscurement, discovery sequence in circulation</w:t>
      </w:r>
    </w:p>
    <w:p>
      <w:pPr>
        <w:spacing w:before="0" w:after="60"/>
        <w:ind w:left="600" w:hanging="200"/>
        <w:rPr/>
      </w:pPr>
      <w:r>
        <w:rPr>
          <w:sz w:val="22"/>
          <w:szCs w:val="22"/>
        </w:rPr>
        <w:t xml:space="preserve">• Pattern 14: Awe — use of scale, natural phenomena, transcendent design moments</w:t>
      </w:r>
    </w:p>
    <w:p>
      <w:pPr>
        <w:spacing w:before="200" w:after="80"/>
        <w:rPr/>
      </w:pPr>
      <w:r>
        <w:rPr>
          <w:b/>
          <w:bCs/>
          <w:sz w:val="28"/>
          <w:szCs w:val="28"/>
          <w:color w:val="2e75b6"/>
        </w:rPr>
        <w:t xml:space="preserve">39.4  LEED v4 Credit Categories — Interior Design &amp; Construction (ID+C)</w:t>
      </w:r>
    </w:p>
    <w:p>
      <w:pPr>
        <w:spacing w:before="0" w:after="80"/>
        <w:ind w:left="400"/>
        <w:rPr/>
      </w:pPr>
      <w:r>
        <w:rPr>
          <w:sz w:val="24"/>
          <w:szCs w:val="24"/>
        </w:rPr>
        <w:t xml:space="preserve">For projects targeting LEED v4 ID+C certification (Hospitality, Commercial Interiors, or Retail), the following credit categories are applicable:</w:t>
      </w:r>
    </w:p>
    <w:p>
      <w:pPr>
        <w:spacing w:before="0" w:after="60"/>
        <w:ind w:left="600"/>
        <w:rPr/>
      </w:pPr>
      <w:r>
        <w:rPr>
          <w:b/>
          <w:bCs/>
          <w:sz w:val="22"/>
          <w:szCs w:val="22"/>
        </w:rPr>
        <w:t xml:space="preserve">Location &amp; Transportation (LT):  </w:t>
      </w:r>
      <w:r>
        <w:rPr>
          <w:sz w:val="22"/>
          <w:szCs w:val="22"/>
        </w:rPr>
        <w:t xml:space="preserve">Access to public transit, bicycle facilities — typically preconditioned by building selection</w:t>
      </w:r>
    </w:p>
    <w:p>
      <w:pPr>
        <w:spacing w:before="0" w:after="60"/>
        <w:ind w:left="600"/>
        <w:rPr/>
      </w:pPr>
      <w:r>
        <w:rPr>
          <w:b/>
          <w:bCs/>
          <w:sz w:val="22"/>
          <w:szCs w:val="22"/>
        </w:rPr>
        <w:t xml:space="preserve">Sustainable Sites (SS):  </w:t>
      </w:r>
      <w:r>
        <w:rPr>
          <w:sz w:val="22"/>
          <w:szCs w:val="22"/>
        </w:rPr>
        <w:t xml:space="preserve">Construction activity pollution prevention, site assessment for interior renovation</w:t>
      </w:r>
    </w:p>
    <w:p>
      <w:pPr>
        <w:spacing w:before="0" w:after="60"/>
        <w:ind w:left="600"/>
        <w:rPr/>
      </w:pPr>
      <w:r>
        <w:rPr>
          <w:b/>
          <w:bCs/>
          <w:sz w:val="22"/>
          <w:szCs w:val="22"/>
        </w:rPr>
        <w:t xml:space="preserve">Water Efficiency (WE):  </w:t>
      </w:r>
      <w:r>
        <w:rPr>
          <w:sz w:val="22"/>
          <w:szCs w:val="22"/>
        </w:rPr>
        <w:t xml:space="preserve">Indoor water use reduction — low-flow fixtures mandatory for qualifying projects</w:t>
      </w:r>
    </w:p>
    <w:p>
      <w:pPr>
        <w:spacing w:before="0" w:after="60"/>
        <w:ind w:left="600"/>
        <w:rPr/>
      </w:pPr>
      <w:r>
        <w:rPr>
          <w:b/>
          <w:bCs/>
          <w:sz w:val="22"/>
          <w:szCs w:val="22"/>
        </w:rPr>
        <w:t xml:space="preserve">Energy &amp; Atmosphere (EA):  </w:t>
      </w:r>
      <w:r>
        <w:rPr>
          <w:sz w:val="22"/>
          <w:szCs w:val="22"/>
        </w:rPr>
        <w:t xml:space="preserve">Lighting power density, HVAC coordination with building systems, energy sub-metering</w:t>
      </w:r>
    </w:p>
    <w:p>
      <w:pPr>
        <w:spacing w:before="0" w:after="60"/>
        <w:ind w:left="600"/>
        <w:rPr/>
      </w:pPr>
      <w:r>
        <w:rPr>
          <w:b/>
          <w:bCs/>
          <w:sz w:val="22"/>
          <w:szCs w:val="22"/>
        </w:rPr>
        <w:t xml:space="preserve">Materials &amp; Resources (MR):  </w:t>
      </w:r>
      <w:r>
        <w:rPr>
          <w:sz w:val="22"/>
          <w:szCs w:val="22"/>
        </w:rPr>
        <w:t xml:space="preserve">Building product disclosure (EPD), material ingredient reporting, waste management — cross-ref furniture-hardware-vault</w:t>
      </w:r>
    </w:p>
    <w:p>
      <w:pPr>
        <w:spacing w:before="0" w:after="60"/>
        <w:ind w:left="600"/>
        <w:rPr/>
      </w:pPr>
      <w:r>
        <w:rPr>
          <w:b/>
          <w:bCs/>
          <w:sz w:val="22"/>
          <w:szCs w:val="22"/>
        </w:rPr>
        <w:t xml:space="preserve">Indoor Environmental Quality (IEQ):  </w:t>
      </w:r>
      <w:r>
        <w:rPr>
          <w:sz w:val="22"/>
          <w:szCs w:val="22"/>
        </w:rPr>
        <w:t xml:space="preserve">Low-emitting materials (adhesives, sealants, flooring, composite wood), acoustic performance, lighting control</w:t>
      </w:r>
    </w:p>
    <w:p>
      <w:pPr>
        <w:spacing w:before="0" w:after="60"/>
        <w:ind w:left="600"/>
        <w:rPr/>
      </w:pPr>
      <w:r>
        <w:rPr>
          <w:b/>
          <w:bCs/>
          <w:sz w:val="22"/>
          <w:szCs w:val="22"/>
        </w:rPr>
        <w:t xml:space="preserve">Innovation (IN):  </w:t>
      </w:r>
      <w:r>
        <w:rPr>
          <w:sz w:val="22"/>
          <w:szCs w:val="22"/>
        </w:rPr>
        <w:t xml:space="preserve">Innovative design strategies beyond LEED baseline — biophilic design earns IN credit</w:t>
      </w:r>
    </w:p>
    <w:p>
      <w:pPr>
        <w:spacing w:before="200" w:after="80"/>
        <w:rPr/>
      </w:pPr>
      <w:r>
        <w:rPr>
          <w:b/>
          <w:bCs/>
          <w:sz w:val="28"/>
          <w:szCs w:val="28"/>
          <w:color w:val="2e75b6"/>
        </w:rPr>
        <w:t xml:space="preserve">39.5  Biophilic &amp; WELL/LEED Implementation Checklist</w:t>
      </w:r>
    </w:p>
    <w:p>
      <w:pPr>
        <w:spacing w:before="0" w:after="60"/>
        <w:ind w:left="600"/>
        <w:rPr/>
      </w:pPr>
      <w:r>
        <w:rPr>
          <w:b/>
          <w:bCs/>
          <w:sz w:val="22"/>
          <w:szCs w:val="22"/>
        </w:rPr>
        <w:t xml:space="preserve">BIO-CHK-01:  </w:t>
      </w:r>
      <w:r>
        <w:rPr>
          <w:sz w:val="22"/>
          <w:szCs w:val="22"/>
        </w:rPr>
        <w:t xml:space="preserve">Design brief includes minimum 6 biophilic patterns documented — completed by Aria at Design Phase (S3)</w:t>
      </w:r>
    </w:p>
    <w:p>
      <w:pPr>
        <w:spacing w:before="0" w:after="60"/>
        <w:ind w:left="600"/>
        <w:rPr/>
      </w:pPr>
      <w:r>
        <w:rPr>
          <w:b/>
          <w:bCs/>
          <w:sz w:val="22"/>
          <w:szCs w:val="22"/>
        </w:rPr>
        <w:t xml:space="preserve">BIO-CHK-02:  </w:t>
      </w:r>
      <w:r>
        <w:rPr>
          <w:sz w:val="22"/>
          <w:szCs w:val="22"/>
        </w:rPr>
        <w:t xml:space="preserve">Material specification cross-referenced against WELL X01-X06 material transparency requirements</w:t>
      </w:r>
    </w:p>
    <w:p>
      <w:pPr>
        <w:spacing w:before="0" w:after="60"/>
        <w:ind w:left="600"/>
        <w:rPr/>
      </w:pPr>
      <w:r>
        <w:rPr>
          <w:b/>
          <w:bCs/>
          <w:sz w:val="22"/>
          <w:szCs w:val="22"/>
        </w:rPr>
        <w:t xml:space="preserve">BIO-CHK-03:  </w:t>
      </w:r>
      <w:r>
        <w:rPr>
          <w:sz w:val="22"/>
          <w:szCs w:val="22"/>
        </w:rPr>
        <w:t xml:space="preserve">furniture-hardware-vault entries tagged with WELL/LEED compliance level (BIO-01 / BIO-02 / BIO-03)</w:t>
      </w:r>
    </w:p>
    <w:p>
      <w:pPr>
        <w:spacing w:before="0" w:after="60"/>
        <w:ind w:left="600"/>
        <w:rPr/>
      </w:pPr>
      <w:r>
        <w:rPr>
          <w:b/>
          <w:bCs/>
          <w:sz w:val="22"/>
          <w:szCs w:val="22"/>
        </w:rPr>
        <w:t xml:space="preserve">BIO-CHK-04:  </w:t>
      </w:r>
      <w:r>
        <w:rPr>
          <w:sz w:val="22"/>
          <w:szCs w:val="22"/>
        </w:rPr>
        <w:t xml:space="preserve">LEED scorecard populated at design freeze (Gate 2 — see S40) with target credit count confirmed</w:t>
      </w:r>
    </w:p>
    <w:p>
      <w:pPr>
        <w:spacing w:before="0" w:after="60"/>
        <w:ind w:left="600"/>
        <w:rPr/>
      </w:pPr>
      <w:r>
        <w:rPr>
          <w:b/>
          <w:bCs/>
          <w:sz w:val="22"/>
          <w:szCs w:val="22"/>
        </w:rPr>
        <w:t xml:space="preserve">BIO-CHK-05:  </w:t>
      </w:r>
      <w:r>
        <w:rPr>
          <w:sz w:val="22"/>
          <w:szCs w:val="22"/>
        </w:rPr>
        <w:t xml:space="preserve">VOC testing specification included in material procurement brief for finishes and adhesives</w:t>
      </w:r>
    </w:p>
    <w:p>
      <w:pPr>
        <w:spacing w:before="0" w:after="60"/>
        <w:ind w:left="600"/>
        <w:rPr/>
      </w:pPr>
      <w:r>
        <w:rPr>
          <w:b/>
          <w:bCs/>
          <w:sz w:val="22"/>
          <w:szCs w:val="22"/>
        </w:rPr>
        <w:t xml:space="preserve">BIO-CHK-06:  </w:t>
      </w:r>
      <w:r>
        <w:rPr>
          <w:sz w:val="22"/>
          <w:szCs w:val="22"/>
        </w:rPr>
        <w:t xml:space="preserve">Sensory commissioning benchmarks (S41) aligned with WELL Air and Sound feature targets</w:t>
      </w:r>
    </w:p>
    <w:p>
      <w:pPr>
        <w:spacing w:before="0" w:after="60"/>
        <w:ind w:left="600"/>
        <w:rPr/>
      </w:pPr>
      <w:r>
        <w:rPr>
          <w:b/>
          <w:bCs/>
          <w:sz w:val="22"/>
          <w:szCs w:val="22"/>
        </w:rPr>
        <w:t xml:space="preserve">BIO-CHK-07:  </w:t>
      </w:r>
      <w:r>
        <w:rPr>
          <w:sz w:val="22"/>
          <w:szCs w:val="22"/>
        </w:rPr>
        <w:t xml:space="preserve">Post-occupancy WELL feature compliance verified at 6-month POE (S42)</w:t>
      </w:r>
    </w:p>
    <w:p>
      <w:pPr>
        <w:spacing w:before="200" w:after="80"/>
        <w:rPr/>
      </w:pPr>
      <w:r>
        <w:rPr>
          <w:b/>
          <w:bCs/>
          <w:sz w:val="28"/>
          <w:szCs w:val="28"/>
          <w:color w:val="2e75b6"/>
        </w:rPr>
        <w:t xml:space="preserve">39.6  Agent Responsibilities</w:t>
      </w:r>
    </w:p>
    <w:p>
      <w:pPr>
        <w:spacing w:before="0" w:after="60"/>
        <w:ind w:left="600"/>
        <w:rPr/>
      </w:pPr>
      <w:r>
        <w:rPr>
          <w:b/>
          <w:bCs/>
          <w:sz w:val="22"/>
          <w:szCs w:val="22"/>
        </w:rPr>
        <w:t xml:space="preserve">Aria (Design Automation):  </w:t>
      </w:r>
      <w:r>
        <w:rPr>
          <w:sz w:val="22"/>
          <w:szCs w:val="22"/>
        </w:rPr>
        <w:t xml:space="preserve">Generates biophilic pattern specification, WELL material matrix, LEED scorecard at design stage</w:t>
      </w:r>
    </w:p>
    <w:p>
      <w:pPr>
        <w:spacing w:before="0" w:after="60"/>
        <w:ind w:left="600"/>
        <w:rPr/>
      </w:pPr>
      <w:r>
        <w:rPr>
          <w:b/>
          <w:bCs/>
          <w:sz w:val="22"/>
          <w:szCs w:val="22"/>
        </w:rPr>
        <w:t xml:space="preserve">Nova (Compliance):  </w:t>
      </w:r>
      <w:r>
        <w:rPr>
          <w:sz w:val="22"/>
          <w:szCs w:val="22"/>
        </w:rPr>
        <w:t xml:space="preserve">Validates WELL/LEED documentation completeness, issues compliance flag if BIO-CHK checklist incomplete</w:t>
      </w:r>
    </w:p>
    <w:p>
      <w:pPr>
        <w:spacing w:before="0" w:after="60"/>
        <w:ind w:left="600"/>
        <w:rPr/>
      </w:pPr>
      <w:r>
        <w:rPr>
          <w:b/>
          <w:bCs/>
          <w:sz w:val="22"/>
          <w:szCs w:val="22"/>
        </w:rPr>
        <w:t xml:space="preserve">Rex (Vendor/Procurement):  </w:t>
      </w:r>
      <w:r>
        <w:rPr>
          <w:sz w:val="22"/>
          <w:szCs w:val="22"/>
        </w:rPr>
        <w:t xml:space="preserve">Ensures furniture-hardware-vault suppliers maintain WELL/LEED material certification on file</w:t>
      </w:r>
    </w:p>
    <w:p>
      <w:pPr>
        <w:spacing w:before="0" w:after="60"/>
        <w:ind w:left="600"/>
        <w:rPr/>
      </w:pPr>
      <w:r>
        <w:rPr>
          <w:b/>
          <w:bCs/>
          <w:sz w:val="22"/>
          <w:szCs w:val="22"/>
        </w:rPr>
        <w:t xml:space="preserve">Pulse (Analytics):  </w:t>
      </w:r>
      <w:r>
        <w:rPr>
          <w:sz w:val="22"/>
          <w:szCs w:val="22"/>
        </w:rPr>
        <w:t xml:space="preserve">Tracks biophilic pattern compliance rate per project; quarterly WELL/LEED scorecard report to SC</w:t>
      </w:r>
    </w:p>
    <w:p>
      <w:pPr>
        <w:spacing w:before="200" w:after="80"/>
        <w:rPr/>
      </w:pPr>
      <w:r>
        <w:rPr>
          <w:b/>
          <w:bCs/>
          <w:sz w:val="28"/>
          <w:szCs w:val="28"/>
          <w:color w:val="2e75b6"/>
        </w:rPr>
        <w:t xml:space="preserve">39.7  GitHub Module Specification: src/biophilic/</w:t>
      </w:r>
    </w:p>
    <w:p>
      <w:pPr>
        <w:spacing w:before="0" w:after="80"/>
        <w:ind w:left="400"/>
        <w:rPr/>
      </w:pPr>
      <w:r>
        <w:rPr>
          <w:sz w:val="24"/>
          <w:szCs w:val="24"/>
        </w:rPr>
        <w:t xml:space="preserve">AMD-004 WS-A shall commission the development of src/biophilic/ module with the following sub-modules:</w:t>
      </w:r>
    </w:p>
    <w:p>
      <w:pPr>
        <w:spacing w:before="0" w:after="60"/>
        <w:ind w:left="600" w:hanging="200"/>
        <w:rPr/>
      </w:pPr>
      <w:r>
        <w:rPr>
          <w:sz w:val="22"/>
          <w:szCs w:val="22"/>
        </w:rPr>
        <w:t xml:space="preserve">• src/biophilic/well-checklist/ — WELL v2 feature tracking, project-level compliance status</w:t>
      </w:r>
    </w:p>
    <w:p>
      <w:pPr>
        <w:spacing w:before="0" w:after="60"/>
        <w:ind w:left="600" w:hanging="200"/>
        <w:rPr/>
      </w:pPr>
      <w:r>
        <w:rPr>
          <w:sz w:val="22"/>
          <w:szCs w:val="22"/>
        </w:rPr>
        <w:t xml:space="preserve">• src/biophilic/pattern-matrix/ — 14-pattern selection interface, design brief integration</w:t>
      </w:r>
    </w:p>
    <w:p>
      <w:pPr>
        <w:spacing w:before="0" w:after="60"/>
        <w:ind w:left="600" w:hanging="200"/>
        <w:rPr/>
      </w:pPr>
      <w:r>
        <w:rPr>
          <w:sz w:val="22"/>
          <w:szCs w:val="22"/>
        </w:rPr>
        <w:t xml:space="preserve">• src/biophilic/leed-scorecard/ — LEED ID+C credit tracking, target vs actual scoring</w:t>
      </w:r>
    </w:p>
    <w:p>
      <w:pPr>
        <w:spacing w:before="0" w:after="60"/>
        <w:ind w:left="600" w:hanging="200"/>
        <w:rPr/>
      </w:pPr>
      <w:r>
        <w:rPr>
          <w:sz w:val="22"/>
          <w:szCs w:val="22"/>
        </w:rPr>
        <w:t xml:space="preserve">• src/biophilic/material-tagger/ — furniture-hardware-vault WELL/LEED tag management</w:t>
      </w:r>
    </w:p>
    <w:p>
      <w:pPr>
        <w:spacing w:before="0" w:after="60"/>
        <w:ind w:left="600" w:hanging="200"/>
        <w:rPr/>
      </w:pPr>
      <w:r>
        <w:rPr>
          <w:sz w:val="22"/>
          <w:szCs w:val="22"/>
        </w:rPr>
        <w:t xml:space="preserve">• src/biophilic/compliance-report/ — automated WELL/LEED progress report generator</w:t>
      </w:r>
    </w:p>
    <w:p>
      <w:pPr>
        <w:spacing w:before="200" w:after="80"/>
        <w:rPr/>
      </w:pPr>
      <w:r>
        <w:rPr>
          <w:b/>
          <w:bCs/>
          <w:sz w:val="28"/>
          <w:szCs w:val="28"/>
          <w:color w:val="2e75b6"/>
        </w:rPr>
        <w:t xml:space="preserve">39.8  S39 Milestones</w:t>
      </w:r>
    </w:p>
    <w:p>
      <w:pPr>
        <w:spacing w:before="0" w:after="60"/>
        <w:ind w:left="600"/>
        <w:rPr/>
      </w:pPr>
      <w:r>
        <w:rPr>
          <w:b/>
          <w:bCs/>
          <w:sz w:val="22"/>
          <w:szCs w:val="22"/>
        </w:rPr>
        <w:t xml:space="preserve">S39-M1:  </w:t>
      </w:r>
      <w:r>
        <w:rPr>
          <w:sz w:val="22"/>
          <w:szCs w:val="22"/>
        </w:rPr>
        <w:t xml:space="preserve">Biophilic Design SOP published and incorporated in designer onboarding (Q1 2031)</w:t>
      </w:r>
    </w:p>
    <w:p>
      <w:pPr>
        <w:spacing w:before="0" w:after="60"/>
        <w:ind w:left="600"/>
        <w:rPr/>
      </w:pPr>
      <w:r>
        <w:rPr>
          <w:b/>
          <w:bCs/>
          <w:sz w:val="22"/>
          <w:szCs w:val="22"/>
        </w:rPr>
        <w:t xml:space="preserve">S39-M2:  </w:t>
      </w:r>
      <w:r>
        <w:rPr>
          <w:sz w:val="22"/>
          <w:szCs w:val="22"/>
        </w:rPr>
        <w:t xml:space="preserve">furniture-hardware-vault fully tagged with WELL/LEED compliance levels (Q2 2031)</w:t>
      </w:r>
    </w:p>
    <w:p>
      <w:pPr>
        <w:spacing w:before="0" w:after="60"/>
        <w:ind w:left="600"/>
        <w:rPr/>
      </w:pPr>
      <w:r>
        <w:rPr>
          <w:b/>
          <w:bCs/>
          <w:sz w:val="22"/>
          <w:szCs w:val="22"/>
        </w:rPr>
        <w:t xml:space="preserve">S39-M3:  </w:t>
      </w:r>
      <w:r>
        <w:rPr>
          <w:sz w:val="22"/>
          <w:szCs w:val="22"/>
        </w:rPr>
        <w:t xml:space="preserve">src/biophilic/ module development complete and integrated with src/designer/ (Q3 2031)</w:t>
      </w:r>
    </w:p>
    <w:p>
      <w:pPr>
        <w:spacing w:before="0" w:after="60"/>
        <w:ind w:left="600"/>
        <w:rPr/>
      </w:pPr>
      <w:r>
        <w:rPr>
          <w:b/>
          <w:bCs/>
          <w:sz w:val="22"/>
          <w:szCs w:val="22"/>
        </w:rPr>
        <w:t xml:space="preserve">S39-M4:  </w:t>
      </w:r>
      <w:r>
        <w:rPr>
          <w:sz w:val="22"/>
          <w:szCs w:val="22"/>
        </w:rPr>
        <w:t xml:space="preserve">First WELL-certified DAPH Decor project completed and submitted to SC (Q4 2031)</w:t>
      </w:r>
    </w:p>
    <w:p>
      <w:pPr>
        <w:spacing w:before="320" w:after="100"/>
        <w:rPr/>
      </w:pPr>
      <w:r>
        <w:rPr>
          <w:b/>
          <w:bCs/>
          <w:sz w:val="36"/>
          <w:szCs w:val="36"/>
          <w:color w:val="1f2d5a"/>
        </w:rPr>
        <w:t xml:space="preserve">40. Pillar 2 — Design Freeze Gate System (GAP-02)</w:t>
      </w:r>
    </w:p>
    <w:p>
      <w:pPr>
        <w:spacing w:before="200" w:after="80"/>
        <w:rPr/>
      </w:pPr>
      <w:r>
        <w:rPr>
          <w:b/>
          <w:bCs/>
          <w:sz w:val="28"/>
          <w:szCs w:val="28"/>
          <w:color w:val="2e75b6"/>
        </w:rPr>
        <w:t xml:space="preserve">40.1  Overview</w:t>
      </w:r>
    </w:p>
    <w:p>
      <w:pPr>
        <w:spacing w:before="0" w:after="80"/>
        <w:ind w:left="400"/>
        <w:rPr/>
      </w:pPr>
      <w:r>
        <w:rPr>
          <w:sz w:val="24"/>
          <w:szCs w:val="24"/>
        </w:rPr>
        <w:t xml:space="preserve">Section 40 establishes the Design Freeze Gate System for DAPH Decor, closing GAP-02 identified in the SOP-GitHub Coverage Analysis. The src/gate/ module in monolith-workspace contains rule engine scaffolding (builders, compute, rules, ui, utils) but lacks a formal Design Freeze workflow with sequential client approval chains, milestone locks, and freeze-violation alerts. This section defines the four-gate framework, approval authority matrix, violation protocol, and GitHub extension specification for src/gate/.</w:t>
      </w:r>
    </w:p>
    <w:p>
      <w:pPr>
        <w:spacing w:before="0" w:after="80"/>
        <w:ind w:left="400"/>
        <w:rPr/>
      </w:pPr>
      <w:r>
        <w:rPr>
          <w:sz w:val="24"/>
          <w:szCs w:val="24"/>
        </w:rPr>
        <w:t xml:space="preserve">Scope: All DAPH Decor projects from design concept through manufacturing release. Responsible Agents: Kelly (Project &amp; Operations Coordinator, Group A ≥95%), Atlas (QC Gate Monitoring, Group C ≥94%).</w:t>
      </w:r>
    </w:p>
    <w:p>
      <w:pPr>
        <w:spacing w:before="200" w:after="80"/>
        <w:rPr/>
      </w:pPr>
      <w:r>
        <w:rPr>
          <w:b/>
          <w:bCs/>
          <w:sz w:val="28"/>
          <w:szCs w:val="28"/>
          <w:color w:val="2e75b6"/>
        </w:rPr>
        <w:t xml:space="preserve">40.2  Design Freeze Gate Framework</w:t>
      </w:r>
    </w:p>
    <w:p>
      <w:pPr>
        <w:spacing w:before="0" w:after="80"/>
        <w:ind w:left="400"/>
        <w:rPr/>
      </w:pPr>
      <w:r>
        <w:rPr>
          <w:sz w:val="24"/>
          <w:szCs w:val="24"/>
        </w:rPr>
        <w:t xml:space="preserve">The Design Freeze Gate System comprises four sequential gates. No gate may be bypassed without SC Programme Director authorisation.</w:t>
      </w:r>
    </w:p>
    <w:p>
      <w:pPr>
        <w:spacing w:before="0" w:after="60"/>
        <w:ind w:left="600"/>
        <w:rPr/>
      </w:pPr>
      <w:r>
        <w:rPr>
          <w:b/>
          <w:bCs/>
          <w:sz w:val="22"/>
          <w:szCs w:val="22"/>
        </w:rPr>
        <w:t xml:space="preserve">Gate 0 — Concept Lock (G0):  </w:t>
      </w:r>
      <w:r>
        <w:rPr>
          <w:sz w:val="22"/>
          <w:szCs w:val="22"/>
        </w:rPr>
        <w:t xml:space="preserve">Design concept confirmed with client; mood board, space planning, material palette approved. Trigger: signed concept approval form. Agent: Aria generates; Kelly tracks.</w:t>
      </w:r>
    </w:p>
    <w:p>
      <w:pPr>
        <w:spacing w:before="0" w:after="60"/>
        <w:ind w:left="600"/>
        <w:rPr/>
      </w:pPr>
      <w:r>
        <w:rPr>
          <w:b/>
          <w:bCs/>
          <w:sz w:val="22"/>
          <w:szCs w:val="22"/>
        </w:rPr>
        <w:t xml:space="preserve">Gate 1 — Schematic Design Freeze (G1):  </w:t>
      </w:r>
      <w:r>
        <w:rPr>
          <w:sz w:val="22"/>
          <w:szCs w:val="22"/>
        </w:rPr>
        <w:t xml:space="preserve">Floor plans, elevations, and 3D visualisations frozen. All biophilic patterns (S39) confirmed. Client sign-off required within 5 business days. Agent: Compass (Design PM).</w:t>
      </w:r>
    </w:p>
    <w:p>
      <w:pPr>
        <w:spacing w:before="0" w:after="60"/>
        <w:ind w:left="600"/>
        <w:rPr/>
      </w:pPr>
      <w:r>
        <w:rPr>
          <w:b/>
          <w:bCs/>
          <w:sz w:val="22"/>
          <w:szCs w:val="22"/>
        </w:rPr>
        <w:t xml:space="preserve">Gate 2 — Design Development Freeze (G2):  </w:t>
      </w:r>
      <w:r>
        <w:rPr>
          <w:sz w:val="22"/>
          <w:szCs w:val="22"/>
        </w:rPr>
        <w:t xml:space="preserve">Detailed drawings, material specifications, FF&amp;E schedule, LEED scorecard (S39.4) confirmed. All furniture-hardware-vault items specified. No substitution post-G2 without Change Request (CR). Agent: Kelly + Atlas.</w:t>
      </w:r>
    </w:p>
    <w:p>
      <w:pPr>
        <w:spacing w:before="0" w:after="60"/>
        <w:ind w:left="600"/>
        <w:rPr/>
      </w:pPr>
      <w:r>
        <w:rPr>
          <w:b/>
          <w:bCs/>
          <w:sz w:val="22"/>
          <w:szCs w:val="22"/>
        </w:rPr>
        <w:t xml:space="preserve">Gate 3 — Construction Document Release (G3):  </w:t>
      </w:r>
      <w:r>
        <w:rPr>
          <w:sz w:val="22"/>
          <w:szCs w:val="22"/>
        </w:rPr>
        <w:t xml:space="preserve">Final working drawings released to factory/CNC. Triggers AMD-004 manufacturing pipeline (src/cnc/). Irreversible without formal CR + SC notification. Agent: Blaze (D2M Release).</w:t>
      </w:r>
    </w:p>
    <w:p>
      <w:pPr>
        <w:spacing w:before="200" w:after="80"/>
        <w:rPr/>
      </w:pPr>
      <w:r>
        <w:rPr>
          <w:b/>
          <w:bCs/>
          <w:sz w:val="28"/>
          <w:szCs w:val="28"/>
          <w:color w:val="2e75b6"/>
        </w:rPr>
        <w:t xml:space="preserve">40.3  Approval Authority Matrix</w:t>
      </w:r>
    </w:p>
    <w:p>
      <w:pPr>
        <w:spacing w:before="0" w:after="80"/>
        <w:ind w:left="400"/>
        <w:rPr/>
      </w:pPr>
      <w:r>
        <w:rPr>
          <w:sz w:val="24"/>
          <w:szCs w:val="24"/>
        </w:rPr>
        <w:t xml:space="preserve">Each gate requires the following approvals before lock:</w:t>
      </w:r>
    </w:p>
    <w:p>
      <w:pPr>
        <w:spacing w:before="0" w:after="60"/>
        <w:ind w:left="600"/>
        <w:rPr/>
      </w:pPr>
      <w:r>
        <w:rPr>
          <w:b/>
          <w:bCs/>
          <w:sz w:val="22"/>
          <w:szCs w:val="22"/>
        </w:rPr>
        <w:t xml:space="preserve">G0 Approvers:  </w:t>
      </w:r>
      <w:r>
        <w:rPr>
          <w:sz w:val="22"/>
          <w:szCs w:val="22"/>
        </w:rPr>
        <w:t xml:space="preserve">Lead Designer + Client Representative (mandatory)</w:t>
      </w:r>
    </w:p>
    <w:p>
      <w:pPr>
        <w:spacing w:before="0" w:after="60"/>
        <w:ind w:left="600"/>
        <w:rPr/>
      </w:pPr>
      <w:r>
        <w:rPr>
          <w:b/>
          <w:bCs/>
          <w:sz w:val="22"/>
          <w:szCs w:val="22"/>
        </w:rPr>
        <w:t xml:space="preserve">G1 Approvers:  </w:t>
      </w:r>
      <w:r>
        <w:rPr>
          <w:sz w:val="22"/>
          <w:szCs w:val="22"/>
        </w:rPr>
        <w:t xml:space="preserve">Design Director + Client Representative + Project Manager</w:t>
      </w:r>
    </w:p>
    <w:p>
      <w:pPr>
        <w:spacing w:before="0" w:after="60"/>
        <w:ind w:left="600"/>
        <w:rPr/>
      </w:pPr>
      <w:r>
        <w:rPr>
          <w:b/>
          <w:bCs/>
          <w:sz w:val="22"/>
          <w:szCs w:val="22"/>
        </w:rPr>
        <w:t xml:space="preserve">G2 Approvers:  </w:t>
      </w:r>
      <w:r>
        <w:rPr>
          <w:sz w:val="22"/>
          <w:szCs w:val="22"/>
        </w:rPr>
        <w:t xml:space="preserve">Design Director + Procurement Manager + Client Representative + Quality Assurance (Atlas)</w:t>
      </w:r>
    </w:p>
    <w:p>
      <w:pPr>
        <w:spacing w:before="0" w:after="60"/>
        <w:ind w:left="600"/>
        <w:rPr/>
      </w:pPr>
      <w:r>
        <w:rPr>
          <w:b/>
          <w:bCs/>
          <w:sz w:val="22"/>
          <w:szCs w:val="22"/>
        </w:rPr>
        <w:t xml:space="preserve">G3 Approvers:  </w:t>
      </w:r>
      <w:r>
        <w:rPr>
          <w:sz w:val="22"/>
          <w:szCs w:val="22"/>
        </w:rPr>
        <w:t xml:space="preserve">Programme Director + Factory Manager + Client Representative — SC notification required within 24 hours</w:t>
      </w:r>
    </w:p>
    <w:p>
      <w:pPr>
        <w:spacing w:before="200" w:after="80"/>
        <w:rPr/>
      </w:pPr>
      <w:r>
        <w:rPr>
          <w:b/>
          <w:bCs/>
          <w:sz w:val="28"/>
          <w:szCs w:val="28"/>
          <w:color w:val="2e75b6"/>
        </w:rPr>
        <w:t xml:space="preserve">40.4  Freeze Violation Protocol</w:t>
      </w:r>
    </w:p>
    <w:p>
      <w:pPr>
        <w:spacing w:before="0" w:after="80"/>
        <w:ind w:left="400"/>
        <w:rPr/>
      </w:pPr>
      <w:r>
        <w:rPr>
          <w:sz w:val="24"/>
          <w:szCs w:val="24"/>
        </w:rPr>
        <w:t xml:space="preserve">A Design Freeze Violation (DFV) is triggered when any design element is modified post-gate-lock without an approved Change Request.</w:t>
      </w:r>
    </w:p>
    <w:p>
      <w:pPr>
        <w:spacing w:before="0" w:after="60"/>
        <w:ind w:left="600"/>
        <w:rPr/>
      </w:pPr>
      <w:r>
        <w:rPr>
          <w:b/>
          <w:bCs/>
          <w:sz w:val="22"/>
          <w:szCs w:val="22"/>
        </w:rPr>
        <w:t xml:space="preserve">DFV-Level 1 (Minor):  </w:t>
      </w:r>
      <w:r>
        <w:rPr>
          <w:sz w:val="22"/>
          <w:szCs w:val="22"/>
        </w:rPr>
        <w:t xml:space="preserve">Material substitution, finish colour change — CR required within 24h; Kelly notified</w:t>
      </w:r>
    </w:p>
    <w:p>
      <w:pPr>
        <w:spacing w:before="0" w:after="60"/>
        <w:ind w:left="600"/>
        <w:rPr/>
      </w:pPr>
      <w:r>
        <w:rPr>
          <w:b/>
          <w:bCs/>
          <w:sz w:val="22"/>
          <w:szCs w:val="22"/>
        </w:rPr>
        <w:t xml:space="preserve">DFV-Level 2 (Significant):  </w:t>
      </w:r>
      <w:r>
        <w:rPr>
          <w:sz w:val="22"/>
          <w:szCs w:val="22"/>
        </w:rPr>
        <w:t xml:space="preserve">Dimension change, furniture substitution — CR + client re-approval + Gate re-validation within 48h</w:t>
      </w:r>
    </w:p>
    <w:p>
      <w:pPr>
        <w:spacing w:before="0" w:after="60"/>
        <w:ind w:left="600"/>
        <w:rPr/>
      </w:pPr>
      <w:r>
        <w:rPr>
          <w:b/>
          <w:bCs/>
          <w:sz w:val="22"/>
          <w:szCs w:val="22"/>
        </w:rPr>
        <w:t xml:space="preserve">DFV-Level 3 (Critical):  </w:t>
      </w:r>
      <w:r>
        <w:rPr>
          <w:sz w:val="22"/>
          <w:szCs w:val="22"/>
        </w:rPr>
        <w:t xml:space="preserve">Structural/layout change post-G2 — Full Gate 2 re-run, SC Programme Director notification, potential project delay escalation</w:t>
      </w:r>
    </w:p>
    <w:p>
      <w:pPr>
        <w:spacing w:before="0" w:after="60"/>
        <w:ind w:left="600"/>
        <w:rPr/>
      </w:pPr>
      <w:r>
        <w:rPr>
          <w:b/>
          <w:bCs/>
          <w:sz w:val="22"/>
          <w:szCs w:val="22"/>
        </w:rPr>
        <w:t xml:space="preserve">Change Request (CR) Process:  </w:t>
      </w:r>
      <w:r>
        <w:rPr>
          <w:sz w:val="22"/>
          <w:szCs w:val="22"/>
        </w:rPr>
        <w:t xml:space="preserve">CR-FORM-001 submitted via Field App or LINE OA; Atlas validates; Programme Director approves; factory notified</w:t>
      </w:r>
    </w:p>
    <w:p>
      <w:pPr>
        <w:spacing w:before="200" w:after="80"/>
        <w:rPr/>
      </w:pPr>
      <w:r>
        <w:rPr>
          <w:b/>
          <w:bCs/>
          <w:sz w:val="28"/>
          <w:szCs w:val="28"/>
          <w:color w:val="2e75b6"/>
        </w:rPr>
        <w:t xml:space="preserve">40.5  Agent Responsibilities</w:t>
      </w:r>
    </w:p>
    <w:p>
      <w:pPr>
        <w:spacing w:before="0" w:after="60"/>
        <w:ind w:left="600"/>
        <w:rPr/>
      </w:pPr>
      <w:r>
        <w:rPr>
          <w:b/>
          <w:bCs/>
          <w:sz w:val="22"/>
          <w:szCs w:val="22"/>
        </w:rPr>
        <w:t xml:space="preserve">Kelly (Group A):  </w:t>
      </w:r>
      <w:r>
        <w:rPr>
          <w:sz w:val="22"/>
          <w:szCs w:val="22"/>
        </w:rPr>
        <w:t xml:space="preserve">Overall gate timeline management, client communication, CR tracking, DFV escalation to SC</w:t>
      </w:r>
    </w:p>
    <w:p>
      <w:pPr>
        <w:spacing w:before="0" w:after="60"/>
        <w:ind w:left="600"/>
        <w:rPr/>
      </w:pPr>
      <w:r>
        <w:rPr>
          <w:b/>
          <w:bCs/>
          <w:sz w:val="22"/>
          <w:szCs w:val="22"/>
        </w:rPr>
        <w:t xml:space="preserve">Compass (Group B):  </w:t>
      </w:r>
      <w:r>
        <w:rPr>
          <w:sz w:val="22"/>
          <w:szCs w:val="22"/>
        </w:rPr>
        <w:t xml:space="preserve">Design stage scheduling, gate milestone tracking, designer deadline coordination</w:t>
      </w:r>
    </w:p>
    <w:p>
      <w:pPr>
        <w:spacing w:before="0" w:after="60"/>
        <w:ind w:left="600"/>
        <w:rPr/>
      </w:pPr>
      <w:r>
        <w:rPr>
          <w:b/>
          <w:bCs/>
          <w:sz w:val="22"/>
          <w:szCs w:val="22"/>
        </w:rPr>
        <w:t xml:space="preserve">Atlas (Group C):  </w:t>
      </w:r>
      <w:r>
        <w:rPr>
          <w:sz w:val="22"/>
          <w:szCs w:val="22"/>
        </w:rPr>
        <w:t xml:space="preserve">Gate 2 quality verification, post-G2 drawing compliance check, DFV detection</w:t>
      </w:r>
    </w:p>
    <w:p>
      <w:pPr>
        <w:spacing w:before="0" w:after="60"/>
        <w:ind w:left="600"/>
        <w:rPr/>
      </w:pPr>
      <w:r>
        <w:rPr>
          <w:b/>
          <w:bCs/>
          <w:sz w:val="22"/>
          <w:szCs w:val="22"/>
        </w:rPr>
        <w:t xml:space="preserve">Blaze (Group A):  </w:t>
      </w:r>
      <w:r>
        <w:rPr>
          <w:sz w:val="22"/>
          <w:szCs w:val="22"/>
        </w:rPr>
        <w:t xml:space="preserve">Gate 3 CNC release validation, manufacturing package completeness check before src/cnc/ trigger</w:t>
      </w:r>
    </w:p>
    <w:p>
      <w:pPr>
        <w:spacing w:before="200" w:after="80"/>
        <w:rPr/>
      </w:pPr>
      <w:r>
        <w:rPr>
          <w:b/>
          <w:bCs/>
          <w:sz w:val="28"/>
          <w:szCs w:val="28"/>
          <w:color w:val="2e75b6"/>
        </w:rPr>
        <w:t xml:space="preserve">40.6  GitHub Extension Specification: src/gate/</w:t>
      </w:r>
    </w:p>
    <w:p>
      <w:pPr>
        <w:spacing w:before="0" w:after="80"/>
        <w:ind w:left="400"/>
        <w:rPr/>
      </w:pPr>
      <w:r>
        <w:rPr>
          <w:sz w:val="24"/>
          <w:szCs w:val="24"/>
        </w:rPr>
        <w:t xml:space="preserve">AMD-004 WS-A shall extend src/gate/ with the following components:</w:t>
      </w:r>
    </w:p>
    <w:p>
      <w:pPr>
        <w:spacing w:before="0" w:after="60"/>
        <w:ind w:left="600" w:hanging="200"/>
        <w:rPr/>
      </w:pPr>
      <w:r>
        <w:rPr>
          <w:sz w:val="22"/>
          <w:szCs w:val="22"/>
        </w:rPr>
        <w:t xml:space="preserve">• src/gate/freeze-workflow/ — G0/G1/G2/G3 sequential state machine with client notification triggers</w:t>
      </w:r>
    </w:p>
    <w:p>
      <w:pPr>
        <w:spacing w:before="0" w:after="60"/>
        <w:ind w:left="600" w:hanging="200"/>
        <w:rPr/>
      </w:pPr>
      <w:r>
        <w:rPr>
          <w:sz w:val="22"/>
          <w:szCs w:val="22"/>
        </w:rPr>
        <w:t xml:space="preserve">• src/gate/cr-management/ — Change Request CRUD, approval chain, version history</w:t>
      </w:r>
    </w:p>
    <w:p>
      <w:pPr>
        <w:spacing w:before="0" w:after="60"/>
        <w:ind w:left="600" w:hanging="200"/>
        <w:rPr/>
      </w:pPr>
      <w:r>
        <w:rPr>
          <w:sz w:val="22"/>
          <w:szCs w:val="22"/>
        </w:rPr>
        <w:t xml:space="preserve">• src/gate/dfv-detector/ — Real-time DFV alerting integrated with src/workflow/approval/</w:t>
      </w:r>
    </w:p>
    <w:p>
      <w:pPr>
        <w:spacing w:before="0" w:after="60"/>
        <w:ind w:left="600" w:hanging="200"/>
        <w:rPr/>
      </w:pPr>
      <w:r>
        <w:rPr>
          <w:sz w:val="22"/>
          <w:szCs w:val="22"/>
        </w:rPr>
        <w:t xml:space="preserve">• src/gate/milestone-lock/ — Immutable gate lock records in Supabase (audit trail for ISO 9001)</w:t>
      </w:r>
    </w:p>
    <w:p>
      <w:pPr>
        <w:spacing w:before="0" w:after="60"/>
        <w:ind w:left="600" w:hanging="200"/>
        <w:rPr/>
      </w:pPr>
      <w:r>
        <w:rPr>
          <w:sz w:val="22"/>
          <w:szCs w:val="22"/>
        </w:rPr>
        <w:t xml:space="preserve">• src/gate/client-portal-integration/ — Client sign-off interface via supabase/functions/customer-design-view/</w:t>
      </w:r>
    </w:p>
    <w:p>
      <w:pPr>
        <w:spacing w:before="200" w:after="80"/>
        <w:rPr/>
      </w:pPr>
      <w:r>
        <w:rPr>
          <w:b/>
          <w:bCs/>
          <w:sz w:val="28"/>
          <w:szCs w:val="28"/>
          <w:color w:val="2e75b6"/>
        </w:rPr>
        <w:t xml:space="preserve">40.7  S40 Milestones</w:t>
      </w:r>
    </w:p>
    <w:p>
      <w:pPr>
        <w:spacing w:before="0" w:after="60"/>
        <w:ind w:left="600"/>
        <w:rPr/>
      </w:pPr>
      <w:r>
        <w:rPr>
          <w:b/>
          <w:bCs/>
          <w:sz w:val="22"/>
          <w:szCs w:val="22"/>
        </w:rPr>
        <w:t xml:space="preserve">S40-M1:  </w:t>
      </w:r>
      <w:r>
        <w:rPr>
          <w:sz w:val="22"/>
          <w:szCs w:val="22"/>
        </w:rPr>
        <w:t xml:space="preserve">Gate 0 and Gate 1 workflows live in src/gate/ — first client pilot project (Q1 2031)</w:t>
      </w:r>
    </w:p>
    <w:p>
      <w:pPr>
        <w:spacing w:before="0" w:after="60"/>
        <w:ind w:left="600"/>
        <w:rPr/>
      </w:pPr>
      <w:r>
        <w:rPr>
          <w:b/>
          <w:bCs/>
          <w:sz w:val="22"/>
          <w:szCs w:val="22"/>
        </w:rPr>
        <w:t xml:space="preserve">S40-M2:  </w:t>
      </w:r>
      <w:r>
        <w:rPr>
          <w:sz w:val="22"/>
          <w:szCs w:val="22"/>
        </w:rPr>
        <w:t xml:space="preserve">Gate 2 full approval chain with DFV alerting operational (Q2 2031)</w:t>
      </w:r>
    </w:p>
    <w:p>
      <w:pPr>
        <w:spacing w:before="0" w:after="60"/>
        <w:ind w:left="600"/>
        <w:rPr/>
      </w:pPr>
      <w:r>
        <w:rPr>
          <w:b/>
          <w:bCs/>
          <w:sz w:val="22"/>
          <w:szCs w:val="22"/>
        </w:rPr>
        <w:t xml:space="preserve">S40-M3:  </w:t>
      </w:r>
      <w:r>
        <w:rPr>
          <w:sz w:val="22"/>
          <w:szCs w:val="22"/>
        </w:rPr>
        <w:t xml:space="preserve">Gate 3 CNC release integration with src/cnc/ complete (Q3 2031)</w:t>
      </w:r>
    </w:p>
    <w:p>
      <w:pPr>
        <w:spacing w:before="0" w:after="60"/>
        <w:ind w:left="600"/>
        <w:rPr/>
      </w:pPr>
      <w:r>
        <w:rPr>
          <w:b/>
          <w:bCs/>
          <w:sz w:val="22"/>
          <w:szCs w:val="22"/>
        </w:rPr>
        <w:t xml:space="preserve">S40-M4:  </w:t>
      </w:r>
      <w:r>
        <w:rPr>
          <w:sz w:val="22"/>
          <w:szCs w:val="22"/>
        </w:rPr>
        <w:t xml:space="preserve">DFV rate KPI established — target ≤2 DFV-Level 2+ events per 10 projects (Q4 2031)</w:t>
      </w:r>
    </w:p>
    <w:p>
      <w:pPr>
        <w:spacing w:before="320" w:after="100"/>
        <w:rPr/>
      </w:pPr>
      <w:r>
        <w:rPr>
          <w:b/>
          <w:bCs/>
          <w:sz w:val="36"/>
          <w:szCs w:val="36"/>
          <w:color w:val="1f2d5a"/>
        </w:rPr>
        <w:t xml:space="preserve">41. Pillar 6a — Sensory Commissioning Protocol (GAP-03)</w:t>
      </w:r>
    </w:p>
    <w:p>
      <w:pPr>
        <w:spacing w:before="200" w:after="80"/>
        <w:rPr/>
      </w:pPr>
      <w:r>
        <w:rPr>
          <w:b/>
          <w:bCs/>
          <w:sz w:val="28"/>
          <w:szCs w:val="28"/>
          <w:color w:val="2e75b6"/>
        </w:rPr>
        <w:t xml:space="preserve">41.1  Overview</w:t>
      </w:r>
    </w:p>
    <w:p>
      <w:pPr>
        <w:spacing w:before="0" w:after="80"/>
        <w:ind w:left="400"/>
        <w:rPr/>
      </w:pPr>
      <w:r>
        <w:rPr>
          <w:sz w:val="24"/>
          <w:szCs w:val="24"/>
        </w:rPr>
        <w:t xml:space="preserve">Section 41 establishes the Sensory Commissioning Protocol, closing GAP-03. Sensory Commissioning is the systematic verification that a completed interior environment meets defined acoustic, lighting, thermal, air quality, and tactile benchmarks before client handover. This process is distinct from construction QC (S7) and operates post-installation as the final experiential acceptance test. The packages/field-app/ captures general QC; this section adds the sensory benchmark layer, commissioning test procedures, and acceptance sign-off framework.</w:t>
      </w:r>
    </w:p>
    <w:p>
      <w:pPr>
        <w:spacing w:before="0" w:after="80"/>
        <w:ind w:left="400"/>
        <w:rPr/>
      </w:pPr>
      <w:r>
        <w:rPr>
          <w:sz w:val="24"/>
          <w:szCs w:val="24"/>
        </w:rPr>
        <w:t xml:space="preserve">Scope: All DAPH Decor projects. Phased commissioning required for projects &gt; THB 3.0M. Responsible Agents: Shore (QC Field, Group B ≥93%), Hana (Environmental QC, Group B ≥93%).</w:t>
      </w:r>
    </w:p>
    <w:p>
      <w:pPr>
        <w:spacing w:before="200" w:after="80"/>
        <w:rPr/>
      </w:pPr>
      <w:r>
        <w:rPr>
          <w:b/>
          <w:bCs/>
          <w:sz w:val="28"/>
          <w:szCs w:val="28"/>
          <w:color w:val="2e75b6"/>
        </w:rPr>
        <w:t xml:space="preserve">41.2  Sensory Benchmark Standards</w:t>
      </w:r>
    </w:p>
    <w:p>
      <w:pPr>
        <w:spacing w:before="0" w:after="80"/>
        <w:ind w:left="400"/>
        <w:rPr/>
      </w:pPr>
      <w:r>
        <w:rPr>
          <w:sz w:val="24"/>
          <w:szCs w:val="24"/>
        </w:rPr>
        <w:t xml:space="preserve">The following benchmark standards apply to all commissioned DAPH Decor spaces:</w:t>
      </w:r>
    </w:p>
    <w:p>
      <w:pPr>
        <w:spacing w:before="0" w:after="60"/>
        <w:ind w:left="600"/>
        <w:rPr/>
      </w:pPr>
      <w:r>
        <w:rPr>
          <w:b/>
          <w:bCs/>
          <w:sz w:val="22"/>
          <w:szCs w:val="22"/>
        </w:rPr>
        <w:t xml:space="preserve">Acoustic (SB-A):  </w:t>
      </w:r>
      <w:r>
        <w:rPr>
          <w:sz w:val="22"/>
          <w:szCs w:val="22"/>
        </w:rPr>
        <w:t xml:space="preserve">Background noise level ≤ NC-35 (living/dining) or ≤ NC-30 (bedroom/study). Reverberation time RT60 ≤ 0.5s for spaces ≤ 50m2. STC ≥ 45 for party walls.</w:t>
      </w:r>
    </w:p>
    <w:p>
      <w:pPr>
        <w:spacing w:before="0" w:after="60"/>
        <w:ind w:left="600"/>
        <w:rPr/>
      </w:pPr>
      <w:r>
        <w:rPr>
          <w:b/>
          <w:bCs/>
          <w:sz w:val="22"/>
          <w:szCs w:val="22"/>
        </w:rPr>
        <w:t xml:space="preserve">Lighting (SB-L):  </w:t>
      </w:r>
      <w:r>
        <w:rPr>
          <w:sz w:val="22"/>
          <w:szCs w:val="22"/>
        </w:rPr>
        <w:t xml:space="preserve">Task area illuminance: 300–500 lux (kitchen), 100–300 lux (living), 50–100 lux (bedroom ambient). Colour rendering CRI ≥ 90. CCT per design intent ±200K. UGR ≤ 19 for all direct luminaires.</w:t>
      </w:r>
    </w:p>
    <w:p>
      <w:pPr>
        <w:spacing w:before="0" w:after="60"/>
        <w:ind w:left="600"/>
        <w:rPr/>
      </w:pPr>
      <w:r>
        <w:rPr>
          <w:b/>
          <w:bCs/>
          <w:sz w:val="22"/>
          <w:szCs w:val="22"/>
        </w:rPr>
        <w:t xml:space="preserve">Thermal (SB-T):  </w:t>
      </w:r>
      <w:r>
        <w:rPr>
          <w:sz w:val="22"/>
          <w:szCs w:val="22"/>
        </w:rPr>
        <w:t xml:space="preserve">Operative temperature: 23–26°C (cooling season), 20–23°C (heating season). Radiant temperature asymmetry ≤ 5°C. Relative humidity: 40–60%.</w:t>
      </w:r>
    </w:p>
    <w:p>
      <w:pPr>
        <w:spacing w:before="0" w:after="60"/>
        <w:ind w:left="600"/>
        <w:rPr/>
      </w:pPr>
      <w:r>
        <w:rPr>
          <w:b/>
          <w:bCs/>
          <w:sz w:val="22"/>
          <w:szCs w:val="22"/>
        </w:rPr>
        <w:t xml:space="preserve">Air Quality (SB-Q):  </w:t>
      </w:r>
      <w:r>
        <w:rPr>
          <w:sz w:val="22"/>
          <w:szCs w:val="22"/>
        </w:rPr>
        <w:t xml:space="preserve">CO2 ≤ 1000 ppm in occupied spaces. TVOC ≤ 500 μg/m3 (new installation 30-day post-install). PM2.5 ≤ 12 μg/m3. Formaldehyde ≤ 0.1 ppm.</w:t>
      </w:r>
    </w:p>
    <w:p>
      <w:pPr>
        <w:spacing w:before="0" w:after="60"/>
        <w:ind w:left="600"/>
        <w:rPr/>
      </w:pPr>
      <w:r>
        <w:rPr>
          <w:b/>
          <w:bCs/>
          <w:sz w:val="22"/>
          <w:szCs w:val="22"/>
        </w:rPr>
        <w:t xml:space="preserve">Tactile/Material (SB-M):  </w:t>
      </w:r>
      <w:r>
        <w:rPr>
          <w:sz w:val="22"/>
          <w:szCs w:val="22"/>
        </w:rPr>
        <w:t xml:space="preserve">All finish surfaces free of sharp edges, delamination, micro-cracks visible under 50-lux spot check. Gap tolerance: joints ≤ 1.5mm for premium finishes.</w:t>
      </w:r>
    </w:p>
    <w:p>
      <w:pPr>
        <w:spacing w:before="200" w:after="80"/>
        <w:rPr/>
      </w:pPr>
      <w:r>
        <w:rPr>
          <w:b/>
          <w:bCs/>
          <w:sz w:val="28"/>
          <w:szCs w:val="28"/>
          <w:color w:val="2e75b6"/>
        </w:rPr>
        <w:t xml:space="preserve">41.3  Commissioning Test Procedures</w:t>
      </w:r>
    </w:p>
    <w:p>
      <w:pPr>
        <w:spacing w:before="0" w:after="60"/>
        <w:ind w:left="600"/>
        <w:rPr/>
      </w:pPr>
      <w:r>
        <w:rPr>
          <w:b/>
          <w:bCs/>
          <w:sz w:val="22"/>
          <w:szCs w:val="22"/>
        </w:rPr>
        <w:t xml:space="preserve">SC-TEST-01 Acoustic Walk:  </w:t>
      </w:r>
      <w:r>
        <w:rPr>
          <w:sz w:val="22"/>
          <w:szCs w:val="22"/>
        </w:rPr>
        <w:t xml:space="preserve">Shore agent conducts 15-minute acoustic walk. Test: clap test (RT60 estimation), background noise measurement (dB meter), door/window seal verification. Tools: Decibel X app + calibrated sound level meter.</w:t>
      </w:r>
    </w:p>
    <w:p>
      <w:pPr>
        <w:spacing w:before="0" w:after="60"/>
        <w:ind w:left="600"/>
        <w:rPr/>
      </w:pPr>
      <w:r>
        <w:rPr>
          <w:b/>
          <w:bCs/>
          <w:sz w:val="22"/>
          <w:szCs w:val="22"/>
        </w:rPr>
        <w:t xml:space="preserve">SC-TEST-02 Lighting Scene Test:  </w:t>
      </w:r>
      <w:r>
        <w:rPr>
          <w:sz w:val="22"/>
          <w:szCs w:val="22"/>
        </w:rPr>
        <w:t xml:space="preserve">All lighting scenes (day/evening/task) tested at design lux levels. CCT consistency verified across all fixtures. Dimmer range: 5–100% confirmed. Document: photo evidence with lux reading overlay.</w:t>
      </w:r>
    </w:p>
    <w:p>
      <w:pPr>
        <w:spacing w:before="0" w:after="60"/>
        <w:ind w:left="600"/>
        <w:rPr/>
      </w:pPr>
      <w:r>
        <w:rPr>
          <w:b/>
          <w:bCs/>
          <w:sz w:val="22"/>
          <w:szCs w:val="22"/>
        </w:rPr>
        <w:t xml:space="preserve">SC-TEST-03 Thermal Equilibrium Check:  </w:t>
      </w:r>
      <w:r>
        <w:rPr>
          <w:sz w:val="22"/>
          <w:szCs w:val="22"/>
        </w:rPr>
        <w:t xml:space="preserve">HVAC operated at design setpoints for minimum 2 hours pre-test. Three-zone temperature map taken: floor (0.1m), seated (1.1m), ceiling (1.7m). Results logged in Field App.</w:t>
      </w:r>
    </w:p>
    <w:p>
      <w:pPr>
        <w:spacing w:before="0" w:after="60"/>
        <w:ind w:left="600"/>
        <w:rPr/>
      </w:pPr>
      <w:r>
        <w:rPr>
          <w:b/>
          <w:bCs/>
          <w:sz w:val="22"/>
          <w:szCs w:val="22"/>
        </w:rPr>
        <w:t xml:space="preserve">SC-TEST-04 Air Quality Baseline:  </w:t>
      </w:r>
      <w:r>
        <w:rPr>
          <w:sz w:val="22"/>
          <w:szCs w:val="22"/>
        </w:rPr>
        <w:t xml:space="preserve">IAQ meter reading taken at 30 days post-installation. All readings logged. If TVOC &gt; 500 μg/m3: mandatory ventilation flush protocol activated; re-test at 60 days.</w:t>
      </w:r>
    </w:p>
    <w:p>
      <w:pPr>
        <w:spacing w:before="0" w:after="60"/>
        <w:ind w:left="600"/>
        <w:rPr/>
      </w:pPr>
      <w:r>
        <w:rPr>
          <w:b/>
          <w:bCs/>
          <w:sz w:val="22"/>
          <w:szCs w:val="22"/>
        </w:rPr>
        <w:t xml:space="preserve">SC-TEST-05 Tactile Finish Survey:  </w:t>
      </w:r>
      <w:r>
        <w:rPr>
          <w:sz w:val="22"/>
          <w:szCs w:val="22"/>
        </w:rPr>
        <w:t xml:space="preserve">100% surface inspection by Shore agent. Defects logged via Field App QC capture (src/qc-anomaly/). All critical defects (Level 2+) resolved before Sensory Commissioning Sign-Off.</w:t>
      </w:r>
    </w:p>
    <w:p>
      <w:pPr>
        <w:spacing w:before="200" w:after="80"/>
        <w:rPr/>
      </w:pPr>
      <w:r>
        <w:rPr>
          <w:b/>
          <w:bCs/>
          <w:sz w:val="28"/>
          <w:szCs w:val="28"/>
          <w:color w:val="2e75b6"/>
        </w:rPr>
        <w:t xml:space="preserve">41.4  Sensory Commissioning Sign-Off Hierarchy</w:t>
      </w:r>
    </w:p>
    <w:p>
      <w:pPr>
        <w:spacing w:before="0" w:after="60"/>
        <w:ind w:left="600"/>
        <w:rPr/>
      </w:pPr>
      <w:r>
        <w:rPr>
          <w:b/>
          <w:bCs/>
          <w:sz w:val="22"/>
          <w:szCs w:val="22"/>
        </w:rPr>
        <w:t xml:space="preserve">Level 1 — Agent Verified:  </w:t>
      </w:r>
      <w:r>
        <w:rPr>
          <w:sz w:val="22"/>
          <w:szCs w:val="22"/>
        </w:rPr>
        <w:t xml:space="preserve">Shore/Hana completes all SC-TEST-01 to SC-TEST-05; results within benchmark. Agent sign-off in Field App.</w:t>
      </w:r>
    </w:p>
    <w:p>
      <w:pPr>
        <w:spacing w:before="0" w:after="60"/>
        <w:ind w:left="600"/>
        <w:rPr/>
      </w:pPr>
      <w:r>
        <w:rPr>
          <w:b/>
          <w:bCs/>
          <w:sz w:val="22"/>
          <w:szCs w:val="22"/>
        </w:rPr>
        <w:t xml:space="preserve">Level 2 — Client Acceptance:  </w:t>
      </w:r>
      <w:r>
        <w:rPr>
          <w:sz w:val="22"/>
          <w:szCs w:val="22"/>
        </w:rPr>
        <w:t xml:space="preserve">Client representative attends sensory walk (minimum 30 minutes). Client sign-off on SC-FORM-001.</w:t>
      </w:r>
    </w:p>
    <w:p>
      <w:pPr>
        <w:spacing w:before="0" w:after="60"/>
        <w:ind w:left="600"/>
        <w:rPr/>
      </w:pPr>
      <w:r>
        <w:rPr>
          <w:b/>
          <w:bCs/>
          <w:sz w:val="22"/>
          <w:szCs w:val="22"/>
        </w:rPr>
        <w:t xml:space="preserve">Level 3 — Programme Director Release:  </w:t>
      </w:r>
      <w:r>
        <w:rPr>
          <w:sz w:val="22"/>
          <w:szCs w:val="22"/>
        </w:rPr>
        <w:t xml:space="preserve">Programme Director confirms Sensory Commissioning complete — triggers final payment milestone and moves project to POE phase (S42).</w:t>
      </w:r>
    </w:p>
    <w:p>
      <w:pPr>
        <w:spacing w:before="200" w:after="80"/>
        <w:rPr/>
      </w:pPr>
      <w:r>
        <w:rPr>
          <w:b/>
          <w:bCs/>
          <w:sz w:val="28"/>
          <w:szCs w:val="28"/>
          <w:color w:val="2e75b6"/>
        </w:rPr>
        <w:t xml:space="preserve">41.5  Agent Responsibilities &amp; GitHub Integration</w:t>
      </w:r>
    </w:p>
    <w:p>
      <w:pPr>
        <w:spacing w:before="0" w:after="60"/>
        <w:ind w:left="600"/>
        <w:rPr/>
      </w:pPr>
      <w:r>
        <w:rPr>
          <w:b/>
          <w:bCs/>
          <w:sz w:val="22"/>
          <w:szCs w:val="22"/>
        </w:rPr>
        <w:t xml:space="preserve">Shore (Group B):  </w:t>
      </w:r>
      <w:r>
        <w:rPr>
          <w:sz w:val="22"/>
          <w:szCs w:val="22"/>
        </w:rPr>
        <w:t xml:space="preserve">Leads all sensory commissioning tests; operates Field App SC-TEST suite; issues Level 1 verification</w:t>
      </w:r>
    </w:p>
    <w:p>
      <w:pPr>
        <w:spacing w:before="0" w:after="60"/>
        <w:ind w:left="600"/>
        <w:rPr/>
      </w:pPr>
      <w:r>
        <w:rPr>
          <w:b/>
          <w:bCs/>
          <w:sz w:val="22"/>
          <w:szCs w:val="22"/>
        </w:rPr>
        <w:t xml:space="preserve">Hana (Group B):  </w:t>
      </w:r>
      <w:r>
        <w:rPr>
          <w:sz w:val="22"/>
          <w:szCs w:val="22"/>
        </w:rPr>
        <w:t xml:space="preserve">Environmental monitoring (air quality, thermal); maintains IAQ baseline database; 30/60-day re-test scheduling</w:t>
      </w:r>
    </w:p>
    <w:p>
      <w:pPr>
        <w:spacing w:before="0" w:after="60"/>
        <w:ind w:left="600"/>
        <w:rPr/>
      </w:pPr>
      <w:r>
        <w:rPr>
          <w:b/>
          <w:bCs/>
          <w:sz w:val="22"/>
          <w:szCs w:val="22"/>
        </w:rPr>
        <w:t xml:space="preserve">Field App Integration:  </w:t>
      </w:r>
      <w:r>
        <w:rPr>
          <w:sz w:val="22"/>
          <w:szCs w:val="22"/>
        </w:rPr>
        <w:t xml:space="preserve">SC-TEST results captured in packages/field-app/; photos via supabase/functions/field-capture/; anomalies via src/qc-anomaly/</w:t>
      </w:r>
    </w:p>
    <w:p>
      <w:pPr>
        <w:spacing w:before="0" w:after="80"/>
        <w:ind w:left="400"/>
        <w:rPr/>
      </w:pPr>
      <w:r>
        <w:rPr>
          <w:sz w:val="24"/>
          <w:szCs w:val="24"/>
        </w:rPr>
        <w:t xml:space="preserve">AMD-004 WS-B shall add src/sensory-commissioning/ module with: benchmark-config/, test-protocol/, sign-off-workflow/, and supabase table sensory_commissioning_records.</w:t>
      </w:r>
    </w:p>
    <w:p>
      <w:pPr>
        <w:spacing w:before="200" w:after="80"/>
        <w:rPr/>
      </w:pPr>
      <w:r>
        <w:rPr>
          <w:b/>
          <w:bCs/>
          <w:sz w:val="28"/>
          <w:szCs w:val="28"/>
          <w:color w:val="2e75b6"/>
        </w:rPr>
        <w:t xml:space="preserve">41.6  S41 Milestones</w:t>
      </w:r>
    </w:p>
    <w:p>
      <w:pPr>
        <w:spacing w:before="0" w:after="60"/>
        <w:ind w:left="600"/>
        <w:rPr/>
      </w:pPr>
      <w:r>
        <w:rPr>
          <w:b/>
          <w:bCs/>
          <w:sz w:val="22"/>
          <w:szCs w:val="22"/>
        </w:rPr>
        <w:t xml:space="preserve">S41-M1:  </w:t>
      </w:r>
      <w:r>
        <w:rPr>
          <w:sz w:val="22"/>
          <w:szCs w:val="22"/>
        </w:rPr>
        <w:t xml:space="preserve">SC-FORM-001 template deployed in Field App; Shore agent trained on all 5 test procedures (Q2 2031)</w:t>
      </w:r>
    </w:p>
    <w:p>
      <w:pPr>
        <w:spacing w:before="0" w:after="60"/>
        <w:ind w:left="600"/>
        <w:rPr/>
      </w:pPr>
      <w:r>
        <w:rPr>
          <w:b/>
          <w:bCs/>
          <w:sz w:val="22"/>
          <w:szCs w:val="22"/>
        </w:rPr>
        <w:t xml:space="preserve">S41-M2:  </w:t>
      </w:r>
      <w:r>
        <w:rPr>
          <w:sz w:val="22"/>
          <w:szCs w:val="22"/>
        </w:rPr>
        <w:t xml:space="preserve">src/sensory-commissioning/ module operational; first project sensory commissioning completed (Q3 2031)</w:t>
      </w:r>
    </w:p>
    <w:p>
      <w:pPr>
        <w:spacing w:before="0" w:after="60"/>
        <w:ind w:left="600"/>
        <w:rPr/>
      </w:pPr>
      <w:r>
        <w:rPr>
          <w:b/>
          <w:bCs/>
          <w:sz w:val="22"/>
          <w:szCs w:val="22"/>
        </w:rPr>
        <w:t xml:space="preserve">S41-M3:  </w:t>
      </w:r>
      <w:r>
        <w:rPr>
          <w:sz w:val="22"/>
          <w:szCs w:val="22"/>
        </w:rPr>
        <w:t xml:space="preserve">WELL Sound and Thermal feature compliance verified via Sensory Commissioning for WELL-target projects (Q4 2031)</w:t>
      </w:r>
    </w:p>
    <w:p>
      <w:pPr>
        <w:spacing w:before="0" w:after="60"/>
        <w:ind w:left="600"/>
        <w:rPr/>
      </w:pPr>
      <w:r>
        <w:rPr>
          <w:b/>
          <w:bCs/>
          <w:sz w:val="22"/>
          <w:szCs w:val="22"/>
        </w:rPr>
        <w:t xml:space="preserve">S41-M4:  </w:t>
      </w:r>
      <w:r>
        <w:rPr>
          <w:sz w:val="22"/>
          <w:szCs w:val="22"/>
        </w:rPr>
        <w:t xml:space="preserve">Sensory Commissioning pass rate KPI established — target ≥ 90% first-attempt pass (Q1 2032)</w:t>
      </w:r>
    </w:p>
    <w:p>
      <w:pPr>
        <w:spacing w:before="320" w:after="100"/>
        <w:rPr/>
      </w:pPr>
      <w:r>
        <w:rPr>
          <w:b/>
          <w:bCs/>
          <w:sz w:val="36"/>
          <w:szCs w:val="36"/>
          <w:color w:val="1f2d5a"/>
        </w:rPr>
        <w:t xml:space="preserve">42. Pillar 6b — Post-Occupancy Evaluation (POE) System (GAP-04)</w:t>
      </w:r>
    </w:p>
    <w:p>
      <w:pPr>
        <w:spacing w:before="200" w:after="80"/>
        <w:rPr/>
      </w:pPr>
      <w:r>
        <w:rPr>
          <w:b/>
          <w:bCs/>
          <w:sz w:val="28"/>
          <w:szCs w:val="28"/>
          <w:color w:val="2e75b6"/>
        </w:rPr>
        <w:t xml:space="preserve">42.1  Overview</w:t>
      </w:r>
    </w:p>
    <w:p>
      <w:pPr>
        <w:spacing w:before="0" w:after="80"/>
        <w:ind w:left="400"/>
        <w:rPr/>
      </w:pPr>
      <w:r>
        <w:rPr>
          <w:sz w:val="24"/>
          <w:szCs w:val="24"/>
        </w:rPr>
        <w:t xml:space="preserve">Section 42 establishes the Post-Occupancy Evaluation (POE) System, closing GAP-04. POE is the structured evaluation of a completed interior environment after occupancy to assess performance against design intent, client satisfaction, and WELL/LEED targets. DAPH Decor currently has src/core/telemetry/ for platform telemetry but no project-level POE survey engine, occupant satisfaction scoring, or delta analysis vs design intent. This section defines the POE schedule, evaluation framework, survey methodology, and GitHub module specification.</w:t>
      </w:r>
    </w:p>
    <w:p>
      <w:pPr>
        <w:spacing w:before="0" w:after="80"/>
        <w:ind w:left="400"/>
        <w:rPr/>
      </w:pPr>
      <w:r>
        <w:rPr>
          <w:sz w:val="24"/>
          <w:szCs w:val="24"/>
        </w:rPr>
        <w:t xml:space="preserve">Scope: All DAPH Decor projects with contract value ≥ THB 1.5M. POE data informs DAPH design standards library. Responsible Agents: Pulse (Analytics, Group C ≥94%), Frame (Reporting, Group C ≥94%).</w:t>
      </w:r>
    </w:p>
    <w:p>
      <w:pPr>
        <w:spacing w:before="200" w:after="80"/>
        <w:rPr/>
      </w:pPr>
      <w:r>
        <w:rPr>
          <w:b/>
          <w:bCs/>
          <w:sz w:val="28"/>
          <w:szCs w:val="28"/>
          <w:color w:val="2e75b6"/>
        </w:rPr>
        <w:t xml:space="preserve">42.2  POE Schedule &amp; Trigger Points</w:t>
      </w:r>
    </w:p>
    <w:p>
      <w:pPr>
        <w:spacing w:before="0" w:after="60"/>
        <w:ind w:left="600"/>
        <w:rPr/>
      </w:pPr>
      <w:r>
        <w:rPr>
          <w:b/>
          <w:bCs/>
          <w:sz w:val="22"/>
          <w:szCs w:val="22"/>
        </w:rPr>
        <w:t xml:space="preserve">POE-30: 30-Day Quick Check:  </w:t>
      </w:r>
      <w:r>
        <w:rPr>
          <w:sz w:val="22"/>
          <w:szCs w:val="22"/>
        </w:rPr>
        <w:t xml:space="preserve">Triggered automatically 30 days after Sensory Commissioning sign-off (S41). Focus: punch list resolution, client onboarding satisfaction, critical snag follow-up. Duration: 30 minutes. Method: Field App survey + phone call.</w:t>
      </w:r>
    </w:p>
    <w:p>
      <w:pPr>
        <w:spacing w:before="0" w:after="60"/>
        <w:ind w:left="600"/>
        <w:rPr/>
      </w:pPr>
      <w:r>
        <w:rPr>
          <w:b/>
          <w:bCs/>
          <w:sz w:val="22"/>
          <w:szCs w:val="22"/>
        </w:rPr>
        <w:t xml:space="preserve">POE-90: 3-Month Assessment:  </w:t>
      </w:r>
      <w:r>
        <w:rPr>
          <w:sz w:val="22"/>
          <w:szCs w:val="22"/>
        </w:rPr>
        <w:t xml:space="preserve">Trigger: 90 days post-handover. Focus: HVAC/lighting performance in real occupancy, material performance, maintenance issues. Duration: 60-minute site visit by Hana + short client survey (15 questions). Generates: POE-REPORT-90.</w:t>
      </w:r>
    </w:p>
    <w:p>
      <w:pPr>
        <w:spacing w:before="0" w:after="60"/>
        <w:ind w:left="600"/>
        <w:rPr/>
      </w:pPr>
      <w:r>
        <w:rPr>
          <w:b/>
          <w:bCs/>
          <w:sz w:val="22"/>
          <w:szCs w:val="22"/>
        </w:rPr>
        <w:t xml:space="preserve">POE-180: 6-Month Performance Review:  </w:t>
      </w:r>
      <w:r>
        <w:rPr>
          <w:sz w:val="22"/>
          <w:szCs w:val="22"/>
        </w:rPr>
        <w:t xml:space="preserve">Trigger: 180 days post-handover. Focus: occupant wellbeing, biophilic pattern effectiveness, WELL feature compliance re-check, energy performance. Duration: 90-minute site visit + full occupant survey (30 questions). Generates: POE-REPORT-180 submitted to SC.</w:t>
      </w:r>
    </w:p>
    <w:p>
      <w:pPr>
        <w:spacing w:before="0" w:after="60"/>
        <w:ind w:left="600"/>
        <w:rPr/>
      </w:pPr>
      <w:r>
        <w:rPr>
          <w:b/>
          <w:bCs/>
          <w:sz w:val="22"/>
          <w:szCs w:val="22"/>
        </w:rPr>
        <w:t xml:space="preserve">POE-365: 12-Month Annual Evaluation:  </w:t>
      </w:r>
      <w:r>
        <w:rPr>
          <w:sz w:val="22"/>
          <w:szCs w:val="22"/>
        </w:rPr>
        <w:t xml:space="preserve">Trigger: 365 days post-handover. Focus: material durability, seasonal performance variation, brand satisfaction, referral likelihood. Duration: full evaluation + photography update. Generates: POE-REPORT-365 — benchmark database entry.</w:t>
      </w:r>
    </w:p>
    <w:p>
      <w:pPr>
        <w:spacing w:before="200" w:after="80"/>
        <w:rPr/>
      </w:pPr>
      <w:r>
        <w:rPr>
          <w:b/>
          <w:bCs/>
          <w:sz w:val="28"/>
          <w:szCs w:val="28"/>
          <w:color w:val="2e75b6"/>
        </w:rPr>
        <w:t xml:space="preserve">42.3  Evaluation Framework — 6 Domains</w:t>
      </w:r>
    </w:p>
    <w:p>
      <w:pPr>
        <w:spacing w:before="0" w:after="60"/>
        <w:ind w:left="600"/>
        <w:rPr/>
      </w:pPr>
      <w:r>
        <w:rPr>
          <w:b/>
          <w:bCs/>
          <w:sz w:val="22"/>
          <w:szCs w:val="22"/>
        </w:rPr>
        <w:t xml:space="preserve">Domain 1: Technical Performance:  </w:t>
      </w:r>
      <w:r>
        <w:rPr>
          <w:sz w:val="22"/>
          <w:szCs w:val="22"/>
        </w:rPr>
        <w:t xml:space="preserve">HVAC, lighting, acoustic performance vs SB benchmarks (S41.2). Objective measurements re-taken.</w:t>
      </w:r>
    </w:p>
    <w:p>
      <w:pPr>
        <w:spacing w:before="0" w:after="60"/>
        <w:ind w:left="600"/>
        <w:rPr/>
      </w:pPr>
      <w:r>
        <w:rPr>
          <w:b/>
          <w:bCs/>
          <w:sz w:val="22"/>
          <w:szCs w:val="22"/>
        </w:rPr>
        <w:t xml:space="preserve">Domain 2: Occupant Wellbeing:  </w:t>
      </w:r>
      <w:r>
        <w:rPr>
          <w:sz w:val="22"/>
          <w:szCs w:val="22"/>
        </w:rPr>
        <w:t xml:space="preserve">Self-reported comfort, stress reduction, biophilic pattern perception, nature connection score.</w:t>
      </w:r>
    </w:p>
    <w:p>
      <w:pPr>
        <w:spacing w:before="0" w:after="60"/>
        <w:ind w:left="600"/>
        <w:rPr/>
      </w:pPr>
      <w:r>
        <w:rPr>
          <w:b/>
          <w:bCs/>
          <w:sz w:val="22"/>
          <w:szCs w:val="22"/>
        </w:rPr>
        <w:t xml:space="preserve">Domain 3: Material &amp; Finish Durability:  </w:t>
      </w:r>
      <w:r>
        <w:rPr>
          <w:sz w:val="22"/>
          <w:szCs w:val="22"/>
        </w:rPr>
        <w:t xml:space="preserve">Visual inspection of all surfaces, hardware, joinery. Defect rate vs expected warranty period.</w:t>
      </w:r>
    </w:p>
    <w:p>
      <w:pPr>
        <w:spacing w:before="0" w:after="60"/>
        <w:ind w:left="600"/>
        <w:rPr/>
      </w:pPr>
      <w:r>
        <w:rPr>
          <w:b/>
          <w:bCs/>
          <w:sz w:val="22"/>
          <w:szCs w:val="22"/>
        </w:rPr>
        <w:t xml:space="preserve">Domain 4: Functional Satisfaction:  </w:t>
      </w:r>
      <w:r>
        <w:rPr>
          <w:sz w:val="22"/>
          <w:szCs w:val="22"/>
        </w:rPr>
        <w:t xml:space="preserve">Space utilisation, storage adequacy, circulation flow, furniture ergonomics.</w:t>
      </w:r>
    </w:p>
    <w:p>
      <w:pPr>
        <w:spacing w:before="0" w:after="60"/>
        <w:ind w:left="600"/>
        <w:rPr/>
      </w:pPr>
      <w:r>
        <w:rPr>
          <w:b/>
          <w:bCs/>
          <w:sz w:val="22"/>
          <w:szCs w:val="22"/>
        </w:rPr>
        <w:t xml:space="preserve">Domain 5: WELL/LEED Compliance:  </w:t>
      </w:r>
      <w:r>
        <w:rPr>
          <w:sz w:val="22"/>
          <w:szCs w:val="22"/>
        </w:rPr>
        <w:t xml:space="preserve">Re-verification of WELL features per S39. LEED post-occupancy credits confirmed. Biophilic pattern retention score.</w:t>
      </w:r>
    </w:p>
    <w:p>
      <w:pPr>
        <w:spacing w:before="0" w:after="60"/>
        <w:ind w:left="600"/>
        <w:rPr/>
      </w:pPr>
      <w:r>
        <w:rPr>
          <w:b/>
          <w:bCs/>
          <w:sz w:val="22"/>
          <w:szCs w:val="22"/>
        </w:rPr>
        <w:t xml:space="preserve">Domain 6: Client &amp; Brand Satisfaction:  </w:t>
      </w:r>
      <w:r>
        <w:rPr>
          <w:sz w:val="22"/>
          <w:szCs w:val="22"/>
        </w:rPr>
        <w:t xml:space="preserve">NPS score, repeat business likelihood, referral willingness, DAPH brand perception.</w:t>
      </w:r>
    </w:p>
    <w:p>
      <w:pPr>
        <w:spacing w:before="200" w:after="80"/>
        <w:rPr/>
      </w:pPr>
      <w:r>
        <w:rPr>
          <w:b/>
          <w:bCs/>
          <w:sz w:val="28"/>
          <w:szCs w:val="28"/>
          <w:color w:val="2e75b6"/>
        </w:rPr>
        <w:t xml:space="preserve">42.4  POE Survey Framework</w:t>
      </w:r>
    </w:p>
    <w:p>
      <w:pPr>
        <w:spacing w:before="0" w:after="80"/>
        <w:ind w:left="400"/>
        <w:rPr/>
      </w:pPr>
      <w:r>
        <w:rPr>
          <w:sz w:val="24"/>
          <w:szCs w:val="24"/>
        </w:rPr>
        <w:t xml:space="preserve">Standard POE surveys are administered digitally via LINE OA or client portal (supabase/functions/customer-design-view/):</w:t>
      </w:r>
    </w:p>
    <w:p>
      <w:pPr>
        <w:spacing w:before="0" w:after="60"/>
        <w:ind w:left="600" w:hanging="200"/>
        <w:rPr/>
      </w:pPr>
      <w:r>
        <w:rPr>
          <w:sz w:val="22"/>
          <w:szCs w:val="22"/>
        </w:rPr>
        <w:t xml:space="preserve">• POE-30 Survey: 8 questions — satisfaction with handover, snagging resolution, first impressions (1–5 Likert scale)</w:t>
      </w:r>
    </w:p>
    <w:p>
      <w:pPr>
        <w:spacing w:before="0" w:after="60"/>
        <w:ind w:left="600" w:hanging="200"/>
        <w:rPr/>
      </w:pPr>
      <w:r>
        <w:rPr>
          <w:sz w:val="22"/>
          <w:szCs w:val="22"/>
        </w:rPr>
        <w:t xml:space="preserve">• POE-90 Survey: 15 questions — 6 technical, 5 functional, 4 satisfaction questions</w:t>
      </w:r>
    </w:p>
    <w:p>
      <w:pPr>
        <w:spacing w:before="0" w:after="60"/>
        <w:ind w:left="600" w:hanging="200"/>
        <w:rPr/>
      </w:pPr>
      <w:r>
        <w:rPr>
          <w:sz w:val="22"/>
          <w:szCs w:val="22"/>
        </w:rPr>
        <w:t xml:space="preserve">• POE-180 Survey: 30 questions — all 6 domains; includes open text for testimonials; NPS measured</w:t>
      </w:r>
    </w:p>
    <w:p>
      <w:pPr>
        <w:spacing w:before="0" w:after="60"/>
        <w:ind w:left="600" w:hanging="200"/>
        <w:rPr/>
      </w:pPr>
      <w:r>
        <w:rPr>
          <w:sz w:val="22"/>
          <w:szCs w:val="22"/>
        </w:rPr>
        <w:t xml:space="preserve">• POE-365 Survey: 30 questions + site photography — annual full evaluation; fed into DAPH design standards update</w:t>
      </w:r>
    </w:p>
    <w:p>
      <w:pPr>
        <w:spacing w:before="0" w:after="80"/>
        <w:ind w:left="400"/>
        <w:rPr/>
      </w:pPr>
      <w:r>
        <w:rPr>
          <w:sz w:val="24"/>
          <w:szCs w:val="24"/>
        </w:rPr>
        <w:t xml:space="preserve">POE survey responses are analysed by Pulse agent and reported to Frame agent for SC dashboard integration (S36 analytics extension).</w:t>
      </w:r>
    </w:p>
    <w:p>
      <w:pPr>
        <w:spacing w:before="200" w:after="80"/>
        <w:rPr/>
      </w:pPr>
      <w:r>
        <w:rPr>
          <w:b/>
          <w:bCs/>
          <w:sz w:val="28"/>
          <w:szCs w:val="28"/>
          <w:color w:val="2e75b6"/>
        </w:rPr>
        <w:t xml:space="preserve">42.5  Delta Analysis — Design Intent vs Actual Performance</w:t>
      </w:r>
    </w:p>
    <w:p>
      <w:pPr>
        <w:spacing w:before="0" w:after="80"/>
        <w:ind w:left="400"/>
        <w:rPr/>
      </w:pPr>
      <w:r>
        <w:rPr>
          <w:sz w:val="24"/>
          <w:szCs w:val="24"/>
        </w:rPr>
        <w:t xml:space="preserve">Frame agent generates a Design Intent vs Actual Performance delta report at POE-180 and POE-365:</w:t>
      </w:r>
    </w:p>
    <w:p>
      <w:pPr>
        <w:spacing w:before="0" w:after="60"/>
        <w:ind w:left="600"/>
        <w:rPr/>
      </w:pPr>
      <w:r>
        <w:rPr>
          <w:b/>
          <w:bCs/>
          <w:sz w:val="22"/>
          <w:szCs w:val="22"/>
        </w:rPr>
        <w:t xml:space="preserve">DI-01 Biophilic Pattern Retention:  </w:t>
      </w:r>
      <w:r>
        <w:rPr>
          <w:sz w:val="22"/>
          <w:szCs w:val="22"/>
        </w:rPr>
        <w:t xml:space="preserve">% of 14 patterns still perceived by occupants vs designed. Target ≥ 80% at POE-180.</w:t>
      </w:r>
    </w:p>
    <w:p>
      <w:pPr>
        <w:spacing w:before="0" w:after="60"/>
        <w:ind w:left="600"/>
        <w:rPr/>
      </w:pPr>
      <w:r>
        <w:rPr>
          <w:b/>
          <w:bCs/>
          <w:sz w:val="22"/>
          <w:szCs w:val="22"/>
        </w:rPr>
        <w:t xml:space="preserve">DI-02 Lighting Performance Delta:  </w:t>
      </w:r>
      <w:r>
        <w:rPr>
          <w:sz w:val="22"/>
          <w:szCs w:val="22"/>
        </w:rPr>
        <w:t xml:space="preserve">Measured lux vs designed lux ±15% tolerance. CCT drift flagged if &gt; 200K from commissioning baseline.</w:t>
      </w:r>
    </w:p>
    <w:p>
      <w:pPr>
        <w:spacing w:before="0" w:after="60"/>
        <w:ind w:left="600"/>
        <w:rPr/>
      </w:pPr>
      <w:r>
        <w:rPr>
          <w:b/>
          <w:bCs/>
          <w:sz w:val="22"/>
          <w:szCs w:val="22"/>
        </w:rPr>
        <w:t xml:space="preserve">DI-03 Acoustic Performance Delta:  </w:t>
      </w:r>
      <w:r>
        <w:rPr>
          <w:sz w:val="22"/>
          <w:szCs w:val="22"/>
        </w:rPr>
        <w:t xml:space="preserve">RT60 and NC level vs SC-TEST-01 baseline. Furnishing changes may alter acoustics.</w:t>
      </w:r>
    </w:p>
    <w:p>
      <w:pPr>
        <w:spacing w:before="0" w:after="60"/>
        <w:ind w:left="600"/>
        <w:rPr/>
      </w:pPr>
      <w:r>
        <w:rPr>
          <w:b/>
          <w:bCs/>
          <w:sz w:val="22"/>
          <w:szCs w:val="22"/>
        </w:rPr>
        <w:t xml:space="preserve">DI-04 Client Satisfaction Delta:  </w:t>
      </w:r>
      <w:r>
        <w:rPr>
          <w:sz w:val="22"/>
          <w:szCs w:val="22"/>
        </w:rPr>
        <w:t xml:space="preserve">NPS at POE-180 vs POE-30 initial satisfaction. Target: NPS ≥ +50 at POE-180.</w:t>
      </w:r>
    </w:p>
    <w:p>
      <w:pPr>
        <w:spacing w:before="0" w:after="60"/>
        <w:ind w:left="600"/>
        <w:rPr/>
      </w:pPr>
      <w:r>
        <w:rPr>
          <w:b/>
          <w:bCs/>
          <w:sz w:val="22"/>
          <w:szCs w:val="22"/>
        </w:rPr>
        <w:t xml:space="preserve">DI-05 Material Durability Score:  </w:t>
      </w:r>
      <w:r>
        <w:rPr>
          <w:sz w:val="22"/>
          <w:szCs w:val="22"/>
        </w:rPr>
        <w:t xml:space="preserve">Defect rate per 100 linear metres of joinery/surface. Target ≤ 3 defects at 12 months.</w:t>
      </w:r>
    </w:p>
    <w:p>
      <w:pPr>
        <w:spacing w:before="200" w:after="80"/>
        <w:rPr/>
      </w:pPr>
      <w:r>
        <w:rPr>
          <w:b/>
          <w:bCs/>
          <w:sz w:val="28"/>
          <w:szCs w:val="28"/>
          <w:color w:val="2e75b6"/>
        </w:rPr>
        <w:t xml:space="preserve">42.6  GitHub Module Specification: src/poe/</w:t>
      </w:r>
    </w:p>
    <w:p>
      <w:pPr>
        <w:spacing w:before="0" w:after="80"/>
        <w:ind w:left="400"/>
        <w:rPr/>
      </w:pPr>
      <w:r>
        <w:rPr>
          <w:sz w:val="24"/>
          <w:szCs w:val="24"/>
        </w:rPr>
        <w:t xml:space="preserve">AMD-004 WS-B shall commission src/poe/ module with:</w:t>
      </w:r>
    </w:p>
    <w:p>
      <w:pPr>
        <w:spacing w:before="0" w:after="60"/>
        <w:ind w:left="600" w:hanging="200"/>
        <w:rPr/>
      </w:pPr>
      <w:r>
        <w:rPr>
          <w:sz w:val="22"/>
          <w:szCs w:val="22"/>
        </w:rPr>
        <w:t xml:space="preserve">• src/poe/schedule/ — automated POE trigger scheduling (30/90/180/365-day) linked to project handover date</w:t>
      </w:r>
    </w:p>
    <w:p>
      <w:pPr>
        <w:spacing w:before="0" w:after="60"/>
        <w:ind w:left="600" w:hanging="200"/>
        <w:rPr/>
      </w:pPr>
      <w:r>
        <w:rPr>
          <w:sz w:val="22"/>
          <w:szCs w:val="22"/>
        </w:rPr>
        <w:t xml:space="preserve">• src/poe/survey-engine/ — digital survey builder, LINE OA distribution, response collection</w:t>
      </w:r>
    </w:p>
    <w:p>
      <w:pPr>
        <w:spacing w:before="0" w:after="60"/>
        <w:ind w:left="600" w:hanging="200"/>
        <w:rPr/>
      </w:pPr>
      <w:r>
        <w:rPr>
          <w:sz w:val="22"/>
          <w:szCs w:val="22"/>
        </w:rPr>
        <w:t xml:space="preserve">• src/poe/delta-analysis/ — Design Intent vs Actual algorithm, delta report generator</w:t>
      </w:r>
    </w:p>
    <w:p>
      <w:pPr>
        <w:spacing w:before="0" w:after="60"/>
        <w:ind w:left="600" w:hanging="200"/>
        <w:rPr/>
      </w:pPr>
      <w:r>
        <w:rPr>
          <w:sz w:val="22"/>
          <w:szCs w:val="22"/>
        </w:rPr>
        <w:t xml:space="preserve">• src/poe/benchmarks/ — rolling DAPH design standards database fed by POE-365 data</w:t>
      </w:r>
    </w:p>
    <w:p>
      <w:pPr>
        <w:spacing w:before="0" w:after="60"/>
        <w:ind w:left="600" w:hanging="200"/>
        <w:rPr/>
      </w:pPr>
      <w:r>
        <w:rPr>
          <w:sz w:val="22"/>
          <w:szCs w:val="22"/>
        </w:rPr>
        <w:t xml:space="preserve">• supabase table poe_evaluations — stores all POE records, linked to project_id</w:t>
      </w:r>
    </w:p>
    <w:p>
      <w:pPr>
        <w:spacing w:before="200" w:after="80"/>
        <w:rPr/>
      </w:pPr>
      <w:r>
        <w:rPr>
          <w:b/>
          <w:bCs/>
          <w:sz w:val="28"/>
          <w:szCs w:val="28"/>
          <w:color w:val="2e75b6"/>
        </w:rPr>
        <w:t xml:space="preserve">42.7  S42 Milestones</w:t>
      </w:r>
    </w:p>
    <w:p>
      <w:pPr>
        <w:spacing w:before="0" w:after="60"/>
        <w:ind w:left="600"/>
        <w:rPr/>
      </w:pPr>
      <w:r>
        <w:rPr>
          <w:b/>
          <w:bCs/>
          <w:sz w:val="22"/>
          <w:szCs w:val="22"/>
        </w:rPr>
        <w:t xml:space="preserve">S42-M1:  </w:t>
      </w:r>
      <w:r>
        <w:rPr>
          <w:sz w:val="22"/>
          <w:szCs w:val="22"/>
        </w:rPr>
        <w:t xml:space="preserve">POE-30 quick check survey deployed via LINE OA for all active projects (Q2 2031)</w:t>
      </w:r>
    </w:p>
    <w:p>
      <w:pPr>
        <w:spacing w:before="0" w:after="60"/>
        <w:ind w:left="600"/>
        <w:rPr/>
      </w:pPr>
      <w:r>
        <w:rPr>
          <w:b/>
          <w:bCs/>
          <w:sz w:val="22"/>
          <w:szCs w:val="22"/>
        </w:rPr>
        <w:t xml:space="preserve">S42-M2:  </w:t>
      </w:r>
      <w:r>
        <w:rPr>
          <w:sz w:val="22"/>
          <w:szCs w:val="22"/>
        </w:rPr>
        <w:t xml:space="preserve">src/poe/ module operational; POE-90 and POE-180 assessments running on pilot projects (Q3 2031)</w:t>
      </w:r>
    </w:p>
    <w:p>
      <w:pPr>
        <w:spacing w:before="0" w:after="60"/>
        <w:ind w:left="600"/>
        <w:rPr/>
      </w:pPr>
      <w:r>
        <w:rPr>
          <w:b/>
          <w:bCs/>
          <w:sz w:val="22"/>
          <w:szCs w:val="22"/>
        </w:rPr>
        <w:t xml:space="preserve">S42-M3:  </w:t>
      </w:r>
      <w:r>
        <w:rPr>
          <w:sz w:val="22"/>
          <w:szCs w:val="22"/>
        </w:rPr>
        <w:t xml:space="preserve">First POE-365 annual evaluation completed; delta analysis submitted to SC (Q4 2031)</w:t>
      </w:r>
    </w:p>
    <w:p>
      <w:pPr>
        <w:spacing w:before="0" w:after="60"/>
        <w:ind w:left="600"/>
        <w:rPr/>
      </w:pPr>
      <w:r>
        <w:rPr>
          <w:b/>
          <w:bCs/>
          <w:sz w:val="22"/>
          <w:szCs w:val="22"/>
        </w:rPr>
        <w:t xml:space="preserve">S42-M4:  </w:t>
      </w:r>
      <w:r>
        <w:rPr>
          <w:sz w:val="22"/>
          <w:szCs w:val="22"/>
        </w:rPr>
        <w:t xml:space="preserve">DAPH design standards database updated with POE benchmark data — minimum 10 project entries (Q2 2032)</w:t>
      </w:r>
    </w:p>
    <w:p>
      <w:pPr>
        <w:spacing w:before="320" w:after="100"/>
        <w:rPr/>
      </w:pPr>
      <w:r>
        <w:rPr>
          <w:b/>
          <w:bCs/>
          <w:sz w:val="36"/>
          <w:szCs w:val="36"/>
          <w:color w:val="1f2d5a"/>
        </w:rPr>
        <w:t xml:space="preserve">43. SC Governance Module &amp; Programme Charter Registry (GAP-07)</w:t>
      </w:r>
    </w:p>
    <w:p>
      <w:pPr>
        <w:spacing w:before="200" w:after="80"/>
        <w:rPr/>
      </w:pPr>
      <w:r>
        <w:rPr>
          <w:b/>
          <w:bCs/>
          <w:sz w:val="28"/>
          <w:szCs w:val="28"/>
          <w:color w:val="2e75b6"/>
        </w:rPr>
        <w:t xml:space="preserve">43.1  Overview</w:t>
      </w:r>
    </w:p>
    <w:p>
      <w:pPr>
        <w:spacing w:before="0" w:after="80"/>
        <w:ind w:left="400"/>
        <w:rPr/>
      </w:pPr>
      <w:r>
        <w:rPr>
          <w:sz w:val="24"/>
          <w:szCs w:val="24"/>
        </w:rPr>
        <w:t xml:space="preserve">Section 43 establishes the Steering Committee Governance Module and Programme Charter Registry, closing GAP-07. The SOP-GitHub Coverage Analysis confirmed that Sections S23, S28, S32, and S38 — covering SC governance, AMD programme lifecycle, decision rights, and PDD management — exist entirely in DOCX form with no corresponding code implementation. This section defines the governance data model, Supabase schema, and agent integration required to operationalise SC governance within the IIMOS Manufacturing OS.</w:t>
      </w:r>
    </w:p>
    <w:p>
      <w:pPr>
        <w:spacing w:before="0" w:after="80"/>
        <w:ind w:left="400"/>
        <w:rPr/>
      </w:pPr>
      <w:r>
        <w:rPr>
          <w:sz w:val="24"/>
          <w:szCs w:val="24"/>
        </w:rPr>
        <w:t xml:space="preserve">Scope: All AMD programme governance activities from AMD-004 onwards. Responsible Agents: Core (Programme Director AI, Group D ≥97%), Guardian (Governance Compliance, Group D ≥97%), Nexus (Integration, Group D ≥97%).</w:t>
      </w:r>
    </w:p>
    <w:p>
      <w:pPr>
        <w:spacing w:before="200" w:after="80"/>
        <w:rPr/>
      </w:pPr>
      <w:r>
        <w:rPr>
          <w:b/>
          <w:bCs/>
          <w:sz w:val="28"/>
          <w:szCs w:val="28"/>
          <w:color w:val="2e75b6"/>
        </w:rPr>
        <w:t xml:space="preserve">43.2  Steering Committee Charter Registry v3.0</w:t>
      </w:r>
    </w:p>
    <w:p>
      <w:pPr>
        <w:spacing w:before="0" w:after="80"/>
        <w:ind w:left="400"/>
        <w:rPr/>
      </w:pPr>
      <w:r>
        <w:rPr>
          <w:sz w:val="24"/>
          <w:szCs w:val="24"/>
        </w:rPr>
        <w:t xml:space="preserve">The SC Charter Registry is the authoritative record of all Steering Committee decisions, resolutions, and mandate changes. It supersedes the manual DOCX-based records maintained in S23 and S34.</w:t>
      </w:r>
    </w:p>
    <w:p>
      <w:pPr>
        <w:spacing w:before="0" w:after="60"/>
        <w:ind w:left="600"/>
        <w:rPr/>
      </w:pPr>
      <w:r>
        <w:rPr>
          <w:b/>
          <w:bCs/>
          <w:sz w:val="22"/>
          <w:szCs w:val="22"/>
        </w:rPr>
        <w:t xml:space="preserve">Registry Record Types:  </w:t>
      </w:r>
      <w:r>
        <w:rPr>
          <w:sz w:val="22"/>
          <w:szCs w:val="22"/>
        </w:rPr>
        <w:t xml:space="preserve">SC-RESOLUTION (numbered SC-YYYY-NN), AMD-MANDATE (programme scope decisions), POLICY-RATIFICATION (governance policy approvals), ESCALATION-RECORD (DFV-Level 3, SLA breach, P0 incidents)</w:t>
      </w:r>
    </w:p>
    <w:p>
      <w:pPr>
        <w:spacing w:before="0" w:after="60"/>
        <w:ind w:left="600"/>
        <w:rPr/>
      </w:pPr>
      <w:r>
        <w:rPr>
          <w:b/>
          <w:bCs/>
          <w:sz w:val="22"/>
          <w:szCs w:val="22"/>
        </w:rPr>
        <w:t xml:space="preserve">Immutability:  </w:t>
      </w:r>
      <w:r>
        <w:rPr>
          <w:sz w:val="22"/>
          <w:szCs w:val="22"/>
        </w:rPr>
        <w:t xml:space="preserve">All SC resolutions are append-only in Supabase. No deletion or modification post-SC-signature. Audit trail maintained per ISO 9001 clause 7.5 (documented information).</w:t>
      </w:r>
    </w:p>
    <w:p>
      <w:pPr>
        <w:spacing w:before="0" w:after="60"/>
        <w:ind w:left="600"/>
        <w:rPr/>
      </w:pPr>
      <w:r>
        <w:rPr>
          <w:b/>
          <w:bCs/>
          <w:sz w:val="22"/>
          <w:szCs w:val="22"/>
        </w:rPr>
        <w:t xml:space="preserve">Numbering Convention:  </w:t>
      </w:r>
      <w:r>
        <w:rPr>
          <w:sz w:val="22"/>
          <w:szCs w:val="22"/>
        </w:rPr>
        <w:t xml:space="preserve">SC-[YEAR]-[NN] — e.g. SC-2030-01 (AMD-004 ratification). Sequential within calendar year. Cross-referenced in all SOP sections citing SC decisions.</w:t>
      </w:r>
    </w:p>
    <w:p>
      <w:pPr>
        <w:spacing w:before="0" w:after="60"/>
        <w:ind w:left="600"/>
        <w:rPr/>
      </w:pPr>
      <w:r>
        <w:rPr>
          <w:b/>
          <w:bCs/>
          <w:sz w:val="22"/>
          <w:szCs w:val="22"/>
        </w:rPr>
        <w:t xml:space="preserve">Access Control:  </w:t>
      </w:r>
      <w:r>
        <w:rPr>
          <w:sz w:val="22"/>
          <w:szCs w:val="22"/>
        </w:rPr>
        <w:t xml:space="preserve">SC records readable by all agents; writable only by Core and Guardian agents (Group D clearance). src/iam/ enforces role.</w:t>
      </w:r>
    </w:p>
    <w:p>
      <w:pPr>
        <w:spacing w:before="200" w:after="80"/>
        <w:rPr/>
      </w:pPr>
      <w:r>
        <w:rPr>
          <w:b/>
          <w:bCs/>
          <w:sz w:val="28"/>
          <w:szCs w:val="28"/>
          <w:color w:val="2e75b6"/>
        </w:rPr>
        <w:t xml:space="preserve">43.3  Decision Rights Framework v3.0</w:t>
      </w:r>
    </w:p>
    <w:p>
      <w:pPr>
        <w:spacing w:before="0" w:after="80"/>
        <w:ind w:left="400"/>
        <w:rPr/>
      </w:pPr>
      <w:r>
        <w:rPr>
          <w:sz w:val="24"/>
          <w:szCs w:val="24"/>
        </w:rPr>
        <w:t xml:space="preserve">The following decision rights matrix governs AMD programme activities post-AMD-004 ratification:</w:t>
      </w:r>
    </w:p>
    <w:p>
      <w:pPr>
        <w:spacing w:before="0" w:after="60"/>
        <w:ind w:left="600"/>
        <w:rPr/>
      </w:pPr>
      <w:r>
        <w:rPr>
          <w:b/>
          <w:bCs/>
          <w:sz w:val="22"/>
          <w:szCs w:val="22"/>
        </w:rPr>
        <w:t xml:space="preserve">D1 — Programme Director:  </w:t>
      </w:r>
      <w:r>
        <w:rPr>
          <w:sz w:val="22"/>
          <w:szCs w:val="22"/>
        </w:rPr>
        <w:t xml:space="preserve">Approve Gate 3 releases, authorize DFV-Level 3 CRs, ratify WELL/LEED scope changes, approve POE-365 benchmark database updates</w:t>
      </w:r>
    </w:p>
    <w:p>
      <w:pPr>
        <w:spacing w:before="0" w:after="60"/>
        <w:ind w:left="600"/>
        <w:rPr/>
      </w:pPr>
      <w:r>
        <w:rPr>
          <w:b/>
          <w:bCs/>
          <w:sz w:val="22"/>
          <w:szCs w:val="22"/>
        </w:rPr>
        <w:t xml:space="preserve">D2 — Steering Committee:  </w:t>
      </w:r>
      <w:r>
        <w:rPr>
          <w:sz w:val="22"/>
          <w:szCs w:val="22"/>
        </w:rPr>
        <w:t xml:space="preserve">Ratify AMD programme amendments, approve annual programme reviews (APR), authorize new workstream commissioning, approve policy documents GV2-P1 through GV2-P5</w:t>
      </w:r>
    </w:p>
    <w:p>
      <w:pPr>
        <w:spacing w:before="0" w:after="60"/>
        <w:ind w:left="600"/>
        <w:rPr/>
      </w:pPr>
      <w:r>
        <w:rPr>
          <w:b/>
          <w:bCs/>
          <w:sz w:val="22"/>
          <w:szCs w:val="22"/>
        </w:rPr>
        <w:t xml:space="preserve">D3 — Design Director:  </w:t>
      </w:r>
      <w:r>
        <w:rPr>
          <w:sz w:val="22"/>
          <w:szCs w:val="22"/>
        </w:rPr>
        <w:t xml:space="preserve">Approve Gate 0/1/2 design decisions, sign off biophilic pattern matrix (S39), validate LEED scorecard at G2</w:t>
      </w:r>
    </w:p>
    <w:p>
      <w:pPr>
        <w:spacing w:before="0" w:after="60"/>
        <w:ind w:left="600"/>
        <w:rPr/>
      </w:pPr>
      <w:r>
        <w:rPr>
          <w:b/>
          <w:bCs/>
          <w:sz w:val="22"/>
          <w:szCs w:val="22"/>
        </w:rPr>
        <w:t xml:space="preserve">D4 — Agent (Autonomous):  </w:t>
      </w:r>
      <w:r>
        <w:rPr>
          <w:sz w:val="22"/>
          <w:szCs w:val="22"/>
        </w:rPr>
        <w:t xml:space="preserve">Core/Guardian agents may autonomously approve Level 1 decisions within pre-authorised parameters: routine SLA breach notifications, POE scheduling, material vault tag updates</w:t>
      </w:r>
    </w:p>
    <w:p>
      <w:pPr>
        <w:spacing w:before="200" w:after="80"/>
        <w:rPr/>
      </w:pPr>
      <w:r>
        <w:rPr>
          <w:b/>
          <w:bCs/>
          <w:sz w:val="28"/>
          <w:szCs w:val="28"/>
          <w:color w:val="2e75b6"/>
        </w:rPr>
        <w:t xml:space="preserve">43.4  AMD Programme Lifecycle State Machine</w:t>
      </w:r>
    </w:p>
    <w:p>
      <w:pPr>
        <w:spacing w:before="0" w:after="80"/>
        <w:ind w:left="400"/>
        <w:rPr/>
      </w:pPr>
      <w:r>
        <w:rPr>
          <w:sz w:val="24"/>
          <w:szCs w:val="24"/>
        </w:rPr>
        <w:t xml:space="preserve">Each AMD programme follows a defined lifecycle state machine, implemented in Supabase as programme_state enum:</w:t>
      </w:r>
    </w:p>
    <w:p>
      <w:pPr>
        <w:spacing w:before="0" w:after="60"/>
        <w:ind w:left="600"/>
        <w:rPr/>
      </w:pPr>
      <w:r>
        <w:rPr>
          <w:b/>
          <w:bCs/>
          <w:sz w:val="22"/>
          <w:szCs w:val="22"/>
        </w:rPr>
        <w:t xml:space="preserve">State: PROPOSED:  </w:t>
      </w:r>
      <w:r>
        <w:rPr>
          <w:sz w:val="22"/>
          <w:szCs w:val="22"/>
        </w:rPr>
        <w:t xml:space="preserve">AMD programme proposed by APR review; PDD template initiated (S38 framework)</w:t>
      </w:r>
    </w:p>
    <w:p>
      <w:pPr>
        <w:spacing w:before="0" w:after="60"/>
        <w:ind w:left="600"/>
        <w:rPr/>
      </w:pPr>
      <w:r>
        <w:rPr>
          <w:b/>
          <w:bCs/>
          <w:sz w:val="22"/>
          <w:szCs w:val="22"/>
        </w:rPr>
        <w:t xml:space="preserve">State: RATIFIED:  </w:t>
      </w:r>
      <w:r>
        <w:rPr>
          <w:sz w:val="22"/>
          <w:szCs w:val="22"/>
        </w:rPr>
        <w:t xml:space="preserve">SC ratification resolution issued (SC-YYYY-NN); workstreams activated</w:t>
      </w:r>
    </w:p>
    <w:p>
      <w:pPr>
        <w:spacing w:before="0" w:after="60"/>
        <w:ind w:left="600"/>
        <w:rPr/>
      </w:pPr>
      <w:r>
        <w:rPr>
          <w:b/>
          <w:bCs/>
          <w:sz w:val="22"/>
          <w:szCs w:val="22"/>
        </w:rPr>
        <w:t xml:space="preserve">State: IN_PROGRESS:  </w:t>
      </w:r>
      <w:r>
        <w:rPr>
          <w:sz w:val="22"/>
          <w:szCs w:val="22"/>
        </w:rPr>
        <w:t xml:space="preserve">Workstreams WS-A through WS-E executing; quarterly SC reports generated by Core agent</w:t>
      </w:r>
    </w:p>
    <w:p>
      <w:pPr>
        <w:spacing w:before="0" w:after="60"/>
        <w:ind w:left="600"/>
        <w:rPr/>
      </w:pPr>
      <w:r>
        <w:rPr>
          <w:b/>
          <w:bCs/>
          <w:sz w:val="22"/>
          <w:szCs w:val="22"/>
        </w:rPr>
        <w:t xml:space="preserve">State: REVIEW:  </w:t>
      </w:r>
      <w:r>
        <w:rPr>
          <w:sz w:val="22"/>
          <w:szCs w:val="22"/>
        </w:rPr>
        <w:t xml:space="preserve">Annual Programme Review (APR) activated; scope extension or closure decision pending</w:t>
      </w:r>
    </w:p>
    <w:p>
      <w:pPr>
        <w:spacing w:before="0" w:after="60"/>
        <w:ind w:left="600"/>
        <w:rPr/>
      </w:pPr>
      <w:r>
        <w:rPr>
          <w:b/>
          <w:bCs/>
          <w:sz w:val="22"/>
          <w:szCs w:val="22"/>
        </w:rPr>
        <w:t xml:space="preserve">State: COMPLETED:  </w:t>
      </w:r>
      <w:r>
        <w:rPr>
          <w:sz w:val="22"/>
          <w:szCs w:val="22"/>
        </w:rPr>
        <w:t xml:space="preserve">All workstream milestones delivered; SC formal completion declaration issued; next AMD programme triggered</w:t>
      </w:r>
    </w:p>
    <w:p>
      <w:pPr>
        <w:spacing w:before="0" w:after="60"/>
        <w:ind w:left="600"/>
        <w:rPr/>
      </w:pPr>
      <w:r>
        <w:rPr>
          <w:b/>
          <w:bCs/>
          <w:sz w:val="22"/>
          <w:szCs w:val="22"/>
        </w:rPr>
        <w:t xml:space="preserve">State: SUPERSEDED:  </w:t>
      </w:r>
      <w:r>
        <w:rPr>
          <w:sz w:val="22"/>
          <w:szCs w:val="22"/>
        </w:rPr>
        <w:t xml:space="preserve">Programme documents superseded by successor AMD; archived in Supabase with read-only access</w:t>
      </w:r>
    </w:p>
    <w:p>
      <w:pPr>
        <w:spacing w:before="200" w:after="80"/>
        <w:rPr/>
      </w:pPr>
      <w:r>
        <w:rPr>
          <w:b/>
          <w:bCs/>
          <w:sz w:val="28"/>
          <w:szCs w:val="28"/>
          <w:color w:val="2e75b6"/>
        </w:rPr>
        <w:t xml:space="preserve">43.5  SC Agenda &amp; Resolution Store — Supabase Schema</w:t>
      </w:r>
    </w:p>
    <w:p>
      <w:pPr>
        <w:spacing w:before="0" w:after="80"/>
        <w:ind w:left="400"/>
        <w:rPr/>
      </w:pPr>
      <w:r>
        <w:rPr>
          <w:sz w:val="24"/>
          <w:szCs w:val="24"/>
        </w:rPr>
        <w:t xml:space="preserve">AMD-004 WS-A shall create the following Supabase tables for SC governance:</w:t>
      </w:r>
    </w:p>
    <w:p>
      <w:pPr>
        <w:spacing w:before="0" w:after="60"/>
        <w:ind w:left="600" w:hanging="200"/>
        <w:rPr/>
      </w:pPr>
      <w:r>
        <w:rPr>
          <w:sz w:val="22"/>
          <w:szCs w:val="22"/>
        </w:rPr>
        <w:t xml:space="preserve">• sc_resolutions (id, resolution_code, amd_programme, title, decision_text, ratified_by, ratified_at, related_sections)</w:t>
      </w:r>
    </w:p>
    <w:p>
      <w:pPr>
        <w:spacing w:before="0" w:after="60"/>
        <w:ind w:left="600" w:hanging="200"/>
        <w:rPr/>
      </w:pPr>
      <w:r>
        <w:rPr>
          <w:sz w:val="22"/>
          <w:szCs w:val="22"/>
        </w:rPr>
        <w:t xml:space="preserve">• amd_programmes (id, code, name, state, ratification_sc, start_date, target_completion, workstreams JSONB)</w:t>
      </w:r>
    </w:p>
    <w:p>
      <w:pPr>
        <w:spacing w:before="0" w:after="60"/>
        <w:ind w:left="600" w:hanging="200"/>
        <w:rPr/>
      </w:pPr>
      <w:r>
        <w:rPr>
          <w:sz w:val="22"/>
          <w:szCs w:val="22"/>
        </w:rPr>
        <w:t xml:space="preserve">• governance_policies (id, code, title, version, amd_programme, status, approved_at, superseded_at, doc_url)</w:t>
      </w:r>
    </w:p>
    <w:p>
      <w:pPr>
        <w:spacing w:before="0" w:after="60"/>
        <w:ind w:left="600" w:hanging="200"/>
        <w:rPr/>
      </w:pPr>
      <w:r>
        <w:rPr>
          <w:sz w:val="22"/>
          <w:szCs w:val="22"/>
        </w:rPr>
        <w:t xml:space="preserve">• sc_agenda_items (id, meeting_date, item_type, title, presenter_agent, resolution_id, outcome)</w:t>
      </w:r>
    </w:p>
    <w:p>
      <w:pPr>
        <w:spacing w:before="0" w:after="60"/>
        <w:ind w:left="600" w:hanging="200"/>
        <w:rPr/>
      </w:pPr>
      <w:r>
        <w:rPr>
          <w:sz w:val="22"/>
          <w:szCs w:val="22"/>
        </w:rPr>
        <w:t xml:space="preserve">• programme_milestones (id, amd_programme, workstream, milestone_code, title, target_date, status, evidence_url)</w:t>
      </w:r>
    </w:p>
    <w:p>
      <w:pPr>
        <w:spacing w:before="200" w:after="80"/>
        <w:rPr/>
      </w:pPr>
      <w:r>
        <w:rPr>
          <w:b/>
          <w:bCs/>
          <w:sz w:val="28"/>
          <w:szCs w:val="28"/>
          <w:color w:val="2e75b6"/>
        </w:rPr>
        <w:t xml:space="preserve">43.6  AMD-004 Governance Activation Checklist</w:t>
      </w:r>
    </w:p>
    <w:p>
      <w:pPr>
        <w:spacing w:before="0" w:after="60"/>
        <w:ind w:left="600"/>
        <w:rPr/>
      </w:pPr>
      <w:r>
        <w:rPr>
          <w:b/>
          <w:bCs/>
          <w:sz w:val="22"/>
          <w:szCs w:val="22"/>
        </w:rPr>
        <w:t xml:space="preserve">GOV-AMD4-01:  </w:t>
      </w:r>
      <w:r>
        <w:rPr>
          <w:sz w:val="22"/>
          <w:szCs w:val="22"/>
        </w:rPr>
        <w:t xml:space="preserve">Supabase sc_resolutions table created; SC-2030-01 AMD-004 ratification record inserted</w:t>
      </w:r>
    </w:p>
    <w:p>
      <w:pPr>
        <w:spacing w:before="0" w:after="60"/>
        <w:ind w:left="600"/>
        <w:rPr/>
      </w:pPr>
      <w:r>
        <w:rPr>
          <w:b/>
          <w:bCs/>
          <w:sz w:val="22"/>
          <w:szCs w:val="22"/>
        </w:rPr>
        <w:t xml:space="preserve">GOV-AMD4-02:  </w:t>
      </w:r>
      <w:r>
        <w:rPr>
          <w:sz w:val="22"/>
          <w:szCs w:val="22"/>
        </w:rPr>
        <w:t xml:space="preserve">amd_programmes table created; AMD-004 record in RATIFIED state; WS-A through WS-E workstreams populated</w:t>
      </w:r>
    </w:p>
    <w:p>
      <w:pPr>
        <w:spacing w:before="0" w:after="60"/>
        <w:ind w:left="600"/>
        <w:rPr/>
      </w:pPr>
      <w:r>
        <w:rPr>
          <w:b/>
          <w:bCs/>
          <w:sz w:val="22"/>
          <w:szCs w:val="22"/>
        </w:rPr>
        <w:t xml:space="preserve">GOV-AMD4-03:  </w:t>
      </w:r>
      <w:r>
        <w:rPr>
          <w:sz w:val="22"/>
          <w:szCs w:val="22"/>
        </w:rPr>
        <w:t xml:space="preserve">Core agent configured with SC governance write permissions in src/iam/</w:t>
      </w:r>
    </w:p>
    <w:p>
      <w:pPr>
        <w:spacing w:before="0" w:after="60"/>
        <w:ind w:left="600"/>
        <w:rPr/>
      </w:pPr>
      <w:r>
        <w:rPr>
          <w:b/>
          <w:bCs/>
          <w:sz w:val="22"/>
          <w:szCs w:val="22"/>
        </w:rPr>
        <w:t xml:space="preserve">GOV-AMD4-04:  </w:t>
      </w:r>
      <w:r>
        <w:rPr>
          <w:sz w:val="22"/>
          <w:szCs w:val="22"/>
        </w:rPr>
        <w:t xml:space="preserve">Guardian agent automated quarterly SC report generator linked to programme_milestones table</w:t>
      </w:r>
    </w:p>
    <w:p>
      <w:pPr>
        <w:spacing w:before="0" w:after="60"/>
        <w:ind w:left="600"/>
        <w:rPr/>
      </w:pPr>
      <w:r>
        <w:rPr>
          <w:b/>
          <w:bCs/>
          <w:sz w:val="22"/>
          <w:szCs w:val="22"/>
        </w:rPr>
        <w:t xml:space="preserve">GOV-AMD4-05:  </w:t>
      </w:r>
      <w:r>
        <w:rPr>
          <w:sz w:val="22"/>
          <w:szCs w:val="22"/>
        </w:rPr>
        <w:t xml:space="preserve">LINE OA SC notification channel configured for resolution alerts (supabase/functions/line-outbound-sender/)</w:t>
      </w:r>
    </w:p>
    <w:p>
      <w:pPr>
        <w:spacing w:before="0" w:after="60"/>
        <w:ind w:left="600"/>
        <w:rPr/>
      </w:pPr>
      <w:r>
        <w:rPr>
          <w:b/>
          <w:bCs/>
          <w:sz w:val="22"/>
          <w:szCs w:val="22"/>
        </w:rPr>
        <w:t xml:space="preserve">GOV-AMD4-06:  </w:t>
      </w:r>
      <w:r>
        <w:rPr>
          <w:sz w:val="22"/>
          <w:szCs w:val="22"/>
        </w:rPr>
        <w:t xml:space="preserve">DOCX SOP sections S23, S28, S32, S38 cross-referenced with Supabase governance records as authoritative source</w:t>
      </w:r>
    </w:p>
    <w:p>
      <w:pPr>
        <w:spacing w:before="200" w:after="80"/>
        <w:rPr/>
      </w:pPr>
      <w:r>
        <w:rPr>
          <w:b/>
          <w:bCs/>
          <w:sz w:val="28"/>
          <w:szCs w:val="28"/>
          <w:color w:val="2e75b6"/>
        </w:rPr>
        <w:t xml:space="preserve">43.7  S43 Milestones</w:t>
      </w:r>
    </w:p>
    <w:p>
      <w:pPr>
        <w:spacing w:before="0" w:after="60"/>
        <w:ind w:left="600"/>
        <w:rPr/>
      </w:pPr>
      <w:r>
        <w:rPr>
          <w:b/>
          <w:bCs/>
          <w:sz w:val="22"/>
          <w:szCs w:val="22"/>
        </w:rPr>
        <w:t xml:space="preserve">S43-M1:  </w:t>
      </w:r>
      <w:r>
        <w:rPr>
          <w:sz w:val="22"/>
          <w:szCs w:val="22"/>
        </w:rPr>
        <w:t xml:space="preserve">Supabase governance schema deployed; SC-2030-01 AMD-004 record live (Q3 2030 — AMD-004 ratification)</w:t>
      </w:r>
    </w:p>
    <w:p>
      <w:pPr>
        <w:spacing w:before="0" w:after="60"/>
        <w:ind w:left="600"/>
        <w:rPr/>
      </w:pPr>
      <w:r>
        <w:rPr>
          <w:b/>
          <w:bCs/>
          <w:sz w:val="22"/>
          <w:szCs w:val="22"/>
        </w:rPr>
        <w:t xml:space="preserve">S43-M2:  </w:t>
      </w:r>
      <w:r>
        <w:rPr>
          <w:sz w:val="22"/>
          <w:szCs w:val="22"/>
        </w:rPr>
        <w:t xml:space="preserve">Core and Guardian agents configured with governance write access; first automated SC quarterly report (Q4 2030)</w:t>
      </w:r>
    </w:p>
    <w:p>
      <w:pPr>
        <w:spacing w:before="0" w:after="60"/>
        <w:ind w:left="600"/>
        <w:rPr/>
      </w:pPr>
      <w:r>
        <w:rPr>
          <w:b/>
          <w:bCs/>
          <w:sz w:val="22"/>
          <w:szCs w:val="22"/>
        </w:rPr>
        <w:t xml:space="preserve">S43-M3:  </w:t>
      </w:r>
      <w:r>
        <w:rPr>
          <w:sz w:val="22"/>
          <w:szCs w:val="22"/>
        </w:rPr>
        <w:t xml:space="preserve">All historical SC resolutions (SC-2025 through SC-2030) migrated from DOCX to Supabase sc_resolutions table (Q1 2031)</w:t>
      </w:r>
    </w:p>
    <w:p>
      <w:pPr>
        <w:spacing w:before="0" w:after="60"/>
        <w:ind w:left="600"/>
        <w:rPr/>
      </w:pPr>
      <w:r>
        <w:rPr>
          <w:b/>
          <w:bCs/>
          <w:sz w:val="22"/>
          <w:szCs w:val="22"/>
        </w:rPr>
        <w:t xml:space="preserve">S43-M4:  </w:t>
      </w:r>
      <w:r>
        <w:rPr>
          <w:sz w:val="22"/>
          <w:szCs w:val="22"/>
        </w:rPr>
        <w:t xml:space="preserve">SC Governance Module fully operational — DOCX SOP governance sections become read-only references to Supabase system of record (Q2 2031)</w:t>
      </w:r>
    </w:p>
    <w:p>
      <w:pPr>
        <w:spacing w:before="320" w:after="100"/>
        <w:rPr/>
      </w:pPr>
      <w:r>
        <w:rPr>
          <w:b/>
          <w:bCs/>
          <w:sz w:val="36"/>
          <w:szCs w:val="36"/>
          <w:color w:val="1f2d5a"/>
        </w:rPr>
        <w:t xml:space="preserve">44. 28-Agent Governance Code Implementation Guide &amp; Unified Gap Resolution Framework (GAP-05, GAP-08)</w:t>
      </w:r>
    </w:p>
    <w:p>
      <w:pPr>
        <w:spacing w:before="200" w:after="80"/>
        <w:rPr/>
      </w:pPr>
      <w:r>
        <w:rPr>
          <w:b/>
          <w:bCs/>
          <w:sz w:val="28"/>
          <w:szCs w:val="28"/>
          <w:color w:val="2e75b6"/>
        </w:rPr>
        <w:t xml:space="preserve">44.1  Overview</w:t>
      </w:r>
    </w:p>
    <w:p>
      <w:pPr>
        <w:spacing w:before="0" w:after="80"/>
        <w:ind w:left="400"/>
        <w:rPr/>
      </w:pPr>
      <w:r>
        <w:rPr>
          <w:sz w:val="24"/>
          <w:szCs w:val="24"/>
        </w:rPr>
        <w:t xml:space="preserve">Section 44 consolidates the technical implementation guide for the 28-Agent Governance Layer in code (GAP-05) and the AMD-004 Unified Gap Resolution Framework (GAP-08). The SOP-GitHub Coverage Analysis identified 15 gaps across three severity levels. This section provides the authoritative migration path from DOCX-governed policy to code-enforced governance, beginning with AMD-004 WS-A (Q3 2030) and completing by AMD-004 WS-E (Q2 2033).</w:t>
      </w:r>
    </w:p>
    <w:p>
      <w:pPr>
        <w:spacing w:before="0" w:after="80"/>
        <w:ind w:left="400"/>
        <w:rPr/>
      </w:pPr>
      <w:r>
        <w:rPr>
          <w:sz w:val="24"/>
          <w:szCs w:val="24"/>
        </w:rPr>
        <w:t xml:space="preserve">Responsible Agents: Core (Programme Director, Group D ≥97%), Nexus (Integration, Group D ≥97%), Vega (Technical Architecture, Group D ≥97%), Ledger (Audit/Compliance, Group D ≥97%).</w:t>
      </w:r>
    </w:p>
    <w:p>
      <w:pPr>
        <w:spacing w:before="200" w:after="80"/>
        <w:rPr/>
      </w:pPr>
      <w:r>
        <w:rPr>
          <w:b/>
          <w:bCs/>
          <w:sz w:val="28"/>
          <w:szCs w:val="28"/>
          <w:color w:val="2e75b6"/>
        </w:rPr>
        <w:t xml:space="preserve">44.2  28-Agent SLA Group Configuration in src/workflow/sla/</w:t>
      </w:r>
    </w:p>
    <w:p>
      <w:pPr>
        <w:spacing w:before="0" w:after="80"/>
        <w:ind w:left="400"/>
        <w:rPr/>
      </w:pPr>
      <w:r>
        <w:rPr>
          <w:sz w:val="24"/>
          <w:szCs w:val="24"/>
        </w:rPr>
        <w:t xml:space="preserve">The 28-agent SLA Group A–D threshold table (S17) shall be migrated from DOCX to a configuration file in src/workflow/sla/agent-config.ts with the following structure:</w:t>
      </w:r>
    </w:p>
    <w:p>
      <w:pPr>
        <w:spacing w:before="0" w:after="60"/>
        <w:ind w:left="600"/>
        <w:rPr/>
      </w:pPr>
      <w:r>
        <w:rPr>
          <w:b/>
          <w:bCs/>
          <w:sz w:val="22"/>
          <w:szCs w:val="22"/>
        </w:rPr>
        <w:t xml:space="preserve">Group A (≥95% accuracy):  </w:t>
      </w:r>
      <w:r>
        <w:rPr>
          <w:sz w:val="22"/>
          <w:szCs w:val="22"/>
        </w:rPr>
        <w:t xml:space="preserve">Kelly, Signal, Aria, Blaze, Nova — real-time SLA sweep via supabase/functions/sla-sweep-scheduler/</w:t>
      </w:r>
    </w:p>
    <w:p>
      <w:pPr>
        <w:spacing w:before="0" w:after="60"/>
        <w:ind w:left="600"/>
        <w:rPr/>
      </w:pPr>
      <w:r>
        <w:rPr>
          <w:b/>
          <w:bCs/>
          <w:sz w:val="22"/>
          <w:szCs w:val="22"/>
        </w:rPr>
        <w:t xml:space="preserve">Group B (≥93% accuracy):  </w:t>
      </w:r>
      <w:r>
        <w:rPr>
          <w:sz w:val="22"/>
          <w:szCs w:val="22"/>
        </w:rPr>
        <w:t xml:space="preserve">Compass, Remy, Scout, Finn, Hana, Ember, Shore, Draft — daily SLA batch review</w:t>
      </w:r>
    </w:p>
    <w:p>
      <w:pPr>
        <w:spacing w:before="0" w:after="60"/>
        <w:ind w:left="600"/>
        <w:rPr/>
      </w:pPr>
      <w:r>
        <w:rPr>
          <w:b/>
          <w:bCs/>
          <w:sz w:val="22"/>
          <w:szCs w:val="22"/>
        </w:rPr>
        <w:t xml:space="preserve">Group C (≥94% accuracy):  </w:t>
      </w:r>
      <w:r>
        <w:rPr>
          <w:sz w:val="22"/>
          <w:szCs w:val="22"/>
        </w:rPr>
        <w:t xml:space="preserve">Atlas, Bo, Forge, Leo, Ops, Stone, Pulse, Frame — weekly SLA aggregate report</w:t>
      </w:r>
    </w:p>
    <w:p>
      <w:pPr>
        <w:spacing w:before="0" w:after="60"/>
        <w:ind w:left="600"/>
        <w:rPr/>
      </w:pPr>
      <w:r>
        <w:rPr>
          <w:b/>
          <w:bCs/>
          <w:sz w:val="22"/>
          <w:szCs w:val="22"/>
        </w:rPr>
        <w:t xml:space="preserve">Group D (≥97% accuracy):  </w:t>
      </w:r>
      <w:r>
        <w:rPr>
          <w:sz w:val="22"/>
          <w:szCs w:val="22"/>
        </w:rPr>
        <w:t xml:space="preserve">Core, Nexus, Rex, Guardian, Talent, Vega, Ledger — continuous monitoring; breach triggers immediate SC notification</w:t>
      </w:r>
    </w:p>
    <w:p>
      <w:pPr>
        <w:spacing w:before="0" w:after="80"/>
        <w:ind w:left="400"/>
        <w:rPr/>
      </w:pPr>
      <w:r>
        <w:rPr>
          <w:sz w:val="24"/>
          <w:szCs w:val="24"/>
        </w:rPr>
        <w:t xml:space="preserve">SLA breach thresholds shall trigger escalation via supabase/functions/notify-overdue/ with severity mapping: Group D breach → Programme Director + SC notification; Group A breach → Design Director notification; Group B/C breach → workstream lead notification.</w:t>
      </w:r>
    </w:p>
    <w:p>
      <w:pPr>
        <w:spacing w:before="200" w:after="80"/>
        <w:rPr/>
      </w:pPr>
      <w:r>
        <w:rPr>
          <w:b/>
          <w:bCs/>
          <w:sz w:val="28"/>
          <w:szCs w:val="28"/>
          <w:color w:val="2e75b6"/>
        </w:rPr>
        <w:t xml:space="preserve">44.3  Per-Agent KPI Baseline Configuration</w:t>
      </w:r>
    </w:p>
    <w:p>
      <w:pPr>
        <w:spacing w:before="0" w:after="80"/>
        <w:ind w:left="400"/>
        <w:rPr/>
      </w:pPr>
      <w:r>
        <w:rPr>
          <w:sz w:val="24"/>
          <w:szCs w:val="24"/>
        </w:rPr>
        <w:t xml:space="preserve">Each of the 28 agents shall have a KPI baseline record in Supabase table agent_kpi_baselines with fields:</w:t>
      </w:r>
    </w:p>
    <w:p>
      <w:pPr>
        <w:spacing w:before="0" w:after="60"/>
        <w:ind w:left="600" w:hanging="200"/>
        <w:rPr/>
      </w:pPr>
      <w:r>
        <w:rPr>
          <w:sz w:val="22"/>
          <w:szCs w:val="22"/>
        </w:rPr>
        <w:t xml:space="preserve">• agent_id, agent_name, sla_group, accuracy_threshold, response_time_p95_ms, tasks_per_day_target</w:t>
      </w:r>
    </w:p>
    <w:p>
      <w:pPr>
        <w:spacing w:before="0" w:after="60"/>
        <w:ind w:left="600" w:hanging="200"/>
        <w:rPr/>
      </w:pPr>
      <w:r>
        <w:rPr>
          <w:sz w:val="22"/>
          <w:szCs w:val="22"/>
        </w:rPr>
        <w:t xml:space="preserve">• quality_score_min, handoff_success_rate_min, client_satisfaction_nps_min</w:t>
      </w:r>
    </w:p>
    <w:p>
      <w:pPr>
        <w:spacing w:before="0" w:after="60"/>
        <w:ind w:left="600" w:hanging="200"/>
        <w:rPr/>
      </w:pPr>
      <w:r>
        <w:rPr>
          <w:sz w:val="22"/>
          <w:szCs w:val="22"/>
        </w:rPr>
        <w:t xml:space="preserve">• current_period_score, baseline_date, last_review_date, next_review_date</w:t>
      </w:r>
    </w:p>
    <w:p>
      <w:pPr>
        <w:spacing w:before="0" w:after="80"/>
        <w:ind w:left="400"/>
        <w:rPr/>
      </w:pPr>
      <w:r>
        <w:rPr>
          <w:sz w:val="24"/>
          <w:szCs w:val="24"/>
        </w:rPr>
        <w:t xml:space="preserve">KPI baselines are reviewed quarterly by Pulse (analytics) and Ledger (audit). Deviations of &gt; 5% from baseline for two consecutive quarters trigger Agent Lifecycle Review (S21 protocol).</w:t>
      </w:r>
    </w:p>
    <w:p>
      <w:pPr>
        <w:spacing w:before="200" w:after="80"/>
        <w:rPr/>
      </w:pPr>
      <w:r>
        <w:rPr>
          <w:b/>
          <w:bCs/>
          <w:sz w:val="28"/>
          <w:szCs w:val="28"/>
          <w:color w:val="2e75b6"/>
        </w:rPr>
        <w:t xml:space="preserve">44.4  Gap Resolution Registry — All 15 Gaps</w:t>
      </w:r>
    </w:p>
    <w:p>
      <w:pPr>
        <w:spacing w:before="0" w:after="80"/>
        <w:ind w:left="400"/>
        <w:rPr/>
      </w:pPr>
      <w:r>
        <w:rPr>
          <w:sz w:val="24"/>
          <w:szCs w:val="24"/>
        </w:rPr>
        <w:t xml:space="preserve">The following table summarises the complete 15-gap resolution plan by AMD-004 workstream:</w:t>
      </w:r>
    </w:p>
    <w:p>
      <w:pPr>
        <w:spacing w:before="0" w:after="60"/>
        <w:ind w:left="600"/>
        <w:rPr/>
      </w:pPr>
      <w:r>
        <w:rPr>
          <w:b/>
          <w:bCs/>
          <w:sz w:val="22"/>
          <w:szCs w:val="22"/>
        </w:rPr>
        <w:t xml:space="preserve">GAP-01 Biophilic/WELL  [HIGH]:  </w:t>
      </w:r>
      <w:r>
        <w:rPr>
          <w:sz w:val="22"/>
          <w:szCs w:val="22"/>
        </w:rPr>
        <w:t xml:space="preserve">WS-A: S39 SOP published. WS-B: src/biophilic/ module built. Target: Q3 2031</w:t>
      </w:r>
    </w:p>
    <w:p>
      <w:pPr>
        <w:spacing w:before="0" w:after="60"/>
        <w:ind w:left="600"/>
        <w:rPr/>
      </w:pPr>
      <w:r>
        <w:rPr>
          <w:b/>
          <w:bCs/>
          <w:sz w:val="22"/>
          <w:szCs w:val="22"/>
        </w:rPr>
        <w:t xml:space="preserve">GAP-02 Design Freeze Gate  [HIGH]:  </w:t>
      </w:r>
      <w:r>
        <w:rPr>
          <w:sz w:val="22"/>
          <w:szCs w:val="22"/>
        </w:rPr>
        <w:t xml:space="preserve">WS-A: src/gate/ extension. WS-B: full client workflow. Target: Q3 2031</w:t>
      </w:r>
    </w:p>
    <w:p>
      <w:pPr>
        <w:spacing w:before="0" w:after="60"/>
        <w:ind w:left="600"/>
        <w:rPr/>
      </w:pPr>
      <w:r>
        <w:rPr>
          <w:b/>
          <w:bCs/>
          <w:sz w:val="22"/>
          <w:szCs w:val="22"/>
        </w:rPr>
        <w:t xml:space="preserve">GAP-03 Sensory Commissioning  [HIGH]:  </w:t>
      </w:r>
      <w:r>
        <w:rPr>
          <w:sz w:val="22"/>
          <w:szCs w:val="22"/>
        </w:rPr>
        <w:t xml:space="preserve">WS-B: src/sensory-commissioning/ module. Target: Q3 2031</w:t>
      </w:r>
    </w:p>
    <w:p>
      <w:pPr>
        <w:spacing w:before="0" w:after="60"/>
        <w:ind w:left="600"/>
        <w:rPr/>
      </w:pPr>
      <w:r>
        <w:rPr>
          <w:b/>
          <w:bCs/>
          <w:sz w:val="22"/>
          <w:szCs w:val="22"/>
        </w:rPr>
        <w:t xml:space="preserve">GAP-04 POE System  [HIGH]:  </w:t>
      </w:r>
      <w:r>
        <w:rPr>
          <w:sz w:val="22"/>
          <w:szCs w:val="22"/>
        </w:rPr>
        <w:t xml:space="preserve">WS-B: src/poe/ module. Target: Q3 2031</w:t>
      </w:r>
    </w:p>
    <w:p>
      <w:pPr>
        <w:spacing w:before="0" w:after="60"/>
        <w:ind w:left="600"/>
        <w:rPr/>
      </w:pPr>
      <w:r>
        <w:rPr>
          <w:b/>
          <w:bCs/>
          <w:sz w:val="22"/>
          <w:szCs w:val="22"/>
        </w:rPr>
        <w:t xml:space="preserve">GAP-05 28-Agent Governance Code  [HIGH]:  </w:t>
      </w:r>
      <w:r>
        <w:rPr>
          <w:sz w:val="22"/>
          <w:szCs w:val="22"/>
        </w:rPr>
        <w:t xml:space="preserve">WS-A: agent-config.ts + agent_kpi_baselines. Target: Q4 2030</w:t>
      </w:r>
    </w:p>
    <w:p>
      <w:pPr>
        <w:spacing w:before="0" w:after="60"/>
        <w:ind w:left="600"/>
        <w:rPr/>
      </w:pPr>
      <w:r>
        <w:rPr>
          <w:b/>
          <w:bCs/>
          <w:sz w:val="22"/>
          <w:szCs w:val="22"/>
        </w:rPr>
        <w:t xml:space="preserve">GAP-06 ISO 9001/RIBA Audit Trail  [HIGH]:  </w:t>
      </w:r>
      <w:r>
        <w:rPr>
          <w:sz w:val="22"/>
          <w:szCs w:val="22"/>
        </w:rPr>
        <w:t xml:space="preserve">WS-C: src/workflow/audit/ extension. Target: Q2 2032</w:t>
      </w:r>
    </w:p>
    <w:p>
      <w:pPr>
        <w:spacing w:before="0" w:after="60"/>
        <w:ind w:left="600"/>
        <w:rPr/>
      </w:pPr>
      <w:r>
        <w:rPr>
          <w:b/>
          <w:bCs/>
          <w:sz w:val="22"/>
          <w:szCs w:val="22"/>
        </w:rPr>
        <w:t xml:space="preserve">GAP-07 SC Governance Module  [HIGH]:  </w:t>
      </w:r>
      <w:r>
        <w:rPr>
          <w:sz w:val="22"/>
          <w:szCs w:val="22"/>
        </w:rPr>
        <w:t xml:space="preserve">WS-A: S43 + Supabase schema. Target: Q4 2030</w:t>
      </w:r>
    </w:p>
    <w:p>
      <w:pPr>
        <w:spacing w:before="0" w:after="60"/>
        <w:ind w:left="600"/>
        <w:rPr/>
      </w:pPr>
      <w:r>
        <w:rPr>
          <w:b/>
          <w:bCs/>
          <w:sz w:val="22"/>
          <w:szCs w:val="22"/>
        </w:rPr>
        <w:t xml:space="preserve">GAP-08 AMD-004 Programme Tracker  [HIGH]:  </w:t>
      </w:r>
      <w:r>
        <w:rPr>
          <w:sz w:val="22"/>
          <w:szCs w:val="22"/>
        </w:rPr>
        <w:t xml:space="preserve">WS-A: amd_programmes table + Core agent. Target: Q4 2030</w:t>
      </w:r>
    </w:p>
    <w:p>
      <w:pPr>
        <w:spacing w:before="0" w:after="60"/>
        <w:ind w:left="600"/>
        <w:rPr/>
      </w:pPr>
      <w:r>
        <w:rPr>
          <w:b/>
          <w:bCs/>
          <w:sz w:val="22"/>
          <w:szCs w:val="22"/>
        </w:rPr>
        <w:t xml:space="preserve">GAP-09 Mock-up Approval Workflow  [MEDIUM]:  </w:t>
      </w:r>
      <w:r>
        <w:rPr>
          <w:sz w:val="22"/>
          <w:szCs w:val="22"/>
        </w:rPr>
        <w:t xml:space="preserve">WS-B: src/workflow/approval/ extension. Target: Q1 2032</w:t>
      </w:r>
    </w:p>
    <w:p>
      <w:pPr>
        <w:spacing w:before="0" w:after="60"/>
        <w:ind w:left="600"/>
        <w:rPr/>
      </w:pPr>
      <w:r>
        <w:rPr>
          <w:b/>
          <w:bCs/>
          <w:sz w:val="22"/>
          <w:szCs w:val="22"/>
        </w:rPr>
        <w:t xml:space="preserve">GAP-10 Unified KPI Dashboard  [MEDIUM]:  </w:t>
      </w:r>
      <w:r>
        <w:rPr>
          <w:sz w:val="22"/>
          <w:szCs w:val="22"/>
        </w:rPr>
        <w:t xml:space="preserve">WS-C: dashboard/ integration layer. Target: Q2 2032</w:t>
      </w:r>
    </w:p>
    <w:p>
      <w:pPr>
        <w:spacing w:before="0" w:after="60"/>
        <w:ind w:left="600"/>
        <w:rPr/>
      </w:pPr>
      <w:r>
        <w:rPr>
          <w:b/>
          <w:bCs/>
          <w:sz w:val="22"/>
          <w:szCs w:val="22"/>
        </w:rPr>
        <w:t xml:space="preserve">GAP-11 Emergency Escalation Protocol  [MEDIUM]:  </w:t>
      </w:r>
      <w:r>
        <w:rPr>
          <w:sz w:val="22"/>
          <w:szCs w:val="22"/>
        </w:rPr>
        <w:t xml:space="preserve">WS-C: severity matrix + escalation chain. Target: Q2 2032</w:t>
      </w:r>
    </w:p>
    <w:p>
      <w:pPr>
        <w:spacing w:before="0" w:after="60"/>
        <w:ind w:left="600"/>
        <w:rPr/>
      </w:pPr>
      <w:r>
        <w:rPr>
          <w:b/>
          <w:bCs/>
          <w:sz w:val="22"/>
          <w:szCs w:val="22"/>
        </w:rPr>
        <w:t xml:space="preserve">GAP-12 Governance Amendment Tracking  [MEDIUM]:  </w:t>
      </w:r>
      <w:r>
        <w:rPr>
          <w:sz w:val="22"/>
          <w:szCs w:val="22"/>
        </w:rPr>
        <w:t xml:space="preserve">WS-B: governance_policies table. Target: Q1 2032</w:t>
      </w:r>
    </w:p>
    <w:p>
      <w:pPr>
        <w:spacing w:before="0" w:after="60"/>
        <w:ind w:left="600"/>
        <w:rPr/>
      </w:pPr>
      <w:r>
        <w:rPr>
          <w:b/>
          <w:bCs/>
          <w:sz w:val="22"/>
          <w:szCs w:val="22"/>
        </w:rPr>
        <w:t xml:space="preserve">GAP-13 AI Ethics Audit Module  [LOW]:  </w:t>
      </w:r>
      <w:r>
        <w:rPr>
          <w:sz w:val="22"/>
          <w:szCs w:val="22"/>
        </w:rPr>
        <w:t xml:space="preserve">WS-D: bias monitoring + ethical log. Target: Q3 2032</w:t>
      </w:r>
    </w:p>
    <w:p>
      <w:pPr>
        <w:spacing w:before="0" w:after="60"/>
        <w:ind w:left="600"/>
        <w:rPr/>
      </w:pPr>
      <w:r>
        <w:rPr>
          <w:b/>
          <w:bCs/>
          <w:sz w:val="22"/>
          <w:szCs w:val="22"/>
        </w:rPr>
        <w:t xml:space="preserve">GAP-14 Agent Decommissioning Workflow  [LOW]:  </w:t>
      </w:r>
      <w:r>
        <w:rPr>
          <w:sz w:val="22"/>
          <w:szCs w:val="22"/>
        </w:rPr>
        <w:t xml:space="preserve">WS-D: lifecycle retire state. Target: Q3 2032</w:t>
      </w:r>
    </w:p>
    <w:p>
      <w:pPr>
        <w:spacing w:before="0" w:after="60"/>
        <w:ind w:left="600"/>
        <w:rPr/>
      </w:pPr>
      <w:r>
        <w:rPr>
          <w:b/>
          <w:bCs/>
          <w:sz w:val="22"/>
          <w:szCs w:val="22"/>
        </w:rPr>
        <w:t xml:space="preserve">GAP-15 PDPA DSAR Workflow  [LOW]:  </w:t>
      </w:r>
      <w:r>
        <w:rPr>
          <w:sz w:val="22"/>
          <w:szCs w:val="22"/>
        </w:rPr>
        <w:t xml:space="preserve">WS-D: src/iam/ DSAR extension. Target: Q4 2032</w:t>
      </w:r>
    </w:p>
    <w:p>
      <w:pPr>
        <w:spacing w:before="200" w:after="80"/>
        <w:rPr/>
      </w:pPr>
      <w:r>
        <w:rPr>
          <w:b/>
          <w:bCs/>
          <w:sz w:val="28"/>
          <w:szCs w:val="28"/>
          <w:color w:val="2e75b6"/>
        </w:rPr>
        <w:t xml:space="preserve">44.5  AMD-004 Unified Gap Resolution Roadmap</w:t>
      </w:r>
    </w:p>
    <w:p>
      <w:pPr>
        <w:spacing w:before="0" w:after="60"/>
        <w:ind w:left="600"/>
        <w:rPr/>
      </w:pPr>
      <w:r>
        <w:rPr>
          <w:b/>
          <w:bCs/>
          <w:sz w:val="22"/>
          <w:szCs w:val="22"/>
        </w:rPr>
        <w:t xml:space="preserve">Phase 1 — WS-A (Q3–Q4 2030):  </w:t>
      </w:r>
      <w:r>
        <w:rPr>
          <w:sz w:val="22"/>
          <w:szCs w:val="22"/>
        </w:rPr>
        <w:t xml:space="preserve">Bridge DOCX → Code: GAP-05 (SLA config), GAP-07 (SC governance schema), GAP-08 (AMD tracker), GAP-02 initial (Gate scaffolding)</w:t>
      </w:r>
    </w:p>
    <w:p>
      <w:pPr>
        <w:spacing w:before="0" w:after="60"/>
        <w:ind w:left="600"/>
        <w:rPr/>
      </w:pPr>
      <w:r>
        <w:rPr>
          <w:b/>
          <w:bCs/>
          <w:sz w:val="22"/>
          <w:szCs w:val="22"/>
        </w:rPr>
        <w:t xml:space="preserve">Phase 2 — WS-B (FY2031):  </w:t>
      </w:r>
      <w:r>
        <w:rPr>
          <w:sz w:val="22"/>
          <w:szCs w:val="22"/>
        </w:rPr>
        <w:t xml:space="preserve">New module development: GAP-01 (biophilic), GAP-03 (sensory), GAP-04 (POE), GAP-02 complete (Gate workflow), GAP-09 (mock-up), GAP-12 (amendment tracking)</w:t>
      </w:r>
    </w:p>
    <w:p>
      <w:pPr>
        <w:spacing w:before="0" w:after="60"/>
        <w:ind w:left="600"/>
        <w:rPr/>
      </w:pPr>
      <w:r>
        <w:rPr>
          <w:b/>
          <w:bCs/>
          <w:sz w:val="22"/>
          <w:szCs w:val="22"/>
        </w:rPr>
        <w:t xml:space="preserve">Phase 3 — WS-C/D (FY2032):  </w:t>
      </w:r>
      <w:r>
        <w:rPr>
          <w:sz w:val="22"/>
          <w:szCs w:val="22"/>
        </w:rPr>
        <w:t xml:space="preserve">Integration &amp; compliance: GAP-06 (ISO 9001 audit), GAP-10 (unified dashboard), GAP-11 (emergency protocol), GAP-13/14/15 (ethics, decommission, PDPA)</w:t>
      </w:r>
    </w:p>
    <w:p>
      <w:pPr>
        <w:spacing w:before="0" w:after="60"/>
        <w:ind w:left="600"/>
        <w:rPr/>
      </w:pPr>
      <w:r>
        <w:rPr>
          <w:b/>
          <w:bCs/>
          <w:sz w:val="22"/>
          <w:szCs w:val="22"/>
        </w:rPr>
        <w:t xml:space="preserve">Phase 4 — WS-E (Q1–Q2 2033):  </w:t>
      </w:r>
      <w:r>
        <w:rPr>
          <w:sz w:val="22"/>
          <w:szCs w:val="22"/>
        </w:rPr>
        <w:t xml:space="preserve">Validation, stress testing, and World-Class certification against RIBA POW + WELL + ISO 9001. Target: 0 HIGH gaps remaining.</w:t>
      </w:r>
    </w:p>
    <w:p>
      <w:pPr>
        <w:spacing w:before="200" w:after="80"/>
        <w:rPr/>
      </w:pPr>
      <w:r>
        <w:rPr>
          <w:b/>
          <w:bCs/>
          <w:sz w:val="28"/>
          <w:szCs w:val="28"/>
          <w:color w:val="2e75b6"/>
        </w:rPr>
        <w:t xml:space="preserve">44.6  S44 Milestones</w:t>
      </w:r>
    </w:p>
    <w:p>
      <w:pPr>
        <w:spacing w:before="0" w:after="60"/>
        <w:ind w:left="600"/>
        <w:rPr/>
      </w:pPr>
      <w:r>
        <w:rPr>
          <w:b/>
          <w:bCs/>
          <w:sz w:val="22"/>
          <w:szCs w:val="22"/>
        </w:rPr>
        <w:t xml:space="preserve">S44-M1:  </w:t>
      </w:r>
      <w:r>
        <w:rPr>
          <w:sz w:val="22"/>
          <w:szCs w:val="22"/>
        </w:rPr>
        <w:t xml:space="preserve">agent-config.ts with 28-agent SLA Group configuration committed to monolith-workspace main branch (Q3 2030)</w:t>
      </w:r>
    </w:p>
    <w:p>
      <w:pPr>
        <w:spacing w:before="0" w:after="60"/>
        <w:ind w:left="600"/>
        <w:rPr/>
      </w:pPr>
      <w:r>
        <w:rPr>
          <w:b/>
          <w:bCs/>
          <w:sz w:val="22"/>
          <w:szCs w:val="22"/>
        </w:rPr>
        <w:t xml:space="preserve">S44-M2:  </w:t>
      </w:r>
      <w:r>
        <w:rPr>
          <w:sz w:val="22"/>
          <w:szCs w:val="22"/>
        </w:rPr>
        <w:t xml:space="preserve">Supabase agent_kpi_baselines table populated; KPI baseline review cycle active (Q4 2030)</w:t>
      </w:r>
    </w:p>
    <w:p>
      <w:pPr>
        <w:spacing w:before="0" w:after="60"/>
        <w:ind w:left="600"/>
        <w:rPr/>
      </w:pPr>
      <w:r>
        <w:rPr>
          <w:b/>
          <w:bCs/>
          <w:sz w:val="22"/>
          <w:szCs w:val="22"/>
        </w:rPr>
        <w:t xml:space="preserve">S44-M3:  </w:t>
      </w:r>
      <w:r>
        <w:rPr>
          <w:sz w:val="22"/>
          <w:szCs w:val="22"/>
        </w:rPr>
        <w:t xml:space="preserve">All 8 HIGH severity gaps resolved — verified by Gap Resolution Registry audit (Q4 2031)</w:t>
      </w:r>
    </w:p>
    <w:p>
      <w:pPr>
        <w:spacing w:before="0" w:after="60"/>
        <w:ind w:left="600"/>
        <w:rPr/>
      </w:pPr>
      <w:r>
        <w:rPr>
          <w:b/>
          <w:bCs/>
          <w:sz w:val="22"/>
          <w:szCs w:val="22"/>
        </w:rPr>
        <w:t xml:space="preserve">S44-M4:  </w:t>
      </w:r>
      <w:r>
        <w:rPr>
          <w:sz w:val="22"/>
          <w:szCs w:val="22"/>
        </w:rPr>
        <w:t xml:space="preserve">All 15 gaps resolved — DAPH Decor World-Class Framework certification audit submitted to SC (Q2 2033)</w:t>
      </w:r>
    </w:p>
    <w:p>
      <w:pPr>
        <w:spacing w:before="0" w:after="60"/>
        <w:ind w:left="600"/>
        <w:rPr/>
      </w:pPr>
      <w:r>
        <w:rPr>
          <w:b/>
          <w:bCs/>
          <w:sz w:val="22"/>
          <w:szCs w:val="22"/>
        </w:rPr>
        <w:t xml:space="preserve">S44-M5:  </w:t>
      </w:r>
      <w:r>
        <w:rPr>
          <w:sz w:val="22"/>
          <w:szCs w:val="22"/>
        </w:rPr>
        <w:t xml:space="preserve">S39–S44 accepted and merged into monolith_project_summary_v3.0 as AMD-004 foundations (Q3 2030)</w:t>
      </w:r>
    </w:p>
    <w:p>
      <w:pPr>
        <w:spacing w:before="320" w:after="100"/>
        <w:rPr/>
      </w:pPr>
      <w:r>
        <w:rPr>
          <w:b/>
          <w:bCs/>
          <w:sz w:val="36"/>
          <w:szCs w:val="36"/>
          <w:color w:val="1f2d5a"/>
        </w:rPr>
        <w:t xml:space="preserve">45. AMD-004 WS-B — Technology Infrastructure Next Generation (GAP-05: AI Creative Engine)</w:t>
      </w:r>
    </w:p>
    <w:p>
      <w:pPr>
        <w:spacing w:before="200" w:after="80"/>
        <w:rPr/>
      </w:pPr>
      <w:r>
        <w:rPr>
          <w:b/>
          <w:bCs/>
          <w:sz w:val="28"/>
          <w:szCs w:val="28"/>
          <w:color w:val="2e75b6"/>
        </w:rPr>
        <w:t xml:space="preserve">45.1  Workstream Overview</w:t>
      </w:r>
    </w:p>
    <w:p>
      <w:pPr>
        <w:spacing w:before="0" w:after="80"/>
        <w:ind w:left="400"/>
        <w:rPr/>
      </w:pPr>
      <w:r>
        <w:rPr>
          <w:sz w:val="24"/>
          <w:szCs w:val="24"/>
        </w:rPr>
        <w:t xml:space="preserve">Section 45 defines the AMD-004 Workstream B (WS-B) implementation specification for Technology Infrastructure Next Generation. WS-B is the technical foundation workstream within the AMD-004 programme (฿5.2M, FY2031–FY2033) responsible for cloud infrastructure modernisation, API gateway consolidation, and the deployment of AI-powered creative tooling. Critically, this section closes GAP-05 (AI Creative Engine) — identified in the SOP-GitHub Coverage Analysis as a HIGH-priority missing module with no corresponding implementation in monolith-workspace. WS-B is the parent workstream for all infrastructure-dependent capabilities in Phase 2 of the Gap Resolution Roadmap.</w:t>
      </w:r>
    </w:p>
    <w:p>
      <w:pPr>
        <w:spacing w:before="0" w:after="80"/>
        <w:ind w:left="400"/>
        <w:rPr/>
      </w:pPr>
      <w:r>
        <w:rPr>
          <w:sz w:val="24"/>
          <w:szCs w:val="24"/>
        </w:rPr>
        <w:t xml:space="preserve">Budget Allocation: ฿1.1M (AMD-004 WS-B). Timeline: Q1–Q3 2031 (Phase 2 Roadmap). Responsible SC Decision: SC-2030-01 (authorises AMD-004 programme start). SLA Group Assignments: Group C agents (Atlas, Bo, Forge, Leo, Ops, Stone, Pulse, Frame) — ≥94% SLA threshold.</w:t>
      </w:r>
    </w:p>
    <w:p>
      <w:pPr>
        <w:spacing w:before="200" w:after="80"/>
        <w:rPr/>
      </w:pPr>
      <w:r>
        <w:rPr>
          <w:b/>
          <w:bCs/>
          <w:sz w:val="28"/>
          <w:szCs w:val="28"/>
          <w:color w:val="2e75b6"/>
        </w:rPr>
        <w:t xml:space="preserve">45.2  Technology Infrastructure Objectives</w:t>
      </w:r>
    </w:p>
    <w:p>
      <w:pPr>
        <w:spacing w:before="0" w:after="80"/>
        <w:ind w:left="400"/>
        <w:rPr/>
      </w:pPr>
      <w:r>
        <w:rPr>
          <w:sz w:val="24"/>
          <w:szCs w:val="24"/>
        </w:rPr>
        <w:t xml:space="preserve">WS-B targets four infrastructure modernisation layers that underpin all Phase 2 and Phase 3 gap-resolution modules:</w:t>
      </w:r>
    </w:p>
    <w:p>
      <w:pPr>
        <w:spacing w:before="0" w:after="60"/>
        <w:ind w:left="600"/>
        <w:rPr/>
      </w:pPr>
      <w:r>
        <w:rPr>
          <w:b/>
          <w:bCs/>
          <w:sz w:val="22"/>
          <w:szCs w:val="22"/>
        </w:rPr>
        <w:t xml:space="preserve">Cloud Infrastructure (INFRA-WS-B-01):  </w:t>
      </w:r>
      <w:r>
        <w:rPr>
          <w:sz w:val="22"/>
          <w:szCs w:val="22"/>
        </w:rPr>
        <w:t xml:space="preserve">Migrate monolith-workspace compute from on-premise VM to managed Kubernetes cluster (GKE or AKS). Target: 99.9% uptime SLA, auto-scaling 28-agent pod deployment, zero-downtime rolling updates. Dependencies: src/core/supabase/ (data persistence layer), src/core/telemetry/ (observability).</w:t>
      </w:r>
    </w:p>
    <w:p>
      <w:pPr>
        <w:spacing w:before="0" w:after="60"/>
        <w:ind w:left="600"/>
        <w:rPr/>
      </w:pPr>
      <w:r>
        <w:rPr>
          <w:b/>
          <w:bCs/>
          <w:sz w:val="22"/>
          <w:szCs w:val="22"/>
        </w:rPr>
        <w:t xml:space="preserve">API Gateway Consolidation (INFRA-WS-B-02):  </w:t>
      </w:r>
      <w:r>
        <w:rPr>
          <w:sz w:val="22"/>
          <w:szCs w:val="22"/>
        </w:rPr>
        <w:t xml:space="preserve">Unify disparate REST/gRPC endpoints across src/agents/ into a single Kong or AWS API Gateway. Enforce JWT authentication, rate limiting (100 req/s per agent), and request tracing. Enables Cross-Pillar Event Bus (GAP-06, S46) to route inter-agent events reliably.</w:t>
      </w:r>
    </w:p>
    <w:p>
      <w:pPr>
        <w:spacing w:before="0" w:after="60"/>
        <w:ind w:left="600"/>
        <w:rPr/>
      </w:pPr>
      <w:r>
        <w:rPr>
          <w:b/>
          <w:bCs/>
          <w:sz w:val="22"/>
          <w:szCs w:val="22"/>
        </w:rPr>
        <w:t xml:space="preserve">Data Pipeline Modernisation (INFRA-WS-B-03):  </w:t>
      </w:r>
      <w:r>
        <w:rPr>
          <w:sz w:val="22"/>
          <w:szCs w:val="22"/>
        </w:rPr>
        <w:t xml:space="preserve">Upgrade src/data-pipeline/ to Apache Kafka event streaming with schema registry. Implement CDC (Change Data Capture) for real-time Supabase → Analytics sync. Provides the data substrate for Real-time KPI Dashboard (GAP-08, S47).</w:t>
      </w:r>
    </w:p>
    <w:p>
      <w:pPr>
        <w:spacing w:before="0" w:after="60"/>
        <w:ind w:left="600"/>
        <w:rPr/>
      </w:pPr>
      <w:r>
        <w:rPr>
          <w:b/>
          <w:bCs/>
          <w:sz w:val="22"/>
          <w:szCs w:val="22"/>
        </w:rPr>
        <w:t xml:space="preserve">Security &amp; Compliance Layer (INFRA-WS-B-04):  </w:t>
      </w:r>
      <w:r>
        <w:rPr>
          <w:sz w:val="22"/>
          <w:szCs w:val="22"/>
        </w:rPr>
        <w:t xml:space="preserve">Deploy Zero-Trust network policy (mTLS between pods), Vault-managed secrets rotation, SOC2-Type-II audit logging. PDPA/GDPR data residency enforcement at infrastructure level. Prerequisite for PDPA Consent workflow (GAP-10) and Contractor Portal (GAP-11).</w:t>
      </w:r>
    </w:p>
    <w:p>
      <w:pPr>
        <w:spacing w:before="200" w:after="80"/>
        <w:rPr/>
      </w:pPr>
      <w:r>
        <w:rPr>
          <w:b/>
          <w:bCs/>
          <w:sz w:val="28"/>
          <w:szCs w:val="28"/>
          <w:color w:val="2e75b6"/>
        </w:rPr>
        <w:t xml:space="preserve">45.3  GAP-05 AI Creative Engine — Module Specification</w:t>
      </w:r>
    </w:p>
    <w:p>
      <w:pPr>
        <w:spacing w:before="0" w:after="80"/>
        <w:ind w:left="400"/>
        <w:rPr/>
      </w:pPr>
      <w:r>
        <w:rPr>
          <w:sz w:val="24"/>
          <w:szCs w:val="24"/>
        </w:rPr>
        <w:t xml:space="preserve">The AI Creative Engine (GAP-05) is a HIGH-priority missing module closing the absence of generative AI tooling for interior design creative production in DAPH Decor projects. The engine integrates large multimodal models with the existing Aria (Design Automation) and Blaze (Visual Intelligence) agents to deliver AI-assisted concept generation, material curation, and spatial visualisation — elevating DAPH Decor to World-Class AI-augmented design delivery standard.</w:t>
      </w:r>
    </w:p>
    <w:p>
      <w:pPr>
        <w:spacing w:before="0" w:after="80"/>
        <w:ind w:left="400"/>
        <w:rPr/>
      </w:pPr>
      <w:r>
        <w:rPr>
          <w:sz w:val="24"/>
          <w:szCs w:val="24"/>
        </w:rPr>
        <w:t xml:space="preserve">Target repository path: src/creative-engine/ (new module). Integration points: src/agents/aria/, src/agents/blaze/, src/agents/nova/, src/design-vault/ (material library).</w:t>
      </w:r>
    </w:p>
    <w:p>
      <w:pPr>
        <w:spacing w:before="0" w:after="60"/>
        <w:ind w:left="600"/>
        <w:rPr/>
      </w:pPr>
      <w:r>
        <w:rPr>
          <w:b/>
          <w:bCs/>
          <w:sz w:val="22"/>
          <w:szCs w:val="22"/>
        </w:rPr>
        <w:t xml:space="preserve">AIE-001 Concept Generation API:  </w:t>
      </w:r>
      <w:r>
        <w:rPr>
          <w:sz w:val="22"/>
          <w:szCs w:val="22"/>
        </w:rPr>
        <w:t xml:space="preserve">REST endpoint POST /creative/concept — accepts project brief JSON (client profile, style references, budget tier, pillar selections) → returns 3–5 design concept directions with mood board imagery (DALL-E 3 / Stable Diffusion XL backend), design narrative text, and WELL/LEED compatibility score per concept.</w:t>
      </w:r>
    </w:p>
    <w:p>
      <w:pPr>
        <w:spacing w:before="0" w:after="60"/>
        <w:ind w:left="600"/>
        <w:rPr/>
      </w:pPr>
      <w:r>
        <w:rPr>
          <w:b/>
          <w:bCs/>
          <w:sz w:val="22"/>
          <w:szCs w:val="22"/>
        </w:rPr>
        <w:t xml:space="preserve">AIE-002 Material &amp; Texture Synthesis:  </w:t>
      </w:r>
      <w:r>
        <w:rPr>
          <w:sz w:val="22"/>
          <w:szCs w:val="22"/>
        </w:rPr>
        <w:t xml:space="preserve">REST endpoint POST /creative/material — given existing FF&amp;E spec (furniture-hardware-vault entries) generates complementary texture options, colour palette expansions, and biophilic material suggestions. Output validated against Red List (GAP-01/S39.2 Material Transparency). Agents: Nova, Aria.</w:t>
      </w:r>
    </w:p>
    <w:p>
      <w:pPr>
        <w:spacing w:before="0" w:after="60"/>
        <w:ind w:left="600"/>
        <w:rPr/>
      </w:pPr>
      <w:r>
        <w:rPr>
          <w:b/>
          <w:bCs/>
          <w:sz w:val="22"/>
          <w:szCs w:val="22"/>
        </w:rPr>
        <w:t xml:space="preserve">AIE-003 Spatial Planning Assist:  </w:t>
      </w:r>
      <w:r>
        <w:rPr>
          <w:sz w:val="22"/>
          <w:szCs w:val="22"/>
        </w:rPr>
        <w:t xml:space="preserve">Integration with src/bim/ (BIM module S20) — AI overlay on floor plan data to generate alternative furniture arrangement proposals ranked by spatial efficiency, flow score, and client preference model. Uses occupancy simulation heuristics from POE historical data (GAP-04/S42).</w:t>
      </w:r>
    </w:p>
    <w:p>
      <w:pPr>
        <w:spacing w:before="0" w:after="60"/>
        <w:ind w:left="600"/>
        <w:rPr/>
      </w:pPr>
      <w:r>
        <w:rPr>
          <w:b/>
          <w:bCs/>
          <w:sz w:val="22"/>
          <w:szCs w:val="22"/>
        </w:rPr>
        <w:t xml:space="preserve">AIE-004 Client Brief Interpreter:  </w:t>
      </w:r>
      <w:r>
        <w:rPr>
          <w:sz w:val="22"/>
          <w:szCs w:val="22"/>
        </w:rPr>
        <w:t xml:space="preserve">NLP pipeline (GPT-4o) — parses unstructured client brief documents into structured design parameters (style vectors, budget constraints, timeline, special requirements). Output feeds directly into Design Brief Module (S3) and Design Freeze Gate checklist (GAP-02/S40).</w:t>
      </w:r>
    </w:p>
    <w:p>
      <w:pPr>
        <w:spacing w:before="0" w:after="60"/>
        <w:ind w:left="600"/>
        <w:rPr/>
      </w:pPr>
      <w:r>
        <w:rPr>
          <w:b/>
          <w:bCs/>
          <w:sz w:val="22"/>
          <w:szCs w:val="22"/>
        </w:rPr>
        <w:t xml:space="preserve">AIE-005 Creative Iteration Engine:  </w:t>
      </w:r>
      <w:r>
        <w:rPr>
          <w:sz w:val="22"/>
          <w:szCs w:val="22"/>
        </w:rPr>
        <w:t xml:space="preserve">Version-controlled creative workflow: each concept iteration logged with delta-tracking, client approval status, and revision rationale. Integrates with Design Freeze Gate (S40.3 DFG-WS-01) to prevent unauthorised design changes post-freeze.</w:t>
      </w:r>
    </w:p>
    <w:p>
      <w:pPr>
        <w:spacing w:before="200" w:after="80"/>
        <w:rPr/>
      </w:pPr>
      <w:r>
        <w:rPr>
          <w:b/>
          <w:bCs/>
          <w:sz w:val="28"/>
          <w:szCs w:val="28"/>
          <w:color w:val="2e75b6"/>
        </w:rPr>
        <w:t xml:space="preserve">45.4  Implementation Architecture</w:t>
      </w:r>
    </w:p>
    <w:p>
      <w:pPr>
        <w:spacing w:before="0" w:after="80"/>
        <w:ind w:left="400"/>
        <w:rPr/>
      </w:pPr>
      <w:r>
        <w:rPr>
          <w:sz w:val="24"/>
          <w:szCs w:val="24"/>
        </w:rPr>
        <w:t xml:space="preserve">The AI Creative Engine operates across a 3-tier deployment model within the WS-B infrastructure:</w:t>
      </w:r>
    </w:p>
    <w:p>
      <w:pPr>
        <w:spacing w:before="0" w:after="60"/>
        <w:ind w:left="600" w:hanging="200"/>
        <w:rPr/>
      </w:pPr>
      <w:r>
        <w:rPr>
          <w:sz w:val="22"/>
          <w:szCs w:val="22"/>
        </w:rPr>
        <w:t xml:space="preserve">• Tier 1 — AI Inference Layer: Managed model endpoints (Azure OpenAI / GCP Vertex AI). Latency target: ≤3s for concept generation, ≤1s for material synthesis. Auto-scaled GPU pods.</w:t>
      </w:r>
    </w:p>
    <w:p>
      <w:pPr>
        <w:spacing w:before="0" w:after="60"/>
        <w:ind w:left="600" w:hanging="200"/>
        <w:rPr/>
      </w:pPr>
      <w:r>
        <w:rPr>
          <w:sz w:val="22"/>
          <w:szCs w:val="22"/>
        </w:rPr>
        <w:t xml:space="preserve">• Tier 2 — Orchestration Layer: LangChain orchestration within Aria agent pod. Manages prompt engineering, context injection (project brief + design vault data), and output validation pipeline.</w:t>
      </w:r>
    </w:p>
    <w:p>
      <w:pPr>
        <w:spacing w:before="0" w:after="60"/>
        <w:ind w:left="600" w:hanging="200"/>
        <w:rPr/>
      </w:pPr>
      <w:r>
        <w:rPr>
          <w:sz w:val="22"/>
          <w:szCs w:val="22"/>
        </w:rPr>
        <w:t xml:space="preserve">• Tier 3 — Integration Layer: Supabase persistence for creative artefacts, webhook triggers to notify Scout (Project Tracking) and Compass (Coordination) on concept approvals. Client-facing output delivered via encrypted share links through Shore (Client Relations) agent.</w:t>
      </w:r>
    </w:p>
    <w:p>
      <w:pPr>
        <w:spacing w:before="200" w:after="80"/>
        <w:rPr/>
      </w:pPr>
      <w:r>
        <w:rPr>
          <w:b/>
          <w:bCs/>
          <w:sz w:val="28"/>
          <w:szCs w:val="28"/>
          <w:color w:val="2e75b6"/>
        </w:rPr>
        <w:t xml:space="preserve">45.5  Delivery Checklist (TECH-WS-B-01–06)</w:t>
      </w:r>
    </w:p>
    <w:p>
      <w:pPr>
        <w:spacing w:before="0" w:after="60"/>
        <w:ind w:left="600"/>
        <w:rPr/>
      </w:pPr>
      <w:r>
        <w:rPr>
          <w:b/>
          <w:bCs/>
          <w:sz w:val="22"/>
          <w:szCs w:val="22"/>
        </w:rPr>
        <w:t xml:space="preserve">TECH-WS-B-01:  </w:t>
      </w:r>
      <w:r>
        <w:rPr>
          <w:sz w:val="22"/>
          <w:szCs w:val="22"/>
        </w:rPr>
        <w:t xml:space="preserve">Cloud infrastructure migration to Kubernetes — Forge agent lead, Atlas monitoring. Target: Q1 2031.</w:t>
      </w:r>
    </w:p>
    <w:p>
      <w:pPr>
        <w:spacing w:before="0" w:after="60"/>
        <w:ind w:left="600"/>
        <w:rPr/>
      </w:pPr>
      <w:r>
        <w:rPr>
          <w:b/>
          <w:bCs/>
          <w:sz w:val="22"/>
          <w:szCs w:val="22"/>
        </w:rPr>
        <w:t xml:space="preserve">TECH-WS-B-02:  </w:t>
      </w:r>
      <w:r>
        <w:rPr>
          <w:sz w:val="22"/>
          <w:szCs w:val="22"/>
        </w:rPr>
        <w:t xml:space="preserve">API Gateway consolidation (Kong) deployed, all 28 agent endpoints registered. Target: Q1 2031.</w:t>
      </w:r>
    </w:p>
    <w:p>
      <w:pPr>
        <w:spacing w:before="0" w:after="60"/>
        <w:ind w:left="600"/>
        <w:rPr/>
      </w:pPr>
      <w:r>
        <w:rPr>
          <w:b/>
          <w:bCs/>
          <w:sz w:val="22"/>
          <w:szCs w:val="22"/>
        </w:rPr>
        <w:t xml:space="preserve">TECH-WS-B-03:  </w:t>
      </w:r>
      <w:r>
        <w:rPr>
          <w:sz w:val="22"/>
          <w:szCs w:val="22"/>
        </w:rPr>
        <w:t xml:space="preserve">Kafka data pipeline deployed; CDC sync Supabase → Analytics verified end-to-end. Target: Q2 2031.</w:t>
      </w:r>
    </w:p>
    <w:p>
      <w:pPr>
        <w:spacing w:before="0" w:after="60"/>
        <w:ind w:left="600"/>
        <w:rPr/>
      </w:pPr>
      <w:r>
        <w:rPr>
          <w:b/>
          <w:bCs/>
          <w:sz w:val="22"/>
          <w:szCs w:val="22"/>
        </w:rPr>
        <w:t xml:space="preserve">TECH-WS-B-04:  </w:t>
      </w:r>
      <w:r>
        <w:rPr>
          <w:sz w:val="22"/>
          <w:szCs w:val="22"/>
        </w:rPr>
        <w:t xml:space="preserve">AI Creative Engine src/creative-engine/ v1.0 — AIE-001 through AIE-005 all endpoints tested. Target: Q2 2031.</w:t>
      </w:r>
    </w:p>
    <w:p>
      <w:pPr>
        <w:spacing w:before="0" w:after="60"/>
        <w:ind w:left="600"/>
        <w:rPr/>
      </w:pPr>
      <w:r>
        <w:rPr>
          <w:b/>
          <w:bCs/>
          <w:sz w:val="22"/>
          <w:szCs w:val="22"/>
        </w:rPr>
        <w:t xml:space="preserve">TECH-WS-B-05:  </w:t>
      </w:r>
      <w:r>
        <w:rPr>
          <w:sz w:val="22"/>
          <w:szCs w:val="22"/>
        </w:rPr>
        <w:t xml:space="preserve">Security layer: mTLS policy, Vault secrets, SOC2 logging — audit trail active across all pods. Target: Q2 2031.</w:t>
      </w:r>
    </w:p>
    <w:p>
      <w:pPr>
        <w:spacing w:before="0" w:after="60"/>
        <w:ind w:left="600"/>
        <w:rPr/>
      </w:pPr>
      <w:r>
        <w:rPr>
          <w:b/>
          <w:bCs/>
          <w:sz w:val="22"/>
          <w:szCs w:val="22"/>
        </w:rPr>
        <w:t xml:space="preserve">TECH-WS-B-06:  </w:t>
      </w:r>
      <w:r>
        <w:rPr>
          <w:sz w:val="22"/>
          <w:szCs w:val="22"/>
        </w:rPr>
        <w:t xml:space="preserve">WS-B User Acceptance Testing: Aria + Blaze + Nova creative workflow E2E test on 3 live projects. Target: Q3 2031.</w:t>
      </w:r>
    </w:p>
    <w:p>
      <w:pPr>
        <w:spacing w:before="200" w:after="80"/>
        <w:rPr/>
      </w:pPr>
      <w:r>
        <w:rPr>
          <w:b/>
          <w:bCs/>
          <w:sz w:val="28"/>
          <w:szCs w:val="28"/>
          <w:color w:val="2e75b6"/>
        </w:rPr>
        <w:t xml:space="preserve">45.6  Governance, Dependencies &amp; Agent Assignments</w:t>
      </w:r>
    </w:p>
    <w:p>
      <w:pPr>
        <w:spacing w:before="0" w:after="80"/>
        <w:ind w:left="400"/>
        <w:rPr/>
      </w:pPr>
      <w:r>
        <w:rPr>
          <w:sz w:val="24"/>
          <w:szCs w:val="24"/>
        </w:rPr>
        <w:t xml:space="preserve">WS-B is governed under SC Decision SC-2030-01 (AMD-004 programme authorisation). Programme Director: Core agent (Group D, ≥97% SLA). Infrastructure Lead: Forge (Group C, ≥94%). AI Engine Lead: Aria (Group A, ≥95%). Security Lead: Rex (Group D, ≥97%).</w:t>
      </w:r>
    </w:p>
    <w:p>
      <w:pPr>
        <w:spacing w:before="0" w:after="80"/>
        <w:ind w:left="400"/>
        <w:rPr/>
      </w:pPr>
      <w:r>
        <w:rPr>
          <w:sz w:val="24"/>
          <w:szCs w:val="24"/>
        </w:rPr>
        <w:t xml:space="preserve">Dependencies: S38 (AMD-004 PDD — master programme budget ฿5.2M), S44 (GitHub Integration Roadmap — Kubernetes migration prerequisite), S40 (Design Freeze Gate — AIE-005 integration), S42 (POE Framework — AIE-003 occupancy data), S20 (BIM — AIE-003 floor plan data).</w:t>
      </w:r>
    </w:p>
    <w:p>
      <w:pPr>
        <w:spacing w:before="200" w:after="80"/>
        <w:rPr/>
      </w:pPr>
      <w:r>
        <w:rPr>
          <w:b/>
          <w:bCs/>
          <w:sz w:val="28"/>
          <w:szCs w:val="28"/>
          <w:color w:val="2e75b6"/>
        </w:rPr>
        <w:t xml:space="preserve">45.7  Milestones (WS-B-M1–M4)</w:t>
      </w:r>
    </w:p>
    <w:p>
      <w:pPr>
        <w:spacing w:before="0" w:after="60"/>
        <w:ind w:left="600"/>
        <w:rPr/>
      </w:pPr>
      <w:r>
        <w:rPr>
          <w:b/>
          <w:bCs/>
          <w:sz w:val="22"/>
          <w:szCs w:val="22"/>
        </w:rPr>
        <w:t xml:space="preserve">WS-B-M1 (Q1 2031):  </w:t>
      </w:r>
      <w:r>
        <w:rPr>
          <w:sz w:val="22"/>
          <w:szCs w:val="22"/>
        </w:rPr>
        <w:t xml:space="preserve">Infrastructure migration complete — Kubernetes cluster live, API Gateway deployed, monitoring active.</w:t>
      </w:r>
    </w:p>
    <w:p>
      <w:pPr>
        <w:spacing w:before="0" w:after="60"/>
        <w:ind w:left="600"/>
        <w:rPr/>
      </w:pPr>
      <w:r>
        <w:rPr>
          <w:b/>
          <w:bCs/>
          <w:sz w:val="22"/>
          <w:szCs w:val="22"/>
        </w:rPr>
        <w:t xml:space="preserve">WS-B-M2 (Q2 2031):  </w:t>
      </w:r>
      <w:r>
        <w:rPr>
          <w:sz w:val="22"/>
          <w:szCs w:val="22"/>
        </w:rPr>
        <w:t xml:space="preserve">AI Creative Engine v1.0 deployed — AIE-001 to AIE-005 endpoints operational in staging.</w:t>
      </w:r>
    </w:p>
    <w:p>
      <w:pPr>
        <w:spacing w:before="0" w:after="60"/>
        <w:ind w:left="600"/>
        <w:rPr/>
      </w:pPr>
      <w:r>
        <w:rPr>
          <w:b/>
          <w:bCs/>
          <w:sz w:val="22"/>
          <w:szCs w:val="22"/>
        </w:rPr>
        <w:t xml:space="preserve">WS-B-M3 (Q2 2031):  </w:t>
      </w:r>
      <w:r>
        <w:rPr>
          <w:sz w:val="22"/>
          <w:szCs w:val="22"/>
        </w:rPr>
        <w:t xml:space="preserve">Security &amp; compliance layer certified — SOC2 audit complete, Zero-Trust policy enforced.</w:t>
      </w:r>
    </w:p>
    <w:p>
      <w:pPr>
        <w:spacing w:before="0" w:after="60"/>
        <w:ind w:left="600"/>
        <w:rPr/>
      </w:pPr>
      <w:r>
        <w:rPr>
          <w:b/>
          <w:bCs/>
          <w:sz w:val="22"/>
          <w:szCs w:val="22"/>
        </w:rPr>
        <w:t xml:space="preserve">WS-B-M4 (Q3 2031):  </w:t>
      </w:r>
      <w:r>
        <w:rPr>
          <w:sz w:val="22"/>
          <w:szCs w:val="22"/>
        </w:rPr>
        <w:t xml:space="preserve">WS-B UAT passed — 3 live project E2E creative workflow validated, GAP-05 formally closed.</w:t>
      </w:r>
    </w:p>
    <w:p>
      <w:pPr>
        <w:spacing w:before="320" w:after="100"/>
        <w:rPr/>
      </w:pPr>
      <w:r>
        <w:rPr>
          <w:b/>
          <w:bCs/>
          <w:sz w:val="36"/>
          <w:szCs w:val="36"/>
          <w:color w:val="1f2d5a"/>
        </w:rPr>
        <w:t xml:space="preserve">46. AMD-004 WS-C — Client Service Innovation Delivery (GAP-06: Cross-Pillar Event Bus)</w:t>
      </w:r>
    </w:p>
    <w:p>
      <w:pPr>
        <w:spacing w:before="200" w:after="80"/>
        <w:rPr/>
      </w:pPr>
      <w:r>
        <w:rPr>
          <w:b/>
          <w:bCs/>
          <w:sz w:val="28"/>
          <w:szCs w:val="28"/>
          <w:color w:val="2e75b6"/>
        </w:rPr>
        <w:t xml:space="preserve">46.1  Workstream Overview</w:t>
      </w:r>
    </w:p>
    <w:p>
      <w:pPr>
        <w:spacing w:before="0" w:after="80"/>
        <w:ind w:left="400"/>
        <w:rPr/>
      </w:pPr>
      <w:r>
        <w:rPr>
          <w:sz w:val="24"/>
          <w:szCs w:val="24"/>
        </w:rPr>
        <w:t xml:space="preserve">Section 46 defines the AMD-004 Workstream C (WS-C) implementation specification for Client Service Innovation Delivery. WS-C is the client-facing innovation workstream within the AMD-004 programme, responsible for elevating the DAPH Decor client experience through real-time collaboration tools, personalised service delivery, and seamless cross-pillar project orchestration. This section simultaneously closes GAP-06 (Cross-Pillar Event Bus) — a HIGH-priority missing integration module identified in the SOP-GitHub Coverage Analysis. The Cross-Pillar Event Bus is the foundational architectural component that enables real-time state synchronisation across all six design pillars and 28 AI agents.</w:t>
      </w:r>
    </w:p>
    <w:p>
      <w:pPr>
        <w:spacing w:before="0" w:after="80"/>
        <w:ind w:left="400"/>
        <w:rPr/>
      </w:pPr>
      <w:r>
        <w:rPr>
          <w:sz w:val="24"/>
          <w:szCs w:val="24"/>
        </w:rPr>
        <w:t xml:space="preserve">Budget Allocation: ฿1.2M (AMD-004 WS-C — largest workstream by value due to client experience complexity). Timeline: Q2–Q4 2031 (Phase 2 Roadmap). SC Decision: SC-2030-01. Primary Agents: Kelly (SLA Group A, ≥95%), Shore (Group B, ≥93%), Compass (Group B, ≥93%), Signal (Group A, ≥95%).</w:t>
      </w:r>
    </w:p>
    <w:p>
      <w:pPr>
        <w:spacing w:before="200" w:after="80"/>
        <w:rPr/>
      </w:pPr>
      <w:r>
        <w:rPr>
          <w:b/>
          <w:bCs/>
          <w:sz w:val="28"/>
          <w:szCs w:val="28"/>
          <w:color w:val="2e75b6"/>
        </w:rPr>
        <w:t xml:space="preserve">46.2  Client Service Innovation Objectives</w:t>
      </w:r>
    </w:p>
    <w:p>
      <w:pPr>
        <w:spacing w:before="0" w:after="80"/>
        <w:ind w:left="400"/>
        <w:rPr/>
      </w:pPr>
      <w:r>
        <w:rPr>
          <w:sz w:val="24"/>
          <w:szCs w:val="24"/>
        </w:rPr>
        <w:t xml:space="preserve">WS-C targets four client experience innovation areas, each supported by existing or new monolith-workspace modules:</w:t>
      </w:r>
    </w:p>
    <w:p>
      <w:pPr>
        <w:spacing w:before="0" w:after="60"/>
        <w:ind w:left="600"/>
        <w:rPr/>
      </w:pPr>
      <w:r>
        <w:rPr>
          <w:b/>
          <w:bCs/>
          <w:sz w:val="22"/>
          <w:szCs w:val="22"/>
        </w:rPr>
        <w:t xml:space="preserve">Real-time Client Collaboration Portal (SVC-WS-C-01):  </w:t>
      </w:r>
      <w:r>
        <w:rPr>
          <w:sz w:val="22"/>
          <w:szCs w:val="22"/>
        </w:rPr>
        <w:t xml:space="preserve">Web-based secure portal (src/client-portal/ — new module) giving clients live project status, design concept previews, approval workflows, and direct messaging with project team agents. Integrates with Shore (Client Relations), Signal (Communications), and Remy (Reporting) agents.</w:t>
      </w:r>
    </w:p>
    <w:p>
      <w:pPr>
        <w:spacing w:before="0" w:after="60"/>
        <w:ind w:left="600"/>
        <w:rPr/>
      </w:pPr>
      <w:r>
        <w:rPr>
          <w:b/>
          <w:bCs/>
          <w:sz w:val="22"/>
          <w:szCs w:val="22"/>
        </w:rPr>
        <w:t xml:space="preserve">Personalised Service Engine (SVC-WS-C-02):  </w:t>
      </w:r>
      <w:r>
        <w:rPr>
          <w:sz w:val="22"/>
          <w:szCs w:val="22"/>
        </w:rPr>
        <w:t xml:space="preserve">Client preference model built from historical project data (src/data-pipeline/ + analytics). Proactively recommends design directions, material options, and schedule adjustments. Feeds AI Creative Engine (GAP-05/S45.3 AIE-004 Client Brief Interpreter).</w:t>
      </w:r>
    </w:p>
    <w:p>
      <w:pPr>
        <w:spacing w:before="0" w:after="60"/>
        <w:ind w:left="600"/>
        <w:rPr/>
      </w:pPr>
      <w:r>
        <w:rPr>
          <w:b/>
          <w:bCs/>
          <w:sz w:val="22"/>
          <w:szCs w:val="22"/>
        </w:rPr>
        <w:t xml:space="preserve">Digital Twin Client Preview (SVC-WS-C-03):  </w:t>
      </w:r>
      <w:r>
        <w:rPr>
          <w:sz w:val="22"/>
          <w:szCs w:val="22"/>
        </w:rPr>
        <w:t xml:space="preserve">VR/AR-ready 3D room preview generated from BIM data (S20) + AI texturing (AIE-002). Client-accessible via web-based 3D viewer (Three.js) without specialist hardware requirement. Preview versions locked at Design Freeze Gate (GAP-02/S40.3 DFG-WS-01) to prevent post-freeze scope creep.</w:t>
      </w:r>
    </w:p>
    <w:p>
      <w:pPr>
        <w:spacing w:before="0" w:after="60"/>
        <w:ind w:left="600"/>
        <w:rPr/>
      </w:pPr>
      <w:r>
        <w:rPr>
          <w:b/>
          <w:bCs/>
          <w:sz w:val="22"/>
          <w:szCs w:val="22"/>
        </w:rPr>
        <w:t xml:space="preserve">Post-Project Client Intelligence (SVC-WS-C-04):  </w:t>
      </w:r>
      <w:r>
        <w:rPr>
          <w:sz w:val="22"/>
          <w:szCs w:val="22"/>
        </w:rPr>
        <w:t xml:space="preserve">Automated post-completion satisfaction survey (Scout agent) feeding into POE database (GAP-04/S42). NPS scoring, WELL/LEED satisfaction tracking, referral probability scoring. Quarterly client portfolio health reports via Remy (Reporting) agent.</w:t>
      </w:r>
    </w:p>
    <w:p>
      <w:pPr>
        <w:spacing w:before="200" w:after="80"/>
        <w:rPr/>
      </w:pPr>
      <w:r>
        <w:rPr>
          <w:b/>
          <w:bCs/>
          <w:sz w:val="28"/>
          <w:szCs w:val="28"/>
          <w:color w:val="2e75b6"/>
        </w:rPr>
        <w:t xml:space="preserve">46.3  GAP-06 Cross-Pillar Event Bus — Architecture Specification</w:t>
      </w:r>
    </w:p>
    <w:p>
      <w:pPr>
        <w:spacing w:before="0" w:after="80"/>
        <w:ind w:left="400"/>
        <w:rPr/>
      </w:pPr>
      <w:r>
        <w:rPr>
          <w:sz w:val="24"/>
          <w:szCs w:val="24"/>
        </w:rPr>
        <w:t xml:space="preserve">The Cross-Pillar Event Bus (GAP-06) resolves the critical absence of a unified event-driven communication layer between the six design pillars (Conceptual Design, Spatial Planning, Material Selection, Technical Documentation, Procurement &amp; Delivery, Commissioning &amp; Handover). Without this bus, agents in different pillars operate in siloed HTTP polling loops, causing latency, missed state transitions, and manual handover errors between pillar stages.</w:t>
      </w:r>
    </w:p>
    <w:p>
      <w:pPr>
        <w:spacing w:before="0" w:after="80"/>
        <w:ind w:left="400"/>
        <w:rPr/>
      </w:pPr>
      <w:r>
        <w:rPr>
          <w:sz w:val="24"/>
          <w:szCs w:val="24"/>
        </w:rPr>
        <w:t xml:space="preserve">Target repository path: src/event-bus/ (new module). Technology: Apache Kafka (provisioned in WS-B/S45.2 INFRA-WS-B-03) with dedicated topics per pillar pair. All 28 agents subscribe as consumers; pillar-lead agents (Kelly, Compass, Aria, Atlas, Draft, Signal) also act as topic producers.</w:t>
      </w:r>
    </w:p>
    <w:p>
      <w:pPr>
        <w:spacing w:before="0" w:after="60"/>
        <w:ind w:left="600"/>
        <w:rPr/>
      </w:pPr>
      <w:r>
        <w:rPr>
          <w:b/>
          <w:bCs/>
          <w:sz w:val="22"/>
          <w:szCs w:val="22"/>
        </w:rPr>
        <w:t xml:space="preserve">EVT-001 Pillar State Change Events:  </w:t>
      </w:r>
      <w:r>
        <w:rPr>
          <w:sz w:val="22"/>
          <w:szCs w:val="22"/>
        </w:rPr>
        <w:t xml:space="preserve">Standardised CloudEvents schema (v1.0) for design state transitions: CONCEPT_APPROVED, SPATIAL_LOCKED, MATERIAL_SPECIFIED, TECH_DOC_ISSUED, PO_RAISED, COMMISSIONING_STARTED, HANDOVER_COMPLETE. Each event carries: project_id, pillar_id, agent_id, timestamp, payload_json, sla_deadline.</w:t>
      </w:r>
    </w:p>
    <w:p>
      <w:pPr>
        <w:spacing w:before="0" w:after="60"/>
        <w:ind w:left="600"/>
        <w:rPr/>
      </w:pPr>
      <w:r>
        <w:rPr>
          <w:b/>
          <w:bCs/>
          <w:sz w:val="22"/>
          <w:szCs w:val="22"/>
        </w:rPr>
        <w:t xml:space="preserve">EVT-002 Cross-Pillar Trigger Rules:  </w:t>
      </w:r>
      <w:r>
        <w:rPr>
          <w:sz w:val="22"/>
          <w:szCs w:val="22"/>
        </w:rPr>
        <w:t xml:space="preserve">Rule engine (Drools / custom Python evaluator in src/event-bus/rules/) — defines conditional triggers: e.g., MATERIAL_SPECIFIED → auto-notify Procurement (Finn agent); CONCEPT_APPROVED + SPATIAL_LOCKED → trigger Design Freeze Gate evaluation (S40.3 DFG-WS-01); COMMISSIONING_STARTED → activate Sensory Commissioning Protocol (GAP-03/S41).</w:t>
      </w:r>
    </w:p>
    <w:p>
      <w:pPr>
        <w:spacing w:before="0" w:after="60"/>
        <w:ind w:left="600"/>
        <w:rPr/>
      </w:pPr>
      <w:r>
        <w:rPr>
          <w:b/>
          <w:bCs/>
          <w:sz w:val="22"/>
          <w:szCs w:val="22"/>
        </w:rPr>
        <w:t xml:space="preserve">EVT-003 Dead Letter Queue &amp; Replay:  </w:t>
      </w:r>
      <w:r>
        <w:rPr>
          <w:sz w:val="22"/>
          <w:szCs w:val="22"/>
        </w:rPr>
        <w:t xml:space="preserve">Failed event handling: DLQ with 3-retry policy + exponential backoff. Event replay capability (replay from timestamp) for project timeline reconstruction and audit trail generation (SC governance reports via Nexus agent).</w:t>
      </w:r>
    </w:p>
    <w:p>
      <w:pPr>
        <w:spacing w:before="0" w:after="60"/>
        <w:ind w:left="600"/>
        <w:rPr/>
      </w:pPr>
      <w:r>
        <w:rPr>
          <w:b/>
          <w:bCs/>
          <w:sz w:val="22"/>
          <w:szCs w:val="22"/>
        </w:rPr>
        <w:t xml:space="preserve">EVT-004 Real-time Dashboard Integration:  </w:t>
      </w:r>
      <w:r>
        <w:rPr>
          <w:sz w:val="22"/>
          <w:szCs w:val="22"/>
        </w:rPr>
        <w:t xml:space="preserve">Event stream → WebSocket bridge → Real-time KPI Dashboard (GAP-08/S47). Pillar transition velocity KPIs: avg time per pillar stage, bottleneck identification, SLA breach prediction (Pulse agent alerts at 80% SLA consumption).</w:t>
      </w:r>
    </w:p>
    <w:p>
      <w:pPr>
        <w:spacing w:before="0" w:after="60"/>
        <w:ind w:left="600"/>
        <w:rPr/>
      </w:pPr>
      <w:r>
        <w:rPr>
          <w:b/>
          <w:bCs/>
          <w:sz w:val="22"/>
          <w:szCs w:val="22"/>
        </w:rPr>
        <w:t xml:space="preserve">EVT-005 Agent Coordination Protocol:  </w:t>
      </w:r>
      <w:r>
        <w:rPr>
          <w:sz w:val="22"/>
          <w:szCs w:val="22"/>
        </w:rPr>
        <w:t xml:space="preserve">Standardised agent-to-agent handover packets via event bus. Replaces current direct HTTP calls between agent pods — improves resilience and enables async processing for non-blocking workflows (critical for 28-agent parallel execution).</w:t>
      </w:r>
    </w:p>
    <w:p>
      <w:pPr>
        <w:spacing w:before="200" w:after="80"/>
        <w:rPr/>
      </w:pPr>
      <w:r>
        <w:rPr>
          <w:b/>
          <w:bCs/>
          <w:sz w:val="28"/>
          <w:szCs w:val="28"/>
          <w:color w:val="2e75b6"/>
        </w:rPr>
        <w:t xml:space="preserve">46.4  Implementation Architecture</w:t>
      </w:r>
    </w:p>
    <w:p>
      <w:pPr>
        <w:spacing w:before="0" w:after="80"/>
        <w:ind w:left="400"/>
        <w:rPr/>
      </w:pPr>
      <w:r>
        <w:rPr>
          <w:sz w:val="24"/>
          <w:szCs w:val="24"/>
        </w:rPr>
        <w:t xml:space="preserve">The Cross-Pillar Event Bus integrates three operational layers:</w:t>
      </w:r>
    </w:p>
    <w:p>
      <w:pPr>
        <w:spacing w:before="0" w:after="60"/>
        <w:ind w:left="600" w:hanging="200"/>
        <w:rPr/>
      </w:pPr>
      <w:r>
        <w:rPr>
          <w:sz w:val="22"/>
          <w:szCs w:val="22"/>
        </w:rPr>
        <w:t xml:space="preserve">• Producer Layer: Pillar-lead agents emit structured events to dedicated Kafka topics (topic naming: monolith.pillar.{pillar_id}.{event_type}). Kelly manages Pillar 1–2, Compass manages Pillar 3–4, Atlas manages Pillar 5–6.</w:t>
      </w:r>
    </w:p>
    <w:p>
      <w:pPr>
        <w:spacing w:before="0" w:after="60"/>
        <w:ind w:left="600" w:hanging="200"/>
        <w:rPr/>
      </w:pPr>
      <w:r>
        <w:rPr>
          <w:sz w:val="22"/>
          <w:szCs w:val="22"/>
        </w:rPr>
        <w:t xml:space="preserve">• Consumer Layer: All 28 agents subscribe to relevant topics via consumer groups (group_id: monolith.agents.{agent_id}). Offset management ensures exactly-once delivery for financial and approval events; at-least-once for informational events.</w:t>
      </w:r>
    </w:p>
    <w:p>
      <w:pPr>
        <w:spacing w:before="0" w:after="60"/>
        <w:ind w:left="600" w:hanging="200"/>
        <w:rPr/>
      </w:pPr>
      <w:r>
        <w:rPr>
          <w:sz w:val="22"/>
          <w:szCs w:val="22"/>
        </w:rPr>
        <w:t xml:space="preserve">• Observability Layer: Kafka topic lag monitoring via Prometheus + Grafana dashboards (integrated with WS-B telemetry infrastructure). Alert thresholds: consumer lag &gt; 100 msgs triggers Pulse agent notification to Forge (Infrastructure).</w:t>
      </w:r>
    </w:p>
    <w:p>
      <w:pPr>
        <w:spacing w:before="200" w:after="80"/>
        <w:rPr/>
      </w:pPr>
      <w:r>
        <w:rPr>
          <w:b/>
          <w:bCs/>
          <w:sz w:val="28"/>
          <w:szCs w:val="28"/>
          <w:color w:val="2e75b6"/>
        </w:rPr>
        <w:t xml:space="preserve">46.5  Delivery Checklist (SVC-WS-C-01–06)</w:t>
      </w:r>
    </w:p>
    <w:p>
      <w:pPr>
        <w:spacing w:before="0" w:after="60"/>
        <w:ind w:left="600"/>
        <w:rPr/>
      </w:pPr>
      <w:r>
        <w:rPr>
          <w:b/>
          <w:bCs/>
          <w:sz w:val="22"/>
          <w:szCs w:val="22"/>
        </w:rPr>
        <w:t xml:space="preserve">SVC-WS-C-01:  </w:t>
      </w:r>
      <w:r>
        <w:rPr>
          <w:sz w:val="22"/>
          <w:szCs w:val="22"/>
        </w:rPr>
        <w:t xml:space="preserve">Cross-Pillar Event Bus src/event-bus/ v1.0 — EVT-001 schema registered, all 6 pillar topics created. Target: Q2 2031.</w:t>
      </w:r>
    </w:p>
    <w:p>
      <w:pPr>
        <w:spacing w:before="0" w:after="60"/>
        <w:ind w:left="600"/>
        <w:rPr/>
      </w:pPr>
      <w:r>
        <w:rPr>
          <w:b/>
          <w:bCs/>
          <w:sz w:val="22"/>
          <w:szCs w:val="22"/>
        </w:rPr>
        <w:t xml:space="preserve">SVC-WS-C-02:  </w:t>
      </w:r>
      <w:r>
        <w:rPr>
          <w:sz w:val="22"/>
          <w:szCs w:val="22"/>
        </w:rPr>
        <w:t xml:space="preserve">EVT-002 trigger rules deployed — 8 cross-pillar automation rules live, tested on 2 pilot projects. Target: Q3 2031.</w:t>
      </w:r>
    </w:p>
    <w:p>
      <w:pPr>
        <w:spacing w:before="0" w:after="60"/>
        <w:ind w:left="600"/>
        <w:rPr/>
      </w:pPr>
      <w:r>
        <w:rPr>
          <w:b/>
          <w:bCs/>
          <w:sz w:val="22"/>
          <w:szCs w:val="22"/>
        </w:rPr>
        <w:t xml:space="preserve">SVC-WS-C-03:  </w:t>
      </w:r>
      <w:r>
        <w:rPr>
          <w:sz w:val="22"/>
          <w:szCs w:val="22"/>
        </w:rPr>
        <w:t xml:space="preserve">Client portal src/client-portal/ v1.0 — real-time project status, concept preview, approval workflow. Target: Q3 2031.</w:t>
      </w:r>
    </w:p>
    <w:p>
      <w:pPr>
        <w:spacing w:before="0" w:after="60"/>
        <w:ind w:left="600"/>
        <w:rPr/>
      </w:pPr>
      <w:r>
        <w:rPr>
          <w:b/>
          <w:bCs/>
          <w:sz w:val="22"/>
          <w:szCs w:val="22"/>
        </w:rPr>
        <w:t xml:space="preserve">SVC-WS-C-04:  </w:t>
      </w:r>
      <w:r>
        <w:rPr>
          <w:sz w:val="22"/>
          <w:szCs w:val="22"/>
        </w:rPr>
        <w:t xml:space="preserve">Digital twin preview — Three.js web viewer integrated with BIM (S20) + AIE-002 texturing. Target: Q3 2031.</w:t>
      </w:r>
    </w:p>
    <w:p>
      <w:pPr>
        <w:spacing w:before="0" w:after="60"/>
        <w:ind w:left="600"/>
        <w:rPr/>
      </w:pPr>
      <w:r>
        <w:rPr>
          <w:b/>
          <w:bCs/>
          <w:sz w:val="22"/>
          <w:szCs w:val="22"/>
        </w:rPr>
        <w:t xml:space="preserve">SVC-WS-C-05:  </w:t>
      </w:r>
      <w:r>
        <w:rPr>
          <w:sz w:val="22"/>
          <w:szCs w:val="22"/>
        </w:rPr>
        <w:t xml:space="preserve">Post-project intelligence — automated POE survey + NPS scoring + quarterly reports active. Target: Q4 2031.</w:t>
      </w:r>
    </w:p>
    <w:p>
      <w:pPr>
        <w:spacing w:before="0" w:after="60"/>
        <w:ind w:left="600"/>
        <w:rPr/>
      </w:pPr>
      <w:r>
        <w:rPr>
          <w:b/>
          <w:bCs/>
          <w:sz w:val="22"/>
          <w:szCs w:val="22"/>
        </w:rPr>
        <w:t xml:space="preserve">SVC-WS-C-06:  </w:t>
      </w:r>
      <w:r>
        <w:rPr>
          <w:sz w:val="22"/>
          <w:szCs w:val="22"/>
        </w:rPr>
        <w:t xml:space="preserve">WS-C UAT: 3 live projects E2E tested — event bus, portal, preview, intelligence reporting validated. Target: Q4 2031.</w:t>
      </w:r>
    </w:p>
    <w:p>
      <w:pPr>
        <w:spacing w:before="200" w:after="80"/>
        <w:rPr/>
      </w:pPr>
      <w:r>
        <w:rPr>
          <w:b/>
          <w:bCs/>
          <w:sz w:val="28"/>
          <w:szCs w:val="28"/>
          <w:color w:val="2e75b6"/>
        </w:rPr>
        <w:t xml:space="preserve">46.6  Governance, Dependencies &amp; Agent Assignments</w:t>
      </w:r>
    </w:p>
    <w:p>
      <w:pPr>
        <w:spacing w:before="0" w:after="80"/>
        <w:ind w:left="400"/>
        <w:rPr/>
      </w:pPr>
      <w:r>
        <w:rPr>
          <w:sz w:val="24"/>
          <w:szCs w:val="24"/>
        </w:rPr>
        <w:t xml:space="preserve">WS-C Programme Director: Core (Group D, ≥97%). Client Experience Lead: Kelly (Group A, ≥95%). Event Bus Lead: Ops (Group C, ≥94%). Client Portal Lead: Shore (Group B, ≥93%). Data Intelligence Lead: Atlas (Group C, ≥94%).</w:t>
      </w:r>
    </w:p>
    <w:p>
      <w:pPr>
        <w:spacing w:before="0" w:after="80"/>
        <w:ind w:left="400"/>
        <w:rPr/>
      </w:pPr>
      <w:r>
        <w:rPr>
          <w:sz w:val="24"/>
          <w:szCs w:val="24"/>
        </w:rPr>
        <w:t xml:space="preserve">Dependencies: S45 WS-B (Kafka infrastructure prerequisite for EVT-001–005), S40 (Design Freeze Gate — EVT-002 trigger integration), S41 (Sensory Commissioning — EVT-002 trigger), S42 (POE — SVC-WS-C-04 post-project intelligence), S45 AIE-002 (digital twin texturing), S20 (BIM — digital twin floor plan data). Client portal requires PDPA compliance review (S15 + GAP-10).</w:t>
      </w:r>
    </w:p>
    <w:p>
      <w:pPr>
        <w:spacing w:before="200" w:after="80"/>
        <w:rPr/>
      </w:pPr>
      <w:r>
        <w:rPr>
          <w:b/>
          <w:bCs/>
          <w:sz w:val="28"/>
          <w:szCs w:val="28"/>
          <w:color w:val="2e75b6"/>
        </w:rPr>
        <w:t xml:space="preserve">46.7  Milestones (WS-C-M1–M4)</w:t>
      </w:r>
    </w:p>
    <w:p>
      <w:pPr>
        <w:spacing w:before="0" w:after="60"/>
        <w:ind w:left="600"/>
        <w:rPr/>
      </w:pPr>
      <w:r>
        <w:rPr>
          <w:b/>
          <w:bCs/>
          <w:sz w:val="22"/>
          <w:szCs w:val="22"/>
        </w:rPr>
        <w:t xml:space="preserve">WS-C-M1 (Q2 2031):  </w:t>
      </w:r>
      <w:r>
        <w:rPr>
          <w:sz w:val="22"/>
          <w:szCs w:val="22"/>
        </w:rPr>
        <w:t xml:space="preserve">Cross-Pillar Event Bus live — all pillar topics, EVT-001 schema, and consumer groups active.</w:t>
      </w:r>
    </w:p>
    <w:p>
      <w:pPr>
        <w:spacing w:before="0" w:after="60"/>
        <w:ind w:left="600"/>
        <w:rPr/>
      </w:pPr>
      <w:r>
        <w:rPr>
          <w:b/>
          <w:bCs/>
          <w:sz w:val="22"/>
          <w:szCs w:val="22"/>
        </w:rPr>
        <w:t xml:space="preserve">WS-C-M2 (Q3 2031):  </w:t>
      </w:r>
      <w:r>
        <w:rPr>
          <w:sz w:val="22"/>
          <w:szCs w:val="22"/>
        </w:rPr>
        <w:t xml:space="preserve">Client portal v1.0 launched — real-time status, preview, approval workflow, pilot client group onboarded.</w:t>
      </w:r>
    </w:p>
    <w:p>
      <w:pPr>
        <w:spacing w:before="0" w:after="60"/>
        <w:ind w:left="600"/>
        <w:rPr/>
      </w:pPr>
      <w:r>
        <w:rPr>
          <w:b/>
          <w:bCs/>
          <w:sz w:val="22"/>
          <w:szCs w:val="22"/>
        </w:rPr>
        <w:t xml:space="preserve">WS-C-M3 (Q3 2031):  </w:t>
      </w:r>
      <w:r>
        <w:rPr>
          <w:sz w:val="22"/>
          <w:szCs w:val="22"/>
        </w:rPr>
        <w:t xml:space="preserve">EVT-002 trigger rules live — 8 cross-pillar automations verified on 2 pilot projects, GAP-06 closed.</w:t>
      </w:r>
    </w:p>
    <w:p>
      <w:pPr>
        <w:spacing w:before="0" w:after="60"/>
        <w:ind w:left="600"/>
        <w:rPr/>
      </w:pPr>
      <w:r>
        <w:rPr>
          <w:b/>
          <w:bCs/>
          <w:sz w:val="22"/>
          <w:szCs w:val="22"/>
        </w:rPr>
        <w:t xml:space="preserve">WS-C-M4 (Q4 2031):  </w:t>
      </w:r>
      <w:r>
        <w:rPr>
          <w:sz w:val="22"/>
          <w:szCs w:val="22"/>
        </w:rPr>
        <w:t xml:space="preserve">WS-C UAT passed — all 6 checklist items complete, client NPS target ≥70 achieved on pilot projects.</w:t>
      </w:r>
    </w:p>
    <w:p>
      <w:pPr>
        <w:spacing w:before="320" w:after="100"/>
        <w:rPr/>
      </w:pPr>
      <w:r>
        <w:rPr>
          <w:b/>
          <w:bCs/>
          <w:sz w:val="36"/>
          <w:szCs w:val="36"/>
          <w:color w:val="1f2d5a"/>
        </w:rPr>
        <w:t xml:space="preserve">47. Real-time KPI Dashboard (GAP-08) — AMD-004 WS-D Phase 1 Roadmap Completion</w:t>
      </w:r>
    </w:p>
    <w:p>
      <w:pPr>
        <w:spacing w:before="200" w:after="80"/>
        <w:rPr/>
      </w:pPr>
      <w:r>
        <w:rPr>
          <w:b/>
          <w:bCs/>
          <w:sz w:val="28"/>
          <w:szCs w:val="28"/>
          <w:color w:val="2e75b6"/>
        </w:rPr>
        <w:t xml:space="preserve">47.1  Overview &amp; Phase 1 Significance</w:t>
      </w:r>
    </w:p>
    <w:p>
      <w:pPr>
        <w:spacing w:before="0" w:after="80"/>
        <w:ind w:left="400"/>
        <w:rPr/>
      </w:pPr>
      <w:r>
        <w:rPr>
          <w:sz w:val="24"/>
          <w:szCs w:val="24"/>
        </w:rPr>
        <w:t xml:space="preserve">Section 47 closes GAP-08 (Real-time KPI Dashboard) — the final HIGH-priority gap in Phase 1 of the Gap Resolution Roadmap, completing all six Phase 1 targets (GAP-01 through GAP-04, GAP-07, GAP-08). With this section, the MONOLITH DAPH Decor programme achieves the Phase 1 coverage target of 68% (up from the baseline 56% recorded in the September 2026 SOP-GitHub Coverage Analysis). The Real-time KPI Dashboard is the central operations visibility layer for the 28-agent programme, consolidating SLA performance, project health, financial tracking, and client satisfaction metrics into a single unified interface accessible to the Steering Committee and Programme Directors.</w:t>
      </w:r>
    </w:p>
    <w:p>
      <w:pPr>
        <w:spacing w:before="0" w:after="80"/>
        <w:ind w:left="400"/>
        <w:rPr/>
      </w:pPr>
      <w:r>
        <w:rPr>
          <w:sz w:val="24"/>
          <w:szCs w:val="24"/>
        </w:rPr>
        <w:t xml:space="preserve">This section falls under AMD-004 Workstream D (Data &amp; Analytics Maturity Enhancement, ฿0.9M, S38.8.4). Timeline: Q3–Q4 2030 (Phase 1 — earliest delivery, enabling SC oversight from programme start). Primary Agents: Atlas (Analytics Intelligence, Group C ≥94%), Ledger (Financial Tracking, Group D ≥97%), Pulse (Performance Monitoring, Group C ≥94%), Nexus (System Integration, Group D ≥97%).</w:t>
      </w:r>
    </w:p>
    <w:p>
      <w:pPr>
        <w:spacing w:before="200" w:after="80"/>
        <w:rPr/>
      </w:pPr>
      <w:r>
        <w:rPr>
          <w:b/>
          <w:bCs/>
          <w:sz w:val="28"/>
          <w:szCs w:val="28"/>
          <w:color w:val="2e75b6"/>
        </w:rPr>
        <w:t xml:space="preserve">47.2  Dashboard Architecture</w:t>
      </w:r>
    </w:p>
    <w:p>
      <w:pPr>
        <w:spacing w:before="0" w:after="80"/>
        <w:ind w:left="400"/>
        <w:rPr/>
      </w:pPr>
      <w:r>
        <w:rPr>
          <w:sz w:val="24"/>
          <w:szCs w:val="24"/>
        </w:rPr>
        <w:t xml:space="preserve">The Real-time KPI Dashboard is built on three integrated layers that leverage existing monolith-workspace infrastructure and the new WS-B data pipeline (S45.2 INFRA-WS-B-03):</w:t>
      </w:r>
    </w:p>
    <w:p>
      <w:pPr>
        <w:spacing w:before="0" w:after="60"/>
        <w:ind w:left="600"/>
        <w:rPr/>
      </w:pPr>
      <w:r>
        <w:rPr>
          <w:b/>
          <w:bCs/>
          <w:sz w:val="22"/>
          <w:szCs w:val="22"/>
        </w:rPr>
        <w:t xml:space="preserve">Layer 1 — Data Collection:  </w:t>
      </w:r>
      <w:r>
        <w:rPr>
          <w:sz w:val="22"/>
          <w:szCs w:val="22"/>
        </w:rPr>
        <w:t xml:space="preserve">Event streams from Kafka (WS-B/S45) + direct Supabase queries (src/core/supabase/). Data sources: agent SLA logs (all 28 agents), project milestone events (Pillar Event Bus S46.3), financial transactions (Ledger agent), client interaction logs (Shore/Kelly agents), POE survey results (Scout agent). Refresh cadence: real-time (Kafka) + 15-min batch (Supabase).</w:t>
      </w:r>
    </w:p>
    <w:p>
      <w:pPr>
        <w:spacing w:before="0" w:after="60"/>
        <w:ind w:left="600"/>
        <w:rPr/>
      </w:pPr>
      <w:r>
        <w:rPr>
          <w:b/>
          <w:bCs/>
          <w:sz w:val="22"/>
          <w:szCs w:val="22"/>
        </w:rPr>
        <w:t xml:space="preserve">Layer 2 — Analytics &amp; Aggregation:  </w:t>
      </w:r>
      <w:r>
        <w:rPr>
          <w:sz w:val="22"/>
          <w:szCs w:val="22"/>
        </w:rPr>
        <w:t xml:space="preserve">Dedicated analytics service in src/analytics/ (existing module, extended under WS-D). Pre-computed KPI aggregations: rolling 7/30/90-day SLA averages per agent, project health index (weighted: timeline 40% + budget 30% + client satisfaction 30%), pillar coverage delta tracking, AMD programme milestone burn-rate.</w:t>
      </w:r>
    </w:p>
    <w:p>
      <w:pPr>
        <w:spacing w:before="0" w:after="60"/>
        <w:ind w:left="600"/>
        <w:rPr/>
      </w:pPr>
      <w:r>
        <w:rPr>
          <w:b/>
          <w:bCs/>
          <w:sz w:val="22"/>
          <w:szCs w:val="22"/>
        </w:rPr>
        <w:t xml:space="preserve">Layer 3 — Visualisation &amp; Alerting:  </w:t>
      </w:r>
      <w:r>
        <w:rPr>
          <w:sz w:val="22"/>
          <w:szCs w:val="22"/>
        </w:rPr>
        <w:t xml:space="preserve">React-based dashboard (src/dashboard/ — new module) served via WS-B API Gateway. Role-based views: SC view (programme KPIs, phase completion, risk register), Programme Director view (agent SLA, project health, financial burn), Agent supervisor view (individual agent metrics, queue depth, SLA countdown). Alert engine: Pulse agent broadcasts SC-prioritised alerts at defined thresholds.</w:t>
      </w:r>
    </w:p>
    <w:p>
      <w:pPr>
        <w:spacing w:before="200" w:after="80"/>
        <w:rPr/>
      </w:pPr>
      <w:r>
        <w:rPr>
          <w:b/>
          <w:bCs/>
          <w:sz w:val="28"/>
          <w:szCs w:val="28"/>
          <w:color w:val="2e75b6"/>
        </w:rPr>
        <w:t xml:space="preserve">47.3  KPI Framework — Core Metrics</w:t>
      </w:r>
    </w:p>
    <w:p>
      <w:pPr>
        <w:spacing w:before="0" w:after="80"/>
        <w:ind w:left="400"/>
        <w:rPr/>
      </w:pPr>
      <w:r>
        <w:rPr>
          <w:sz w:val="24"/>
          <w:szCs w:val="24"/>
        </w:rPr>
        <w:t xml:space="preserve">The dashboard tracks four KPI categories mandatory for World-Class AI Agent programme governance:</w:t>
      </w:r>
    </w:p>
    <w:p>
      <w:pPr>
        <w:spacing w:before="0" w:after="60"/>
        <w:ind w:left="600"/>
        <w:rPr/>
      </w:pPr>
      <w:r>
        <w:rPr>
          <w:b/>
          <w:bCs/>
          <w:sz w:val="22"/>
          <w:szCs w:val="22"/>
        </w:rPr>
        <w:t xml:space="preserve">SLA Performance KPIs (KPI-001–007):  </w:t>
      </w:r>
      <w:r>
        <w:rPr>
          <w:sz w:val="22"/>
          <w:szCs w:val="22"/>
        </w:rPr>
        <w:t xml:space="preserve">Per-agent SLA compliance rate (Group A ≥95%, B ≥93%, C ≥94%, D ≥97%). Weekly SLA breach count, mean time to recovery (MTTR), agent availability uptime. Pillar coverage completeness: current % per pillar vs Phase 1/2/3 targets. Dashboard alert: RED if any agent group SLA drops below threshold for 3 consecutive days.</w:t>
      </w:r>
    </w:p>
    <w:p>
      <w:pPr>
        <w:spacing w:before="0" w:after="60"/>
        <w:ind w:left="600"/>
        <w:rPr/>
      </w:pPr>
      <w:r>
        <w:rPr>
          <w:b/>
          <w:bCs/>
          <w:sz w:val="22"/>
          <w:szCs w:val="22"/>
        </w:rPr>
        <w:t xml:space="preserve">Project Health KPIs (KPI-008–014):  </w:t>
      </w:r>
      <w:r>
        <w:rPr>
          <w:sz w:val="22"/>
          <w:szCs w:val="22"/>
        </w:rPr>
        <w:t xml:space="preserve">Active project count, on-time delivery rate (target ≥90%), budget variance (target ≤5%), design freeze compliance (% projects hitting DFG gate S40 without scope creep), client approval turnaround (target ≤48hrs for concept approval). Design iteration count per project (AI Creative Engine S45.3 AIE-005 tracking).</w:t>
      </w:r>
    </w:p>
    <w:p>
      <w:pPr>
        <w:spacing w:before="0" w:after="60"/>
        <w:ind w:left="600"/>
        <w:rPr/>
      </w:pPr>
      <w:r>
        <w:rPr>
          <w:b/>
          <w:bCs/>
          <w:sz w:val="22"/>
          <w:szCs w:val="22"/>
        </w:rPr>
        <w:t xml:space="preserve">Financial Performance KPIs (KPI-015–019):  </w:t>
      </w:r>
      <w:r>
        <w:rPr>
          <w:sz w:val="22"/>
          <w:szCs w:val="22"/>
        </w:rPr>
        <w:t xml:space="preserve">AMD programme spend vs plan: WS-A through WS-E monthly burn rate vs ฿5.2M budget. Project revenue recognition timeline, client invoice ageing (Ledger agent), cost-per-delivered-section (AMD workstream efficiency metric). SC-2030-01 to SC-2030-05 gate budget consumption tracking.</w:t>
      </w:r>
    </w:p>
    <w:p>
      <w:pPr>
        <w:spacing w:before="0" w:after="60"/>
        <w:ind w:left="600"/>
        <w:rPr/>
      </w:pPr>
      <w:r>
        <w:rPr>
          <w:b/>
          <w:bCs/>
          <w:sz w:val="22"/>
          <w:szCs w:val="22"/>
        </w:rPr>
        <w:t xml:space="preserve">Client Experience KPIs (KPI-020–024):  </w:t>
      </w:r>
      <w:r>
        <w:rPr>
          <w:sz w:val="22"/>
          <w:szCs w:val="22"/>
        </w:rPr>
        <w:t xml:space="preserve">NPS score (target ≥70), client satisfaction index per project (post-POE survey S42), WELL/LEED certification achievement rate, repeat client rate, referral rate. Real-time client portal engagement (active sessions, approval response time).</w:t>
      </w:r>
    </w:p>
    <w:p>
      <w:pPr>
        <w:spacing w:before="200" w:after="80"/>
        <w:rPr/>
      </w:pPr>
      <w:r>
        <w:rPr>
          <w:b/>
          <w:bCs/>
          <w:sz w:val="28"/>
          <w:szCs w:val="28"/>
          <w:color w:val="2e75b6"/>
        </w:rPr>
        <w:t xml:space="preserve">47.4  Phase 1 Gap Closure Summary</w:t>
      </w:r>
    </w:p>
    <w:p>
      <w:pPr>
        <w:spacing w:before="0" w:after="80"/>
        <w:ind w:left="400"/>
        <w:rPr/>
      </w:pPr>
      <w:r>
        <w:rPr>
          <w:sz w:val="24"/>
          <w:szCs w:val="24"/>
        </w:rPr>
        <w:t xml:space="preserve">With Section 47 accepted, Phase 1 of the Gap Resolution Roadmap is formally complete. The following HIGH-priority gaps are now covered by corresponding SOP sections and GitHub module specifications:</w:t>
      </w:r>
    </w:p>
    <w:p>
      <w:pPr>
        <w:spacing w:before="0" w:after="60"/>
        <w:ind w:left="600"/>
        <w:rPr/>
      </w:pPr>
      <w:r>
        <w:rPr>
          <w:b/>
          <w:bCs/>
          <w:sz w:val="22"/>
          <w:szCs w:val="22"/>
        </w:rPr>
        <w:t xml:space="preserve">GAP-01 (Biophilic Module):  </w:t>
      </w:r>
      <w:r>
        <w:rPr>
          <w:sz w:val="22"/>
          <w:szCs w:val="22"/>
        </w:rPr>
        <w:t xml:space="preserve">Closed by S39 — Biophilic Design Framework, WELL v2 features, src/biophilic/ spec, BIO-WS-01–05.</w:t>
      </w:r>
    </w:p>
    <w:p>
      <w:pPr>
        <w:spacing w:before="0" w:after="60"/>
        <w:ind w:left="600"/>
        <w:rPr/>
      </w:pPr>
      <w:r>
        <w:rPr>
          <w:b/>
          <w:bCs/>
          <w:sz w:val="22"/>
          <w:szCs w:val="22"/>
        </w:rPr>
        <w:t xml:space="preserve">GAP-02 (Design Freeze Gate):  </w:t>
      </w:r>
      <w:r>
        <w:rPr>
          <w:sz w:val="22"/>
          <w:szCs w:val="22"/>
        </w:rPr>
        <w:t xml:space="preserve">Closed by S40 — Design Freeze Gate Protocol, DFG-WS-01–06, src/design-freeze/ spec.</w:t>
      </w:r>
    </w:p>
    <w:p>
      <w:pPr>
        <w:spacing w:before="0" w:after="60"/>
        <w:ind w:left="600"/>
        <w:rPr/>
      </w:pPr>
      <w:r>
        <w:rPr>
          <w:b/>
          <w:bCs/>
          <w:sz w:val="22"/>
          <w:szCs w:val="22"/>
        </w:rPr>
        <w:t xml:space="preserve">GAP-03 (Sensory Commissioning):  </w:t>
      </w:r>
      <w:r>
        <w:rPr>
          <w:sz w:val="22"/>
          <w:szCs w:val="22"/>
        </w:rPr>
        <w:t xml:space="preserve">Closed by S41 — 5-sense commissioning protocol, SCP-WS-01–05, src/sensory-commissioning/ spec.</w:t>
      </w:r>
    </w:p>
    <w:p>
      <w:pPr>
        <w:spacing w:before="0" w:after="60"/>
        <w:ind w:left="600"/>
        <w:rPr/>
      </w:pPr>
      <w:r>
        <w:rPr>
          <w:b/>
          <w:bCs/>
          <w:sz w:val="22"/>
          <w:szCs w:val="22"/>
        </w:rPr>
        <w:t xml:space="preserve">GAP-04 (POE Framework):  </w:t>
      </w:r>
      <w:r>
        <w:rPr>
          <w:sz w:val="22"/>
          <w:szCs w:val="22"/>
        </w:rPr>
        <w:t xml:space="preserve">Closed by S42 — Post-Occupancy Evaluation Framework, POE-WS-01–05, src/poe/ spec.</w:t>
      </w:r>
    </w:p>
    <w:p>
      <w:pPr>
        <w:spacing w:before="0" w:after="60"/>
        <w:ind w:left="600"/>
        <w:rPr/>
      </w:pPr>
      <w:r>
        <w:rPr>
          <w:b/>
          <w:bCs/>
          <w:sz w:val="22"/>
          <w:szCs w:val="22"/>
        </w:rPr>
        <w:t xml:space="preserve">GAP-07 (SC Governance Dashboard):  </w:t>
      </w:r>
      <w:r>
        <w:rPr>
          <w:sz w:val="22"/>
          <w:szCs w:val="22"/>
        </w:rPr>
        <w:t xml:space="preserve">Closed by S43 — SC Governance Module, GOV-AMD4-01–06, src/sc-governance/ spec.</w:t>
      </w:r>
    </w:p>
    <w:p>
      <w:pPr>
        <w:spacing w:before="0" w:after="60"/>
        <w:ind w:left="600"/>
        <w:rPr/>
      </w:pPr>
      <w:r>
        <w:rPr>
          <w:b/>
          <w:bCs/>
          <w:sz w:val="22"/>
          <w:szCs w:val="22"/>
        </w:rPr>
        <w:t xml:space="preserve">GAP-08 (Real-time KPI Dashboard):  </w:t>
      </w:r>
      <w:r>
        <w:rPr>
          <w:sz w:val="22"/>
          <w:szCs w:val="22"/>
        </w:rPr>
        <w:t xml:space="preserve">Closed by S47 (this section) — KPI Framework KPI-001–024, src/dashboard/ spec, WS-D delivery.</w:t>
      </w:r>
    </w:p>
    <w:p>
      <w:pPr>
        <w:spacing w:before="200" w:after="80"/>
        <w:rPr/>
      </w:pPr>
      <w:r>
        <w:rPr>
          <w:b/>
          <w:bCs/>
          <w:sz w:val="28"/>
          <w:szCs w:val="28"/>
          <w:color w:val="2e75b6"/>
        </w:rPr>
        <w:t xml:space="preserve">47.5  Delivery Checklist (KPI-WS-D-01–05)</w:t>
      </w:r>
    </w:p>
    <w:p>
      <w:pPr>
        <w:spacing w:before="0" w:after="60"/>
        <w:ind w:left="600"/>
        <w:rPr/>
      </w:pPr>
      <w:r>
        <w:rPr>
          <w:b/>
          <w:bCs/>
          <w:sz w:val="22"/>
          <w:szCs w:val="22"/>
        </w:rPr>
        <w:t xml:space="preserve">KPI-WS-D-01:  </w:t>
      </w:r>
      <w:r>
        <w:rPr>
          <w:sz w:val="22"/>
          <w:szCs w:val="22"/>
        </w:rPr>
        <w:t xml:space="preserve">Kafka data pipeline connected to analytics layer — all 28 agent SLA streams live. Target: Q3 2030.</w:t>
      </w:r>
    </w:p>
    <w:p>
      <w:pPr>
        <w:spacing w:before="0" w:after="60"/>
        <w:ind w:left="600"/>
        <w:rPr/>
      </w:pPr>
      <w:r>
        <w:rPr>
          <w:b/>
          <w:bCs/>
          <w:sz w:val="22"/>
          <w:szCs w:val="22"/>
        </w:rPr>
        <w:t xml:space="preserve">KPI-WS-D-02:  </w:t>
      </w:r>
      <w:r>
        <w:rPr>
          <w:sz w:val="22"/>
          <w:szCs w:val="22"/>
        </w:rPr>
        <w:t xml:space="preserve">Analytics service extended — KPI-001 to KPI-024 pre-computed aggregations verified. Target: Q3 2030.</w:t>
      </w:r>
    </w:p>
    <w:p>
      <w:pPr>
        <w:spacing w:before="0" w:after="60"/>
        <w:ind w:left="600"/>
        <w:rPr/>
      </w:pPr>
      <w:r>
        <w:rPr>
          <w:b/>
          <w:bCs/>
          <w:sz w:val="22"/>
          <w:szCs w:val="22"/>
        </w:rPr>
        <w:t xml:space="preserve">KPI-WS-D-03:  </w:t>
      </w:r>
      <w:r>
        <w:rPr>
          <w:sz w:val="22"/>
          <w:szCs w:val="22"/>
        </w:rPr>
        <w:t xml:space="preserve">Dashboard src/dashboard/ v1.0 deployed — SC view, Programme Director view, Agent view active. Target: Q4 2030.</w:t>
      </w:r>
    </w:p>
    <w:p>
      <w:pPr>
        <w:spacing w:before="0" w:after="60"/>
        <w:ind w:left="600"/>
        <w:rPr/>
      </w:pPr>
      <w:r>
        <w:rPr>
          <w:b/>
          <w:bCs/>
          <w:sz w:val="22"/>
          <w:szCs w:val="22"/>
        </w:rPr>
        <w:t xml:space="preserve">KPI-WS-D-04:  </w:t>
      </w:r>
      <w:r>
        <w:rPr>
          <w:sz w:val="22"/>
          <w:szCs w:val="22"/>
        </w:rPr>
        <w:t xml:space="preserve">Alert engine via Pulse agent — 12 alert rules live, SC escalation tested (SC-2030-01 governance chain). Target: Q4 2030.</w:t>
      </w:r>
    </w:p>
    <w:p>
      <w:pPr>
        <w:spacing w:before="0" w:after="60"/>
        <w:ind w:left="600"/>
        <w:rPr/>
      </w:pPr>
      <w:r>
        <w:rPr>
          <w:b/>
          <w:bCs/>
          <w:sz w:val="22"/>
          <w:szCs w:val="22"/>
        </w:rPr>
        <w:t xml:space="preserve">KPI-WS-D-05:  </w:t>
      </w:r>
      <w:r>
        <w:rPr>
          <w:sz w:val="22"/>
          <w:szCs w:val="22"/>
        </w:rPr>
        <w:t xml:space="preserve">Phase 1 coverage verification report published — GAP-01 to GAP-08 formal closure confirmed by Atlas agent. Target: Q4 2030.</w:t>
      </w:r>
    </w:p>
    <w:p>
      <w:pPr>
        <w:spacing w:before="200" w:after="80"/>
        <w:rPr/>
      </w:pPr>
      <w:r>
        <w:rPr>
          <w:b/>
          <w:bCs/>
          <w:sz w:val="28"/>
          <w:szCs w:val="28"/>
          <w:color w:val="2e75b6"/>
        </w:rPr>
        <w:t xml:space="preserve">47.6  Governance, Dependencies &amp; Agent Assignments</w:t>
      </w:r>
    </w:p>
    <w:p>
      <w:pPr>
        <w:spacing w:before="0" w:after="80"/>
        <w:ind w:left="400"/>
        <w:rPr/>
      </w:pPr>
      <w:r>
        <w:rPr>
          <w:sz w:val="24"/>
          <w:szCs w:val="24"/>
        </w:rPr>
        <w:t xml:space="preserve">WS-D is governed under SC-2030-01 (AMD-004 programme authorisation). Analytics Lead: Atlas (Group C, ≥94%). Dashboard Lead: Frame (Group C, ≥94%). Financial KPI: Ledger (Group D, ≥97%). Alert Management: Pulse (Group C, ≥94%). System Integration: Nexus (Group D, ≥97%). SC Reporting: Vega (Group D, ≥97%).</w:t>
      </w:r>
    </w:p>
    <w:p>
      <w:pPr>
        <w:spacing w:before="0" w:after="80"/>
        <w:ind w:left="400"/>
        <w:rPr/>
      </w:pPr>
      <w:r>
        <w:rPr>
          <w:sz w:val="24"/>
          <w:szCs w:val="24"/>
        </w:rPr>
        <w:t xml:space="preserve">Phase 1 dependencies: S38 (AMD-004 PDD — programme budget and SC gate), S39–S43 (Phase 1 gap sections — data sources for coverage KPIs), S45 WS-B (Kafka infrastructure for real-time data ingestion), src/core/telemetry/ (existing telemetry → KPI feed), src/core/supabase/ (SLA and project data store).</w:t>
      </w:r>
    </w:p>
    <w:p>
      <w:pPr>
        <w:spacing w:before="200" w:after="80"/>
        <w:rPr/>
      </w:pPr>
      <w:r>
        <w:rPr>
          <w:b/>
          <w:bCs/>
          <w:sz w:val="28"/>
          <w:szCs w:val="28"/>
          <w:color w:val="2e75b6"/>
        </w:rPr>
        <w:t xml:space="preserve">47.7  Milestones (KPI-M1–M4)</w:t>
      </w:r>
    </w:p>
    <w:p>
      <w:pPr>
        <w:spacing w:before="0" w:after="60"/>
        <w:ind w:left="600"/>
        <w:rPr/>
      </w:pPr>
      <w:r>
        <w:rPr>
          <w:b/>
          <w:bCs/>
          <w:sz w:val="22"/>
          <w:szCs w:val="22"/>
        </w:rPr>
        <w:t xml:space="preserve">KPI-M1 (Q3 2030):  </w:t>
      </w:r>
      <w:r>
        <w:rPr>
          <w:sz w:val="22"/>
          <w:szCs w:val="22"/>
        </w:rPr>
        <w:t xml:space="preserve">KPI data pipeline and analytics layer live — all agent SLA streams ingesting, KPI-001–024 computed.</w:t>
      </w:r>
    </w:p>
    <w:p>
      <w:pPr>
        <w:spacing w:before="0" w:after="60"/>
        <w:ind w:left="600"/>
        <w:rPr/>
      </w:pPr>
      <w:r>
        <w:rPr>
          <w:b/>
          <w:bCs/>
          <w:sz w:val="22"/>
          <w:szCs w:val="22"/>
        </w:rPr>
        <w:t xml:space="preserve">KPI-M2 (Q4 2030):  </w:t>
      </w:r>
      <w:r>
        <w:rPr>
          <w:sz w:val="22"/>
          <w:szCs w:val="22"/>
        </w:rPr>
        <w:t xml:space="preserve">Dashboard v1.0 launched — SC and Programme Director views deployed, first SC review cycle completed.</w:t>
      </w:r>
    </w:p>
    <w:p>
      <w:pPr>
        <w:spacing w:before="0" w:after="60"/>
        <w:ind w:left="600"/>
        <w:rPr/>
      </w:pPr>
      <w:r>
        <w:rPr>
          <w:b/>
          <w:bCs/>
          <w:sz w:val="22"/>
          <w:szCs w:val="22"/>
        </w:rPr>
        <w:t xml:space="preserve">KPI-M3 (Q4 2030):  </w:t>
      </w:r>
      <w:r>
        <w:rPr>
          <w:sz w:val="22"/>
          <w:szCs w:val="22"/>
        </w:rPr>
        <w:t xml:space="preserve">Alert engine active — Pulse agent broadcasting SLA alerts, GAP-08 formally closed.</w:t>
      </w:r>
    </w:p>
    <w:p>
      <w:pPr>
        <w:spacing w:before="0" w:after="60"/>
        <w:ind w:left="600"/>
        <w:rPr/>
      </w:pPr>
      <w:r>
        <w:rPr>
          <w:b/>
          <w:bCs/>
          <w:sz w:val="22"/>
          <w:szCs w:val="22"/>
        </w:rPr>
        <w:t xml:space="preserve">KPI-M4 (Q4 2030):  </w:t>
      </w:r>
      <w:r>
        <w:rPr>
          <w:sz w:val="22"/>
          <w:szCs w:val="22"/>
        </w:rPr>
        <w:t xml:space="preserve">Phase 1 Roadmap completion certificate issued — coverage confirmed at ≥68%, SC-2030-01 Phase 1 gate passed.</w:t>
      </w:r>
    </w:p>
    <w:p>
      <w:pPr>
        <w:spacing w:before="320" w:after="100"/>
        <w:rPr/>
      </w:pPr>
      <w:r>
        <w:rPr>
          <w:b/>
          <w:bCs/>
          <w:sz w:val="36"/>
          <w:szCs w:val="36"/>
          <w:color w:val="1f2d5a"/>
        </w:rPr>
        <w:t xml:space="preserve">Section 48 — AMD-004 WS-E: Human Capital &amp; Change Management</w:t>
      </w:r>
    </w:p>
    <w:p>
      <w:pPr>
        <w:spacing w:before="0" w:after="80"/>
        <w:ind w:left="400"/>
        <w:rPr/>
      </w:pPr>
      <w:r>
        <w:rPr>
          <w:sz w:val="24"/>
          <w:szCs w:val="24"/>
        </w:rPr>
        <w:t xml:space="preserve">Section 48 documents Workstream E (WS-E) of the AMD-004 Decor AI Agent Programme — the human capital and change management workstream responsible for embedding the 28-agent AI architecture into day-to-day operations through structured training and organisational change. WS-E is the final workstream of AMD-004, budget THB 0.6M, delivery Q1–Q2 2032.</w:t>
      </w:r>
    </w:p>
    <w:p>
      <w:pPr>
        <w:spacing w:before="200" w:after="80"/>
        <w:rPr/>
      </w:pPr>
      <w:r>
        <w:rPr>
          <w:b/>
          <w:bCs/>
          <w:sz w:val="28"/>
          <w:szCs w:val="28"/>
          <w:color w:val="2e75b6"/>
        </w:rPr>
        <w:t xml:space="preserve">48.1  ภาพรวม WS-E (Workstream E Overview)</w:t>
      </w:r>
    </w:p>
    <w:p>
      <w:pPr>
        <w:spacing w:before="0" w:after="80"/>
        <w:ind w:left="400"/>
        <w:rPr/>
      </w:pPr>
      <w:r>
        <w:rPr>
          <w:sz w:val="24"/>
          <w:szCs w:val="24"/>
        </w:rPr>
        <w:t xml:space="preserve">WS-E ครอบคลุมมิติด้านทุนมนุษย์ของโครงการ AMD-004: การฝึกอบรมบุคลากร การรับรองการใช้เครื่องมือ AI และการบริหารการเปลี่ยนแปลงเพื่อให้สถาปัตยกรรม 28 AI Agent ฝังรากอยู่ในกระบวนการปฏิบัติงานจริง WS-E เป็น Workstream สุดท้ายของ AMD-004 ที่รับประกันว่าทีมงานมีความพร้อมในการดำเนินงานอย่างยั่งยืน หลังจากการติดตั้งระบบเทคนิคเสร็จสมบูรณ์ใน WS-A ถึง WS-D</w:t>
      </w:r>
    </w:p>
    <w:p>
      <w:pPr>
        <w:spacing w:before="0" w:after="60"/>
        <w:ind w:left="600"/>
        <w:rPr/>
      </w:pPr>
      <w:r>
        <w:rPr>
          <w:b/>
          <w:bCs/>
          <w:sz w:val="22"/>
          <w:szCs w:val="22"/>
        </w:rPr>
        <w:t xml:space="preserve">Programme:  </w:t>
      </w:r>
      <w:r>
        <w:rPr>
          <w:sz w:val="22"/>
          <w:szCs w:val="22"/>
        </w:rPr>
        <w:t xml:space="preserve">AMD-004 Decor AI Agent Architecture — Workstream E</w:t>
      </w:r>
    </w:p>
    <w:p>
      <w:pPr>
        <w:spacing w:before="0" w:after="60"/>
        <w:ind w:left="600"/>
        <w:rPr/>
      </w:pPr>
      <w:r>
        <w:rPr>
          <w:b/>
          <w:bCs/>
          <w:sz w:val="22"/>
          <w:szCs w:val="22"/>
        </w:rPr>
        <w:t xml:space="preserve">Authorising document:  </w:t>
      </w:r>
      <w:r>
        <w:rPr>
          <w:sz w:val="22"/>
          <w:szCs w:val="22"/>
        </w:rPr>
        <w:t xml:space="preserve">SC-2030-01 (AMD-004 Programme Definition Document, Section 38)</w:t>
      </w:r>
    </w:p>
    <w:p>
      <w:pPr>
        <w:spacing w:before="0" w:after="60"/>
        <w:ind w:left="600"/>
        <w:rPr/>
      </w:pPr>
      <w:r>
        <w:rPr>
          <w:b/>
          <w:bCs/>
          <w:sz w:val="22"/>
          <w:szCs w:val="22"/>
        </w:rPr>
        <w:t xml:space="preserve">Budget:  </w:t>
      </w:r>
      <w:r>
        <w:rPr>
          <w:sz w:val="22"/>
          <w:szCs w:val="22"/>
        </w:rPr>
        <w:t xml:space="preserve">THB 0.6M</w:t>
      </w:r>
    </w:p>
    <w:p>
      <w:pPr>
        <w:spacing w:before="0" w:after="60"/>
        <w:ind w:left="600"/>
        <w:rPr/>
      </w:pPr>
      <w:r>
        <w:rPr>
          <w:b/>
          <w:bCs/>
          <w:sz w:val="22"/>
          <w:szCs w:val="22"/>
        </w:rPr>
        <w:t xml:space="preserve">Timeline:  </w:t>
      </w:r>
      <w:r>
        <w:rPr>
          <w:sz w:val="22"/>
          <w:szCs w:val="22"/>
        </w:rPr>
        <w:t xml:space="preserve">Q1–Q2 2032</w:t>
      </w:r>
    </w:p>
    <w:p>
      <w:pPr>
        <w:spacing w:before="0" w:after="60"/>
        <w:ind w:left="600"/>
        <w:rPr/>
      </w:pPr>
      <w:r>
        <w:rPr>
          <w:b/>
          <w:bCs/>
          <w:sz w:val="22"/>
          <w:szCs w:val="22"/>
        </w:rPr>
        <w:t xml:space="preserve">Owner:  </w:t>
      </w:r>
      <w:r>
        <w:rPr>
          <w:sz w:val="22"/>
          <w:szCs w:val="22"/>
        </w:rPr>
        <w:t xml:space="preserve">Talent (Group D, SLA ≥97%)</w:t>
      </w:r>
    </w:p>
    <w:p>
      <w:pPr>
        <w:spacing w:before="0" w:after="60"/>
        <w:ind w:left="600"/>
        <w:rPr/>
      </w:pPr>
      <w:r>
        <w:rPr>
          <w:b/>
          <w:bCs/>
          <w:sz w:val="22"/>
          <w:szCs w:val="22"/>
        </w:rPr>
        <w:t xml:space="preserve">Support agents:  </w:t>
      </w:r>
      <w:r>
        <w:rPr>
          <w:sz w:val="22"/>
          <w:szCs w:val="22"/>
        </w:rPr>
        <w:t xml:space="preserve">Core (Group D, ≥97%), Hana (Group B, ≥93%), Nova (Group A, ≥95%)</w:t>
      </w:r>
    </w:p>
    <w:p>
      <w:pPr>
        <w:spacing w:before="200" w:after="80"/>
        <w:rPr/>
      </w:pPr>
      <w:r>
        <w:rPr>
          <w:b/>
          <w:bCs/>
          <w:sz w:val="28"/>
          <w:szCs w:val="28"/>
          <w:color w:val="2e75b6"/>
        </w:rPr>
        <w:t xml:space="preserve">48.2  ขอบเขตงาน (Scope of Work)</w:t>
      </w:r>
    </w:p>
    <w:p>
      <w:pPr>
        <w:spacing w:before="0" w:after="80"/>
        <w:ind w:left="400"/>
        <w:rPr/>
      </w:pPr>
      <w:r>
        <w:rPr>
          <w:sz w:val="24"/>
          <w:szCs w:val="24"/>
        </w:rPr>
        <w:t xml:space="preserve">WS-E ครอบคลุมงาน 4 สาขาหลัก ได้แก่ (1) การออกแบบและดำเนินโครงการฝึกอบรม (2) การรับรองการใช้เครื่องมือ AI สำหรับบุคลากรทุกระดับ (3) กรอบการบริหารการเปลี่ยนแปลงองค์กร และ (4) การวัดผลการนำระบบไปใช้จริง (Adoption Metrics)</w:t>
      </w:r>
    </w:p>
    <w:p>
      <w:pPr>
        <w:spacing w:before="0" w:after="60"/>
        <w:ind w:left="600" w:hanging="200"/>
        <w:rPr/>
      </w:pPr>
      <w:r>
        <w:rPr>
          <w:sz w:val="22"/>
          <w:szCs w:val="22"/>
        </w:rPr>
        <w:t xml:space="preserve">• ออกแบบหลักสูตรฝึกอบรม 4 ชุด (TRN-001–004) สำหรับบุคลากรทุกบทบาท — Agent Operators, Designers, Client Managers, SC Members</w:t>
      </w:r>
    </w:p>
    <w:p>
      <w:pPr>
        <w:spacing w:before="0" w:after="60"/>
        <w:ind w:left="600" w:hanging="200"/>
        <w:rPr/>
      </w:pPr>
      <w:r>
        <w:rPr>
          <w:sz w:val="22"/>
          <w:szCs w:val="22"/>
        </w:rPr>
        <w:t xml:space="preserve">• จัดทำระบบการรับรอง AI Tool Certification สำหรับการใช้งาน Agent ในงาน Interior Design Workflow</w:t>
      </w:r>
    </w:p>
    <w:p>
      <w:pPr>
        <w:spacing w:before="0" w:after="60"/>
        <w:ind w:left="600" w:hanging="200"/>
        <w:rPr/>
      </w:pPr>
      <w:r>
        <w:rPr>
          <w:sz w:val="22"/>
          <w:szCs w:val="22"/>
        </w:rPr>
        <w:t xml:space="preserve">• วิเคราะห์ผู้มีส่วนได้เสียและออกแบบแผนการสื่อสาร (CHG-001–002) ครอบคลุมทุก Stakeholder Group</w:t>
      </w:r>
    </w:p>
    <w:p>
      <w:pPr>
        <w:spacing w:before="0" w:after="60"/>
        <w:ind w:left="600" w:hanging="200"/>
        <w:rPr/>
      </w:pPr>
      <w:r>
        <w:rPr>
          <w:sz w:val="22"/>
          <w:szCs w:val="22"/>
        </w:rPr>
        <w:t xml:space="preserve">• สร้างกลไกจัดการความต้านทานต่อการเปลี่ยนแปลง (CHG-003) และวัดผล Adoption (CHG-004)</w:t>
      </w:r>
    </w:p>
    <w:p>
      <w:pPr>
        <w:spacing w:before="0" w:after="60"/>
        <w:ind w:left="600" w:hanging="200"/>
        <w:rPr/>
      </w:pPr>
      <w:r>
        <w:rPr>
          <w:sz w:val="22"/>
          <w:szCs w:val="22"/>
        </w:rPr>
        <w:t xml:space="preserve">• ออกแบบ Onboarding Program สำหรับ New Joiners เพื่อให้ครอบคลุม AMD-004 Architecture ตั้งแต่วันแรก</w:t>
      </w:r>
    </w:p>
    <w:p>
      <w:pPr>
        <w:spacing w:before="0" w:after="60"/>
        <w:ind w:left="600" w:hanging="200"/>
        <w:rPr/>
      </w:pPr>
      <w:r>
        <w:rPr>
          <w:sz w:val="22"/>
          <w:szCs w:val="22"/>
        </w:rPr>
        <w:t xml:space="preserve">• สร้าง Knowledge Base และ SOP Quick Reference สำหรับ 28 AI Agents — ภาษาไทยและภาษาอังกฤษ</w:t>
      </w:r>
    </w:p>
    <w:p>
      <w:pPr>
        <w:spacing w:before="200" w:after="80"/>
        <w:rPr/>
      </w:pPr>
      <w:r>
        <w:rPr>
          <w:b/>
          <w:bCs/>
          <w:sz w:val="28"/>
          <w:szCs w:val="28"/>
          <w:color w:val="2e75b6"/>
        </w:rPr>
        <w:t xml:space="preserve">48.3  งบประมาณและกรอบเวลา (Budget &amp; Timeline)</w:t>
      </w:r>
    </w:p>
    <w:p>
      <w:pPr>
        <w:spacing w:before="0" w:after="80"/>
        <w:ind w:left="400"/>
        <w:rPr/>
      </w:pPr>
      <w:r>
        <w:rPr>
          <w:sz w:val="24"/>
          <w:szCs w:val="24"/>
        </w:rPr>
        <w:t xml:space="preserve">WS-E มีงบประมาณ THB 0.6M ซึ่งเป็นส่วนหนึ่งของงบประมาณรวม AMD-004 ทั้งหมด THB 5.2M โดยอนุมัติภายใต้ SC-2030-01 ดำเนินการใน Q1–Q2 2032 ซึ่งเป็นระยะสุดท้ายของโครงการ</w:t>
      </w:r>
    </w:p>
    <w:p>
      <w:pPr>
        <w:spacing w:before="0" w:after="60"/>
        <w:ind w:left="600"/>
        <w:rPr/>
      </w:pPr>
      <w:r>
        <w:rPr>
          <w:b/>
          <w:bCs/>
          <w:sz w:val="22"/>
          <w:szCs w:val="22"/>
        </w:rPr>
        <w:t xml:space="preserve">WS-E Total Budget:  </w:t>
      </w:r>
      <w:r>
        <w:rPr>
          <w:sz w:val="22"/>
          <w:szCs w:val="22"/>
        </w:rPr>
        <w:t xml:space="preserve">THB 0.6M</w:t>
      </w:r>
    </w:p>
    <w:p>
      <w:pPr>
        <w:spacing w:before="0" w:after="60"/>
        <w:ind w:left="600"/>
        <w:rPr/>
      </w:pPr>
      <w:r>
        <w:rPr>
          <w:b/>
          <w:bCs/>
          <w:sz w:val="22"/>
          <w:szCs w:val="22"/>
        </w:rPr>
        <w:t xml:space="preserve">Training Design &amp; Development:  </w:t>
      </w:r>
      <w:r>
        <w:rPr>
          <w:sz w:val="22"/>
          <w:szCs w:val="22"/>
        </w:rPr>
        <w:t xml:space="preserve">THB 0.18M (30% of WS-E)</w:t>
      </w:r>
    </w:p>
    <w:p>
      <w:pPr>
        <w:spacing w:before="0" w:after="60"/>
        <w:ind w:left="600"/>
        <w:rPr/>
      </w:pPr>
      <w:r>
        <w:rPr>
          <w:b/>
          <w:bCs/>
          <w:sz w:val="22"/>
          <w:szCs w:val="22"/>
        </w:rPr>
        <w:t xml:space="preserve">Training Delivery &amp; Facilitation:  </w:t>
      </w:r>
      <w:r>
        <w:rPr>
          <w:sz w:val="22"/>
          <w:szCs w:val="22"/>
        </w:rPr>
        <w:t xml:space="preserve">THB 0.15M (25% of WS-E)</w:t>
      </w:r>
    </w:p>
    <w:p>
      <w:pPr>
        <w:spacing w:before="0" w:after="60"/>
        <w:ind w:left="600"/>
        <w:rPr/>
      </w:pPr>
      <w:r>
        <w:rPr>
          <w:b/>
          <w:bCs/>
          <w:sz w:val="22"/>
          <w:szCs w:val="22"/>
        </w:rPr>
        <w:t xml:space="preserve">Change Management Consulting:  </w:t>
      </w:r>
      <w:r>
        <w:rPr>
          <w:sz w:val="22"/>
          <w:szCs w:val="22"/>
        </w:rPr>
        <w:t xml:space="preserve">THB 0.12M (20% of WS-E)</w:t>
      </w:r>
    </w:p>
    <w:p>
      <w:pPr>
        <w:spacing w:before="0" w:after="60"/>
        <w:ind w:left="600"/>
        <w:rPr/>
      </w:pPr>
      <w:r>
        <w:rPr>
          <w:b/>
          <w:bCs/>
          <w:sz w:val="22"/>
          <w:szCs w:val="22"/>
        </w:rPr>
        <w:t xml:space="preserve">Materials, Platform &amp; Certification System:  </w:t>
      </w:r>
      <w:r>
        <w:rPr>
          <w:sz w:val="22"/>
          <w:szCs w:val="22"/>
        </w:rPr>
        <w:t xml:space="preserve">THB 0.09M (15% of WS-E)</w:t>
      </w:r>
    </w:p>
    <w:p>
      <w:pPr>
        <w:spacing w:before="0" w:after="60"/>
        <w:ind w:left="600"/>
        <w:rPr/>
      </w:pPr>
      <w:r>
        <w:rPr>
          <w:b/>
          <w:bCs/>
          <w:sz w:val="22"/>
          <w:szCs w:val="22"/>
        </w:rPr>
        <w:t xml:space="preserve">Adoption Monitoring &amp; Evaluation:  </w:t>
      </w:r>
      <w:r>
        <w:rPr>
          <w:sz w:val="22"/>
          <w:szCs w:val="22"/>
        </w:rPr>
        <w:t xml:space="preserve">THB 0.06M (10% of WS-E)</w:t>
      </w:r>
    </w:p>
    <w:p>
      <w:pPr>
        <w:spacing w:before="0" w:after="60"/>
        <w:ind w:left="600"/>
        <w:rPr/>
      </w:pPr>
      <w:r>
        <w:rPr>
          <w:b/>
          <w:bCs/>
          <w:sz w:val="22"/>
          <w:szCs w:val="22"/>
        </w:rPr>
        <w:t xml:space="preserve">Q1 2032 Activities:  </w:t>
      </w:r>
      <w:r>
        <w:rPr>
          <w:sz w:val="22"/>
          <w:szCs w:val="22"/>
        </w:rPr>
        <w:t xml:space="preserve">Stakeholder analysis, curriculum design, pilot delivery (TRN-001–002)</w:t>
      </w:r>
    </w:p>
    <w:p>
      <w:pPr>
        <w:spacing w:before="0" w:after="60"/>
        <w:ind w:left="600"/>
        <w:rPr/>
      </w:pPr>
      <w:r>
        <w:rPr>
          <w:b/>
          <w:bCs/>
          <w:sz w:val="22"/>
          <w:szCs w:val="22"/>
        </w:rPr>
        <w:t xml:space="preserve">Q2 2032 Activities:  </w:t>
      </w:r>
      <w:r>
        <w:rPr>
          <w:sz w:val="22"/>
          <w:szCs w:val="22"/>
        </w:rPr>
        <w:t xml:space="preserve">Full rollout (TRN-003–004), change management closure, adoption metrics baseline</w:t>
      </w:r>
    </w:p>
    <w:p>
      <w:pPr>
        <w:spacing w:before="200" w:after="80"/>
        <w:rPr/>
      </w:pPr>
      <w:r>
        <w:rPr>
          <w:b/>
          <w:bCs/>
          <w:sz w:val="28"/>
          <w:szCs w:val="28"/>
          <w:color w:val="2e75b6"/>
        </w:rPr>
        <w:t xml:space="preserve">48.4  Training Programme (TRN-001–004)</w:t>
      </w:r>
    </w:p>
    <w:p>
      <w:pPr>
        <w:spacing w:before="0" w:after="80"/>
        <w:ind w:left="400"/>
        <w:rPr/>
      </w:pPr>
      <w:r>
        <w:rPr>
          <w:sz w:val="24"/>
          <w:szCs w:val="24"/>
        </w:rPr>
        <w:t xml:space="preserve">โปรแกรมการฝึกอบรม WS-E ประกอบด้วย 4 ชุดการเรียนรู้ครอบคลุมบุคลากรทุกบทบาทในองค์กร ตั้งแต่ทีมปฏิบัติการ Agent Operations ไปจนถึงทีมบริการลูกค้าและคณะกรรมการ SC</w:t>
      </w:r>
    </w:p>
    <w:p>
      <w:pPr>
        <w:spacing w:before="0" w:after="60"/>
        <w:ind w:left="600"/>
        <w:rPr/>
      </w:pPr>
      <w:r>
        <w:rPr>
          <w:b/>
          <w:bCs/>
          <w:sz w:val="22"/>
          <w:szCs w:val="22"/>
        </w:rPr>
        <w:t xml:space="preserve">TRN-001 Agent Operations Training:  </w:t>
      </w:r>
      <w:r>
        <w:rPr>
          <w:sz w:val="22"/>
          <w:szCs w:val="22"/>
        </w:rPr>
        <w:t xml:space="preserve">หลักสูตร 16 ชั่วโมง — สถาปัตยกรรม 28 AI Agents, SLA Groups A–D, Orchestration Workflow, Escalation Procedures. กลุ่มเป้าหมาย: Project Managers, Design Leads. รูปแบบ: Workshop 2 วัน + E-learning Self-paced. ผู้รับผิดชอบ: Talent + Core.</w:t>
      </w:r>
    </w:p>
    <w:p>
      <w:pPr>
        <w:spacing w:before="0" w:after="60"/>
        <w:ind w:left="600"/>
        <w:rPr/>
      </w:pPr>
      <w:r>
        <w:rPr>
          <w:b/>
          <w:bCs/>
          <w:sz w:val="22"/>
          <w:szCs w:val="22"/>
        </w:rPr>
        <w:t xml:space="preserve">TRN-002 AI Tool Certification:  </w:t>
      </w:r>
      <w:r>
        <w:rPr>
          <w:sz w:val="22"/>
          <w:szCs w:val="22"/>
        </w:rPr>
        <w:t xml:space="preserve">การรับรองมาตรฐาน 3 ระดับ (Bronze/Silver/Gold) สำหรับการใช้งาน AI Tools ในกระบวนการออกแบบ Interior Design — Concept Generation, Material Selection, Spatial Planning. กลุ่มเป้าหมาย: Designers, Creative Leads. ผู้รับผิดชอบ: Nova + Hana.</w:t>
      </w:r>
    </w:p>
    <w:p>
      <w:pPr>
        <w:spacing w:before="0" w:after="60"/>
        <w:ind w:left="600"/>
        <w:rPr/>
      </w:pPr>
      <w:r>
        <w:rPr>
          <w:b/>
          <w:bCs/>
          <w:sz w:val="22"/>
          <w:szCs w:val="22"/>
        </w:rPr>
        <w:t xml:space="preserve">TRN-003 Design Process Re-engineering:  </w:t>
      </w:r>
      <w:r>
        <w:rPr>
          <w:sz w:val="22"/>
          <w:szCs w:val="22"/>
        </w:rPr>
        <w:t xml:space="preserve">Workshop 8 ชั่วโมง — การปรับกระบวนการออกแบบใหม่โดยใช้ AI-augmented workflow ครอบคลุม Biophilic Design Integration (GAP-01), Material Sustainability (covered in Pillar 2–5), POE Feedback Loop (GAP-03/04). กลุ่มเป้าหมาย: All Design Staff. ผู้รับผิดชอบ: Talent.</w:t>
      </w:r>
    </w:p>
    <w:p>
      <w:pPr>
        <w:spacing w:before="0" w:after="60"/>
        <w:ind w:left="600"/>
        <w:rPr/>
      </w:pPr>
      <w:r>
        <w:rPr>
          <w:b/>
          <w:bCs/>
          <w:sz w:val="22"/>
          <w:szCs w:val="22"/>
        </w:rPr>
        <w:t xml:space="preserve">TRN-004 Client-Facing AI Usage:  </w:t>
      </w:r>
      <w:r>
        <w:rPr>
          <w:sz w:val="22"/>
          <w:szCs w:val="22"/>
        </w:rPr>
        <w:t xml:space="preserve">หลักสูตร 4 ชั่วโมง — การสื่อสารกับลูกค้าเกี่ยวกับ AI-assisted Design, Client Portal Walkthrough, AI Transparency Guidelines. กลุ่มเป้าหมาย: Client Managers, Account Leads. ผู้รับผิดชอบ: Nova.</w:t>
      </w:r>
    </w:p>
    <w:p>
      <w:pPr>
        <w:spacing w:before="200" w:after="80"/>
        <w:rPr/>
      </w:pPr>
      <w:r>
        <w:rPr>
          <w:b/>
          <w:bCs/>
          <w:sz w:val="28"/>
          <w:szCs w:val="28"/>
          <w:color w:val="2e75b6"/>
        </w:rPr>
        <w:t xml:space="preserve">48.5  Change Management Framework (CHG-001–004)</w:t>
      </w:r>
    </w:p>
    <w:p>
      <w:pPr>
        <w:spacing w:before="0" w:after="80"/>
        <w:ind w:left="400"/>
        <w:rPr/>
      </w:pPr>
      <w:r>
        <w:rPr>
          <w:sz w:val="24"/>
          <w:szCs w:val="24"/>
        </w:rPr>
        <w:t xml:space="preserve">กรอบการบริหารการเปลี่ยนแปลงของ WS-E ใช้แนวทาง ADKAR (Awareness–Desire–Knowledge–Ability–Reinforcement) ปรับให้เหมาะสมกับบริบทการนำ AI มาใช้ในงานออกแบบตกแต่งภายใน</w:t>
      </w:r>
    </w:p>
    <w:p>
      <w:pPr>
        <w:spacing w:before="0" w:after="60"/>
        <w:ind w:left="600"/>
        <w:rPr/>
      </w:pPr>
      <w:r>
        <w:rPr>
          <w:b/>
          <w:bCs/>
          <w:sz w:val="22"/>
          <w:szCs w:val="22"/>
        </w:rPr>
        <w:t xml:space="preserve">CHG-001 Stakeholder Analysis:  </w:t>
      </w:r>
      <w:r>
        <w:rPr>
          <w:sz w:val="22"/>
          <w:szCs w:val="22"/>
        </w:rPr>
        <w:t xml:space="preserve">วิเคราะห์และจัดลำดับ Stakeholders ทั้งหมดตามระดับผลกระทบและความพร้อมรับการเปลี่ยนแปลง ครอบคลุม SC Members, Programme Director, Design Teams, Client-facing Staff, IT Operations. ผลลัพธ์: Stakeholder Map + Engagement Strategy. กำหนดส่ง: Q1 2032.</w:t>
      </w:r>
    </w:p>
    <w:p>
      <w:pPr>
        <w:spacing w:before="0" w:after="60"/>
        <w:ind w:left="600"/>
        <w:rPr/>
      </w:pPr>
      <w:r>
        <w:rPr>
          <w:b/>
          <w:bCs/>
          <w:sz w:val="22"/>
          <w:szCs w:val="22"/>
        </w:rPr>
        <w:t xml:space="preserve">CHG-002 Communication Plan:  </w:t>
      </w:r>
      <w:r>
        <w:rPr>
          <w:sz w:val="22"/>
          <w:szCs w:val="22"/>
        </w:rPr>
        <w:t xml:space="preserve">แผนการสื่อสารครอบคลุม: Timeline การประกาศเปิดตัว AMD-004, FAQs สำหรับบุคลากรทุกกลุ่ม, Progress Updates รายไตรมาส, Success Story Sharing. ช่องทาง: All-hands meetings, Intranet, Line Official, SC Reports. กำหนดส่ง: Q1 2032.</w:t>
      </w:r>
    </w:p>
    <w:p>
      <w:pPr>
        <w:spacing w:before="0" w:after="60"/>
        <w:ind w:left="600"/>
        <w:rPr/>
      </w:pPr>
      <w:r>
        <w:rPr>
          <w:b/>
          <w:bCs/>
          <w:sz w:val="22"/>
          <w:szCs w:val="22"/>
        </w:rPr>
        <w:t xml:space="preserve">CHG-003 Resistance Management:  </w:t>
      </w:r>
      <w:r>
        <w:rPr>
          <w:sz w:val="22"/>
          <w:szCs w:val="22"/>
        </w:rPr>
        <w:t xml:space="preserve">กลไกระบุและจัดการความต้านทาน: Anonymous Feedback Channels, Champion Network (1 ต่อทีม), Escalation Path สำหรับความกังวลที่ซับซ้อน, 30/60/90-day Check-ins. ผู้รับผิดชอบ: Hana (Group B, ≥93%). กำหนดดำเนินการ: ตลอด Q1–Q2 2032.</w:t>
      </w:r>
    </w:p>
    <w:p>
      <w:pPr>
        <w:spacing w:before="0" w:after="60"/>
        <w:ind w:left="600"/>
        <w:rPr/>
      </w:pPr>
      <w:r>
        <w:rPr>
          <w:b/>
          <w:bCs/>
          <w:sz w:val="22"/>
          <w:szCs w:val="22"/>
        </w:rPr>
        <w:t xml:space="preserve">CHG-004 Adoption Metrics:  </w:t>
      </w:r>
      <w:r>
        <w:rPr>
          <w:sz w:val="22"/>
          <w:szCs w:val="22"/>
        </w:rPr>
        <w:t xml:space="preserve">ตัวชี้วัดการนำระบบไปใช้จริง: Training Completion Rate ≥90%, Certification Pass Rate ≥80%, AI Tool Active Usage ≥70% of Design Staff within 90 days, Client Satisfaction Score ≥4.2/5.0 post-AI integration, Agent SLA Achievement ≥ target levels per Group A–D. ผู้รับผิดชอบ: Talent + Pulse.</w:t>
      </w:r>
    </w:p>
    <w:p>
      <w:pPr>
        <w:spacing w:before="200" w:after="80"/>
        <w:rPr/>
      </w:pPr>
      <w:r>
        <w:rPr>
          <w:b/>
          <w:bCs/>
          <w:sz w:val="28"/>
          <w:szCs w:val="28"/>
          <w:color w:val="2e75b6"/>
        </w:rPr>
        <w:t xml:space="preserve">48.6  รายการตรวจสอบ WS-E (TRN-WS-E-01–05)</w:t>
      </w:r>
    </w:p>
    <w:p>
      <w:pPr>
        <w:spacing w:before="0" w:after="60"/>
        <w:ind w:left="600"/>
        <w:rPr/>
      </w:pPr>
      <w:r>
        <w:rPr>
          <w:b/>
          <w:bCs/>
          <w:sz w:val="22"/>
          <w:szCs w:val="22"/>
        </w:rPr>
        <w:t xml:space="preserve">TRN-WS-E-01:  </w:t>
      </w:r>
      <w:r>
        <w:rPr>
          <w:sz w:val="22"/>
          <w:szCs w:val="22"/>
        </w:rPr>
        <w:t xml:space="preserve">Training Needs Analysis completed — all roles mapped to training modules TRN-001–004, gap analysis validated by Programme Director. Target: Q1 2032.</w:t>
      </w:r>
    </w:p>
    <w:p>
      <w:pPr>
        <w:spacing w:before="0" w:after="60"/>
        <w:ind w:left="600"/>
        <w:rPr/>
      </w:pPr>
      <w:r>
        <w:rPr>
          <w:b/>
          <w:bCs/>
          <w:sz w:val="22"/>
          <w:szCs w:val="22"/>
        </w:rPr>
        <w:t xml:space="preserve">TRN-WS-E-02:  </w:t>
      </w:r>
      <w:r>
        <w:rPr>
          <w:sz w:val="22"/>
          <w:szCs w:val="22"/>
        </w:rPr>
        <w:t xml:space="preserve">TRN-001 &amp; TRN-002 pilot delivery completed — minimum 20 participants, feedback score ≥4.0/5.0, curriculum adjustments incorporated. Target: Q1 2032.</w:t>
      </w:r>
    </w:p>
    <w:p>
      <w:pPr>
        <w:spacing w:before="0" w:after="60"/>
        <w:ind w:left="600"/>
        <w:rPr/>
      </w:pPr>
      <w:r>
        <w:rPr>
          <w:b/>
          <w:bCs/>
          <w:sz w:val="22"/>
          <w:szCs w:val="22"/>
        </w:rPr>
        <w:t xml:space="preserve">TRN-WS-E-03:  </w:t>
      </w:r>
      <w:r>
        <w:rPr>
          <w:sz w:val="22"/>
          <w:szCs w:val="22"/>
        </w:rPr>
        <w:t xml:space="preserve">TRN-003 &amp; TRN-004 full rollout completed — all eligible staff certified, AI Tool Certification Bronze achieved by 100% of Design Staff. Target: Q2 2032.</w:t>
      </w:r>
    </w:p>
    <w:p>
      <w:pPr>
        <w:spacing w:before="0" w:after="60"/>
        <w:ind w:left="600"/>
        <w:rPr/>
      </w:pPr>
      <w:r>
        <w:rPr>
          <w:b/>
          <w:bCs/>
          <w:sz w:val="22"/>
          <w:szCs w:val="22"/>
        </w:rPr>
        <w:t xml:space="preserve">TRN-WS-E-04:  </w:t>
      </w:r>
      <w:r>
        <w:rPr>
          <w:sz w:val="22"/>
          <w:szCs w:val="22"/>
        </w:rPr>
        <w:t xml:space="preserve">Change Management Framework CHG-001–004 executed — Stakeholder Map published, Communication Plan active, Resistance Management channels operational, Adoption Metrics baseline recorded. Target: Q2 2032.</w:t>
      </w:r>
    </w:p>
    <w:p>
      <w:pPr>
        <w:spacing w:before="0" w:after="60"/>
        <w:ind w:left="600"/>
        <w:rPr/>
      </w:pPr>
      <w:r>
        <w:rPr>
          <w:b/>
          <w:bCs/>
          <w:sz w:val="22"/>
          <w:szCs w:val="22"/>
        </w:rPr>
        <w:t xml:space="preserve">TRN-WS-E-05:  </w:t>
      </w:r>
      <w:r>
        <w:rPr>
          <w:sz w:val="22"/>
          <w:szCs w:val="22"/>
        </w:rPr>
        <w:t xml:space="preserve">WS-E Closure Report submitted to SC — Training Completion ≥90%, Adoption Metrics baseline confirmed, Knowledge Base published (TH/EN), WS-E formally closed under SC-2030-01. Target: Q2 2032.</w:t>
      </w:r>
    </w:p>
    <w:p>
      <w:pPr>
        <w:spacing w:before="200" w:after="80"/>
        <w:rPr/>
      </w:pPr>
      <w:r>
        <w:rPr>
          <w:b/>
          <w:bCs/>
          <w:sz w:val="28"/>
          <w:szCs w:val="28"/>
          <w:color w:val="2e75b6"/>
        </w:rPr>
        <w:t xml:space="preserve">48.7  Milestones WS-E-M1–WS-E-M4</w:t>
      </w:r>
    </w:p>
    <w:p>
      <w:pPr>
        <w:spacing w:before="0" w:after="60"/>
        <w:ind w:left="600"/>
        <w:rPr/>
      </w:pPr>
      <w:r>
        <w:rPr>
          <w:b/>
          <w:bCs/>
          <w:sz w:val="22"/>
          <w:szCs w:val="22"/>
        </w:rPr>
        <w:t xml:space="preserve">WS-E-M1 (Q1 2032):  </w:t>
      </w:r>
      <w:r>
        <w:rPr>
          <w:sz w:val="22"/>
          <w:szCs w:val="22"/>
        </w:rPr>
        <w:t xml:space="preserve">Training programme designed and piloted — TRN-001 &amp; TRN-002 pilot complete, CHG-001 Stakeholder Analysis published, Communication Plan activated.</w:t>
      </w:r>
    </w:p>
    <w:p>
      <w:pPr>
        <w:spacing w:before="0" w:after="60"/>
        <w:ind w:left="600"/>
        <w:rPr/>
      </w:pPr>
      <w:r>
        <w:rPr>
          <w:b/>
          <w:bCs/>
          <w:sz w:val="22"/>
          <w:szCs w:val="22"/>
        </w:rPr>
        <w:t xml:space="preserve">WS-E-M2 (Q1 2032):  </w:t>
      </w:r>
      <w:r>
        <w:rPr>
          <w:sz w:val="22"/>
          <w:szCs w:val="22"/>
        </w:rPr>
        <w:t xml:space="preserve">Full training rollout commenced — TRN-003 &amp; TRN-004 delivery started, CHG-003 Resistance Management channels operational, CHG-002 mid-programme communications live.</w:t>
      </w:r>
    </w:p>
    <w:p>
      <w:pPr>
        <w:spacing w:before="0" w:after="60"/>
        <w:ind w:left="600"/>
        <w:rPr/>
      </w:pPr>
      <w:r>
        <w:rPr>
          <w:b/>
          <w:bCs/>
          <w:sz w:val="22"/>
          <w:szCs w:val="22"/>
        </w:rPr>
        <w:t xml:space="preserve">WS-E-M3 (Q2 2032):  </w:t>
      </w:r>
      <w:r>
        <w:rPr>
          <w:sz w:val="22"/>
          <w:szCs w:val="22"/>
        </w:rPr>
        <w:t xml:space="preserve">All training streams completed — 100% staff coverage achieved, AI Tool Certification issued, CHG-004 Adoption Metrics 30-day baseline recorded.</w:t>
      </w:r>
    </w:p>
    <w:p>
      <w:pPr>
        <w:spacing w:before="0" w:after="60"/>
        <w:ind w:left="600"/>
        <w:rPr/>
      </w:pPr>
      <w:r>
        <w:rPr>
          <w:b/>
          <w:bCs/>
          <w:sz w:val="22"/>
          <w:szCs w:val="22"/>
        </w:rPr>
        <w:t xml:space="preserve">WS-E-M4 (Q2 2032):  </w:t>
      </w:r>
      <w:r>
        <w:rPr>
          <w:sz w:val="22"/>
          <w:szCs w:val="22"/>
        </w:rPr>
        <w:t xml:space="preserve">WS-E formally closed — TRN-WS-E-01–05 all ticked, WS-E Closure Report accepted by SC, AMD-004 Programme ready for Programme Closure gate (Section 49).</w:t>
      </w:r>
    </w:p>
    <w:p>
      <w:pPr>
        <w:spacing w:before="320" w:after="100"/>
        <w:rPr/>
      </w:pPr>
      <w:r>
        <w:rPr>
          <w:b/>
          <w:bCs/>
          <w:sz w:val="36"/>
          <w:szCs w:val="36"/>
          <w:color w:val="1f2d5a"/>
        </w:rPr>
        <w:t xml:space="preserve">Section 49 — AMD-004 Programme Closure &amp; Phase 2 Gateway</w:t>
      </w:r>
    </w:p>
    <w:p>
      <w:pPr>
        <w:spacing w:before="0" w:after="80"/>
        <w:ind w:left="400"/>
        <w:rPr/>
      </w:pPr>
      <w:r>
        <w:rPr>
          <w:sz w:val="24"/>
          <w:szCs w:val="24"/>
        </w:rPr>
        <w:t xml:space="preserve">Section 49 is the formal Programme Closure section for AMD-004 Decor AI Agent Architecture. It consolidates all five workstreams (WS-A through WS-E), confirms the Phase 1 completion certificate covering GAP-01/02/03/04/07/08, and establishes the Phase 2 Readiness Gate for GAP-05/06/09/10/11/12. Total programme investment: THB 5.2M.</w:t>
      </w:r>
    </w:p>
    <w:p>
      <w:pPr>
        <w:spacing w:before="200" w:after="80"/>
        <w:rPr/>
      </w:pPr>
      <w:r>
        <w:rPr>
          <w:b/>
          <w:bCs/>
          <w:sz w:val="28"/>
          <w:szCs w:val="28"/>
          <w:color w:val="2e75b6"/>
        </w:rPr>
        <w:t xml:space="preserve">49.1  ภาพรวม AMD-004 Programme Closure</w:t>
      </w:r>
    </w:p>
    <w:p>
      <w:pPr>
        <w:spacing w:before="0" w:after="80"/>
        <w:ind w:left="400"/>
        <w:rPr/>
      </w:pPr>
      <w:r>
        <w:rPr>
          <w:sz w:val="24"/>
          <w:szCs w:val="24"/>
        </w:rPr>
        <w:t xml:space="preserve">การปิดโครงการ AMD-004 (Programme Closure) ถือเป็นจุดสิ้นสุดของ Phase 1 ของการพัฒนา Decor AI Agent Architecture โดย MONOLITH DAPH ครอบคลุมระยะเวลาดำเนินงานตั้งแต่ Q3 2030 ถึง Q2 2032 รวม 8 ไตรมาส งบประมาณรวม THB 5.2M และผลลัพธ์คือการยกระดับ AI Coverage จาก 56% เป็น 68% ผ่านการปิด GAP 6 รายการจาก 15 รายการ (GAP-01/02/03/04/07/08)</w:t>
      </w:r>
    </w:p>
    <w:p>
      <w:pPr>
        <w:spacing w:before="0" w:after="60"/>
        <w:ind w:left="600"/>
        <w:rPr/>
      </w:pPr>
      <w:r>
        <w:rPr>
          <w:b/>
          <w:bCs/>
          <w:sz w:val="22"/>
          <w:szCs w:val="22"/>
        </w:rPr>
        <w:t xml:space="preserve">Programme:  </w:t>
      </w:r>
      <w:r>
        <w:rPr>
          <w:sz w:val="22"/>
          <w:szCs w:val="22"/>
        </w:rPr>
        <w:t xml:space="preserve">AMD-004 Decor AI Agent Architecture — MONOLITH DAPH</w:t>
      </w:r>
    </w:p>
    <w:p>
      <w:pPr>
        <w:spacing w:before="0" w:after="60"/>
        <w:ind w:left="600"/>
        <w:rPr/>
      </w:pPr>
      <w:r>
        <w:rPr>
          <w:b/>
          <w:bCs/>
          <w:sz w:val="22"/>
          <w:szCs w:val="22"/>
        </w:rPr>
        <w:t xml:space="preserve">Authorising SC Resolution:  </w:t>
      </w:r>
      <w:r>
        <w:rPr>
          <w:sz w:val="22"/>
          <w:szCs w:val="22"/>
        </w:rPr>
        <w:t xml:space="preserve">SC-2030-01</w:t>
      </w:r>
    </w:p>
    <w:p>
      <w:pPr>
        <w:spacing w:before="0" w:after="60"/>
        <w:ind w:left="600"/>
        <w:rPr/>
      </w:pPr>
      <w:r>
        <w:rPr>
          <w:b/>
          <w:bCs/>
          <w:sz w:val="22"/>
          <w:szCs w:val="22"/>
        </w:rPr>
        <w:t xml:space="preserve">Programme Start:  </w:t>
      </w:r>
      <w:r>
        <w:rPr>
          <w:sz w:val="22"/>
          <w:szCs w:val="22"/>
        </w:rPr>
        <w:t xml:space="preserve">Q3 2030 (WS-A &amp; WS-D commencement)</w:t>
      </w:r>
    </w:p>
    <w:p>
      <w:pPr>
        <w:spacing w:before="0" w:after="60"/>
        <w:ind w:left="600"/>
        <w:rPr/>
      </w:pPr>
      <w:r>
        <w:rPr>
          <w:b/>
          <w:bCs/>
          <w:sz w:val="22"/>
          <w:szCs w:val="22"/>
        </w:rPr>
        <w:t xml:space="preserve">Programme End (Phase 1):  </w:t>
      </w:r>
      <w:r>
        <w:rPr>
          <w:sz w:val="22"/>
          <w:szCs w:val="22"/>
        </w:rPr>
        <w:t xml:space="preserve">Q2 2032 (WS-E closure)</w:t>
      </w:r>
    </w:p>
    <w:p>
      <w:pPr>
        <w:spacing w:before="0" w:after="60"/>
        <w:ind w:left="600"/>
        <w:rPr/>
      </w:pPr>
      <w:r>
        <w:rPr>
          <w:b/>
          <w:bCs/>
          <w:sz w:val="22"/>
          <w:szCs w:val="22"/>
        </w:rPr>
        <w:t xml:space="preserve">Total Budget:  </w:t>
      </w:r>
      <w:r>
        <w:rPr>
          <w:sz w:val="22"/>
          <w:szCs w:val="22"/>
        </w:rPr>
        <w:t xml:space="preserve">THB 5.2M (all 5 workstreams)</w:t>
      </w:r>
    </w:p>
    <w:p>
      <w:pPr>
        <w:spacing w:before="0" w:after="60"/>
        <w:ind w:left="600"/>
        <w:rPr/>
      </w:pPr>
      <w:r>
        <w:rPr>
          <w:b/>
          <w:bCs/>
          <w:sz w:val="22"/>
          <w:szCs w:val="22"/>
        </w:rPr>
        <w:t xml:space="preserve">Phase 1 Coverage Achievement:  </w:t>
      </w:r>
      <w:r>
        <w:rPr>
          <w:sz w:val="22"/>
          <w:szCs w:val="22"/>
        </w:rPr>
        <w:t xml:space="preserve">56% → 68% (+12 percentage points)</w:t>
      </w:r>
    </w:p>
    <w:p>
      <w:pPr>
        <w:spacing w:before="0" w:after="60"/>
        <w:ind w:left="600"/>
        <w:rPr/>
      </w:pPr>
      <w:r>
        <w:rPr>
          <w:b/>
          <w:bCs/>
          <w:sz w:val="22"/>
          <w:szCs w:val="22"/>
        </w:rPr>
        <w:t xml:space="preserve">GAPs Closed in Phase 1:  </w:t>
      </w:r>
      <w:r>
        <w:rPr>
          <w:sz w:val="22"/>
          <w:szCs w:val="22"/>
        </w:rPr>
        <w:t xml:space="preserve">GAP-01, GAP-02, GAP-03, GAP-04, GAP-07, GAP-08 (6 of 15)</w:t>
      </w:r>
    </w:p>
    <w:p>
      <w:pPr>
        <w:spacing w:before="0" w:after="60"/>
        <w:ind w:left="600"/>
        <w:rPr/>
      </w:pPr>
      <w:r>
        <w:rPr>
          <w:b/>
          <w:bCs/>
          <w:sz w:val="22"/>
          <w:szCs w:val="22"/>
        </w:rPr>
        <w:t xml:space="preserve">Programme Director:  </w:t>
      </w:r>
      <w:r>
        <w:rPr>
          <w:sz w:val="22"/>
          <w:szCs w:val="22"/>
        </w:rPr>
        <w:t xml:space="preserve">Core (Group D, SLA ≥97%)</w:t>
      </w:r>
    </w:p>
    <w:p>
      <w:pPr>
        <w:spacing w:before="200" w:after="80"/>
        <w:rPr/>
      </w:pPr>
      <w:r>
        <w:rPr>
          <w:b/>
          <w:bCs/>
          <w:sz w:val="28"/>
          <w:szCs w:val="28"/>
          <w:color w:val="2e75b6"/>
        </w:rPr>
        <w:t xml:space="preserve">49.2  สรุปทุก Workstream (WS-A through WS-E)</w:t>
      </w:r>
    </w:p>
    <w:p>
      <w:pPr>
        <w:spacing w:before="0" w:after="80"/>
        <w:ind w:left="400"/>
        <w:rPr/>
      </w:pPr>
      <w:r>
        <w:rPr>
          <w:sz w:val="24"/>
          <w:szCs w:val="24"/>
        </w:rPr>
        <w:t xml:space="preserve">AMD-004 ประกอบด้วย 5 Workstream ที่ดำเนินการต่อเนื่องกัน ตั้งแต่การวางโครงสร้างพื้นฐานทางกฎหมาย ไปจนถึงการพัฒนาทักษะบุคลากร ทุก Workstream เชื่อมโยงและส่งต่อผลลัพธ์ระหว่างกัน</w:t>
      </w:r>
    </w:p>
    <w:p>
      <w:pPr>
        <w:spacing w:before="0" w:after="60"/>
        <w:ind w:left="600"/>
        <w:rPr/>
      </w:pPr>
      <w:r>
        <w:rPr>
          <w:b/>
          <w:bCs/>
          <w:sz w:val="22"/>
          <w:szCs w:val="22"/>
        </w:rPr>
        <w:t xml:space="preserve">WS-A Corporate Governance &amp; Regulatory Alignment:  </w:t>
      </w:r>
      <w:r>
        <w:rPr>
          <w:sz w:val="22"/>
          <w:szCs w:val="22"/>
        </w:rPr>
        <w:t xml:space="preserve">THB 0.8M | Q3–Q4 2030 | Status: Completed. Output: SC-2030-01 Programme Resolution, Regulatory Compliance Framework, 28-agent Governance Charter. Owner: Guardian (Group D, ≥97%).</w:t>
      </w:r>
    </w:p>
    <w:p>
      <w:pPr>
        <w:spacing w:before="0" w:after="60"/>
        <w:ind w:left="600"/>
        <w:rPr/>
      </w:pPr>
      <w:r>
        <w:rPr>
          <w:b/>
          <w:bCs/>
          <w:sz w:val="22"/>
          <w:szCs w:val="22"/>
        </w:rPr>
        <w:t xml:space="preserve">WS-B Technology Infrastructure Next Generation:  </w:t>
      </w:r>
      <w:r>
        <w:rPr>
          <w:sz w:val="22"/>
          <w:szCs w:val="22"/>
        </w:rPr>
        <w:t xml:space="preserve">THB 1.1M | Q1–Q3 2031 | Status: Completed. Output: Kafka event bus, Supabase multi-tenant schema, Microservices mesh, API Gateway, Cloud infrastructure. Owner: Nexus (Group D, ≥97%). GAP-05 partial.</w:t>
      </w:r>
    </w:p>
    <w:p>
      <w:pPr>
        <w:spacing w:before="0" w:after="60"/>
        <w:ind w:left="600"/>
        <w:rPr/>
      </w:pPr>
      <w:r>
        <w:rPr>
          <w:b/>
          <w:bCs/>
          <w:sz w:val="22"/>
          <w:szCs w:val="22"/>
        </w:rPr>
        <w:t xml:space="preserve">WS-C Client Service Innovation Delivery:  </w:t>
      </w:r>
      <w:r>
        <w:rPr>
          <w:sz w:val="22"/>
          <w:szCs w:val="22"/>
        </w:rPr>
        <w:t xml:space="preserve">THB 1.2M | Q2–Q4 2031 | Status: Completed. Output: Client Portal v2.0, AI-assisted Design Consultation Module, CRM-Agent integration, NPS tracking. Owner: Scout (Group B, ≥93%). GAP-06 partial.</w:t>
      </w:r>
    </w:p>
    <w:p>
      <w:pPr>
        <w:spacing w:before="0" w:after="60"/>
        <w:ind w:left="600"/>
        <w:rPr/>
      </w:pPr>
      <w:r>
        <w:rPr>
          <w:b/>
          <w:bCs/>
          <w:sz w:val="22"/>
          <w:szCs w:val="22"/>
        </w:rPr>
        <w:t xml:space="preserve">WS-D Real-time Analytics &amp; KPI Dashboard:  </w:t>
      </w:r>
      <w:r>
        <w:rPr>
          <w:sz w:val="22"/>
          <w:szCs w:val="22"/>
        </w:rPr>
        <w:t xml:space="preserve">THB 0.9M | Q3–Q4 2030 | Status: Completed. Output: KPI Framework (KPI-001–024), Real-time Dashboard, Alert Engine, Phase 1 Completion Certificate. Owner: Atlas (Group C, ≥94%). GAP-08 closed.</w:t>
      </w:r>
    </w:p>
    <w:p>
      <w:pPr>
        <w:spacing w:before="0" w:after="60"/>
        <w:ind w:left="600"/>
        <w:rPr/>
      </w:pPr>
      <w:r>
        <w:rPr>
          <w:b/>
          <w:bCs/>
          <w:sz w:val="22"/>
          <w:szCs w:val="22"/>
        </w:rPr>
        <w:t xml:space="preserve">WS-E Human Capital &amp; Change Management:  </w:t>
      </w:r>
      <w:r>
        <w:rPr>
          <w:sz w:val="22"/>
          <w:szCs w:val="22"/>
        </w:rPr>
        <w:t xml:space="preserve">THB 0.6M | Q1–Q2 2032 | Status: Completed (Section 48). Output: Training Programme TRN-001–004, AI Tool Certification, Change Management Framework CHG-001–004, Adoption Metrics baseline. Owner: Talent (Group D, ≥97%).</w:t>
      </w:r>
    </w:p>
    <w:p>
      <w:pPr>
        <w:spacing w:before="200" w:after="80"/>
        <w:rPr/>
      </w:pPr>
      <w:r>
        <w:rPr>
          <w:b/>
          <w:bCs/>
          <w:sz w:val="28"/>
          <w:szCs w:val="28"/>
          <w:color w:val="2e75b6"/>
        </w:rPr>
        <w:t xml:space="preserve">49.3  งบประมาณรวม THB 5.2M (Programme Budget Summary)</w:t>
      </w:r>
    </w:p>
    <w:p>
      <w:pPr>
        <w:spacing w:before="0" w:after="80"/>
        <w:ind w:left="400"/>
        <w:rPr/>
      </w:pPr>
      <w:r>
        <w:rPr>
          <w:sz w:val="24"/>
          <w:szCs w:val="24"/>
        </w:rPr>
        <w:t xml:space="preserve">งบประมาณรวม AMD-004 อนุมัติโดย SC ภายใต้ SC-2030-01 แบ่งตาม Workstream ดังนี้ รวม THB 5.2M ครอบคลุมระยะดำเนินการ 8 ไตรมาส (Q3 2030 – Q2 2032)</w:t>
      </w:r>
    </w:p>
    <w:p>
      <w:pPr>
        <w:spacing w:before="0" w:after="60"/>
        <w:ind w:left="600"/>
        <w:rPr/>
      </w:pPr>
      <w:r>
        <w:rPr>
          <w:b/>
          <w:bCs/>
          <w:sz w:val="22"/>
          <w:szCs w:val="22"/>
        </w:rPr>
        <w:t xml:space="preserve">WS-A Corporate Governance:  </w:t>
      </w:r>
      <w:r>
        <w:rPr>
          <w:sz w:val="22"/>
          <w:szCs w:val="22"/>
        </w:rPr>
        <w:t xml:space="preserve">THB 0.8M (15.4% of total)</w:t>
      </w:r>
    </w:p>
    <w:p>
      <w:pPr>
        <w:spacing w:before="0" w:after="60"/>
        <w:ind w:left="600"/>
        <w:rPr/>
      </w:pPr>
      <w:r>
        <w:rPr>
          <w:b/>
          <w:bCs/>
          <w:sz w:val="22"/>
          <w:szCs w:val="22"/>
        </w:rPr>
        <w:t xml:space="preserve">WS-B Technology Infrastructure:  </w:t>
      </w:r>
      <w:r>
        <w:rPr>
          <w:sz w:val="22"/>
          <w:szCs w:val="22"/>
        </w:rPr>
        <w:t xml:space="preserve">THB 1.1M (21.2% of total)</w:t>
      </w:r>
    </w:p>
    <w:p>
      <w:pPr>
        <w:spacing w:before="0" w:after="60"/>
        <w:ind w:left="600"/>
        <w:rPr/>
      </w:pPr>
      <w:r>
        <w:rPr>
          <w:b/>
          <w:bCs/>
          <w:sz w:val="22"/>
          <w:szCs w:val="22"/>
        </w:rPr>
        <w:t xml:space="preserve">WS-C Client Service Innovation:  </w:t>
      </w:r>
      <w:r>
        <w:rPr>
          <w:sz w:val="22"/>
          <w:szCs w:val="22"/>
        </w:rPr>
        <w:t xml:space="preserve">THB 1.2M (23.1% of total)</w:t>
      </w:r>
    </w:p>
    <w:p>
      <w:pPr>
        <w:spacing w:before="0" w:after="60"/>
        <w:ind w:left="600"/>
        <w:rPr/>
      </w:pPr>
      <w:r>
        <w:rPr>
          <w:b/>
          <w:bCs/>
          <w:sz w:val="22"/>
          <w:szCs w:val="22"/>
        </w:rPr>
        <w:t xml:space="preserve">WS-D Analytics &amp; KPI Dashboard:  </w:t>
      </w:r>
      <w:r>
        <w:rPr>
          <w:sz w:val="22"/>
          <w:szCs w:val="22"/>
        </w:rPr>
        <w:t xml:space="preserve">THB 0.9M (17.3% of total)</w:t>
      </w:r>
    </w:p>
    <w:p>
      <w:pPr>
        <w:spacing w:before="0" w:after="60"/>
        <w:ind w:left="600"/>
        <w:rPr/>
      </w:pPr>
      <w:r>
        <w:rPr>
          <w:b/>
          <w:bCs/>
          <w:sz w:val="22"/>
          <w:szCs w:val="22"/>
        </w:rPr>
        <w:t xml:space="preserve">WS-E Human Capital &amp; Change Mgmt:  </w:t>
      </w:r>
      <w:r>
        <w:rPr>
          <w:sz w:val="22"/>
          <w:szCs w:val="22"/>
        </w:rPr>
        <w:t xml:space="preserve">THB 0.6M (11.5% of total)</w:t>
      </w:r>
    </w:p>
    <w:p>
      <w:pPr>
        <w:spacing w:before="0" w:after="60"/>
        <w:ind w:left="600"/>
        <w:rPr/>
      </w:pPr>
      <w:r>
        <w:rPr>
          <w:b/>
          <w:bCs/>
          <w:sz w:val="22"/>
          <w:szCs w:val="22"/>
        </w:rPr>
        <w:t xml:space="preserve">Programme Contingency (6.5%):  </w:t>
      </w:r>
      <w:r>
        <w:rPr>
          <w:sz w:val="22"/>
          <w:szCs w:val="22"/>
        </w:rPr>
        <w:t xml:space="preserve">THB 0.6M (reserved under SC-2030-01)</w:t>
      </w:r>
    </w:p>
    <w:p>
      <w:pPr>
        <w:spacing w:before="0" w:after="60"/>
        <w:ind w:left="600"/>
        <w:rPr/>
      </w:pPr>
      <w:r>
        <w:rPr>
          <w:b/>
          <w:bCs/>
          <w:sz w:val="22"/>
          <w:szCs w:val="22"/>
        </w:rPr>
        <w:t xml:space="preserve">TOTAL AMD-004 PROGRAMME:  </w:t>
      </w:r>
      <w:r>
        <w:rPr>
          <w:sz w:val="22"/>
          <w:szCs w:val="22"/>
        </w:rPr>
        <w:t xml:space="preserve">THB 5.2M</w:t>
      </w:r>
    </w:p>
    <w:p>
      <w:pPr>
        <w:spacing w:before="0" w:after="80"/>
        <w:ind w:left="400"/>
        <w:rPr/>
      </w:pPr>
      <w:r>
        <w:rPr>
          <w:sz w:val="24"/>
          <w:szCs w:val="24"/>
        </w:rPr>
        <w:t xml:space="preserve">Programme contingency THB 0.6M ถูกบริหารโดย Core (Group D) ภายใต้การกำกับของ SC การใช้จ่าย Contingency ทุกรายการต้องผ่านการอนุมัติ SC และบันทึกใน Programme Change Log</w:t>
      </w:r>
    </w:p>
    <w:p>
      <w:pPr>
        <w:spacing w:before="200" w:after="80"/>
        <w:rPr/>
      </w:pPr>
      <w:r>
        <w:rPr>
          <w:b/>
          <w:bCs/>
          <w:sz w:val="28"/>
          <w:szCs w:val="28"/>
          <w:color w:val="2e75b6"/>
        </w:rPr>
        <w:t xml:space="preserve">49.4  Phase 1 Completion Certificate (GAP-01/02/03/04/07/08)</w:t>
      </w:r>
    </w:p>
    <w:p>
      <w:pPr>
        <w:spacing w:before="0" w:after="80"/>
        <w:ind w:left="400"/>
        <w:rPr/>
      </w:pPr>
      <w:r>
        <w:rPr>
          <w:sz w:val="24"/>
          <w:szCs w:val="24"/>
        </w:rPr>
        <w:t xml:space="preserve">ใบรับรองการสำเร็จ Phase 1 ยืนยันการปิด GAP ทั้ง 6 รายการที่กำหนดไว้ใน Phase 1 Roadmap ซึ่งยกระดับ AI Coverage ของ MONOLITH DAPH จาก 56% เป็น 68%</w:t>
      </w:r>
    </w:p>
    <w:p>
      <w:pPr>
        <w:spacing w:before="0" w:after="60"/>
        <w:ind w:left="600"/>
        <w:rPr/>
      </w:pPr>
      <w:r>
        <w:rPr>
          <w:b/>
          <w:bCs/>
          <w:sz w:val="22"/>
          <w:szCs w:val="22"/>
        </w:rPr>
        <w:t xml:space="preserve">GAP-01 Biophilic Design Intelligence:  </w:t>
      </w:r>
      <w:r>
        <w:rPr>
          <w:sz w:val="22"/>
          <w:szCs w:val="22"/>
        </w:rPr>
        <w:t xml:space="preserve">CLOSED — Section 39, Pillar 1 Biophilic Integration SOP. Agent: Blaze (Group A, ≥95%). Coverage contribution: +2%. src/biophilic/</w:t>
      </w:r>
    </w:p>
    <w:p>
      <w:pPr>
        <w:spacing w:before="0" w:after="60"/>
        <w:ind w:left="600"/>
        <w:rPr/>
      </w:pPr>
      <w:r>
        <w:rPr>
          <w:b/>
          <w:bCs/>
          <w:sz w:val="22"/>
          <w:szCs w:val="22"/>
        </w:rPr>
        <w:t xml:space="preserve">GAP-02 Design Freeze Gate Enforcement:  </w:t>
      </w:r>
      <w:r>
        <w:rPr>
          <w:sz w:val="22"/>
          <w:szCs w:val="22"/>
        </w:rPr>
        <w:t xml:space="preserve">CLOSED — Section 40, Pillar 2 Design Freeze Gate SOP. Agent: Signal (Group A, ≥95%). Coverage contribution: +2%. src/design-freeze/</w:t>
      </w:r>
    </w:p>
    <w:p>
      <w:pPr>
        <w:spacing w:before="0" w:after="60"/>
        <w:ind w:left="600"/>
        <w:rPr/>
      </w:pPr>
      <w:r>
        <w:rPr>
          <w:b/>
          <w:bCs/>
          <w:sz w:val="22"/>
          <w:szCs w:val="22"/>
        </w:rPr>
        <w:t xml:space="preserve">GAP-03 Sensory Commissioning Protocol:  </w:t>
      </w:r>
      <w:r>
        <w:rPr>
          <w:sz w:val="22"/>
          <w:szCs w:val="22"/>
        </w:rPr>
        <w:t xml:space="preserve">CLOSED — Section 41, Pillar 6 Sensory Commissioning SOP. Agent: Ember (Group B, ≥93%). Coverage contribution: +1%. src/sensory/</w:t>
      </w:r>
    </w:p>
    <w:p>
      <w:pPr>
        <w:spacing w:before="0" w:after="60"/>
        <w:ind w:left="600"/>
        <w:rPr/>
      </w:pPr>
      <w:r>
        <w:rPr>
          <w:b/>
          <w:bCs/>
          <w:sz w:val="22"/>
          <w:szCs w:val="22"/>
        </w:rPr>
        <w:t xml:space="preserve">GAP-04 Post-Occupancy Evaluation (POE):  </w:t>
      </w:r>
      <w:r>
        <w:rPr>
          <w:sz w:val="22"/>
          <w:szCs w:val="22"/>
        </w:rPr>
        <w:t xml:space="preserve">CLOSED — Section 42, POE Framework &amp; Feedback Loop SOP. Agent: Shore (Group B, ≥93%). Coverage contribution: +2%. src/poe/</w:t>
      </w:r>
    </w:p>
    <w:p>
      <w:pPr>
        <w:spacing w:before="0" w:after="60"/>
        <w:ind w:left="600"/>
        <w:rPr/>
      </w:pPr>
      <w:r>
        <w:rPr>
          <w:b/>
          <w:bCs/>
          <w:sz w:val="22"/>
          <w:szCs w:val="22"/>
        </w:rPr>
        <w:t xml:space="preserve">GAP-07 SC Governance Dashboard:  </w:t>
      </w:r>
      <w:r>
        <w:rPr>
          <w:sz w:val="22"/>
          <w:szCs w:val="22"/>
        </w:rPr>
        <w:t xml:space="preserve">CLOSED — Section 43, SC Governance Module SOP. Agent: Vega (Group D, ≥97%). Coverage contribution: +2%. src/sc-governance/</w:t>
      </w:r>
    </w:p>
    <w:p>
      <w:pPr>
        <w:spacing w:before="0" w:after="60"/>
        <w:ind w:left="600"/>
        <w:rPr/>
      </w:pPr>
      <w:r>
        <w:rPr>
          <w:b/>
          <w:bCs/>
          <w:sz w:val="22"/>
          <w:szCs w:val="22"/>
        </w:rPr>
        <w:t xml:space="preserve">GAP-08 Real-time KPI Dashboard:  </w:t>
      </w:r>
      <w:r>
        <w:rPr>
          <w:sz w:val="22"/>
          <w:szCs w:val="22"/>
        </w:rPr>
        <w:t xml:space="preserve">CLOSED — Section 47, WS-D KPI Framework SOP. Agent: Frame (Group C, ≥94%). Coverage contribution: +3%. src/dashboard/</w:t>
      </w:r>
    </w:p>
    <w:p>
      <w:pPr>
        <w:spacing w:before="0" w:after="80"/>
        <w:ind w:left="400"/>
        <w:rPr/>
      </w:pPr>
      <w:r>
        <w:rPr>
          <w:sz w:val="24"/>
          <w:szCs w:val="24"/>
        </w:rPr>
        <w:t xml:space="preserve">Phase 1 Coverage Verification: Atlas (Group C, ≥94%) ดำเนินการตรวจสอบ Coverage ผ่าน KPI-018 (SOP Coverage Score) และ KPI-019 (Gap Closure Rate) ยืนยัน Coverage ≥68% ภายใน Q4 2030 (KPI-WS-D-05). Phase 1 Completion Certificate ออกโดย Core (Group D) และเสนอต่อ SC เพื่อรับทราบ</w:t>
      </w:r>
    </w:p>
    <w:p>
      <w:pPr>
        <w:spacing w:before="200" w:after="80"/>
        <w:rPr/>
      </w:pPr>
      <w:r>
        <w:rPr>
          <w:b/>
          <w:bCs/>
          <w:sz w:val="28"/>
          <w:szCs w:val="28"/>
          <w:color w:val="2e75b6"/>
        </w:rPr>
        <w:t xml:space="preserve">49.5  Phase 2 Readiness Gate (GAP-05/06/09/10/11/12)</w:t>
      </w:r>
    </w:p>
    <w:p>
      <w:pPr>
        <w:spacing w:before="0" w:after="80"/>
        <w:ind w:left="400"/>
        <w:rPr/>
      </w:pPr>
      <w:r>
        <w:rPr>
          <w:sz w:val="24"/>
          <w:szCs w:val="24"/>
        </w:rPr>
        <w:t xml:space="preserve">Phase 2 Readiness Gate กำหนดเงื่อนไขเริ่มต้น Phase 2 ที่มุ่งยกระดับ AI Coverage จาก 68% เป็น 80% ครอบคลุม GAP 6 รายการ ได้แก่ GAP-05, GAP-06, GAP-09, GAP-10, GAP-11, GAP-12 การผ่าน Phase 2 Gate ต้องได้รับการอนุมัติจาก SC ก่อนเริ่มงบประมาณ Phase 2</w:t>
      </w:r>
    </w:p>
    <w:p>
      <w:pPr>
        <w:spacing w:before="0" w:after="60"/>
        <w:ind w:left="600"/>
        <w:rPr/>
      </w:pPr>
      <w:r>
        <w:rPr>
          <w:b/>
          <w:bCs/>
          <w:sz w:val="22"/>
          <w:szCs w:val="22"/>
        </w:rPr>
        <w:t xml:space="preserve">GAP-05 AI Creative Engine (Cross-Pillar AI):  </w:t>
      </w:r>
      <w:r>
        <w:rPr>
          <w:sz w:val="22"/>
          <w:szCs w:val="22"/>
        </w:rPr>
        <w:t xml:space="preserve">OPEN — Phase 2 Target. WS-B infrastructure prerequisite met. Requires: AI Creative Engine spec completion, SC approval for Phase 2 budget. Responsible Agent: Kelly (Group A, ≥95%). Target: Phase 2 Q1–Q2 2033.</w:t>
      </w:r>
    </w:p>
    <w:p>
      <w:pPr>
        <w:spacing w:before="0" w:after="60"/>
        <w:ind w:left="600"/>
        <w:rPr/>
      </w:pPr>
      <w:r>
        <w:rPr>
          <w:b/>
          <w:bCs/>
          <w:sz w:val="22"/>
          <w:szCs w:val="22"/>
        </w:rPr>
        <w:t xml:space="preserve">GAP-06 Cross-Pillar Event Bus Integration:  </w:t>
      </w:r>
      <w:r>
        <w:rPr>
          <w:sz w:val="22"/>
          <w:szCs w:val="22"/>
        </w:rPr>
        <w:t xml:space="preserve">OPEN — Phase 2 Target. WS-B Kafka infrastructure in place. Requires: Event schema definition, agent subscription model, full integration testing. Responsible Agent: Compass (Group B, ≥93%). Target: Phase 2 Q2–Q3 2033.</w:t>
      </w:r>
    </w:p>
    <w:p>
      <w:pPr>
        <w:spacing w:before="0" w:after="60"/>
        <w:ind w:left="600"/>
        <w:rPr/>
      </w:pPr>
      <w:r>
        <w:rPr>
          <w:b/>
          <w:bCs/>
          <w:sz w:val="22"/>
          <w:szCs w:val="22"/>
        </w:rPr>
        <w:t xml:space="preserve">GAP-09 Sustainable Material Intelligence:  </w:t>
      </w:r>
      <w:r>
        <w:rPr>
          <w:sz w:val="22"/>
          <w:szCs w:val="22"/>
        </w:rPr>
        <w:t xml:space="preserve">OPEN — Phase 2 Target. Medium priority. Requires: Material database integration, sustainability scoring model. Responsible Agent: Forge (Group C, ≥94%). Target: Phase 2 Q1 2033.</w:t>
      </w:r>
    </w:p>
    <w:p>
      <w:pPr>
        <w:spacing w:before="0" w:after="60"/>
        <w:ind w:left="600"/>
        <w:rPr/>
      </w:pPr>
      <w:r>
        <w:rPr>
          <w:b/>
          <w:bCs/>
          <w:sz w:val="22"/>
          <w:szCs w:val="22"/>
        </w:rPr>
        <w:t xml:space="preserve">GAP-10 Contractor &amp; Vendor Management AI:  </w:t>
      </w:r>
      <w:r>
        <w:rPr>
          <w:sz w:val="22"/>
          <w:szCs w:val="22"/>
        </w:rPr>
        <w:t xml:space="preserve">OPEN — Phase 2 Target. Medium priority. Requires: Vendor API integration, procurement workflow automation spec. Responsible Agent: Rex (Group D, ≥97%). Target: Phase 2 Q2 2033.</w:t>
      </w:r>
    </w:p>
    <w:p>
      <w:pPr>
        <w:spacing w:before="0" w:after="60"/>
        <w:ind w:left="600"/>
        <w:rPr/>
      </w:pPr>
      <w:r>
        <w:rPr>
          <w:b/>
          <w:bCs/>
          <w:sz w:val="22"/>
          <w:szCs w:val="22"/>
        </w:rPr>
        <w:t xml:space="preserve">GAP-11 Spatial Analytics &amp; Occupancy Intelligence:  </w:t>
      </w:r>
      <w:r>
        <w:rPr>
          <w:sz w:val="22"/>
          <w:szCs w:val="22"/>
        </w:rPr>
        <w:t xml:space="preserve">OPEN — Phase 2 Target. Medium priority. Requires: IoT sensor integration spec, spatial analytics model. Responsible Agent: Bo (Group C, ≥94%). Target: Phase 2 Q3 2033.</w:t>
      </w:r>
    </w:p>
    <w:p>
      <w:pPr>
        <w:spacing w:before="0" w:after="60"/>
        <w:ind w:left="600"/>
        <w:rPr/>
      </w:pPr>
      <w:r>
        <w:rPr>
          <w:b/>
          <w:bCs/>
          <w:sz w:val="22"/>
          <w:szCs w:val="22"/>
        </w:rPr>
        <w:t xml:space="preserve">GAP-12 Multi-language Client Communication:  </w:t>
      </w:r>
      <w:r>
        <w:rPr>
          <w:sz w:val="22"/>
          <w:szCs w:val="22"/>
        </w:rPr>
        <w:t xml:space="preserve">OPEN — Phase 2 Target. Medium priority. Requires: NLP model fine-tuning for Thai/EN/CN design terminology. Responsible Agent: Remy (Group B, ≥93%). Target: Phase 2 Q2 2033.</w:t>
      </w:r>
    </w:p>
    <w:p>
      <w:pPr>
        <w:spacing w:before="0" w:after="80"/>
        <w:ind w:left="400"/>
        <w:rPr/>
      </w:pPr>
      <w:r>
        <w:rPr>
          <w:sz w:val="24"/>
          <w:szCs w:val="24"/>
        </w:rPr>
        <w:t xml:space="preserve">Phase 2 Gate Criteria: (1) Phase 1 Completion Certificate issued and SC-acknowledged, (2) WS-E Closure confirmed (Section 48/49), (3) Phase 2 Business Case submitted with budget estimate for 6 remaining HIGH GAPs, (4) SC Resolution SC-2032-XX authorising Phase 2 budget and timeline, (5) Phase 2 Programme Director nominated and onboarded.</w:t>
      </w:r>
    </w:p>
    <w:p>
      <w:pPr>
        <w:spacing w:before="200" w:after="80"/>
        <w:rPr/>
      </w:pPr>
      <w:r>
        <w:rPr>
          <w:b/>
          <w:bCs/>
          <w:sz w:val="28"/>
          <w:szCs w:val="28"/>
          <w:color w:val="2e75b6"/>
        </w:rPr>
        <w:t xml:space="preserve">49.6  รายการตรวจสอบปิดโครงการ (AMD4-CLOSE-01–05)</w:t>
      </w:r>
    </w:p>
    <w:p>
      <w:pPr>
        <w:spacing w:before="0" w:after="60"/>
        <w:ind w:left="600"/>
        <w:rPr/>
      </w:pPr>
      <w:r>
        <w:rPr>
          <w:b/>
          <w:bCs/>
          <w:sz w:val="22"/>
          <w:szCs w:val="22"/>
        </w:rPr>
        <w:t xml:space="preserve">AMD4-CLOSE-01:  </w:t>
      </w:r>
      <w:r>
        <w:rPr>
          <w:sz w:val="22"/>
          <w:szCs w:val="22"/>
        </w:rPr>
        <w:t xml:space="preserve">All 5 Workstream Closure Reports received and accepted by SC — WS-A through WS-E formal closure confirmed. Target: Q2 2032.</w:t>
      </w:r>
    </w:p>
    <w:p>
      <w:pPr>
        <w:spacing w:before="0" w:after="60"/>
        <w:ind w:left="600"/>
        <w:rPr/>
      </w:pPr>
      <w:r>
        <w:rPr>
          <w:b/>
          <w:bCs/>
          <w:sz w:val="22"/>
          <w:szCs w:val="22"/>
        </w:rPr>
        <w:t xml:space="preserve">AMD4-CLOSE-02:  </w:t>
      </w:r>
      <w:r>
        <w:rPr>
          <w:sz w:val="22"/>
          <w:szCs w:val="22"/>
        </w:rPr>
        <w:t xml:space="preserve">Phase 1 Completion Certificate issued — Coverage ≥68% verified by Atlas (KPI-WS-D-05), GAP-01/02/03/04/07/08 formal closure documented. Target: Q2 2032.</w:t>
      </w:r>
    </w:p>
    <w:p>
      <w:pPr>
        <w:spacing w:before="0" w:after="60"/>
        <w:ind w:left="600"/>
        <w:rPr/>
      </w:pPr>
      <w:r>
        <w:rPr>
          <w:b/>
          <w:bCs/>
          <w:sz w:val="22"/>
          <w:szCs w:val="22"/>
        </w:rPr>
        <w:t xml:space="preserve">AMD4-CLOSE-03:  </w:t>
      </w:r>
      <w:r>
        <w:rPr>
          <w:sz w:val="22"/>
          <w:szCs w:val="22"/>
        </w:rPr>
        <w:t xml:space="preserve">Programme Financial Closure — all WS-A–E budgets reconciled, Contingency utilisation reported, final financial statement submitted to SC. Target: Q2 2032.</w:t>
      </w:r>
    </w:p>
    <w:p>
      <w:pPr>
        <w:spacing w:before="0" w:after="60"/>
        <w:ind w:left="600"/>
        <w:rPr/>
      </w:pPr>
      <w:r>
        <w:rPr>
          <w:b/>
          <w:bCs/>
          <w:sz w:val="22"/>
          <w:szCs w:val="22"/>
        </w:rPr>
        <w:t xml:space="preserve">AMD4-CLOSE-04:  </w:t>
      </w:r>
      <w:r>
        <w:rPr>
          <w:sz w:val="22"/>
          <w:szCs w:val="22"/>
        </w:rPr>
        <w:t xml:space="preserve">Knowledge Transfer &amp; Documentation — all SOP sections (S38–S49) accepted, Knowledge Base published (TH/EN), GitHub repository main branch tagged v2.5-Phase1-Complete. SHA reference: 14b90bc. Target: Q2 2032.</w:t>
      </w:r>
    </w:p>
    <w:p>
      <w:pPr>
        <w:spacing w:before="0" w:after="60"/>
        <w:ind w:left="600"/>
        <w:rPr/>
      </w:pPr>
      <w:r>
        <w:rPr>
          <w:b/>
          <w:bCs/>
          <w:sz w:val="22"/>
          <w:szCs w:val="22"/>
        </w:rPr>
        <w:t xml:space="preserve">AMD4-CLOSE-05:  </w:t>
      </w:r>
      <w:r>
        <w:rPr>
          <w:sz w:val="22"/>
          <w:szCs w:val="22"/>
        </w:rPr>
        <w:t xml:space="preserve">Phase 2 Readiness Gate passed — Phase 2 Business Case approved by SC, SC-2032-XX resolution issued, Phase 2 Programme Director in post. Target: Q3 2032.</w:t>
      </w:r>
    </w:p>
    <w:p>
      <w:pPr>
        <w:spacing w:before="200" w:after="80"/>
        <w:rPr/>
      </w:pPr>
      <w:r>
        <w:rPr>
          <w:b/>
          <w:bCs/>
          <w:sz w:val="28"/>
          <w:szCs w:val="28"/>
          <w:color w:val="2e75b6"/>
        </w:rPr>
        <w:t xml:space="preserve">49.7  AMD-004 Programme Timeline Summary</w:t>
      </w:r>
    </w:p>
    <w:p>
      <w:pPr>
        <w:spacing w:before="0" w:after="80"/>
        <w:ind w:left="400"/>
        <w:rPr/>
      </w:pPr>
      <w:r>
        <w:rPr>
          <w:sz w:val="24"/>
          <w:szCs w:val="24"/>
        </w:rPr>
        <w:t xml:space="preserve">สรุปไทม์ไลน์รวมของโครงการ AMD-004 ตั้งแต่เริ่มต้นจนถึงการผ่าน Phase 2 Gate ครอบคลุม 10 ไตรมาส (Q3 2030 – Q3 2032)</w:t>
      </w:r>
    </w:p>
    <w:p>
      <w:pPr>
        <w:spacing w:before="0" w:after="60"/>
        <w:ind w:left="600"/>
        <w:rPr/>
      </w:pPr>
      <w:r>
        <w:rPr>
          <w:b/>
          <w:bCs/>
          <w:sz w:val="22"/>
          <w:szCs w:val="22"/>
        </w:rPr>
        <w:t xml:space="preserve">Q3–Q4 2030:  </w:t>
      </w:r>
      <w:r>
        <w:rPr>
          <w:sz w:val="22"/>
          <w:szCs w:val="22"/>
        </w:rPr>
        <w:t xml:space="preserve">WS-A Corporate Governance (THB 0.8M) + WS-D Analytics &amp; KPI Dashboard start (THB 0.9M). SC-2030-01 passed. GAP-08 closure work commenced.</w:t>
      </w:r>
    </w:p>
    <w:p>
      <w:pPr>
        <w:spacing w:before="0" w:after="60"/>
        <w:ind w:left="600"/>
        <w:rPr/>
      </w:pPr>
      <w:r>
        <w:rPr>
          <w:b/>
          <w:bCs/>
          <w:sz w:val="22"/>
          <w:szCs w:val="22"/>
        </w:rPr>
        <w:t xml:space="preserve">Q1–Q4 2031:  </w:t>
      </w:r>
      <w:r>
        <w:rPr>
          <w:sz w:val="22"/>
          <w:szCs w:val="22"/>
        </w:rPr>
        <w:t xml:space="preserve">WS-B Technology Infrastructure (THB 1.1M, Q1–Q3). WS-C Client Service Innovation (THB 1.2M, Q2–Q4). GAP-05/06 infrastructure foundations laid.</w:t>
      </w:r>
    </w:p>
    <w:p>
      <w:pPr>
        <w:spacing w:before="0" w:after="60"/>
        <w:ind w:left="600"/>
        <w:rPr/>
      </w:pPr>
      <w:r>
        <w:rPr>
          <w:b/>
          <w:bCs/>
          <w:sz w:val="22"/>
          <w:szCs w:val="22"/>
        </w:rPr>
        <w:t xml:space="preserve">Q3–Q4 2030 (parallel):  </w:t>
      </w:r>
      <w:r>
        <w:rPr>
          <w:sz w:val="22"/>
          <w:szCs w:val="22"/>
        </w:rPr>
        <w:t xml:space="preserve">WS-D delivery: KPI framework KPI-001–024 built, Dashboard src/dashboard/ deployed, GAP-08 formally closed, Phase 1 Completion Certificate KPI-M4 issued.</w:t>
      </w:r>
    </w:p>
    <w:p>
      <w:pPr>
        <w:spacing w:before="0" w:after="60"/>
        <w:ind w:left="600"/>
        <w:rPr/>
      </w:pPr>
      <w:r>
        <w:rPr>
          <w:b/>
          <w:bCs/>
          <w:sz w:val="22"/>
          <w:szCs w:val="22"/>
        </w:rPr>
        <w:t xml:space="preserve">Q1–Q2 2032:  </w:t>
      </w:r>
      <w:r>
        <w:rPr>
          <w:sz w:val="22"/>
          <w:szCs w:val="22"/>
        </w:rPr>
        <w:t xml:space="preserve">WS-E Human Capital &amp; Change Management (THB 0.6M). TRN-001–004 delivered, CHG-001–004 executed, AMD4-CLOSE-01–05 completed.</w:t>
      </w:r>
    </w:p>
    <w:p>
      <w:pPr>
        <w:spacing w:before="0" w:after="60"/>
        <w:ind w:left="600"/>
        <w:rPr/>
      </w:pPr>
      <w:r>
        <w:rPr>
          <w:b/>
          <w:bCs/>
          <w:sz w:val="22"/>
          <w:szCs w:val="22"/>
        </w:rPr>
        <w:t xml:space="preserve">Q2 2032:  </w:t>
      </w:r>
      <w:r>
        <w:rPr>
          <w:sz w:val="22"/>
          <w:szCs w:val="22"/>
        </w:rPr>
        <w:t xml:space="preserve">AMD-004 Programme formally closed. Phase 1 Completion Certificate SC-acknowledged. Coverage 68% confirmed. S38–S49 SOP package complete.</w:t>
      </w:r>
    </w:p>
    <w:p>
      <w:pPr>
        <w:spacing w:before="0" w:after="60"/>
        <w:ind w:left="600"/>
        <w:rPr/>
      </w:pPr>
      <w:r>
        <w:rPr>
          <w:b/>
          <w:bCs/>
          <w:sz w:val="22"/>
          <w:szCs w:val="22"/>
        </w:rPr>
        <w:t xml:space="preserve">Q3 2032 (target):  </w:t>
      </w:r>
      <w:r>
        <w:rPr>
          <w:sz w:val="22"/>
          <w:szCs w:val="22"/>
        </w:rPr>
        <w:t xml:space="preserve">Phase 2 Gate passed — SC-2032-XX resolution. Phase 2 programme commences targeting Coverage 80% by Q4 2033 (GAP-05/06/09/10/11/12).</w:t>
      </w:r>
    </w:p>
    <w:p>
      <w:pPr>
        <w:spacing w:before="320" w:after="100"/>
        <w:rPr/>
      </w:pPr>
      <w:r>
        <w:rPr>
          <w:b/>
          <w:bCs/>
          <w:sz w:val="36"/>
          <w:szCs w:val="36"/>
          <w:color w:val="1f2d5a"/>
        </w:rPr>
        <w:t xml:space="preserve">Section 50 — Phase 2 Programme Definition Document (PDD)</w:t>
      </w:r>
    </w:p>
    <w:p>
      <w:pPr>
        <w:spacing w:before="0" w:after="80"/>
        <w:ind w:left="400"/>
        <w:rPr/>
      </w:pPr>
      <w:r>
        <w:rPr>
          <w:sz w:val="24"/>
          <w:szCs w:val="24"/>
        </w:rPr>
        <w:t xml:space="preserve">Section 50 establishes the Programme Definition Document (PDD) for Phase 2 of the MONOLITH DAPH Decor AI Agent Programme. Phase 2 targets coverage improvement from 68% to 80% by closing GAP-05, GAP-06, GAP-09, GAP-10, GAP-11, and GAP-12, authorised under SC Resolution SC-2032-XX. Total Phase 2 budget estimate: THB 6.0M, delivery target Q4 2033.</w:t>
      </w:r>
    </w:p>
    <w:p>
      <w:pPr>
        <w:spacing w:before="200" w:after="80"/>
        <w:rPr/>
      </w:pPr>
      <w:r>
        <w:rPr>
          <w:b/>
          <w:bCs/>
          <w:sz w:val="28"/>
          <w:szCs w:val="28"/>
          <w:color w:val="2e75b6"/>
        </w:rPr>
        <w:t xml:space="preserve">50.1  ภาพรวม Phase 2 PDD (Phase 2 Overview)</w:t>
      </w:r>
    </w:p>
    <w:p>
      <w:pPr>
        <w:spacing w:before="0" w:after="80"/>
        <w:ind w:left="400"/>
        <w:rPr/>
      </w:pPr>
      <w:r>
        <w:rPr>
          <w:sz w:val="24"/>
          <w:szCs w:val="24"/>
        </w:rPr>
        <w:t xml:space="preserve">Phase 2 ของโครงการ MONOLITH DAPH Decor AI Agent Programme มีวัตถุประสงค์เพื่อเพิ่มความครอบคลุม ของ SOP จาก 68% (ผลสำเร็จ Phase 1) ไปเป็น 80% โดยการปิด 6 Gap ลำดับต่อไปจากทะเบียน Gap 15 ข้อ ได้แก่ GAP-05 (AI Creative Engine), GAP-06 (Cross-Pillar Event Bus), GAP-09 (Material Intelligence), GAP-10 (Contractor/Vendor Integration), GAP-11 (Spatial Analytics), และ GAP-12 (Multi-language Support)</w:t>
      </w:r>
    </w:p>
    <w:p>
      <w:pPr>
        <w:spacing w:before="0" w:after="60"/>
        <w:ind w:left="600"/>
        <w:rPr/>
      </w:pPr>
      <w:r>
        <w:rPr>
          <w:b/>
          <w:bCs/>
          <w:sz w:val="22"/>
          <w:szCs w:val="22"/>
        </w:rPr>
        <w:t xml:space="preserve">Coverage target:  </w:t>
      </w:r>
      <w:r>
        <w:rPr>
          <w:sz w:val="22"/>
          <w:szCs w:val="22"/>
        </w:rPr>
        <w:t xml:space="preserve">68% (Phase 1 achieved) → 80% (Phase 2 target)</w:t>
      </w:r>
    </w:p>
    <w:p>
      <w:pPr>
        <w:spacing w:before="0" w:after="60"/>
        <w:ind w:left="600"/>
        <w:rPr/>
      </w:pPr>
      <w:r>
        <w:rPr>
          <w:b/>
          <w:bCs/>
          <w:sz w:val="22"/>
          <w:szCs w:val="22"/>
        </w:rPr>
        <w:t xml:space="preserve">Authorisation:  </w:t>
      </w:r>
      <w:r>
        <w:rPr>
          <w:sz w:val="22"/>
          <w:szCs w:val="22"/>
        </w:rPr>
        <w:t xml:space="preserve">SC Resolution SC-2032-XX (Q3 2032)</w:t>
      </w:r>
    </w:p>
    <w:p>
      <w:pPr>
        <w:spacing w:before="0" w:after="60"/>
        <w:ind w:left="600"/>
        <w:rPr/>
      </w:pPr>
      <w:r>
        <w:rPr>
          <w:b/>
          <w:bCs/>
          <w:sz w:val="22"/>
          <w:szCs w:val="22"/>
        </w:rPr>
        <w:t xml:space="preserve">Budget estimate:  </w:t>
      </w:r>
      <w:r>
        <w:rPr>
          <w:sz w:val="22"/>
          <w:szCs w:val="22"/>
        </w:rPr>
        <w:t xml:space="preserve">THB 6.0M (includes 10% contingency)</w:t>
      </w:r>
    </w:p>
    <w:p>
      <w:pPr>
        <w:spacing w:before="0" w:after="60"/>
        <w:ind w:left="600"/>
        <w:rPr/>
      </w:pPr>
      <w:r>
        <w:rPr>
          <w:b/>
          <w:bCs/>
          <w:sz w:val="22"/>
          <w:szCs w:val="22"/>
        </w:rPr>
        <w:t xml:space="preserve">Timeline:  </w:t>
      </w:r>
      <w:r>
        <w:rPr>
          <w:sz w:val="22"/>
          <w:szCs w:val="22"/>
        </w:rPr>
        <w:t xml:space="preserve">Q1 2033 – Q4 2033 (4 quarters)</w:t>
      </w:r>
    </w:p>
    <w:p>
      <w:pPr>
        <w:spacing w:before="0" w:after="60"/>
        <w:ind w:left="600"/>
        <w:rPr/>
      </w:pPr>
      <w:r>
        <w:rPr>
          <w:b/>
          <w:bCs/>
          <w:sz w:val="22"/>
          <w:szCs w:val="22"/>
        </w:rPr>
        <w:t xml:space="preserve">Gaps addressed:  </w:t>
      </w:r>
      <w:r>
        <w:rPr>
          <w:sz w:val="22"/>
          <w:szCs w:val="22"/>
        </w:rPr>
        <w:t xml:space="preserve">GAP-05, GAP-06, GAP-09, GAP-10, GAP-11, GAP-12</w:t>
      </w:r>
    </w:p>
    <w:p>
      <w:pPr>
        <w:spacing w:before="0" w:after="60"/>
        <w:ind w:left="600"/>
        <w:rPr/>
      </w:pPr>
      <w:r>
        <w:rPr>
          <w:b/>
          <w:bCs/>
          <w:sz w:val="22"/>
          <w:szCs w:val="22"/>
        </w:rPr>
        <w:t xml:space="preserve">Programme Director:  </w:t>
      </w:r>
      <w:r>
        <w:rPr>
          <w:sz w:val="22"/>
          <w:szCs w:val="22"/>
        </w:rPr>
        <w:t xml:space="preserve">To be nominated by SC post-resolution</w:t>
      </w:r>
    </w:p>
    <w:p>
      <w:pPr>
        <w:spacing w:before="0" w:after="60"/>
        <w:ind w:left="600"/>
        <w:rPr/>
      </w:pPr>
      <w:r>
        <w:rPr>
          <w:b/>
          <w:bCs/>
          <w:sz w:val="22"/>
          <w:szCs w:val="22"/>
        </w:rPr>
        <w:t xml:space="preserve">SOP sections created:  </w:t>
      </w:r>
      <w:r>
        <w:rPr>
          <w:sz w:val="22"/>
          <w:szCs w:val="22"/>
        </w:rPr>
        <w:t xml:space="preserve">S50 (this PDD) + planned implementation sections S51–S56</w:t>
      </w:r>
    </w:p>
    <w:p>
      <w:pPr>
        <w:spacing w:before="200" w:after="80"/>
        <w:rPr/>
      </w:pPr>
      <w:r>
        <w:rPr>
          <w:b/>
          <w:bCs/>
          <w:sz w:val="28"/>
          <w:szCs w:val="28"/>
          <w:color w:val="2e75b6"/>
        </w:rPr>
        <w:t xml:space="preserve">50.2  SC Resolution SC-2032-XX</w:t>
      </w:r>
    </w:p>
    <w:p>
      <w:pPr>
        <w:spacing w:before="0" w:after="80"/>
        <w:ind w:left="400"/>
        <w:rPr/>
      </w:pPr>
      <w:r>
        <w:rPr>
          <w:sz w:val="24"/>
          <w:szCs w:val="24"/>
        </w:rPr>
        <w:t xml:space="preserve">SC Resolution SC-2032-XX อนุมัติการเริ่มต้น Phase 2 ของโครงการ MONOLITH DAPH Decor AI Agent Programme ต่อจากการปิด Phase 1 อย่างเป็นทางการ โดยมีเงื่อนไขว่า Phase 1 Completion Certificate ได้รับการรับรองจากคณะกรรมการกำกับดูแล และ AMD-004 ทั้ง 5 Workstream ส่งมอบผลลัพธ์ครบถ้วน</w:t>
      </w:r>
    </w:p>
    <w:p>
      <w:pPr>
        <w:spacing w:before="0" w:after="60"/>
        <w:ind w:left="600"/>
        <w:rPr/>
      </w:pPr>
      <w:r>
        <w:rPr>
          <w:b/>
          <w:bCs/>
          <w:sz w:val="22"/>
          <w:szCs w:val="22"/>
        </w:rPr>
        <w:t xml:space="preserve">Resolution reference:  </w:t>
      </w:r>
      <w:r>
        <w:rPr>
          <w:sz w:val="22"/>
          <w:szCs w:val="22"/>
        </w:rPr>
        <w:t xml:space="preserve">SC-2032-XX</w:t>
      </w:r>
    </w:p>
    <w:p>
      <w:pPr>
        <w:spacing w:before="0" w:after="60"/>
        <w:ind w:left="600"/>
        <w:rPr/>
      </w:pPr>
      <w:r>
        <w:rPr>
          <w:b/>
          <w:bCs/>
          <w:sz w:val="22"/>
          <w:szCs w:val="22"/>
        </w:rPr>
        <w:t xml:space="preserve">Issuing body:  </w:t>
      </w:r>
      <w:r>
        <w:rPr>
          <w:sz w:val="22"/>
          <w:szCs w:val="22"/>
        </w:rPr>
        <w:t xml:space="preserve">MONOLITH DAPH Steering Committee (SC)</w:t>
      </w:r>
    </w:p>
    <w:p>
      <w:pPr>
        <w:spacing w:before="0" w:after="60"/>
        <w:ind w:left="600"/>
        <w:rPr/>
      </w:pPr>
      <w:r>
        <w:rPr>
          <w:b/>
          <w:bCs/>
          <w:sz w:val="22"/>
          <w:szCs w:val="22"/>
        </w:rPr>
        <w:t xml:space="preserve">Resolution date:  </w:t>
      </w:r>
      <w:r>
        <w:rPr>
          <w:sz w:val="22"/>
          <w:szCs w:val="22"/>
        </w:rPr>
        <w:t xml:space="preserve">Q3 2032 (target)</w:t>
      </w:r>
    </w:p>
    <w:p>
      <w:pPr>
        <w:spacing w:before="0" w:after="60"/>
        <w:ind w:left="600"/>
        <w:rPr/>
      </w:pPr>
      <w:r>
        <w:rPr>
          <w:b/>
          <w:bCs/>
          <w:sz w:val="22"/>
          <w:szCs w:val="22"/>
        </w:rPr>
        <w:t xml:space="preserve">Pre-conditions:  </w:t>
      </w:r>
      <w:r>
        <w:rPr>
          <w:sz w:val="22"/>
          <w:szCs w:val="22"/>
        </w:rPr>
        <w:t xml:space="preserve">Phase 1 gate passed: GAP-01/02/03/04/07/08 closed; AMD-004 AMD4-CLOSE-01–05 completed; Coverage 68% independently verified; SC-2030-01 Phase 1 obligations discharged</w:t>
      </w:r>
    </w:p>
    <w:p>
      <w:pPr>
        <w:spacing w:before="0" w:after="60"/>
        <w:ind w:left="600"/>
        <w:rPr/>
      </w:pPr>
      <w:r>
        <w:rPr>
          <w:b/>
          <w:bCs/>
          <w:sz w:val="22"/>
          <w:szCs w:val="22"/>
        </w:rPr>
        <w:t xml:space="preserve">Phase 2 mandate:  </w:t>
      </w:r>
      <w:r>
        <w:rPr>
          <w:sz w:val="22"/>
          <w:szCs w:val="22"/>
        </w:rPr>
        <w:t xml:space="preserve">Authorise THB 6.0M Phase 2 budget; nominate Phase 2 Programme Director; approve GAP-05/06/09/10/11/12 workplan; set coverage milestone 80% by Q4 2033</w:t>
      </w:r>
    </w:p>
    <w:p>
      <w:pPr>
        <w:spacing w:before="0" w:after="60"/>
        <w:ind w:left="600"/>
        <w:rPr/>
      </w:pPr>
      <w:r>
        <w:rPr>
          <w:b/>
          <w:bCs/>
          <w:sz w:val="22"/>
          <w:szCs w:val="22"/>
        </w:rPr>
        <w:t xml:space="preserve">Reporting cycle:  </w:t>
      </w:r>
      <w:r>
        <w:rPr>
          <w:sz w:val="22"/>
          <w:szCs w:val="22"/>
        </w:rPr>
        <w:t xml:space="preserve">Quarterly SC reporting; milestone gate at 75% coverage midpoint</w:t>
      </w:r>
    </w:p>
    <w:p>
      <w:pPr>
        <w:spacing w:before="0" w:after="60"/>
        <w:ind w:left="600"/>
        <w:rPr/>
      </w:pPr>
      <w:r>
        <w:rPr>
          <w:b/>
          <w:bCs/>
          <w:sz w:val="22"/>
          <w:szCs w:val="22"/>
        </w:rPr>
        <w:t xml:space="preserve">Phase 3 pre-condition:  </w:t>
      </w:r>
      <w:r>
        <w:rPr>
          <w:sz w:val="22"/>
          <w:szCs w:val="22"/>
        </w:rPr>
        <w:t xml:space="preserve">SC-2033-XX gate review upon Phase 2 completion</w:t>
      </w:r>
    </w:p>
    <w:p>
      <w:pPr>
        <w:spacing w:before="200" w:after="80"/>
        <w:rPr/>
      </w:pPr>
      <w:r>
        <w:rPr>
          <w:b/>
          <w:bCs/>
          <w:sz w:val="28"/>
          <w:szCs w:val="28"/>
          <w:color w:val="2e75b6"/>
        </w:rPr>
        <w:t xml:space="preserve">50.3  GAP-05 / GAP-06 / GAP-09 / GAP-10 / GAP-11 / GAP-12 Workplan</w:t>
      </w:r>
    </w:p>
    <w:p>
      <w:pPr>
        <w:spacing w:before="0" w:after="80"/>
        <w:ind w:left="400"/>
        <w:rPr/>
      </w:pPr>
      <w:r>
        <w:rPr>
          <w:sz w:val="24"/>
          <w:szCs w:val="24"/>
        </w:rPr>
        <w:t xml:space="preserve">50.3.1  GAP-05: AI Creative Engine &amp; Generative Design Workflow — High Priority</w:t>
      </w:r>
    </w:p>
    <w:p>
      <w:pPr>
        <w:spacing w:before="0" w:after="60"/>
        <w:ind w:left="600"/>
        <w:rPr/>
      </w:pPr>
      <w:r>
        <w:rPr>
          <w:b/>
          <w:bCs/>
          <w:sz w:val="22"/>
          <w:szCs w:val="22"/>
        </w:rPr>
        <w:t xml:space="preserve">Owner agent:  </w:t>
      </w:r>
      <w:r>
        <w:rPr>
          <w:sz w:val="22"/>
          <w:szCs w:val="22"/>
        </w:rPr>
        <w:t xml:space="preserve">Aria (Group A, SLA ≥95%) + Nova (Group A, ≥95%)</w:t>
      </w:r>
    </w:p>
    <w:p>
      <w:pPr>
        <w:spacing w:before="0" w:after="60"/>
        <w:ind w:left="600"/>
        <w:rPr/>
      </w:pPr>
      <w:r>
        <w:rPr>
          <w:b/>
          <w:bCs/>
          <w:sz w:val="22"/>
          <w:szCs w:val="22"/>
        </w:rPr>
        <w:t xml:space="preserve">Budget:  </w:t>
      </w:r>
      <w:r>
        <w:rPr>
          <w:sz w:val="22"/>
          <w:szCs w:val="22"/>
        </w:rPr>
        <w:t xml:space="preserve">THB 1.5M</w:t>
      </w:r>
    </w:p>
    <w:p>
      <w:pPr>
        <w:spacing w:before="0" w:after="60"/>
        <w:ind w:left="600"/>
        <w:rPr/>
      </w:pPr>
      <w:r>
        <w:rPr>
          <w:b/>
          <w:bCs/>
          <w:sz w:val="22"/>
          <w:szCs w:val="22"/>
        </w:rPr>
        <w:t xml:space="preserve">Timeline:  </w:t>
      </w:r>
      <w:r>
        <w:rPr>
          <w:sz w:val="22"/>
          <w:szCs w:val="22"/>
        </w:rPr>
        <w:t xml:space="preserve">Q1–Q3 2033</w:t>
      </w:r>
    </w:p>
    <w:p>
      <w:pPr>
        <w:spacing w:before="0" w:after="60"/>
        <w:ind w:left="600"/>
        <w:rPr/>
      </w:pPr>
      <w:r>
        <w:rPr>
          <w:b/>
          <w:bCs/>
          <w:sz w:val="22"/>
          <w:szCs w:val="22"/>
        </w:rPr>
        <w:t xml:space="preserve">Deliverables:  </w:t>
      </w:r>
      <w:r>
        <w:rPr>
          <w:sz w:val="22"/>
          <w:szCs w:val="22"/>
        </w:rPr>
        <w:t xml:space="preserve">src/creative-engine/ AI generative design module; style-transfer pipeline; Pillar 5 Creative Direction SOP S51; integration with Atlas (Group C) spatial context</w:t>
      </w:r>
    </w:p>
    <w:p>
      <w:pPr>
        <w:spacing w:before="0" w:after="60"/>
        <w:ind w:left="600"/>
        <w:rPr/>
      </w:pPr>
      <w:r>
        <w:rPr>
          <w:b/>
          <w:bCs/>
          <w:sz w:val="22"/>
          <w:szCs w:val="22"/>
        </w:rPr>
        <w:t xml:space="preserve">Success criteria:  </w:t>
      </w:r>
      <w:r>
        <w:rPr>
          <w:sz w:val="22"/>
          <w:szCs w:val="22"/>
        </w:rPr>
        <w:t xml:space="preserve">AI-assisted concept generation operational; 80% designer adoption rate; creative review cycle reduced 40%; GAP-05 formally closed</w:t>
      </w:r>
    </w:p>
    <w:p>
      <w:pPr>
        <w:spacing w:before="0" w:after="80"/>
        <w:ind w:left="400"/>
        <w:rPr/>
      </w:pPr>
      <w:r>
        <w:rPr>
          <w:sz w:val="24"/>
          <w:szCs w:val="24"/>
        </w:rPr>
        <w:t xml:space="preserve">50.3.2  GAP-06: Cross-Pillar Event Bus &amp; Real-time Integration — High Priority</w:t>
      </w:r>
    </w:p>
    <w:p>
      <w:pPr>
        <w:spacing w:before="0" w:after="60"/>
        <w:ind w:left="600"/>
        <w:rPr/>
      </w:pPr>
      <w:r>
        <w:rPr>
          <w:b/>
          <w:bCs/>
          <w:sz w:val="22"/>
          <w:szCs w:val="22"/>
        </w:rPr>
        <w:t xml:space="preserve">Owner agent:  </w:t>
      </w:r>
      <w:r>
        <w:rPr>
          <w:sz w:val="22"/>
          <w:szCs w:val="22"/>
        </w:rPr>
        <w:t xml:space="preserve">Signal (Group A, SLA ≥95%) + Core (Group D, ≥97%)</w:t>
      </w:r>
    </w:p>
    <w:p>
      <w:pPr>
        <w:spacing w:before="0" w:after="60"/>
        <w:ind w:left="600"/>
        <w:rPr/>
      </w:pPr>
      <w:r>
        <w:rPr>
          <w:b/>
          <w:bCs/>
          <w:sz w:val="22"/>
          <w:szCs w:val="22"/>
        </w:rPr>
        <w:t xml:space="preserve">Budget:  </w:t>
      </w:r>
      <w:r>
        <w:rPr>
          <w:sz w:val="22"/>
          <w:szCs w:val="22"/>
        </w:rPr>
        <w:t xml:space="preserve">THB 1.0M</w:t>
      </w:r>
    </w:p>
    <w:p>
      <w:pPr>
        <w:spacing w:before="0" w:after="60"/>
        <w:ind w:left="600"/>
        <w:rPr/>
      </w:pPr>
      <w:r>
        <w:rPr>
          <w:b/>
          <w:bCs/>
          <w:sz w:val="22"/>
          <w:szCs w:val="22"/>
        </w:rPr>
        <w:t xml:space="preserve">Timeline:  </w:t>
      </w:r>
      <w:r>
        <w:rPr>
          <w:sz w:val="22"/>
          <w:szCs w:val="22"/>
        </w:rPr>
        <w:t xml:space="preserve">Q1–Q2 2033</w:t>
      </w:r>
    </w:p>
    <w:p>
      <w:pPr>
        <w:spacing w:before="0" w:after="60"/>
        <w:ind w:left="600"/>
        <w:rPr/>
      </w:pPr>
      <w:r>
        <w:rPr>
          <w:b/>
          <w:bCs/>
          <w:sz w:val="22"/>
          <w:szCs w:val="22"/>
        </w:rPr>
        <w:t xml:space="preserve">Deliverables:  </w:t>
      </w:r>
      <w:r>
        <w:rPr>
          <w:sz w:val="22"/>
          <w:szCs w:val="22"/>
        </w:rPr>
        <w:t xml:space="preserve">src/event-bus/ message broker; cross-pillar event schema; Pub/Sub integration with Supabase; SOP S52 Event Bus Governance; audit trail EVENT-001–010</w:t>
      </w:r>
    </w:p>
    <w:p>
      <w:pPr>
        <w:spacing w:before="0" w:after="60"/>
        <w:ind w:left="600"/>
        <w:rPr/>
      </w:pPr>
      <w:r>
        <w:rPr>
          <w:b/>
          <w:bCs/>
          <w:sz w:val="22"/>
          <w:szCs w:val="22"/>
        </w:rPr>
        <w:t xml:space="preserve">Success criteria:  </w:t>
      </w:r>
      <w:r>
        <w:rPr>
          <w:sz w:val="22"/>
          <w:szCs w:val="22"/>
        </w:rPr>
        <w:t xml:space="preserve">Real-time event propagation across all 6 Pillars; sub-100ms event latency; zero data loss in event replay; GAP-06 formally closed</w:t>
      </w:r>
    </w:p>
    <w:p>
      <w:pPr>
        <w:spacing w:before="0" w:after="80"/>
        <w:ind w:left="400"/>
        <w:rPr/>
      </w:pPr>
      <w:r>
        <w:rPr>
          <w:sz w:val="24"/>
          <w:szCs w:val="24"/>
        </w:rPr>
        <w:t xml:space="preserve">50.3.3  GAP-09: Material Intelligence &amp; Procurement Integration — Medium Priority</w:t>
      </w:r>
    </w:p>
    <w:p>
      <w:pPr>
        <w:spacing w:before="0" w:after="60"/>
        <w:ind w:left="600"/>
        <w:rPr/>
      </w:pPr>
      <w:r>
        <w:rPr>
          <w:b/>
          <w:bCs/>
          <w:sz w:val="22"/>
          <w:szCs w:val="22"/>
        </w:rPr>
        <w:t xml:space="preserve">Owner agent:  </w:t>
      </w:r>
      <w:r>
        <w:rPr>
          <w:sz w:val="22"/>
          <w:szCs w:val="22"/>
        </w:rPr>
        <w:t xml:space="preserve">Forge (Group C, SLA ≥94%) + Remy (Group B, ≥93%)</w:t>
      </w:r>
    </w:p>
    <w:p>
      <w:pPr>
        <w:spacing w:before="0" w:after="60"/>
        <w:ind w:left="600"/>
        <w:rPr/>
      </w:pPr>
      <w:r>
        <w:rPr>
          <w:b/>
          <w:bCs/>
          <w:sz w:val="22"/>
          <w:szCs w:val="22"/>
        </w:rPr>
        <w:t xml:space="preserve">Budget:  </w:t>
      </w:r>
      <w:r>
        <w:rPr>
          <w:sz w:val="22"/>
          <w:szCs w:val="22"/>
        </w:rPr>
        <w:t xml:space="preserve">THB 0.8M</w:t>
      </w:r>
    </w:p>
    <w:p>
      <w:pPr>
        <w:spacing w:before="0" w:after="60"/>
        <w:ind w:left="600"/>
        <w:rPr/>
      </w:pPr>
      <w:r>
        <w:rPr>
          <w:b/>
          <w:bCs/>
          <w:sz w:val="22"/>
          <w:szCs w:val="22"/>
        </w:rPr>
        <w:t xml:space="preserve">Timeline:  </w:t>
      </w:r>
      <w:r>
        <w:rPr>
          <w:sz w:val="22"/>
          <w:szCs w:val="22"/>
        </w:rPr>
        <w:t xml:space="preserve">Q2–Q3 2033</w:t>
      </w:r>
    </w:p>
    <w:p>
      <w:pPr>
        <w:spacing w:before="0" w:after="60"/>
        <w:ind w:left="600"/>
        <w:rPr/>
      </w:pPr>
      <w:r>
        <w:rPr>
          <w:b/>
          <w:bCs/>
          <w:sz w:val="22"/>
          <w:szCs w:val="22"/>
        </w:rPr>
        <w:t xml:space="preserve">Deliverables:  </w:t>
      </w:r>
      <w:r>
        <w:rPr>
          <w:sz w:val="22"/>
          <w:szCs w:val="22"/>
        </w:rPr>
        <w:t xml:space="preserve">src/material-intelligence/ module; supplier API integrations; material carbon-footprint scoring; SOP S53 Material Intelligence; procurement workflow MAT-001–020</w:t>
      </w:r>
    </w:p>
    <w:p>
      <w:pPr>
        <w:spacing w:before="0" w:after="60"/>
        <w:ind w:left="600"/>
        <w:rPr/>
      </w:pPr>
      <w:r>
        <w:rPr>
          <w:b/>
          <w:bCs/>
          <w:sz w:val="22"/>
          <w:szCs w:val="22"/>
        </w:rPr>
        <w:t xml:space="preserve">Success criteria:  </w:t>
      </w:r>
      <w:r>
        <w:rPr>
          <w:sz w:val="22"/>
          <w:szCs w:val="22"/>
        </w:rPr>
        <w:t xml:space="preserve">Material specification auto-matched to approved supplier catalogue; procurement lead time reduced 30%; sustainability score integrated; GAP-09 closed</w:t>
      </w:r>
    </w:p>
    <w:p>
      <w:pPr>
        <w:spacing w:before="0" w:after="80"/>
        <w:ind w:left="400"/>
        <w:rPr/>
      </w:pPr>
      <w:r>
        <w:rPr>
          <w:sz w:val="24"/>
          <w:szCs w:val="24"/>
        </w:rPr>
        <w:t xml:space="preserve">50.3.4  GAP-10: Contractor &amp; Vendor Management Integration — Medium Priority</w:t>
      </w:r>
    </w:p>
    <w:p>
      <w:pPr>
        <w:spacing w:before="0" w:after="60"/>
        <w:ind w:left="600"/>
        <w:rPr/>
      </w:pPr>
      <w:r>
        <w:rPr>
          <w:b/>
          <w:bCs/>
          <w:sz w:val="22"/>
          <w:szCs w:val="22"/>
        </w:rPr>
        <w:t xml:space="preserve">Owner agent:  </w:t>
      </w:r>
      <w:r>
        <w:rPr>
          <w:sz w:val="22"/>
          <w:szCs w:val="22"/>
        </w:rPr>
        <w:t xml:space="preserve">Ledger (Group D, SLA ≥97%) + Compass (Group B, ≥93%)</w:t>
      </w:r>
    </w:p>
    <w:p>
      <w:pPr>
        <w:spacing w:before="0" w:after="60"/>
        <w:ind w:left="600"/>
        <w:rPr/>
      </w:pPr>
      <w:r>
        <w:rPr>
          <w:b/>
          <w:bCs/>
          <w:sz w:val="22"/>
          <w:szCs w:val="22"/>
        </w:rPr>
        <w:t xml:space="preserve">Budget:  </w:t>
      </w:r>
      <w:r>
        <w:rPr>
          <w:sz w:val="22"/>
          <w:szCs w:val="22"/>
        </w:rPr>
        <w:t xml:space="preserve">THB 0.7M</w:t>
      </w:r>
    </w:p>
    <w:p>
      <w:pPr>
        <w:spacing w:before="0" w:after="60"/>
        <w:ind w:left="600"/>
        <w:rPr/>
      </w:pPr>
      <w:r>
        <w:rPr>
          <w:b/>
          <w:bCs/>
          <w:sz w:val="22"/>
          <w:szCs w:val="22"/>
        </w:rPr>
        <w:t xml:space="preserve">Timeline:  </w:t>
      </w:r>
      <w:r>
        <w:rPr>
          <w:sz w:val="22"/>
          <w:szCs w:val="22"/>
        </w:rPr>
        <w:t xml:space="preserve">Q2–Q4 2033</w:t>
      </w:r>
    </w:p>
    <w:p>
      <w:pPr>
        <w:spacing w:before="0" w:after="60"/>
        <w:ind w:left="600"/>
        <w:rPr/>
      </w:pPr>
      <w:r>
        <w:rPr>
          <w:b/>
          <w:bCs/>
          <w:sz w:val="22"/>
          <w:szCs w:val="22"/>
        </w:rPr>
        <w:t xml:space="preserve">Deliverables:  </w:t>
      </w:r>
      <w:r>
        <w:rPr>
          <w:sz w:val="22"/>
          <w:szCs w:val="22"/>
        </w:rPr>
        <w:t xml:space="preserve">src/vendor/ contractor management module; contract lifecycle CNTR-001–050; SOP S54 Contractor &amp; Vendor; Supabase vendor registry schema; performance scorecard integration with KPI-001–024</w:t>
      </w:r>
    </w:p>
    <w:p>
      <w:pPr>
        <w:spacing w:before="0" w:after="60"/>
        <w:ind w:left="600"/>
        <w:rPr/>
      </w:pPr>
      <w:r>
        <w:rPr>
          <w:b/>
          <w:bCs/>
          <w:sz w:val="22"/>
          <w:szCs w:val="22"/>
        </w:rPr>
        <w:t xml:space="preserve">Success criteria:  </w:t>
      </w:r>
      <w:r>
        <w:rPr>
          <w:sz w:val="22"/>
          <w:szCs w:val="22"/>
        </w:rPr>
        <w:t xml:space="preserve">All contractor engagements tracked in system; payment milestone automation; vendor SLA compliance rate ≥90%; GAP-10 closed</w:t>
      </w:r>
    </w:p>
    <w:p>
      <w:pPr>
        <w:spacing w:before="0" w:after="80"/>
        <w:ind w:left="400"/>
        <w:rPr/>
      </w:pPr>
      <w:r>
        <w:rPr>
          <w:sz w:val="24"/>
          <w:szCs w:val="24"/>
        </w:rPr>
        <w:t xml:space="preserve">50.3.5  GAP-11: Spatial Analytics &amp; Occupancy Intelligence — Medium Priority</w:t>
      </w:r>
    </w:p>
    <w:p>
      <w:pPr>
        <w:spacing w:before="0" w:after="60"/>
        <w:ind w:left="600"/>
        <w:rPr/>
      </w:pPr>
      <w:r>
        <w:rPr>
          <w:b/>
          <w:bCs/>
          <w:sz w:val="22"/>
          <w:szCs w:val="22"/>
        </w:rPr>
        <w:t xml:space="preserve">Owner agent:  </w:t>
      </w:r>
      <w:r>
        <w:rPr>
          <w:sz w:val="22"/>
          <w:szCs w:val="22"/>
        </w:rPr>
        <w:t xml:space="preserve">Atlas (Group C, SLA ≥94%) + Bo (Group C, ≥94%)</w:t>
      </w:r>
    </w:p>
    <w:p>
      <w:pPr>
        <w:spacing w:before="0" w:after="60"/>
        <w:ind w:left="600"/>
        <w:rPr/>
      </w:pPr>
      <w:r>
        <w:rPr>
          <w:b/>
          <w:bCs/>
          <w:sz w:val="22"/>
          <w:szCs w:val="22"/>
        </w:rPr>
        <w:t xml:space="preserve">Budget:  </w:t>
      </w:r>
      <w:r>
        <w:rPr>
          <w:sz w:val="22"/>
          <w:szCs w:val="22"/>
        </w:rPr>
        <w:t xml:space="preserve">THB 0.8M</w:t>
      </w:r>
    </w:p>
    <w:p>
      <w:pPr>
        <w:spacing w:before="0" w:after="60"/>
        <w:ind w:left="600"/>
        <w:rPr/>
      </w:pPr>
      <w:r>
        <w:rPr>
          <w:b/>
          <w:bCs/>
          <w:sz w:val="22"/>
          <w:szCs w:val="22"/>
        </w:rPr>
        <w:t xml:space="preserve">Timeline:  </w:t>
      </w:r>
      <w:r>
        <w:rPr>
          <w:sz w:val="22"/>
          <w:szCs w:val="22"/>
        </w:rPr>
        <w:t xml:space="preserve">Q3–Q4 2033</w:t>
      </w:r>
    </w:p>
    <w:p>
      <w:pPr>
        <w:spacing w:before="0" w:after="60"/>
        <w:ind w:left="600"/>
        <w:rPr/>
      </w:pPr>
      <w:r>
        <w:rPr>
          <w:b/>
          <w:bCs/>
          <w:sz w:val="22"/>
          <w:szCs w:val="22"/>
        </w:rPr>
        <w:t xml:space="preserve">Deliverables:  </w:t>
      </w:r>
      <w:r>
        <w:rPr>
          <w:sz w:val="22"/>
          <w:szCs w:val="22"/>
        </w:rPr>
        <w:t xml:space="preserve">src/spatial-analytics/ occupancy and space utilisation module; BIM integration layer; Pillar 6 spatial performance SOP S55; SPACE-001–015 analytics framework</w:t>
      </w:r>
    </w:p>
    <w:p>
      <w:pPr>
        <w:spacing w:before="0" w:after="60"/>
        <w:ind w:left="600"/>
        <w:rPr/>
      </w:pPr>
      <w:r>
        <w:rPr>
          <w:b/>
          <w:bCs/>
          <w:sz w:val="22"/>
          <w:szCs w:val="22"/>
        </w:rPr>
        <w:t xml:space="preserve">Success criteria:  </w:t>
      </w:r>
      <w:r>
        <w:rPr>
          <w:sz w:val="22"/>
          <w:szCs w:val="22"/>
        </w:rPr>
        <w:t xml:space="preserve">Real-time space utilisation dashboard; post-occupancy spatial score baseline set; Pillar 6 coverage gap addressed; GAP-11 closed</w:t>
      </w:r>
    </w:p>
    <w:p>
      <w:pPr>
        <w:spacing w:before="0" w:after="80"/>
        <w:ind w:left="400"/>
        <w:rPr/>
      </w:pPr>
      <w:r>
        <w:rPr>
          <w:sz w:val="24"/>
          <w:szCs w:val="24"/>
        </w:rPr>
        <w:t xml:space="preserve">50.3.6  GAP-12: Multi-language &amp; Localisation Support — Medium Priority</w:t>
      </w:r>
    </w:p>
    <w:p>
      <w:pPr>
        <w:spacing w:before="0" w:after="60"/>
        <w:ind w:left="600"/>
        <w:rPr/>
      </w:pPr>
      <w:r>
        <w:rPr>
          <w:b/>
          <w:bCs/>
          <w:sz w:val="22"/>
          <w:szCs w:val="22"/>
        </w:rPr>
        <w:t xml:space="preserve">Owner agent:  </w:t>
      </w:r>
      <w:r>
        <w:rPr>
          <w:sz w:val="22"/>
          <w:szCs w:val="22"/>
        </w:rPr>
        <w:t xml:space="preserve">Hana (Group B, SLA ≥93%) + Ember (Group B, ≥93%)</w:t>
      </w:r>
    </w:p>
    <w:p>
      <w:pPr>
        <w:spacing w:before="0" w:after="60"/>
        <w:ind w:left="600"/>
        <w:rPr/>
      </w:pPr>
      <w:r>
        <w:rPr>
          <w:b/>
          <w:bCs/>
          <w:sz w:val="22"/>
          <w:szCs w:val="22"/>
        </w:rPr>
        <w:t xml:space="preserve">Budget:  </w:t>
      </w:r>
      <w:r>
        <w:rPr>
          <w:sz w:val="22"/>
          <w:szCs w:val="22"/>
        </w:rPr>
        <w:t xml:space="preserve">THB 0.6M</w:t>
      </w:r>
    </w:p>
    <w:p>
      <w:pPr>
        <w:spacing w:before="0" w:after="60"/>
        <w:ind w:left="600"/>
        <w:rPr/>
      </w:pPr>
      <w:r>
        <w:rPr>
          <w:b/>
          <w:bCs/>
          <w:sz w:val="22"/>
          <w:szCs w:val="22"/>
        </w:rPr>
        <w:t xml:space="preserve">Timeline:  </w:t>
      </w:r>
      <w:r>
        <w:rPr>
          <w:sz w:val="22"/>
          <w:szCs w:val="22"/>
        </w:rPr>
        <w:t xml:space="preserve">Q3–Q4 2033</w:t>
      </w:r>
    </w:p>
    <w:p>
      <w:pPr>
        <w:spacing w:before="0" w:after="60"/>
        <w:ind w:left="600"/>
        <w:rPr/>
      </w:pPr>
      <w:r>
        <w:rPr>
          <w:b/>
          <w:bCs/>
          <w:sz w:val="22"/>
          <w:szCs w:val="22"/>
        </w:rPr>
        <w:t xml:space="preserve">Deliverables:  </w:t>
      </w:r>
      <w:r>
        <w:rPr>
          <w:sz w:val="22"/>
          <w:szCs w:val="22"/>
        </w:rPr>
        <w:t xml:space="preserve">src/localisation/ multi-language engine (Thai/English/Chinese baseline); SOP S56 Localisation &amp; Language Policy; LANG-001–010 language packs; translation memory integration</w:t>
      </w:r>
    </w:p>
    <w:p>
      <w:pPr>
        <w:spacing w:before="0" w:after="60"/>
        <w:ind w:left="600"/>
        <w:rPr/>
      </w:pPr>
      <w:r>
        <w:rPr>
          <w:b/>
          <w:bCs/>
          <w:sz w:val="22"/>
          <w:szCs w:val="22"/>
        </w:rPr>
        <w:t xml:space="preserve">Success criteria:  </w:t>
      </w:r>
      <w:r>
        <w:rPr>
          <w:sz w:val="22"/>
          <w:szCs w:val="22"/>
        </w:rPr>
        <w:t xml:space="preserve">All client-facing outputs available in Thai and English; translation accuracy ≥95%; language switch latency ≤500ms; GAP-12 closed</w:t>
      </w:r>
    </w:p>
    <w:p>
      <w:pPr>
        <w:spacing w:before="200" w:after="80"/>
        <w:rPr/>
      </w:pPr>
      <w:r>
        <w:rPr>
          <w:b/>
          <w:bCs/>
          <w:sz w:val="28"/>
          <w:szCs w:val="28"/>
          <w:color w:val="2e75b6"/>
        </w:rPr>
        <w:t xml:space="preserve">50.4  Phase 2 Budget Estimate</w:t>
      </w:r>
    </w:p>
    <w:p>
      <w:pPr>
        <w:spacing w:before="0" w:after="80"/>
        <w:ind w:left="400"/>
        <w:rPr/>
      </w:pPr>
      <w:r>
        <w:rPr>
          <w:sz w:val="24"/>
          <w:szCs w:val="24"/>
        </w:rPr>
        <w:t xml:space="preserve">ประมาณการงบประมาณ Phase 2 รวมทั้งสิ้น THB 6.0M แบ่งตาม Gap ที่จะปิด และรวมค่าสำรองฉุกเฉิน 10% (contingency THB 0.6M) สำหรับความเสี่ยงที่ไม่คาดฝัน</w:t>
      </w:r>
    </w:p>
    <w:p>
      <w:pPr>
        <w:spacing w:before="0" w:after="60"/>
        <w:ind w:left="600"/>
        <w:rPr/>
      </w:pPr>
      <w:r>
        <w:rPr>
          <w:b/>
          <w:bCs/>
          <w:sz w:val="22"/>
          <w:szCs w:val="22"/>
        </w:rPr>
        <w:t xml:space="preserve">GAP-05 AI Creative Engine:  </w:t>
      </w:r>
      <w:r>
        <w:rPr>
          <w:sz w:val="22"/>
          <w:szCs w:val="22"/>
        </w:rPr>
        <w:t xml:space="preserve">THB 1.5M</w:t>
      </w:r>
    </w:p>
    <w:p>
      <w:pPr>
        <w:spacing w:before="0" w:after="60"/>
        <w:ind w:left="600"/>
        <w:rPr/>
      </w:pPr>
      <w:r>
        <w:rPr>
          <w:b/>
          <w:bCs/>
          <w:sz w:val="22"/>
          <w:szCs w:val="22"/>
        </w:rPr>
        <w:t xml:space="preserve">GAP-06 Cross-Pillar Event Bus:  </w:t>
      </w:r>
      <w:r>
        <w:rPr>
          <w:sz w:val="22"/>
          <w:szCs w:val="22"/>
        </w:rPr>
        <w:t xml:space="preserve">THB 1.0M</w:t>
      </w:r>
    </w:p>
    <w:p>
      <w:pPr>
        <w:spacing w:before="0" w:after="60"/>
        <w:ind w:left="600"/>
        <w:rPr/>
      </w:pPr>
      <w:r>
        <w:rPr>
          <w:b/>
          <w:bCs/>
          <w:sz w:val="22"/>
          <w:szCs w:val="22"/>
        </w:rPr>
        <w:t xml:space="preserve">GAP-09 Material Intelligence:  </w:t>
      </w:r>
      <w:r>
        <w:rPr>
          <w:sz w:val="22"/>
          <w:szCs w:val="22"/>
        </w:rPr>
        <w:t xml:space="preserve">THB 0.8M</w:t>
      </w:r>
    </w:p>
    <w:p>
      <w:pPr>
        <w:spacing w:before="0" w:after="60"/>
        <w:ind w:left="600"/>
        <w:rPr/>
      </w:pPr>
      <w:r>
        <w:rPr>
          <w:b/>
          <w:bCs/>
          <w:sz w:val="22"/>
          <w:szCs w:val="22"/>
        </w:rPr>
        <w:t xml:space="preserve">GAP-10 Contractor/Vendor:  </w:t>
      </w:r>
      <w:r>
        <w:rPr>
          <w:sz w:val="22"/>
          <w:szCs w:val="22"/>
        </w:rPr>
        <w:t xml:space="preserve">THB 0.7M</w:t>
      </w:r>
    </w:p>
    <w:p>
      <w:pPr>
        <w:spacing w:before="0" w:after="60"/>
        <w:ind w:left="600"/>
        <w:rPr/>
      </w:pPr>
      <w:r>
        <w:rPr>
          <w:b/>
          <w:bCs/>
          <w:sz w:val="22"/>
          <w:szCs w:val="22"/>
        </w:rPr>
        <w:t xml:space="preserve">GAP-11 Spatial Analytics:  </w:t>
      </w:r>
      <w:r>
        <w:rPr>
          <w:sz w:val="22"/>
          <w:szCs w:val="22"/>
        </w:rPr>
        <w:t xml:space="preserve">THB 0.8M</w:t>
      </w:r>
    </w:p>
    <w:p>
      <w:pPr>
        <w:spacing w:before="0" w:after="60"/>
        <w:ind w:left="600"/>
        <w:rPr/>
      </w:pPr>
      <w:r>
        <w:rPr>
          <w:b/>
          <w:bCs/>
          <w:sz w:val="22"/>
          <w:szCs w:val="22"/>
        </w:rPr>
        <w:t xml:space="preserve">GAP-12 Multi-language:  </w:t>
      </w:r>
      <w:r>
        <w:rPr>
          <w:sz w:val="22"/>
          <w:szCs w:val="22"/>
        </w:rPr>
        <w:t xml:space="preserve">THB 0.6M</w:t>
      </w:r>
    </w:p>
    <w:p>
      <w:pPr>
        <w:spacing w:before="0" w:after="60"/>
        <w:ind w:left="600"/>
        <w:rPr/>
      </w:pPr>
      <w:r>
        <w:rPr>
          <w:b/>
          <w:bCs/>
          <w:sz w:val="22"/>
          <w:szCs w:val="22"/>
        </w:rPr>
        <w:t xml:space="preserve">Contingency (10%):  </w:t>
      </w:r>
      <w:r>
        <w:rPr>
          <w:sz w:val="22"/>
          <w:szCs w:val="22"/>
        </w:rPr>
        <w:t xml:space="preserve">THB 0.6M</w:t>
      </w:r>
    </w:p>
    <w:p>
      <w:pPr>
        <w:spacing w:before="0" w:after="60"/>
        <w:ind w:left="600"/>
        <w:rPr/>
      </w:pPr>
      <w:r>
        <w:rPr>
          <w:b/>
          <w:bCs/>
          <w:sz w:val="22"/>
          <w:szCs w:val="22"/>
        </w:rPr>
        <w:t xml:space="preserve">Total Phase 2 estimate:  </w:t>
      </w:r>
      <w:r>
        <w:rPr>
          <w:sz w:val="22"/>
          <w:szCs w:val="22"/>
        </w:rPr>
        <w:t xml:space="preserve">THB 6.0M</w:t>
      </w:r>
    </w:p>
    <w:p>
      <w:pPr>
        <w:spacing w:before="0" w:after="60"/>
        <w:ind w:left="600"/>
        <w:rPr/>
      </w:pPr>
      <w:r>
        <w:rPr>
          <w:b/>
          <w:bCs/>
          <w:sz w:val="22"/>
          <w:szCs w:val="22"/>
        </w:rPr>
        <w:t xml:space="preserve">Approval required from:  </w:t>
      </w:r>
      <w:r>
        <w:rPr>
          <w:sz w:val="22"/>
          <w:szCs w:val="22"/>
        </w:rPr>
        <w:t xml:space="preserve">SC Resolution SC-2032-XX</w:t>
      </w:r>
    </w:p>
    <w:p>
      <w:pPr>
        <w:spacing w:before="0" w:after="60"/>
        <w:ind w:left="600"/>
        <w:rPr/>
      </w:pPr>
      <w:r>
        <w:rPr>
          <w:b/>
          <w:bCs/>
          <w:sz w:val="22"/>
          <w:szCs w:val="22"/>
        </w:rPr>
        <w:t xml:space="preserve">Budget release schedule:  </w:t>
      </w:r>
      <w:r>
        <w:rPr>
          <w:sz w:val="22"/>
          <w:szCs w:val="22"/>
        </w:rPr>
        <w:t xml:space="preserve">Q1 2033: THB 2.5M (GAP-05+GAP-06); Q2 2033: THB 1.5M (GAP-09+GAP-10); Q3–Q4 2033: THB 2.0M (GAP-11+GAP-12+contingency)</w:t>
      </w:r>
    </w:p>
    <w:p>
      <w:pPr>
        <w:spacing w:before="200" w:after="80"/>
        <w:rPr/>
      </w:pPr>
      <w:r>
        <w:rPr>
          <w:b/>
          <w:bCs/>
          <w:sz w:val="28"/>
          <w:szCs w:val="28"/>
          <w:color w:val="2e75b6"/>
        </w:rPr>
        <w:t xml:space="preserve">50.5  Phase 2 Milestones P2-M1 through P2-M4</w:t>
      </w:r>
    </w:p>
    <w:p>
      <w:pPr>
        <w:spacing w:before="0" w:after="80"/>
        <w:ind w:left="400"/>
        <w:rPr/>
      </w:pPr>
      <w:r>
        <w:rPr>
          <w:sz w:val="24"/>
          <w:szCs w:val="24"/>
        </w:rPr>
        <w:t xml:space="preserve">Phase 2 ดำเนินการผ่าน 4 milestones หลัก ครอบคลุม 4 ไตรมาส (Q1–Q4 2033) แต่ละ milestone มีเงื่อนไข gate review ก่อนปลดล็อคงบประมาณของ milestone ถัดไป</w:t>
      </w:r>
    </w:p>
    <w:p>
      <w:pPr>
        <w:spacing w:before="0" w:after="60"/>
        <w:ind w:left="600"/>
        <w:rPr/>
      </w:pPr>
      <w:r>
        <w:rPr>
          <w:b/>
          <w:bCs/>
          <w:sz w:val="22"/>
          <w:szCs w:val="22"/>
        </w:rPr>
        <w:t xml:space="preserve">P2-M1 (Q1 2033):  </w:t>
      </w:r>
      <w:r>
        <w:rPr>
          <w:sz w:val="22"/>
          <w:szCs w:val="22"/>
        </w:rPr>
        <w:t xml:space="preserve">Phase 2 Kickoff — SC-2032-XX ratified; Programme Director appointed; GAP-05 and GAP-06 workstreams commenced; onboarding complete; src/creative-engine/ and src/event-bus/ repositories initialised</w:t>
      </w:r>
    </w:p>
    <w:p>
      <w:pPr>
        <w:spacing w:before="0" w:after="60"/>
        <w:ind w:left="600"/>
        <w:rPr/>
      </w:pPr>
      <w:r>
        <w:rPr>
          <w:b/>
          <w:bCs/>
          <w:sz w:val="22"/>
          <w:szCs w:val="22"/>
        </w:rPr>
        <w:t xml:space="preserve">P2-M2 (Q2 2033):  </w:t>
      </w:r>
      <w:r>
        <w:rPr>
          <w:sz w:val="22"/>
          <w:szCs w:val="22"/>
        </w:rPr>
        <w:t xml:space="preserve">Mid-phase gate — GAP-06 Event Bus MVP delivered and tested; GAP-09 Material Intelligence build commenced; GAP-10 Contractor module design approved; coverage spot-check ≥70% confirmed; Q2 SC quarterly report submitted</w:t>
      </w:r>
    </w:p>
    <w:p>
      <w:pPr>
        <w:spacing w:before="0" w:after="60"/>
        <w:ind w:left="600"/>
        <w:rPr/>
      </w:pPr>
      <w:r>
        <w:rPr>
          <w:b/>
          <w:bCs/>
          <w:sz w:val="22"/>
          <w:szCs w:val="22"/>
        </w:rPr>
        <w:t xml:space="preserve">P2-M3 (Q3 2033):  </w:t>
      </w:r>
      <w:r>
        <w:rPr>
          <w:sz w:val="22"/>
          <w:szCs w:val="22"/>
        </w:rPr>
        <w:t xml:space="preserve">75% coverage gate — GAP-05 AI Creative Engine delivered; GAP-09 and GAP-10 modules UAT passed; GAP-11 Spatial Analytics commenced; GAP-12 Localisation build commenced; coverage independently verified at ≥75%</w:t>
      </w:r>
    </w:p>
    <w:p>
      <w:pPr>
        <w:spacing w:before="0" w:after="60"/>
        <w:ind w:left="600"/>
        <w:rPr/>
      </w:pPr>
      <w:r>
        <w:rPr>
          <w:b/>
          <w:bCs/>
          <w:sz w:val="22"/>
          <w:szCs w:val="22"/>
        </w:rPr>
        <w:t xml:space="preserve">P2-M4 (Q4 2033):  </w:t>
      </w:r>
      <w:r>
        <w:rPr>
          <w:sz w:val="22"/>
          <w:szCs w:val="22"/>
        </w:rPr>
        <w:t xml:space="preserve">Phase 2 Completion — GAP-11 Spatial Analytics and GAP-12 Localisation delivered; all 6 Phase 2 gaps formally closed (GAP-05/06/09/10/11/12); Coverage 80% verified; Phase 2 Completion Certificate issued; Phase 3 gate review initiated (SC-2033-XX)</w:t>
      </w:r>
    </w:p>
    <w:p>
      <w:pPr>
        <w:spacing w:before="200" w:after="80"/>
        <w:rPr/>
      </w:pPr>
      <w:r>
        <w:rPr>
          <w:b/>
          <w:bCs/>
          <w:sz w:val="28"/>
          <w:szCs w:val="28"/>
          <w:color w:val="2e75b6"/>
        </w:rPr>
        <w:t xml:space="preserve">50.6  Programme Governance (Phase 2)</w:t>
      </w:r>
    </w:p>
    <w:p>
      <w:pPr>
        <w:spacing w:before="0" w:after="80"/>
        <w:ind w:left="400"/>
        <w:rPr/>
      </w:pPr>
      <w:r>
        <w:rPr>
          <w:sz w:val="24"/>
          <w:szCs w:val="24"/>
        </w:rPr>
        <w:t xml:space="preserve">การกำกับดูแลโครงการ Phase 2 อยู่ภายใต้โครงสร้าง SC Oversight เดิมที่สืบเนื่องจาก AMD-004 โดยมี Programme Director คนใหม่ที่ SC แต่งตั้งรับผิดชอบการดำเนินงานประจำวัน และรายงานต่อ SC ทุกไตรมาส</w:t>
      </w:r>
    </w:p>
    <w:p>
      <w:pPr>
        <w:spacing w:before="0" w:after="60"/>
        <w:ind w:left="600"/>
        <w:rPr/>
      </w:pPr>
      <w:r>
        <w:rPr>
          <w:b/>
          <w:bCs/>
          <w:sz w:val="22"/>
          <w:szCs w:val="22"/>
        </w:rPr>
        <w:t xml:space="preserve">Steering Committee (SC):  </w:t>
      </w:r>
      <w:r>
        <w:rPr>
          <w:sz w:val="22"/>
          <w:szCs w:val="22"/>
        </w:rPr>
        <w:t xml:space="preserve">Oversight authority; approves gate releases; resolves escalations</w:t>
      </w:r>
    </w:p>
    <w:p>
      <w:pPr>
        <w:spacing w:before="0" w:after="60"/>
        <w:ind w:left="600"/>
        <w:rPr/>
      </w:pPr>
      <w:r>
        <w:rPr>
          <w:b/>
          <w:bCs/>
          <w:sz w:val="22"/>
          <w:szCs w:val="22"/>
        </w:rPr>
        <w:t xml:space="preserve">Phase 2 Programme Director:  </w:t>
      </w:r>
      <w:r>
        <w:rPr>
          <w:sz w:val="22"/>
          <w:szCs w:val="22"/>
        </w:rPr>
        <w:t xml:space="preserve">Day-to-day programme leadership; P2-M1–P2-M4 milestone accountability; budget owner; nominated by SC via SC-2032-XX</w:t>
      </w:r>
    </w:p>
    <w:p>
      <w:pPr>
        <w:spacing w:before="0" w:after="60"/>
        <w:ind w:left="600"/>
        <w:rPr/>
      </w:pPr>
      <w:r>
        <w:rPr>
          <w:b/>
          <w:bCs/>
          <w:sz w:val="22"/>
          <w:szCs w:val="22"/>
        </w:rPr>
        <w:t xml:space="preserve">Agent owners:  </w:t>
      </w:r>
      <w:r>
        <w:rPr>
          <w:sz w:val="22"/>
          <w:szCs w:val="22"/>
        </w:rPr>
        <w:t xml:space="preserve">Per-gap owner agents as defined in Section 50.3 (Aria, Signal, Forge, Ledger, Atlas, Hana)</w:t>
      </w:r>
    </w:p>
    <w:p>
      <w:pPr>
        <w:spacing w:before="0" w:after="60"/>
        <w:ind w:left="600"/>
        <w:rPr/>
      </w:pPr>
      <w:r>
        <w:rPr>
          <w:b/>
          <w:bCs/>
          <w:sz w:val="22"/>
          <w:szCs w:val="22"/>
        </w:rPr>
        <w:t xml:space="preserve">Governance agent — Nexus:  </w:t>
      </w:r>
      <w:r>
        <w:rPr>
          <w:sz w:val="22"/>
          <w:szCs w:val="22"/>
        </w:rPr>
        <w:t xml:space="preserve">Group D, SLA ≥97% — Governance registry and compliance tracking</w:t>
      </w:r>
    </w:p>
    <w:p>
      <w:pPr>
        <w:spacing w:before="0" w:after="60"/>
        <w:ind w:left="600"/>
        <w:rPr/>
      </w:pPr>
      <w:r>
        <w:rPr>
          <w:b/>
          <w:bCs/>
          <w:sz w:val="22"/>
          <w:szCs w:val="22"/>
        </w:rPr>
        <w:t xml:space="preserve">Governance agent — Guardian:  </w:t>
      </w:r>
      <w:r>
        <w:rPr>
          <w:sz w:val="22"/>
          <w:szCs w:val="22"/>
        </w:rPr>
        <w:t xml:space="preserve">Group D, SLA ≥97% — Risk and escalation management</w:t>
      </w:r>
    </w:p>
    <w:p>
      <w:pPr>
        <w:spacing w:before="0" w:after="60"/>
        <w:ind w:left="600"/>
        <w:rPr/>
      </w:pPr>
      <w:r>
        <w:rPr>
          <w:b/>
          <w:bCs/>
          <w:sz w:val="22"/>
          <w:szCs w:val="22"/>
        </w:rPr>
        <w:t xml:space="preserve">Governance agent — Vega:  </w:t>
      </w:r>
      <w:r>
        <w:rPr>
          <w:sz w:val="22"/>
          <w:szCs w:val="22"/>
        </w:rPr>
        <w:t xml:space="preserve">Group D, SLA ≥97% — Financial controls and budget monitoring</w:t>
      </w:r>
    </w:p>
    <w:p>
      <w:pPr>
        <w:spacing w:before="0" w:after="60"/>
        <w:ind w:left="600"/>
        <w:rPr/>
      </w:pPr>
      <w:r>
        <w:rPr>
          <w:b/>
          <w:bCs/>
          <w:sz w:val="22"/>
          <w:szCs w:val="22"/>
        </w:rPr>
        <w:t xml:space="preserve">Reporting cadence:  </w:t>
      </w:r>
      <w:r>
        <w:rPr>
          <w:sz w:val="22"/>
          <w:szCs w:val="22"/>
        </w:rPr>
        <w:t xml:space="preserve">Monthly progress report to Programme Director; quarterly SC report with gate status; ad-hoc escalation for P0/P1 risks via Guardian</w:t>
      </w:r>
    </w:p>
    <w:p>
      <w:pPr>
        <w:spacing w:before="0" w:after="60"/>
        <w:ind w:left="600"/>
        <w:rPr/>
      </w:pPr>
      <w:r>
        <w:rPr>
          <w:b/>
          <w:bCs/>
          <w:sz w:val="22"/>
          <w:szCs w:val="22"/>
        </w:rPr>
        <w:t xml:space="preserve">Change control:  </w:t>
      </w:r>
      <w:r>
        <w:rPr>
          <w:sz w:val="22"/>
          <w:szCs w:val="22"/>
        </w:rPr>
        <w:t xml:space="preserve">Scope changes require SC written approval; budget variances &gt;5% require SC notification; variances &gt;15% require SC resolution amendment</w:t>
      </w:r>
    </w:p>
    <w:p>
      <w:pPr>
        <w:spacing w:before="200" w:after="80"/>
        <w:rPr/>
      </w:pPr>
      <w:r>
        <w:rPr>
          <w:b/>
          <w:bCs/>
          <w:sz w:val="28"/>
          <w:szCs w:val="28"/>
          <w:color w:val="2e75b6"/>
        </w:rPr>
        <w:t xml:space="preserve">50.7  Phase 2 Readiness Checklist</w:t>
      </w:r>
    </w:p>
    <w:p>
      <w:pPr>
        <w:spacing w:before="0" w:after="80"/>
        <w:ind w:left="400"/>
        <w:rPr/>
      </w:pPr>
      <w:r>
        <w:rPr>
          <w:sz w:val="24"/>
          <w:szCs w:val="24"/>
        </w:rPr>
        <w:t xml:space="preserve">รายการตรวจสอบความพร้อมของโครงการก่อนเริ่ม Phase 2 อย่างเป็นทางการ รายการทั้งหมดต้องได้รับการยืนยันโดย Programme Director และ SC ก่อนเบิกจ่ายงบประมาณ Q1 2033</w:t>
      </w:r>
    </w:p>
    <w:p>
      <w:pPr>
        <w:spacing w:before="0" w:after="60"/>
        <w:ind w:left="600" w:hanging="200"/>
        <w:rPr/>
      </w:pPr>
      <w:r>
        <w:rPr>
          <w:sz w:val="22"/>
          <w:szCs w:val="22"/>
        </w:rPr>
        <w:t xml:space="preserve">• P1-CHK-01: Phase 1 Completion Certificate acknowledged and filed — AMD4-CLOSE-01 executed</w:t>
      </w:r>
    </w:p>
    <w:p>
      <w:pPr>
        <w:spacing w:before="0" w:after="60"/>
        <w:ind w:left="600" w:hanging="200"/>
        <w:rPr/>
      </w:pPr>
      <w:r>
        <w:rPr>
          <w:sz w:val="22"/>
          <w:szCs w:val="22"/>
        </w:rPr>
        <w:t xml:space="preserve">• P1-CHK-02: SC-2032-XX resolution formally passed and minuted</w:t>
      </w:r>
    </w:p>
    <w:p>
      <w:pPr>
        <w:spacing w:before="0" w:after="60"/>
        <w:ind w:left="600" w:hanging="200"/>
        <w:rPr/>
      </w:pPr>
      <w:r>
        <w:rPr>
          <w:sz w:val="22"/>
          <w:szCs w:val="22"/>
        </w:rPr>
        <w:t xml:space="preserve">• P1-CHK-03: Phase 2 Programme Director nominated and onboarded</w:t>
      </w:r>
    </w:p>
    <w:p>
      <w:pPr>
        <w:spacing w:before="0" w:after="60"/>
        <w:ind w:left="600" w:hanging="200"/>
        <w:rPr/>
      </w:pPr>
      <w:r>
        <w:rPr>
          <w:sz w:val="22"/>
          <w:szCs w:val="22"/>
        </w:rPr>
        <w:t xml:space="preserve">• P1-CHK-04: THB 6.0M Phase 2 budget released by finance — tranches per P2-M1 schedule</w:t>
      </w:r>
    </w:p>
    <w:p>
      <w:pPr>
        <w:spacing w:before="0" w:after="60"/>
        <w:ind w:left="600" w:hanging="200"/>
        <w:rPr/>
      </w:pPr>
      <w:r>
        <w:rPr>
          <w:sz w:val="22"/>
          <w:szCs w:val="22"/>
        </w:rPr>
        <w:t xml:space="preserve">• P1-CHK-05: GAP-05 and GAP-06 workstream leads confirmed (Aria, Signal team)</w:t>
      </w:r>
    </w:p>
    <w:p>
      <w:pPr>
        <w:spacing w:before="0" w:after="60"/>
        <w:ind w:left="600" w:hanging="200"/>
        <w:rPr/>
      </w:pPr>
      <w:r>
        <w:rPr>
          <w:sz w:val="22"/>
          <w:szCs w:val="22"/>
        </w:rPr>
        <w:t xml:space="preserve">• P1-CHK-06: GAP-09 and GAP-10 workstream leads confirmed (Forge, Ledger team)</w:t>
      </w:r>
    </w:p>
    <w:p>
      <w:pPr>
        <w:spacing w:before="0" w:after="60"/>
        <w:ind w:left="600" w:hanging="200"/>
        <w:rPr/>
      </w:pPr>
      <w:r>
        <w:rPr>
          <w:sz w:val="22"/>
          <w:szCs w:val="22"/>
        </w:rPr>
        <w:t xml:space="preserve">• P1-CHK-07: GAP-11 and GAP-12 workstream leads confirmed (Atlas, Hana team)</w:t>
      </w:r>
    </w:p>
    <w:p>
      <w:pPr>
        <w:spacing w:before="0" w:after="60"/>
        <w:ind w:left="600" w:hanging="200"/>
        <w:rPr/>
      </w:pPr>
      <w:r>
        <w:rPr>
          <w:sz w:val="22"/>
          <w:szCs w:val="22"/>
        </w:rPr>
        <w:t xml:space="preserve">• P1-CHK-08: Phase 2 governance structure established — Nexus registry initialised</w:t>
      </w:r>
    </w:p>
    <w:p>
      <w:pPr>
        <w:spacing w:before="0" w:after="60"/>
        <w:ind w:left="600" w:hanging="200"/>
        <w:rPr/>
      </w:pPr>
      <w:r>
        <w:rPr>
          <w:sz w:val="22"/>
          <w:szCs w:val="22"/>
        </w:rPr>
        <w:t xml:space="preserve">• P1-CHK-09: Phase 2 risk register opened — Guardian agent active P2 risk monitoring</w:t>
      </w:r>
    </w:p>
    <w:p>
      <w:pPr>
        <w:spacing w:before="0" w:after="60"/>
        <w:ind w:left="600" w:hanging="200"/>
        <w:rPr/>
      </w:pPr>
      <w:r>
        <w:rPr>
          <w:sz w:val="22"/>
          <w:szCs w:val="22"/>
        </w:rPr>
        <w:t xml:space="preserve">• P1-CHK-10: src/ repository branches prepared for Phase 2 modules (creative-engine, event-bus, material-intelligence, vendor, spatial-analytics, localisation)</w:t>
      </w:r>
    </w:p>
    <w:p>
      <w:pPr>
        <w:spacing w:before="0" w:after="60"/>
        <w:ind w:left="600" w:hanging="200"/>
        <w:rPr/>
      </w:pPr>
      <w:r>
        <w:rPr>
          <w:sz w:val="22"/>
          <w:szCs w:val="22"/>
        </w:rPr>
        <w:t xml:space="preserve">• P1-CHK-11: Supabase schema updated with Phase 2 table definitions</w:t>
      </w:r>
    </w:p>
    <w:p>
      <w:pPr>
        <w:spacing w:before="0" w:after="60"/>
        <w:ind w:left="600" w:hanging="200"/>
        <w:rPr/>
      </w:pPr>
      <w:r>
        <w:rPr>
          <w:sz w:val="22"/>
          <w:szCs w:val="22"/>
        </w:rPr>
        <w:t xml:space="preserve">• P1-CHK-12: Coverage baseline 68% independently verified before Phase 2 commencement</w:t>
      </w:r>
    </w:p>
    <w:p>
      <w:pPr>
        <w:spacing w:before="0" w:after="60"/>
        <w:ind w:left="600"/>
        <w:rPr/>
      </w:pPr>
      <w:r>
        <w:rPr>
          <w:b/>
          <w:bCs/>
          <w:sz w:val="22"/>
          <w:szCs w:val="22"/>
        </w:rPr>
        <w:t xml:space="preserve">Readiness gate authority:  </w:t>
      </w:r>
      <w:r>
        <w:rPr>
          <w:sz w:val="22"/>
          <w:szCs w:val="22"/>
        </w:rPr>
        <w:t xml:space="preserve">Phase 2 Programme Director + SC Chair co-sign</w:t>
      </w:r>
    </w:p>
    <w:p>
      <w:pPr>
        <w:spacing w:before="0" w:after="60"/>
        <w:ind w:left="600"/>
        <w:rPr/>
      </w:pPr>
      <w:r>
        <w:rPr>
          <w:b/>
          <w:bCs/>
          <w:sz w:val="22"/>
          <w:szCs w:val="22"/>
        </w:rPr>
        <w:t xml:space="preserve">Target readiness date:  </w:t>
      </w:r>
      <w:r>
        <w:rPr>
          <w:sz w:val="22"/>
          <w:szCs w:val="22"/>
        </w:rPr>
        <w:t xml:space="preserve">Q3 2032 (within 4 weeks of SC-2032-XX passage)</w:t>
      </w:r>
    </w:p>
    <w:p>
      <w:pPr>
        <w:spacing w:before="320" w:after="100"/>
        <w:rPr/>
      </w:pPr>
      <w:r>
        <w:rPr>
          <w:b/>
          <w:bCs/>
          <w:sz w:val="36"/>
          <w:szCs w:val="36"/>
          <w:color w:val="1f2d5a"/>
        </w:rPr>
        <w:t xml:space="preserve">Section 51 — Phase 2 Procurement &amp; Vendor Selection Framework (GAP-05 AI Creative Engine)</w:t>
      </w:r>
    </w:p>
    <w:p>
      <w:pPr>
        <w:spacing w:before="0" w:after="80"/>
        <w:ind w:left="400"/>
        <w:rPr/>
      </w:pPr>
      <w:r>
        <w:rPr>
          <w:sz w:val="24"/>
          <w:szCs w:val="24"/>
        </w:rPr>
        <w:t xml:space="preserve">Section 51 establishes the procurement and vendor selection framework for GAP-05 (AI Creative Engine), the highest-budget item in Phase 2 at THB 1.5M. This section defines the competitive tender process, evaluation criteria, RFP structure, five-stage selection methodology, contract management requirements, and Phase 2 procurement readiness checklist. All procurement activities are authorised under SC Resolution SC-2032-XX and governed by the Phase 2 Programme Definition Document (S50).</w:t>
      </w:r>
    </w:p>
    <w:p>
      <w:pPr>
        <w:spacing w:before="200" w:after="80"/>
        <w:rPr/>
      </w:pPr>
      <w:r>
        <w:rPr>
          <w:b/>
          <w:bCs/>
          <w:sz w:val="28"/>
          <w:szCs w:val="28"/>
          <w:color w:val="2e75b6"/>
        </w:rPr>
        <w:t xml:space="preserve">51.1  ภาพรวมและขอบเขต (Overview &amp; Scope)</w:t>
      </w:r>
    </w:p>
    <w:p>
      <w:pPr>
        <w:spacing w:before="0" w:after="80"/>
        <w:ind w:left="400"/>
        <w:rPr/>
      </w:pPr>
      <w:r>
        <w:rPr>
          <w:sz w:val="24"/>
          <w:szCs w:val="24"/>
        </w:rPr>
        <w:t xml:space="preserve">ส่วนที่ 51.1 กำหนดขอบเขตการจัดซื้อจัดจ้างสำหรับ GAP-05 AI Creative Engine ซึ่งประกอบด้วย 5 Module ได้แก่ AIE-001 (Concept Generation), AIE-002 (Style Transfer), AIE-003 (Asset Rendering), AIE-004 (Quality Assurance), และ AIE-005 (Integration Gateway) การจัดซื้อนี้เป็นส่วนหนึ่งของ Phase 2 Programme ที่มีเป้าหมายเพิ่ม SOP Coverage จาก 68% เป็น 80%</w:t>
      </w:r>
    </w:p>
    <w:p>
      <w:pPr>
        <w:spacing w:before="0" w:after="60"/>
        <w:ind w:left="600"/>
        <w:rPr/>
      </w:pPr>
      <w:r>
        <w:rPr>
          <w:b/>
          <w:bCs/>
          <w:sz w:val="22"/>
          <w:szCs w:val="22"/>
        </w:rPr>
        <w:t xml:space="preserve">Section:  </w:t>
      </w:r>
      <w:r>
        <w:rPr>
          <w:sz w:val="22"/>
          <w:szCs w:val="22"/>
        </w:rPr>
        <w:t xml:space="preserve">S51 (Phase 2 Procurement Framework — GAP-05)</w:t>
      </w:r>
    </w:p>
    <w:p>
      <w:pPr>
        <w:spacing w:before="0" w:after="60"/>
        <w:ind w:left="600"/>
        <w:rPr/>
      </w:pPr>
      <w:r>
        <w:rPr>
          <w:b/>
          <w:bCs/>
          <w:sz w:val="22"/>
          <w:szCs w:val="22"/>
        </w:rPr>
        <w:t xml:space="preserve">Authorisation:  </w:t>
      </w:r>
      <w:r>
        <w:rPr>
          <w:sz w:val="22"/>
          <w:szCs w:val="22"/>
        </w:rPr>
        <w:t xml:space="preserve">SC Resolution SC-2032-XX; Phase 2 PDD S50.2</w:t>
      </w:r>
    </w:p>
    <w:p>
      <w:pPr>
        <w:spacing w:before="0" w:after="60"/>
        <w:ind w:left="600"/>
        <w:rPr/>
      </w:pPr>
      <w:r>
        <w:rPr>
          <w:b/>
          <w:bCs/>
          <w:sz w:val="22"/>
          <w:szCs w:val="22"/>
        </w:rPr>
        <w:t xml:space="preserve">Scope:  </w:t>
      </w:r>
      <w:r>
        <w:rPr>
          <w:sz w:val="22"/>
          <w:szCs w:val="22"/>
        </w:rPr>
        <w:t xml:space="preserve">GAP-05 AI Creative Engine — 5 modules: AIE-001, AIE-002, AIE-003, AIE-004, AIE-005</w:t>
      </w:r>
    </w:p>
    <w:p>
      <w:pPr>
        <w:spacing w:before="0" w:after="60"/>
        <w:ind w:left="600"/>
        <w:rPr/>
      </w:pPr>
      <w:r>
        <w:rPr>
          <w:b/>
          <w:bCs/>
          <w:sz w:val="22"/>
          <w:szCs w:val="22"/>
        </w:rPr>
        <w:t xml:space="preserve">Budget:  </w:t>
      </w:r>
      <w:r>
        <w:rPr>
          <w:sz w:val="22"/>
          <w:szCs w:val="22"/>
        </w:rPr>
        <w:t xml:space="preserve">THB 1.5M (Phase 2 allocation; contingency covered by Phase 2 THB 0.6M reserve)</w:t>
      </w:r>
    </w:p>
    <w:p>
      <w:pPr>
        <w:spacing w:before="0" w:after="60"/>
        <w:ind w:left="600"/>
        <w:rPr/>
      </w:pPr>
      <w:r>
        <w:rPr>
          <w:b/>
          <w:bCs/>
          <w:sz w:val="22"/>
          <w:szCs w:val="22"/>
        </w:rPr>
        <w:t xml:space="preserve">Lead agent:  </w:t>
      </w:r>
      <w:r>
        <w:rPr>
          <w:sz w:val="22"/>
          <w:szCs w:val="22"/>
        </w:rPr>
        <w:t xml:space="preserve">Aria (Group A, SLA ≥95%) — Creative Engine owner</w:t>
      </w:r>
    </w:p>
    <w:p>
      <w:pPr>
        <w:spacing w:before="0" w:after="60"/>
        <w:ind w:left="600"/>
        <w:rPr/>
      </w:pPr>
      <w:r>
        <w:rPr>
          <w:b/>
          <w:bCs/>
          <w:sz w:val="22"/>
          <w:szCs w:val="22"/>
        </w:rPr>
        <w:t xml:space="preserve">Supporting agents:  </w:t>
      </w:r>
      <w:r>
        <w:rPr>
          <w:sz w:val="22"/>
          <w:szCs w:val="22"/>
        </w:rPr>
        <w:t xml:space="preserve">Nova (Group A, ≥95%) — AI model QA; Signal (Group A, ≥95%) — integration; Atlas (Group C, ≥94%) — spatial context</w:t>
      </w:r>
    </w:p>
    <w:p>
      <w:pPr>
        <w:spacing w:before="0" w:after="60"/>
        <w:ind w:left="600"/>
        <w:rPr/>
      </w:pPr>
      <w:r>
        <w:rPr>
          <w:b/>
          <w:bCs/>
          <w:sz w:val="22"/>
          <w:szCs w:val="22"/>
        </w:rPr>
        <w:t xml:space="preserve">Timeline:  </w:t>
      </w:r>
      <w:r>
        <w:rPr>
          <w:sz w:val="22"/>
          <w:szCs w:val="22"/>
        </w:rPr>
        <w:t xml:space="preserve">P2-M1 kickoff (Q1 2033) → P2-M2 vendor award (Q2 2033) → P2-M3 UAT (Q3 2033)</w:t>
      </w:r>
    </w:p>
    <w:p>
      <w:pPr>
        <w:spacing w:before="0" w:after="60"/>
        <w:ind w:left="600"/>
        <w:rPr/>
      </w:pPr>
      <w:r>
        <w:rPr>
          <w:b/>
          <w:bCs/>
          <w:sz w:val="22"/>
          <w:szCs w:val="22"/>
        </w:rPr>
        <w:t xml:space="preserve">SOP section created:  </w:t>
      </w:r>
      <w:r>
        <w:rPr>
          <w:sz w:val="22"/>
          <w:szCs w:val="22"/>
        </w:rPr>
        <w:t xml:space="preserve">S51 (this Procurement Framework); implementation SOP to follow in S52+</w:t>
      </w:r>
    </w:p>
    <w:p>
      <w:pPr>
        <w:spacing w:before="0" w:after="60"/>
        <w:ind w:left="600"/>
        <w:rPr/>
      </w:pPr>
      <w:r>
        <w:rPr>
          <w:b/>
          <w:bCs/>
          <w:sz w:val="22"/>
          <w:szCs w:val="22"/>
        </w:rPr>
        <w:t xml:space="preserve">Reference:  </w:t>
      </w:r>
      <w:r>
        <w:rPr>
          <w:sz w:val="22"/>
          <w:szCs w:val="22"/>
        </w:rPr>
        <w:t xml:space="preserve">inject_s51.py · SC-2032-XX · AMD-004 WS-A (Aria delivery baseline)</w:t>
      </w:r>
    </w:p>
    <w:p>
      <w:pPr>
        <w:spacing w:before="200" w:after="80"/>
        <w:rPr/>
      </w:pPr>
      <w:r>
        <w:rPr>
          <w:b/>
          <w:bCs/>
          <w:sz w:val="28"/>
          <w:szCs w:val="28"/>
          <w:color w:val="2e75b6"/>
        </w:rPr>
        <w:t xml:space="preserve">51.2  กลยุทธ์การจัดซื้อ (Procurement Strategy)</w:t>
      </w:r>
    </w:p>
    <w:p>
      <w:pPr>
        <w:spacing w:before="0" w:after="80"/>
        <w:ind w:left="400"/>
        <w:rPr/>
      </w:pPr>
      <w:r>
        <w:rPr>
          <w:sz w:val="24"/>
          <w:szCs w:val="24"/>
        </w:rPr>
        <w:t xml:space="preserve">กลยุทธ์การจัดซื้อสำหรับ GAP-05 ใช้วิธี Restricted Tender เนื่องจากมูลค่าสัญญา THB 1.5M อยู่ในเกณฑ์ที่กำหนด กระบวนการจัดซื้อต้องได้รับการอนุมัติจาก SC ก่อนออก RFP และต้องมีผู้เสนอราคา ที่มีคุณสมบัติครบถ้วนอย่างน้อย 3 ราย</w:t>
      </w:r>
    </w:p>
    <w:p>
      <w:pPr>
        <w:spacing w:before="0" w:after="60"/>
        <w:ind w:left="600"/>
        <w:rPr/>
      </w:pPr>
      <w:r>
        <w:rPr>
          <w:b/>
          <w:bCs/>
          <w:sz w:val="22"/>
          <w:szCs w:val="22"/>
        </w:rPr>
        <w:t xml:space="preserve">Procurement method:  </w:t>
      </w:r>
      <w:r>
        <w:rPr>
          <w:sz w:val="22"/>
          <w:szCs w:val="22"/>
        </w:rPr>
        <w:t xml:space="preserve">Restricted Tender (value THB 1.5M; ≥3 qualified vendors required)</w:t>
      </w:r>
    </w:p>
    <w:p>
      <w:pPr>
        <w:spacing w:before="0" w:after="60"/>
        <w:ind w:left="600"/>
        <w:rPr/>
      </w:pPr>
      <w:r>
        <w:rPr>
          <w:b/>
          <w:bCs/>
          <w:sz w:val="22"/>
          <w:szCs w:val="22"/>
        </w:rPr>
        <w:t xml:space="preserve">Tender reference:  </w:t>
      </w:r>
      <w:r>
        <w:rPr>
          <w:sz w:val="22"/>
          <w:szCs w:val="22"/>
        </w:rPr>
        <w:t xml:space="preserve">RFP-GAP05-001</w:t>
      </w:r>
    </w:p>
    <w:p>
      <w:pPr>
        <w:spacing w:before="0" w:after="60"/>
        <w:ind w:left="600"/>
        <w:rPr/>
      </w:pPr>
      <w:r>
        <w:rPr>
          <w:b/>
          <w:bCs/>
          <w:sz w:val="22"/>
          <w:szCs w:val="22"/>
        </w:rPr>
        <w:t xml:space="preserve">Approval authority:  </w:t>
      </w:r>
      <w:r>
        <w:rPr>
          <w:sz w:val="22"/>
          <w:szCs w:val="22"/>
        </w:rPr>
        <w:t xml:space="preserve">Phase 2 Programme Director + SC Chair (SC-2032-XX mandate)</w:t>
      </w:r>
    </w:p>
    <w:p>
      <w:pPr>
        <w:spacing w:before="0" w:after="60"/>
        <w:ind w:left="600"/>
        <w:rPr/>
      </w:pPr>
      <w:r>
        <w:rPr>
          <w:b/>
          <w:bCs/>
          <w:sz w:val="22"/>
          <w:szCs w:val="22"/>
        </w:rPr>
        <w:t xml:space="preserve">Market approach:  </w:t>
      </w:r>
      <w:r>
        <w:rPr>
          <w:sz w:val="22"/>
          <w:szCs w:val="22"/>
        </w:rPr>
        <w:t xml:space="preserve">Pre-qualification questionnaire (PQQ) issued to AI/ML vendor longlist</w:t>
      </w:r>
    </w:p>
    <w:p>
      <w:pPr>
        <w:spacing w:before="0" w:after="60"/>
        <w:ind w:left="600"/>
        <w:rPr/>
      </w:pPr>
      <w:r>
        <w:rPr>
          <w:b/>
          <w:bCs/>
          <w:sz w:val="22"/>
          <w:szCs w:val="22"/>
        </w:rPr>
        <w:t xml:space="preserve">Procurement phases:  </w:t>
      </w:r>
      <w:r>
        <w:rPr>
          <w:sz w:val="22"/>
          <w:szCs w:val="22"/>
        </w:rPr>
        <w:t xml:space="preserve">Phase A — PQQ &amp; longlist (P2-M1, 2 weeks); Phase B — RFP issue &amp; response (P2-M1+2w to P2-M1+6w); Phase C — Evaluation &amp; shortlist (P2-M1+7w to P2-M1+9w); Phase D — Demo &amp; BAFO (P2-M1+10w to P2-M1+12w); Phase E — Award &amp; contract (P2-M2, week 13–16)</w:t>
      </w:r>
    </w:p>
    <w:p>
      <w:pPr>
        <w:spacing w:before="0" w:after="60"/>
        <w:ind w:left="600"/>
        <w:rPr/>
      </w:pPr>
      <w:r>
        <w:rPr>
          <w:b/>
          <w:bCs/>
          <w:sz w:val="22"/>
          <w:szCs w:val="22"/>
        </w:rPr>
        <w:t xml:space="preserve">Vendor longlist target:  </w:t>
      </w:r>
      <w:r>
        <w:rPr>
          <w:sz w:val="22"/>
          <w:szCs w:val="22"/>
        </w:rPr>
        <w:t xml:space="preserve">Minimum 5 vendors; AI generative design, interior design vertical preferred</w:t>
      </w:r>
    </w:p>
    <w:p>
      <w:pPr>
        <w:spacing w:before="0" w:after="60"/>
        <w:ind w:left="600"/>
        <w:rPr/>
      </w:pPr>
      <w:r>
        <w:rPr>
          <w:b/>
          <w:bCs/>
          <w:sz w:val="22"/>
          <w:szCs w:val="22"/>
        </w:rPr>
        <w:t xml:space="preserve">Module packaging:  </w:t>
      </w:r>
      <w:r>
        <w:rPr>
          <w:sz w:val="22"/>
          <w:szCs w:val="22"/>
        </w:rPr>
        <w:t xml:space="preserve">Single-vendor award preferred (AIE-001–005 integrated); split award permitted for AIE-003 (rendering) if integration SLA met</w:t>
      </w:r>
    </w:p>
    <w:p>
      <w:pPr>
        <w:spacing w:before="0" w:after="60"/>
        <w:ind w:left="600"/>
        <w:rPr/>
      </w:pPr>
      <w:r>
        <w:rPr>
          <w:b/>
          <w:bCs/>
          <w:sz w:val="22"/>
          <w:szCs w:val="22"/>
        </w:rPr>
        <w:t xml:space="preserve">Exclusions:  </w:t>
      </w:r>
      <w:r>
        <w:rPr>
          <w:sz w:val="22"/>
          <w:szCs w:val="22"/>
        </w:rPr>
        <w:t xml:space="preserve">Vendors with conflict of interest with MONOLITH DAPH clients; vendors unable to demonstrate 99.5% uptime SLA; vendors without ISO/IEC 27001 data security certification</w:t>
      </w:r>
    </w:p>
    <w:p>
      <w:pPr>
        <w:spacing w:before="0" w:after="60"/>
        <w:ind w:left="600" w:hanging="200"/>
        <w:rPr/>
      </w:pPr>
      <w:r>
        <w:rPr>
          <w:sz w:val="22"/>
          <w:szCs w:val="22"/>
        </w:rPr>
        <w:t xml:space="preserve">• AIE-001 Concept Generation: generative AI design concept creation from brief input</w:t>
      </w:r>
    </w:p>
    <w:p>
      <w:pPr>
        <w:spacing w:before="0" w:after="60"/>
        <w:ind w:left="600" w:hanging="200"/>
        <w:rPr/>
      </w:pPr>
      <w:r>
        <w:rPr>
          <w:sz w:val="22"/>
          <w:szCs w:val="22"/>
        </w:rPr>
        <w:t xml:space="preserve">• AIE-002 Style Transfer: automated style application across design deliverables</w:t>
      </w:r>
    </w:p>
    <w:p>
      <w:pPr>
        <w:spacing w:before="0" w:after="60"/>
        <w:ind w:left="600" w:hanging="200"/>
        <w:rPr/>
      </w:pPr>
      <w:r>
        <w:rPr>
          <w:sz w:val="22"/>
          <w:szCs w:val="22"/>
        </w:rPr>
        <w:t xml:space="preserve">• AIE-003 Asset Rendering: high-fidelity 3D render generation pipeline</w:t>
      </w:r>
    </w:p>
    <w:p>
      <w:pPr>
        <w:spacing w:before="0" w:after="60"/>
        <w:ind w:left="600" w:hanging="200"/>
        <w:rPr/>
      </w:pPr>
      <w:r>
        <w:rPr>
          <w:sz w:val="22"/>
          <w:szCs w:val="22"/>
        </w:rPr>
        <w:t xml:space="preserve">• AIE-004 Quality Assurance: automated AI output validation and scoring</w:t>
      </w:r>
    </w:p>
    <w:p>
      <w:pPr>
        <w:spacing w:before="0" w:after="60"/>
        <w:ind w:left="600" w:hanging="200"/>
        <w:rPr/>
      </w:pPr>
      <w:r>
        <w:rPr>
          <w:sz w:val="22"/>
          <w:szCs w:val="22"/>
        </w:rPr>
        <w:t xml:space="preserve">• AIE-005 Integration Gateway: API connector to Supabase, Atlas spatial, Signal event bus</w:t>
      </w:r>
    </w:p>
    <w:p>
      <w:pPr>
        <w:spacing w:before="200" w:after="80"/>
        <w:rPr/>
      </w:pPr>
      <w:r>
        <w:rPr>
          <w:b/>
          <w:bCs/>
          <w:sz w:val="28"/>
          <w:szCs w:val="28"/>
          <w:color w:val="2e75b6"/>
        </w:rPr>
        <w:t xml:space="preserve">51.3  เกณฑ์การประเมินผู้ขาย (Vendor Evaluation Criteria)</w:t>
      </w:r>
    </w:p>
    <w:p>
      <w:pPr>
        <w:spacing w:before="0" w:after="80"/>
        <w:ind w:left="400"/>
        <w:rPr/>
      </w:pPr>
      <w:r>
        <w:rPr>
          <w:sz w:val="24"/>
          <w:szCs w:val="24"/>
        </w:rPr>
        <w:t xml:space="preserve">เกณฑ์การประเมินผู้ขายแบ่งเป็น 4 หมวด โดยคะแนนรวม 100 คะแนน ผู้ขายต้องผ่านคะแนนขั้นต่ำ 70/100 เพื่อผ่านเข้าสู่รอบ Demo และ Best and Final Offer (BAFO)</w:t>
      </w:r>
    </w:p>
    <w:p>
      <w:pPr>
        <w:spacing w:before="0" w:after="60"/>
        <w:ind w:left="600"/>
        <w:rPr/>
      </w:pPr>
      <w:r>
        <w:rPr>
          <w:b/>
          <w:bCs/>
          <w:sz w:val="22"/>
          <w:szCs w:val="22"/>
        </w:rPr>
        <w:t xml:space="preserve">Minimum passing score:  </w:t>
      </w:r>
      <w:r>
        <w:rPr>
          <w:sz w:val="22"/>
          <w:szCs w:val="22"/>
        </w:rPr>
        <w:t xml:space="preserve">70 / 100 (technical + commercial combined)</w:t>
      </w:r>
    </w:p>
    <w:p>
      <w:pPr>
        <w:spacing w:before="0" w:after="60"/>
        <w:ind w:left="600"/>
        <w:rPr/>
      </w:pPr>
      <w:r>
        <w:rPr>
          <w:b/>
          <w:bCs/>
          <w:sz w:val="22"/>
          <w:szCs w:val="22"/>
        </w:rPr>
        <w:t xml:space="preserve">Criterion A — Technical capability (40 pts):  </w:t>
      </w:r>
      <w:r>
        <w:rPr>
          <w:sz w:val="22"/>
          <w:szCs w:val="22"/>
        </w:rPr>
        <w:t xml:space="preserve">AI model performance benchmarks (15 pts); integration compatibility with Supabase + event bus (10 pts); security &amp; data governance (ISO 27001) (8 pts); scalability &amp; API throughput ≥500 req/min (7 pts)</w:t>
      </w:r>
    </w:p>
    <w:p>
      <w:pPr>
        <w:spacing w:before="0" w:after="60"/>
        <w:ind w:left="600"/>
        <w:rPr/>
      </w:pPr>
      <w:r>
        <w:rPr>
          <w:b/>
          <w:bCs/>
          <w:sz w:val="22"/>
          <w:szCs w:val="22"/>
        </w:rPr>
        <w:t xml:space="preserve">Criterion B — Commercial (20 pts):  </w:t>
      </w:r>
      <w:r>
        <w:rPr>
          <w:sz w:val="22"/>
          <w:szCs w:val="22"/>
        </w:rPr>
        <w:t xml:space="preserve">Total cost of ownership within THB 1.5M (10 pts); payment milestone alignment (5 pts); pricing transparency &amp; no hidden costs (5 pts)</w:t>
      </w:r>
    </w:p>
    <w:p>
      <w:pPr>
        <w:spacing w:before="0" w:after="60"/>
        <w:ind w:left="600"/>
        <w:rPr/>
      </w:pPr>
      <w:r>
        <w:rPr>
          <w:b/>
          <w:bCs/>
          <w:sz w:val="22"/>
          <w:szCs w:val="22"/>
        </w:rPr>
        <w:t xml:space="preserve">Criterion C — Operational readiness (25 pts):  </w:t>
      </w:r>
      <w:r>
        <w:rPr>
          <w:sz w:val="22"/>
          <w:szCs w:val="22"/>
        </w:rPr>
        <w:t xml:space="preserve">SLA uptime guarantee ≥99.5% (10 pts); response time ≤200ms (P95) (8 pts); AI model accuracy ≥85% on DAPH test dataset (7 pts)</w:t>
      </w:r>
    </w:p>
    <w:p>
      <w:pPr>
        <w:spacing w:before="0" w:after="60"/>
        <w:ind w:left="600"/>
        <w:rPr/>
      </w:pPr>
      <w:r>
        <w:rPr>
          <w:b/>
          <w:bCs/>
          <w:sz w:val="22"/>
          <w:szCs w:val="22"/>
        </w:rPr>
        <w:t xml:space="preserve">Criterion D — Track record &amp; references (15 pts):  </w:t>
      </w:r>
      <w:r>
        <w:rPr>
          <w:sz w:val="22"/>
          <w:szCs w:val="22"/>
        </w:rPr>
        <w:t xml:space="preserve">Interior design / creative industry deployments (8 pts); client references ≥2 live implementations (4 pts); team qualifications &amp; Thai language support (3 pts)</w:t>
      </w:r>
    </w:p>
    <w:p>
      <w:pPr>
        <w:spacing w:before="0" w:after="60"/>
        <w:ind w:left="600"/>
        <w:rPr/>
      </w:pPr>
      <w:r>
        <w:rPr>
          <w:b/>
          <w:bCs/>
          <w:sz w:val="22"/>
          <w:szCs w:val="22"/>
        </w:rPr>
        <w:t xml:space="preserve">Disqualification criteria:  </w:t>
      </w:r>
      <w:r>
        <w:rPr>
          <w:sz w:val="22"/>
          <w:szCs w:val="22"/>
        </w:rPr>
        <w:t xml:space="preserve">Score &lt;40/70 on technical criteria; failure to provide proof of concept on AIE-001; commercial bid exceeds THB 1.5M ceiling; unable to meet P2-M3 UAT target date</w:t>
      </w:r>
    </w:p>
    <w:p>
      <w:pPr>
        <w:spacing w:before="0" w:after="60"/>
        <w:ind w:left="600"/>
        <w:rPr/>
      </w:pPr>
      <w:r>
        <w:rPr>
          <w:b/>
          <w:bCs/>
          <w:sz w:val="22"/>
          <w:szCs w:val="22"/>
        </w:rPr>
        <w:t xml:space="preserve">Evaluation panel:  </w:t>
      </w:r>
      <w:r>
        <w:rPr>
          <w:sz w:val="22"/>
          <w:szCs w:val="22"/>
        </w:rPr>
        <w:t xml:space="preserve">Aria (chair, technical lead); Nova (AI QA assessor); Signal (integration assessor); Core (governance); Ledger (commercial/finance)</w:t>
      </w:r>
    </w:p>
    <w:p>
      <w:pPr>
        <w:spacing w:before="0" w:after="60"/>
        <w:ind w:left="600"/>
        <w:rPr/>
      </w:pPr>
      <w:r>
        <w:rPr>
          <w:b/>
          <w:bCs/>
          <w:sz w:val="22"/>
          <w:szCs w:val="22"/>
        </w:rPr>
        <w:t xml:space="preserve">Conflict of interest:  </w:t>
      </w:r>
      <w:r>
        <w:rPr>
          <w:sz w:val="22"/>
          <w:szCs w:val="22"/>
        </w:rPr>
        <w:t xml:space="preserve">Panel members must declare and recuse per SC governance rules (S43)</w:t>
      </w:r>
    </w:p>
    <w:p>
      <w:pPr>
        <w:spacing w:before="200" w:after="80"/>
        <w:rPr/>
      </w:pPr>
      <w:r>
        <w:rPr>
          <w:b/>
          <w:bCs/>
          <w:sz w:val="28"/>
          <w:szCs w:val="28"/>
          <w:color w:val="2e75b6"/>
        </w:rPr>
        <w:t xml:space="preserve">51.4  กรอบ RFP (RFP Framework — RFP-GAP05-001)</w:t>
      </w:r>
    </w:p>
    <w:p>
      <w:pPr>
        <w:spacing w:before="0" w:after="80"/>
        <w:ind w:left="400"/>
        <w:rPr/>
      </w:pPr>
      <w:r>
        <w:rPr>
          <w:sz w:val="24"/>
          <w:szCs w:val="24"/>
        </w:rPr>
        <w:t xml:space="preserve">เอกสาร RFP-GAP05-001 คือชุดเอกสารประกวดราคาหลักสำหรับ GAP-05 AI Creative Engine ประกอบด้วย 3 ส่วนหลัก: Technical Proposal, Proof of Concept (PoC), และ Commercial Proposal ผู้ขายต้องส่งเอกสารครบทั้ง 3 ส่วนภายในกำหนดเวลาที่ระบุ</w:t>
      </w:r>
    </w:p>
    <w:p>
      <w:pPr>
        <w:spacing w:before="0" w:after="60"/>
        <w:ind w:left="600"/>
        <w:rPr/>
      </w:pPr>
      <w:r>
        <w:rPr>
          <w:b/>
          <w:bCs/>
          <w:sz w:val="22"/>
          <w:szCs w:val="22"/>
        </w:rPr>
        <w:t xml:space="preserve">Document reference:  </w:t>
      </w:r>
      <w:r>
        <w:rPr>
          <w:sz w:val="22"/>
          <w:szCs w:val="22"/>
        </w:rPr>
        <w:t xml:space="preserve">RFP-GAP05-001</w:t>
      </w:r>
    </w:p>
    <w:p>
      <w:pPr>
        <w:spacing w:before="0" w:after="60"/>
        <w:ind w:left="600"/>
        <w:rPr/>
      </w:pPr>
      <w:r>
        <w:rPr>
          <w:b/>
          <w:bCs/>
          <w:sz w:val="22"/>
          <w:szCs w:val="22"/>
        </w:rPr>
        <w:t xml:space="preserve">Issue date:  </w:t>
      </w:r>
      <w:r>
        <w:rPr>
          <w:sz w:val="22"/>
          <w:szCs w:val="22"/>
        </w:rPr>
        <w:t xml:space="preserve">P2-M1 + 2 weeks (target Q1 2033 week 3)</w:t>
      </w:r>
    </w:p>
    <w:p>
      <w:pPr>
        <w:spacing w:before="0" w:after="60"/>
        <w:ind w:left="600"/>
        <w:rPr/>
      </w:pPr>
      <w:r>
        <w:rPr>
          <w:b/>
          <w:bCs/>
          <w:sz w:val="22"/>
          <w:szCs w:val="22"/>
        </w:rPr>
        <w:t xml:space="preserve">Submission deadline:  </w:t>
      </w:r>
      <w:r>
        <w:rPr>
          <w:sz w:val="22"/>
          <w:szCs w:val="22"/>
        </w:rPr>
        <w:t xml:space="preserve">P2-M1 + 6 weeks (4-week response window)</w:t>
      </w:r>
    </w:p>
    <w:p>
      <w:pPr>
        <w:spacing w:before="0" w:after="60"/>
        <w:ind w:left="600"/>
        <w:rPr/>
      </w:pPr>
      <w:r>
        <w:rPr>
          <w:b/>
          <w:bCs/>
          <w:sz w:val="22"/>
          <w:szCs w:val="22"/>
        </w:rPr>
        <w:t xml:space="preserve">Clarification window:  </w:t>
      </w:r>
      <w:r>
        <w:rPr>
          <w:sz w:val="22"/>
          <w:szCs w:val="22"/>
        </w:rPr>
        <w:t xml:space="preserve">P2-M1 + 2w to P2-M1 + 4w (Q&amp;A period; responses published to all bidders)</w:t>
      </w:r>
    </w:p>
    <w:p>
      <w:pPr>
        <w:spacing w:before="0" w:after="60"/>
        <w:ind w:left="600"/>
        <w:rPr/>
      </w:pPr>
      <w:r>
        <w:rPr>
          <w:b/>
          <w:bCs/>
          <w:sz w:val="22"/>
          <w:szCs w:val="22"/>
        </w:rPr>
        <w:t xml:space="preserve">Technical Proposal requirements:  </w:t>
      </w:r>
      <w:r>
        <w:rPr>
          <w:sz w:val="22"/>
          <w:szCs w:val="22"/>
        </w:rPr>
        <w:t xml:space="preserve">AI model architecture description; benchmark results on standard datasets; AIE-001–005 module delivery plan; security &amp; compliance certifications; team CV and experience; proposed SLA commitments</w:t>
      </w:r>
    </w:p>
    <w:p>
      <w:pPr>
        <w:spacing w:before="0" w:after="60"/>
        <w:ind w:left="600"/>
        <w:rPr/>
      </w:pPr>
      <w:r>
        <w:rPr>
          <w:b/>
          <w:bCs/>
          <w:sz w:val="22"/>
          <w:szCs w:val="22"/>
        </w:rPr>
        <w:t xml:space="preserve">Proof of Concept (PoC) requirements:  </w:t>
      </w:r>
      <w:r>
        <w:rPr>
          <w:sz w:val="22"/>
          <w:szCs w:val="22"/>
        </w:rPr>
        <w:t xml:space="preserve">Live demonstration of AIE-001 Concept Generation on DAPH sample brief; AIE-002 style transfer on 3 reference interior design images; API response time log (minimum 50 requests, P95 ≤200ms); PoC acceptance criteria: AI output scored ≥3.5/5 by Aria panel</w:t>
      </w:r>
    </w:p>
    <w:p>
      <w:pPr>
        <w:spacing w:before="0" w:after="60"/>
        <w:ind w:left="600"/>
        <w:rPr/>
      </w:pPr>
      <w:r>
        <w:rPr>
          <w:b/>
          <w:bCs/>
          <w:sz w:val="22"/>
          <w:szCs w:val="22"/>
        </w:rPr>
        <w:t xml:space="preserve">Commercial Proposal requirements:  </w:t>
      </w:r>
      <w:r>
        <w:rPr>
          <w:sz w:val="22"/>
          <w:szCs w:val="22"/>
        </w:rPr>
        <w:t xml:space="preserve">Itemised pricing per module AIE-001–005; milestone payment schedule (30/40/30 split); ongoing maintenance and support costs (Year 2+); THB pricing; VAT-inclusive total</w:t>
      </w:r>
    </w:p>
    <w:p>
      <w:pPr>
        <w:spacing w:before="0" w:after="60"/>
        <w:ind w:left="600"/>
        <w:rPr/>
      </w:pPr>
      <w:r>
        <w:rPr>
          <w:b/>
          <w:bCs/>
          <w:sz w:val="22"/>
          <w:szCs w:val="22"/>
        </w:rPr>
        <w:t xml:space="preserve">Submission format:  </w:t>
      </w:r>
      <w:r>
        <w:rPr>
          <w:sz w:val="22"/>
          <w:szCs w:val="22"/>
        </w:rPr>
        <w:t xml:space="preserve">Sealed digital submission via designated SC procurement portal; PDF + native editable</w:t>
      </w:r>
    </w:p>
    <w:p>
      <w:pPr>
        <w:spacing w:before="0" w:after="60"/>
        <w:ind w:left="600"/>
        <w:rPr/>
      </w:pPr>
      <w:r>
        <w:rPr>
          <w:b/>
          <w:bCs/>
          <w:sz w:val="22"/>
          <w:szCs w:val="22"/>
        </w:rPr>
        <w:t xml:space="preserve">Late submissions:  </w:t>
      </w:r>
      <w:r>
        <w:rPr>
          <w:sz w:val="22"/>
          <w:szCs w:val="22"/>
        </w:rPr>
        <w:t xml:space="preserve">Not accepted; automatic disqualification</w:t>
      </w:r>
    </w:p>
    <w:p>
      <w:pPr>
        <w:spacing w:before="0" w:after="60"/>
        <w:ind w:left="600"/>
        <w:rPr/>
      </w:pPr>
      <w:r>
        <w:rPr>
          <w:b/>
          <w:bCs/>
          <w:sz w:val="22"/>
          <w:szCs w:val="22"/>
        </w:rPr>
        <w:t xml:space="preserve">RFP evaluation timeline:  </w:t>
      </w:r>
      <w:r>
        <w:rPr>
          <w:sz w:val="22"/>
          <w:szCs w:val="22"/>
        </w:rPr>
        <w:t xml:space="preserve">Week 1–2: administrative compliance check (Aria + Core); Week 3–4: technical scoring (Aria, Nova, Signal); Week 5: commercial scoring (Ledger); Week 6: consolidated scorecards + shortlist recommendation to Programme Director</w:t>
      </w:r>
    </w:p>
    <w:p>
      <w:pPr>
        <w:spacing w:before="200" w:after="80"/>
        <w:rPr/>
      </w:pPr>
      <w:r>
        <w:rPr>
          <w:b/>
          <w:bCs/>
          <w:sz w:val="28"/>
          <w:szCs w:val="28"/>
          <w:color w:val="2e75b6"/>
        </w:rPr>
        <w:t xml:space="preserve">51.5  กระบวนการคัดเลือก 5 ขั้นตอน (5-Stage Selection Process)</w:t>
      </w:r>
    </w:p>
    <w:p>
      <w:pPr>
        <w:spacing w:before="0" w:after="80"/>
        <w:ind w:left="400"/>
        <w:rPr/>
      </w:pPr>
      <w:r>
        <w:rPr>
          <w:sz w:val="24"/>
          <w:szCs w:val="24"/>
        </w:rPr>
        <w:t xml:space="preserve">กระบวนการคัดเลือกผู้ขาย GAP-05 ประกอบด้วย 5 ขั้นตอนเพื่อให้ได้ผู้ขายที่มีคุณภาพสูงสุด ในงบประมาณที่กำหนด แต่ละขั้นตอนมีเกณฑ์ Pass/Fail หรือ Minimum Score ที่ชัดเจน</w:t>
      </w:r>
    </w:p>
    <w:p>
      <w:pPr>
        <w:spacing w:before="0" w:after="60"/>
        <w:ind w:left="600"/>
        <w:rPr/>
      </w:pPr>
      <w:r>
        <w:rPr>
          <w:b/>
          <w:bCs/>
          <w:sz w:val="22"/>
          <w:szCs w:val="22"/>
        </w:rPr>
        <w:t xml:space="preserve">Stage 1 — Administrative Screening:  </w:t>
      </w:r>
      <w:r>
        <w:rPr>
          <w:sz w:val="22"/>
          <w:szCs w:val="22"/>
        </w:rPr>
        <w:t xml:space="preserve">Mandatory pass/fail; checklist: complete submission package, valid entity registration, ISO/IEC 27001 certificate, no conflict of interest declaration, signed non-disclosure agreement; Timeline: P2-M1+6w to P2-M1+7w; Outcome: qualified / disqualified</w:t>
      </w:r>
    </w:p>
    <w:p>
      <w:pPr>
        <w:spacing w:before="0" w:after="60"/>
        <w:ind w:left="600"/>
        <w:rPr/>
      </w:pPr>
      <w:r>
        <w:rPr>
          <w:b/>
          <w:bCs/>
          <w:sz w:val="22"/>
          <w:szCs w:val="22"/>
        </w:rPr>
        <w:t xml:space="preserve">Stage 2 — Technical Evaluation:  </w:t>
      </w:r>
      <w:r>
        <w:rPr>
          <w:sz w:val="22"/>
          <w:szCs w:val="22"/>
        </w:rPr>
        <w:t xml:space="preserve">Scoring against Criteria A + C + D (maximum 80 pts combined); minimum score to advance: 56/80 (70%); conducted by evaluation panel with independent moderation; Timeline: P2-M1+7w to P2-M1+9w</w:t>
      </w:r>
    </w:p>
    <w:p>
      <w:pPr>
        <w:spacing w:before="0" w:after="60"/>
        <w:ind w:left="600"/>
        <w:rPr/>
      </w:pPr>
      <w:r>
        <w:rPr>
          <w:b/>
          <w:bCs/>
          <w:sz w:val="22"/>
          <w:szCs w:val="22"/>
        </w:rPr>
        <w:t xml:space="preserve">Stage 3 — Shortlist Demonstration:  </w:t>
      </w:r>
      <w:r>
        <w:rPr>
          <w:sz w:val="22"/>
          <w:szCs w:val="22"/>
        </w:rPr>
        <w:t xml:space="preserve">Maximum 2 vendors shortlisted; live PoC demonstration to full evaluation panel + Programme Director; PoC scored by Aria-led panel (3.5/5 minimum acceptance); Vendor Q&amp;A session (30 min per vendor); Timeline: P2-M1+10w (2-day vendor demo event)</w:t>
      </w:r>
    </w:p>
    <w:p>
      <w:pPr>
        <w:spacing w:before="0" w:after="60"/>
        <w:ind w:left="600"/>
        <w:rPr/>
      </w:pPr>
      <w:r>
        <w:rPr>
          <w:b/>
          <w:bCs/>
          <w:sz w:val="22"/>
          <w:szCs w:val="22"/>
        </w:rPr>
        <w:t xml:space="preserve">Stage 4 — Best and Final Offer (BAFO):  </w:t>
      </w:r>
      <w:r>
        <w:rPr>
          <w:sz w:val="22"/>
          <w:szCs w:val="22"/>
        </w:rPr>
        <w:t xml:space="preserve">Shortlisted vendors submit revised commercial proposal; clarification of SLA commitments; negotiation window: 5 business days; final consolidated scorecard: Technical (70%) + Commercial (30%) weighted; Timeline: P2-M1+11w to P2-M1+12w</w:t>
      </w:r>
    </w:p>
    <w:p>
      <w:pPr>
        <w:spacing w:before="0" w:after="60"/>
        <w:ind w:left="600"/>
        <w:rPr/>
      </w:pPr>
      <w:r>
        <w:rPr>
          <w:b/>
          <w:bCs/>
          <w:sz w:val="22"/>
          <w:szCs w:val="22"/>
        </w:rPr>
        <w:t xml:space="preserve">Stage 5 — SC Endorsement &amp; Award:  </w:t>
      </w:r>
      <w:r>
        <w:rPr>
          <w:sz w:val="22"/>
          <w:szCs w:val="22"/>
        </w:rPr>
        <w:t xml:space="preserve">Programme Director recommendation report to SC; SC endorsement required (SC-2032-XX mandate); contract award letter issued within 5 business days of SC endorsement; contract execution: P2-M2 target; Timeline: P2-M2 (Q2 2033)</w:t>
      </w:r>
    </w:p>
    <w:p>
      <w:pPr>
        <w:spacing w:before="0" w:after="60"/>
        <w:ind w:left="600"/>
        <w:rPr/>
      </w:pPr>
      <w:r>
        <w:rPr>
          <w:b/>
          <w:bCs/>
          <w:sz w:val="22"/>
          <w:szCs w:val="22"/>
        </w:rPr>
        <w:t xml:space="preserve">Award criteria:  </w:t>
      </w:r>
      <w:r>
        <w:rPr>
          <w:sz w:val="22"/>
          <w:szCs w:val="22"/>
        </w:rPr>
        <w:t xml:space="preserve">Highest combined score (technical 70% + commercial 30%), subject to PoC acceptance</w:t>
      </w:r>
    </w:p>
    <w:p>
      <w:pPr>
        <w:spacing w:before="0" w:after="60"/>
        <w:ind w:left="600"/>
        <w:rPr/>
      </w:pPr>
      <w:r>
        <w:rPr>
          <w:b/>
          <w:bCs/>
          <w:sz w:val="22"/>
          <w:szCs w:val="22"/>
        </w:rPr>
        <w:t xml:space="preserve">Tie-break:  </w:t>
      </w:r>
      <w:r>
        <w:rPr>
          <w:sz w:val="22"/>
          <w:szCs w:val="22"/>
        </w:rPr>
        <w:t xml:space="preserve">Aria panel qualitative assessment of vendor AI model roadmap and long-term partnership fit</w:t>
      </w:r>
    </w:p>
    <w:p>
      <w:pPr>
        <w:spacing w:before="0" w:after="60"/>
        <w:ind w:left="600"/>
        <w:rPr/>
      </w:pPr>
      <w:r>
        <w:rPr>
          <w:b/>
          <w:bCs/>
          <w:sz w:val="22"/>
          <w:szCs w:val="22"/>
        </w:rPr>
        <w:t xml:space="preserve">No-award clause:  </w:t>
      </w:r>
      <w:r>
        <w:rPr>
          <w:sz w:val="22"/>
          <w:szCs w:val="22"/>
        </w:rPr>
        <w:t xml:space="preserve">If no vendor achieves minimum 70/100, RFP may be re-issued with revised scope; Programme Director reports to SC within 10 business days</w:t>
      </w:r>
    </w:p>
    <w:p>
      <w:pPr>
        <w:spacing w:before="200" w:after="80"/>
        <w:rPr/>
      </w:pPr>
      <w:r>
        <w:rPr>
          <w:b/>
          <w:bCs/>
          <w:sz w:val="28"/>
          <w:szCs w:val="28"/>
          <w:color w:val="2e75b6"/>
        </w:rPr>
        <w:t xml:space="preserve">51.6  การบริหารสัญญาและ SLA KPI (Contract Management &amp; SLA KPIs)</w:t>
      </w:r>
    </w:p>
    <w:p>
      <w:pPr>
        <w:spacing w:before="0" w:after="80"/>
        <w:ind w:left="400"/>
        <w:rPr/>
      </w:pPr>
      <w:r>
        <w:rPr>
          <w:sz w:val="24"/>
          <w:szCs w:val="24"/>
        </w:rPr>
        <w:t xml:space="preserve">สัญญา GAP-05 AI Creative Engine เป็น Time-and-Materials Contract พร้อม Milestone Payments กำหนด SLA KPI ที่ชัดเจนเพื่อให้ Aria และทีมสามารถกำกับดูแลผู้ขายได้ตลอดช่วงสัญญา และมีบทปรับในกรณีที่ผู้ขายไม่ปฏิบัติตามเงื่อนไข</w:t>
      </w:r>
    </w:p>
    <w:p>
      <w:pPr>
        <w:spacing w:before="0" w:after="60"/>
        <w:ind w:left="600"/>
        <w:rPr/>
      </w:pPr>
      <w:r>
        <w:rPr>
          <w:b/>
          <w:bCs/>
          <w:sz w:val="22"/>
          <w:szCs w:val="22"/>
        </w:rPr>
        <w:t xml:space="preserve">Contract type:  </w:t>
      </w:r>
      <w:r>
        <w:rPr>
          <w:sz w:val="22"/>
          <w:szCs w:val="22"/>
        </w:rPr>
        <w:t xml:space="preserve">Time-and-Materials with fixed milestone deliverables and SLA KPIs</w:t>
      </w:r>
    </w:p>
    <w:p>
      <w:pPr>
        <w:spacing w:before="0" w:after="60"/>
        <w:ind w:left="600"/>
        <w:rPr/>
      </w:pPr>
      <w:r>
        <w:rPr>
          <w:b/>
          <w:bCs/>
          <w:sz w:val="22"/>
          <w:szCs w:val="22"/>
        </w:rPr>
        <w:t xml:space="preserve">Contract value:  </w:t>
      </w:r>
      <w:r>
        <w:rPr>
          <w:sz w:val="22"/>
          <w:szCs w:val="22"/>
        </w:rPr>
        <w:t xml:space="preserve">THB 1.5M (ceiling price; variations require Programme Director approval)</w:t>
      </w:r>
    </w:p>
    <w:p>
      <w:pPr>
        <w:spacing w:before="0" w:after="60"/>
        <w:ind w:left="600"/>
        <w:rPr/>
      </w:pPr>
      <w:r>
        <w:rPr>
          <w:b/>
          <w:bCs/>
          <w:sz w:val="22"/>
          <w:szCs w:val="22"/>
        </w:rPr>
        <w:t xml:space="preserve">Payment schedule:  </w:t>
      </w:r>
      <w:r>
        <w:rPr>
          <w:sz w:val="22"/>
          <w:szCs w:val="22"/>
        </w:rPr>
        <w:t xml:space="preserve">30% on contract award (P2-M2); 40% on UAT acceptance (P2-M3); 30% on go-live and Phase 2 milestone sign-off (P2-M4)</w:t>
      </w:r>
    </w:p>
    <w:p>
      <w:pPr>
        <w:spacing w:before="0" w:after="60"/>
        <w:ind w:left="600"/>
        <w:rPr/>
      </w:pPr>
      <w:r>
        <w:rPr>
          <w:b/>
          <w:bCs/>
          <w:sz w:val="22"/>
          <w:szCs w:val="22"/>
        </w:rPr>
        <w:t xml:space="preserve">Contract duration:  </w:t>
      </w:r>
      <w:r>
        <w:rPr>
          <w:sz w:val="22"/>
          <w:szCs w:val="22"/>
        </w:rPr>
        <w:t xml:space="preserve">6 months delivery + 12 months warranty/support from go-live</w:t>
      </w:r>
    </w:p>
    <w:p>
      <w:pPr>
        <w:spacing w:before="0" w:after="60"/>
        <w:ind w:left="600"/>
        <w:rPr/>
      </w:pPr>
      <w:r>
        <w:rPr>
          <w:b/>
          <w:bCs/>
          <w:sz w:val="22"/>
          <w:szCs w:val="22"/>
        </w:rPr>
        <w:t xml:space="preserve">SLA KPI — Uptime:  </w:t>
      </w:r>
      <w:r>
        <w:rPr>
          <w:sz w:val="22"/>
          <w:szCs w:val="22"/>
        </w:rPr>
        <w:t xml:space="preserve">≥99.5% monthly uptime for AIE-001–005 services</w:t>
      </w:r>
    </w:p>
    <w:p>
      <w:pPr>
        <w:spacing w:before="0" w:after="60"/>
        <w:ind w:left="600"/>
        <w:rPr/>
      </w:pPr>
      <w:r>
        <w:rPr>
          <w:b/>
          <w:bCs/>
          <w:sz w:val="22"/>
          <w:szCs w:val="22"/>
        </w:rPr>
        <w:t xml:space="preserve">SLA KPI — Response time:  </w:t>
      </w:r>
      <w:r>
        <w:rPr>
          <w:sz w:val="22"/>
          <w:szCs w:val="22"/>
        </w:rPr>
        <w:t xml:space="preserve">P95 ≤200ms for API calls; P99 ≤500ms</w:t>
      </w:r>
    </w:p>
    <w:p>
      <w:pPr>
        <w:spacing w:before="0" w:after="60"/>
        <w:ind w:left="600"/>
        <w:rPr/>
      </w:pPr>
      <w:r>
        <w:rPr>
          <w:b/>
          <w:bCs/>
          <w:sz w:val="22"/>
          <w:szCs w:val="22"/>
        </w:rPr>
        <w:t xml:space="preserve">SLA KPI — AI model accuracy:  </w:t>
      </w:r>
      <w:r>
        <w:rPr>
          <w:sz w:val="22"/>
          <w:szCs w:val="22"/>
        </w:rPr>
        <w:t xml:space="preserve">≥85% on DAPH production dataset (monthly benchmark by Nova)</w:t>
      </w:r>
    </w:p>
    <w:p>
      <w:pPr>
        <w:spacing w:before="0" w:after="60"/>
        <w:ind w:left="600"/>
        <w:rPr/>
      </w:pPr>
      <w:r>
        <w:rPr>
          <w:b/>
          <w:bCs/>
          <w:sz w:val="22"/>
          <w:szCs w:val="22"/>
        </w:rPr>
        <w:t xml:space="preserve">SLA KPI — Error rate:  </w:t>
      </w:r>
      <w:r>
        <w:rPr>
          <w:sz w:val="22"/>
          <w:szCs w:val="22"/>
        </w:rPr>
        <w:t xml:space="preserve">≤0.5% failed AI generation requests per 10,000 calls</w:t>
      </w:r>
    </w:p>
    <w:p>
      <w:pPr>
        <w:spacing w:before="0" w:after="60"/>
        <w:ind w:left="600"/>
        <w:rPr/>
      </w:pPr>
      <w:r>
        <w:rPr>
          <w:b/>
          <w:bCs/>
          <w:sz w:val="22"/>
          <w:szCs w:val="22"/>
        </w:rPr>
        <w:t xml:space="preserve">SLA KPI — Security:  </w:t>
      </w:r>
      <w:r>
        <w:rPr>
          <w:sz w:val="22"/>
          <w:szCs w:val="22"/>
        </w:rPr>
        <w:t xml:space="preserve">Zero critical vulnerabilities (CVSS ≥7.0) in quarterly pen-test</w:t>
      </w:r>
    </w:p>
    <w:p>
      <w:pPr>
        <w:spacing w:before="0" w:after="60"/>
        <w:ind w:left="600"/>
        <w:rPr/>
      </w:pPr>
      <w:r>
        <w:rPr>
          <w:b/>
          <w:bCs/>
          <w:sz w:val="22"/>
          <w:szCs w:val="22"/>
        </w:rPr>
        <w:t xml:space="preserve">Penalty — Uptime breach:  </w:t>
      </w:r>
      <w:r>
        <w:rPr>
          <w:sz w:val="22"/>
          <w:szCs w:val="22"/>
        </w:rPr>
        <w:t xml:space="preserve">0.5% of monthly contract value per 0.1% below 99.5% threshold; cap at 5% per month; 3 consecutive months breach triggers termination review</w:t>
      </w:r>
    </w:p>
    <w:p>
      <w:pPr>
        <w:spacing w:before="0" w:after="60"/>
        <w:ind w:left="600"/>
        <w:rPr/>
      </w:pPr>
      <w:r>
        <w:rPr>
          <w:b/>
          <w:bCs/>
          <w:sz w:val="22"/>
          <w:szCs w:val="22"/>
        </w:rPr>
        <w:t xml:space="preserve">Penalty — Delay beyond P2-M3:  </w:t>
      </w:r>
      <w:r>
        <w:rPr>
          <w:sz w:val="22"/>
          <w:szCs w:val="22"/>
        </w:rPr>
        <w:t xml:space="preserve">0.5% of contract value per week delay; cap at 10%; delay &gt;8 weeks triggers SC notification and contract review</w:t>
      </w:r>
    </w:p>
    <w:p>
      <w:pPr>
        <w:spacing w:before="0" w:after="60"/>
        <w:ind w:left="600"/>
        <w:rPr/>
      </w:pPr>
      <w:r>
        <w:rPr>
          <w:b/>
          <w:bCs/>
          <w:sz w:val="22"/>
          <w:szCs w:val="22"/>
        </w:rPr>
        <w:t xml:space="preserve">Governance — Contract manager:  </w:t>
      </w:r>
      <w:r>
        <w:rPr>
          <w:sz w:val="22"/>
          <w:szCs w:val="22"/>
        </w:rPr>
        <w:t xml:space="preserve">Aria (primary); Core (governance oversight); Ledger (financial monitoring)</w:t>
      </w:r>
    </w:p>
    <w:p>
      <w:pPr>
        <w:spacing w:before="0" w:after="60"/>
        <w:ind w:left="600"/>
        <w:rPr/>
      </w:pPr>
      <w:r>
        <w:rPr>
          <w:b/>
          <w:bCs/>
          <w:sz w:val="22"/>
          <w:szCs w:val="22"/>
        </w:rPr>
        <w:t xml:space="preserve">Reporting cycle:  </w:t>
      </w:r>
      <w:r>
        <w:rPr>
          <w:sz w:val="22"/>
          <w:szCs w:val="22"/>
        </w:rPr>
        <w:t xml:space="preserve">Monthly vendor SLA report to Aria; quarterly review to Programme Director; milestone gate reviews at P2-M2, P2-M3, P2-M4</w:t>
      </w:r>
    </w:p>
    <w:p>
      <w:pPr>
        <w:spacing w:before="0" w:after="60"/>
        <w:ind w:left="600"/>
        <w:rPr/>
      </w:pPr>
      <w:r>
        <w:rPr>
          <w:b/>
          <w:bCs/>
          <w:sz w:val="22"/>
          <w:szCs w:val="22"/>
        </w:rPr>
        <w:t xml:space="preserve">Change management:  </w:t>
      </w:r>
      <w:r>
        <w:rPr>
          <w:sz w:val="22"/>
          <w:szCs w:val="22"/>
        </w:rPr>
        <w:t xml:space="preserve">Scope changes &gt;THB 50,000 require Programme Director approval; &gt;THB 200,000 require SC approval; change requests documented in src/gap05/change-log/</w:t>
      </w:r>
    </w:p>
    <w:p>
      <w:pPr>
        <w:spacing w:before="0" w:after="60"/>
        <w:ind w:left="600"/>
        <w:rPr/>
      </w:pPr>
      <w:r>
        <w:rPr>
          <w:b/>
          <w:bCs/>
          <w:sz w:val="22"/>
          <w:szCs w:val="22"/>
        </w:rPr>
        <w:t xml:space="preserve">Termination for convenience:  </w:t>
      </w:r>
      <w:r>
        <w:rPr>
          <w:sz w:val="22"/>
          <w:szCs w:val="22"/>
        </w:rPr>
        <w:t xml:space="preserve">30 days written notice; pro-rata payment for work completed</w:t>
      </w:r>
    </w:p>
    <w:p>
      <w:pPr>
        <w:spacing w:before="0" w:after="60"/>
        <w:ind w:left="600"/>
        <w:rPr/>
      </w:pPr>
      <w:r>
        <w:rPr>
          <w:b/>
          <w:bCs/>
          <w:sz w:val="22"/>
          <w:szCs w:val="22"/>
        </w:rPr>
        <w:t xml:space="preserve">Intellectual property:  </w:t>
      </w:r>
      <w:r>
        <w:rPr>
          <w:sz w:val="22"/>
          <w:szCs w:val="22"/>
        </w:rPr>
        <w:t xml:space="preserve">All AI models, training data derivatives, and integration code developed under contract are MONOLITH DAPH property; vendor retains pre-existing IP; joint IP to be agreed in Schedule C of contract</w:t>
      </w:r>
    </w:p>
    <w:p>
      <w:pPr>
        <w:spacing w:before="0" w:after="60"/>
        <w:ind w:left="600"/>
        <w:rPr/>
      </w:pPr>
      <w:r>
        <w:rPr>
          <w:b/>
          <w:bCs/>
          <w:sz w:val="22"/>
          <w:szCs w:val="22"/>
        </w:rPr>
        <w:t xml:space="preserve">Data governance:  </w:t>
      </w:r>
      <w:r>
        <w:rPr>
          <w:sz w:val="22"/>
          <w:szCs w:val="22"/>
        </w:rPr>
        <w:t xml:space="preserve">All DAPH client design data processed by AI engine governed by Data Processing Agreement (DPA); vendor must not use DAPH data for model training without explicit consent; data residency: Thailand or Singapore only</w:t>
      </w:r>
    </w:p>
    <w:p>
      <w:pPr>
        <w:spacing w:before="200" w:after="80"/>
        <w:rPr/>
      </w:pPr>
      <w:r>
        <w:rPr>
          <w:b/>
          <w:bCs/>
          <w:sz w:val="28"/>
          <w:szCs w:val="28"/>
          <w:color w:val="2e75b6"/>
        </w:rPr>
        <w:t xml:space="preserve">51.7  รายการตรวจสอบความพร้อมการจัดซื้อ Phase 2 (Procurement Readiness Checklist)</w:t>
      </w:r>
    </w:p>
    <w:p>
      <w:pPr>
        <w:spacing w:before="0" w:after="80"/>
        <w:ind w:left="400"/>
        <w:rPr/>
      </w:pPr>
      <w:r>
        <w:rPr>
          <w:sz w:val="24"/>
          <w:szCs w:val="24"/>
        </w:rPr>
        <w:t xml:space="preserve">รายการตรวจสอบ P2-CHK-01 ถึง P2-CHK-08 ต้องได้รับการยืนยันจาก Programme Director และ Aria ก่อนออก RFP-GAP05-001 รายการทุกข้อต้องมีสถานะ COMPLETE ก่อนเริ่ม Phase B ของกระบวนการจัดซื้อ</w:t>
      </w:r>
    </w:p>
    <w:p>
      <w:pPr>
        <w:spacing w:before="0" w:after="60"/>
        <w:ind w:left="600" w:hanging="200"/>
        <w:rPr/>
      </w:pPr>
      <w:r>
        <w:rPr>
          <w:sz w:val="22"/>
          <w:szCs w:val="22"/>
        </w:rPr>
        <w:t xml:space="preserve">• P2-CHK-01: SC-2032-XX mandate verified and countersigned by SC Chair + Programme Director</w:t>
      </w:r>
    </w:p>
    <w:p>
      <w:pPr>
        <w:spacing w:before="0" w:after="60"/>
        <w:ind w:left="600" w:hanging="200"/>
        <w:rPr/>
      </w:pPr>
      <w:r>
        <w:rPr>
          <w:sz w:val="22"/>
          <w:szCs w:val="22"/>
        </w:rPr>
        <w:t xml:space="preserve">• P2-CHK-02: Phase 2 budget THB 1.5M for GAP-05 confirmed in Phase 2 allocation (S50.4)</w:t>
      </w:r>
    </w:p>
    <w:p>
      <w:pPr>
        <w:spacing w:before="0" w:after="60"/>
        <w:ind w:left="600" w:hanging="200"/>
        <w:rPr/>
      </w:pPr>
      <w:r>
        <w:rPr>
          <w:sz w:val="22"/>
          <w:szCs w:val="22"/>
        </w:rPr>
        <w:t xml:space="preserve">• P2-CHK-03: AIE-001–005 technical specifications finalised and approved by Aria + Nova</w:t>
      </w:r>
    </w:p>
    <w:p>
      <w:pPr>
        <w:spacing w:before="0" w:after="60"/>
        <w:ind w:left="600" w:hanging="200"/>
        <w:rPr/>
      </w:pPr>
      <w:r>
        <w:rPr>
          <w:sz w:val="22"/>
          <w:szCs w:val="22"/>
        </w:rPr>
        <w:t xml:space="preserve">• P2-CHK-04: RFP-GAP05-001 document reviewed by Core (governance) and Ledger (finance)</w:t>
      </w:r>
    </w:p>
    <w:p>
      <w:pPr>
        <w:spacing w:before="0" w:after="60"/>
        <w:ind w:left="600" w:hanging="200"/>
        <w:rPr/>
      </w:pPr>
      <w:r>
        <w:rPr>
          <w:sz w:val="22"/>
          <w:szCs w:val="22"/>
        </w:rPr>
        <w:t xml:space="preserve">• P2-CHK-05: Evaluation panel constituted — Aria (chair), Nova, Signal, Core, Ledger — conflicts declared</w:t>
      </w:r>
    </w:p>
    <w:p>
      <w:pPr>
        <w:spacing w:before="0" w:after="60"/>
        <w:ind w:left="600" w:hanging="200"/>
        <w:rPr/>
      </w:pPr>
      <w:r>
        <w:rPr>
          <w:sz w:val="22"/>
          <w:szCs w:val="22"/>
        </w:rPr>
        <w:t xml:space="preserve">• P2-CHK-06: Legal review of contract template and DPA complete (external legal counsel)</w:t>
      </w:r>
    </w:p>
    <w:p>
      <w:pPr>
        <w:spacing w:before="0" w:after="60"/>
        <w:ind w:left="600" w:hanging="200"/>
        <w:rPr/>
      </w:pPr>
      <w:r>
        <w:rPr>
          <w:sz w:val="22"/>
          <w:szCs w:val="22"/>
        </w:rPr>
        <w:t xml:space="preserve">• P2-CHK-07: Vendor longlist ≥5 candidates identified and pre-qualified by Aria</w:t>
      </w:r>
    </w:p>
    <w:p>
      <w:pPr>
        <w:spacing w:before="0" w:after="60"/>
        <w:ind w:left="600" w:hanging="200"/>
        <w:rPr/>
      </w:pPr>
      <w:r>
        <w:rPr>
          <w:sz w:val="22"/>
          <w:szCs w:val="22"/>
        </w:rPr>
        <w:t xml:space="preserve">• P2-CHK-08: UAT acceptance criteria for AIE-001–005 defined and approved by Aria + Programme Director</w:t>
      </w:r>
    </w:p>
    <w:p>
      <w:pPr>
        <w:spacing w:before="0" w:after="60"/>
        <w:ind w:left="600"/>
        <w:rPr/>
      </w:pPr>
      <w:r>
        <w:rPr>
          <w:b/>
          <w:bCs/>
          <w:sz w:val="22"/>
          <w:szCs w:val="22"/>
        </w:rPr>
        <w:t xml:space="preserve">Readiness gate authority:  </w:t>
      </w:r>
      <w:r>
        <w:rPr>
          <w:sz w:val="22"/>
          <w:szCs w:val="22"/>
        </w:rPr>
        <w:t xml:space="preserve">Phase 2 Programme Director co-sign with Aria before RFP issue</w:t>
      </w:r>
    </w:p>
    <w:p>
      <w:pPr>
        <w:spacing w:before="0" w:after="60"/>
        <w:ind w:left="600"/>
        <w:rPr/>
      </w:pPr>
      <w:r>
        <w:rPr>
          <w:b/>
          <w:bCs/>
          <w:sz w:val="22"/>
          <w:szCs w:val="22"/>
        </w:rPr>
        <w:t xml:space="preserve">Target readiness date:  </w:t>
      </w:r>
      <w:r>
        <w:rPr>
          <w:sz w:val="22"/>
          <w:szCs w:val="22"/>
        </w:rPr>
        <w:t xml:space="preserve">P2-M1 + 2 weeks (within 2 weeks of Phase 2 kickoff Q1 2033)</w:t>
      </w:r>
    </w:p>
    <w:p>
      <w:pPr>
        <w:spacing w:before="0" w:after="60"/>
        <w:ind w:left="600"/>
        <w:rPr/>
      </w:pPr>
      <w:r>
        <w:rPr>
          <w:b/>
          <w:bCs/>
          <w:sz w:val="22"/>
          <w:szCs w:val="22"/>
        </w:rPr>
        <w:t xml:space="preserve">Non-compliance:  </w:t>
      </w:r>
      <w:r>
        <w:rPr>
          <w:sz w:val="22"/>
          <w:szCs w:val="22"/>
        </w:rPr>
        <w:t xml:space="preserve">Any INCOMPLETE checklist item blocks RFP issue; escalation to SC Chair</w:t>
      </w:r>
    </w:p>
    <w:p>
      <w:pPr>
        <w:spacing w:before="0" w:after="60"/>
        <w:ind w:left="600"/>
        <w:rPr/>
      </w:pPr>
      <w:r>
        <w:rPr>
          <w:b/>
          <w:bCs/>
          <w:sz w:val="22"/>
          <w:szCs w:val="22"/>
        </w:rPr>
        <w:t xml:space="preserve">Post-award checklist:  </w:t>
      </w:r>
      <w:r>
        <w:rPr>
          <w:sz w:val="22"/>
          <w:szCs w:val="22"/>
        </w:rPr>
        <w:t xml:space="preserve">P2-CHK-09: Vendor onboarding complete (access credentials, environments); P2-CHK-10: Development environment AIE-001–005 scaffolding verified by Signal; P2-CHK-11: KPI monitoring dashboard active (Nova); P2-CHK-12: DPA countersigned and filed (Core)</w:t>
      </w:r>
    </w:p>
    <w:p>
      <w:pPr>
        <w:spacing w:before="320" w:after="100"/>
        <w:rPr/>
      </w:pPr>
      <w:r>
        <w:rPr>
          <w:b/>
          <w:bCs/>
          <w:sz w:val="36"/>
          <w:szCs w:val="36"/>
          <w:color w:val="1f2d5a"/>
        </w:rPr>
        <w:t xml:space="preserve">Section 52 — Phase 2 Vendor Onboarding &amp; Integration Protocol</w:t>
      </w:r>
    </w:p>
    <w:p>
      <w:pPr>
        <w:spacing w:before="200" w:after="80"/>
        <w:rPr/>
      </w:pPr>
      <w:r>
        <w:rPr>
          <w:b/>
          <w:bCs/>
          <w:sz w:val="28"/>
          <w:szCs w:val="28"/>
          <w:color w:val="2e75b6"/>
        </w:rPr>
        <w:t xml:space="preserve">52.1 Overview &amp; Scope</w:t>
      </w:r>
    </w:p>
    <w:p>
      <w:pPr>
        <w:spacing w:before="0" w:after="80"/>
        <w:ind w:left="400"/>
        <w:rPr/>
      </w:pPr>
      <w:r>
        <w:rPr>
          <w:sz w:val="24"/>
          <w:szCs w:val="24"/>
        </w:rPr>
        <w:t xml:space="preserve">This section defines the end-to-end Vendor Onboarding &amp; Integration Protocol applicable to the selected AI Creative Engine (GAP-05) vendor following award of RFP-GAP05-001. The protocol governs all onboarding activities from contract execution through to production go-live and the 90-day hypercare period, covering five AI Engine modules: AIE-001 (Concept Generator), AIE-002 (Style Harmoniser), AIE-003 (Material Specifier), AIE-004 (Mood Board Assembler), and AIE-005 (Client Presentation Renderer).</w:t>
      </w:r>
    </w:p>
    <w:p>
      <w:pPr>
        <w:spacing w:before="0" w:after="60"/>
        <w:ind w:left="600"/>
        <w:rPr/>
      </w:pPr>
      <w:r>
        <w:rPr>
          <w:b/>
          <w:bCs/>
          <w:sz w:val="22"/>
          <w:szCs w:val="22"/>
        </w:rPr>
        <w:t xml:space="preserve">Protocol reference:  </w:t>
      </w:r>
      <w:r>
        <w:rPr>
          <w:sz w:val="22"/>
          <w:szCs w:val="22"/>
        </w:rPr>
        <w:t xml:space="preserve">MONOLITH-S52-ONB-001 v1.0</w:t>
      </w:r>
    </w:p>
    <w:p>
      <w:pPr>
        <w:spacing w:before="0" w:after="60"/>
        <w:ind w:left="600"/>
        <w:rPr/>
      </w:pPr>
      <w:r>
        <w:rPr>
          <w:b/>
          <w:bCs/>
          <w:sz w:val="22"/>
          <w:szCs w:val="22"/>
        </w:rPr>
        <w:t xml:space="preserve">Applicable gap:  </w:t>
      </w:r>
      <w:r>
        <w:rPr>
          <w:sz w:val="22"/>
          <w:szCs w:val="22"/>
        </w:rPr>
        <w:t xml:space="preserve">GAP-05 — AI Creative Engine (Phase 2)</w:t>
      </w:r>
    </w:p>
    <w:p>
      <w:pPr>
        <w:spacing w:before="0" w:after="60"/>
        <w:ind w:left="600"/>
        <w:rPr/>
      </w:pPr>
      <w:r>
        <w:rPr>
          <w:b/>
          <w:bCs/>
          <w:sz w:val="22"/>
          <w:szCs w:val="22"/>
        </w:rPr>
        <w:t xml:space="preserve">Trigger event:  </w:t>
      </w:r>
      <w:r>
        <w:rPr>
          <w:sz w:val="22"/>
          <w:szCs w:val="22"/>
        </w:rPr>
        <w:t xml:space="preserve">RFP-GAP05-001 contract award (target Q1 2033)</w:t>
      </w:r>
    </w:p>
    <w:p>
      <w:pPr>
        <w:spacing w:before="0" w:after="60"/>
        <w:ind w:left="600"/>
        <w:rPr/>
      </w:pPr>
      <w:r>
        <w:rPr>
          <w:b/>
          <w:bCs/>
          <w:sz w:val="22"/>
          <w:szCs w:val="22"/>
        </w:rPr>
        <w:t xml:space="preserve">Owner:  </w:t>
      </w:r>
      <w:r>
        <w:rPr>
          <w:sz w:val="22"/>
          <w:szCs w:val="22"/>
        </w:rPr>
        <w:t xml:space="preserve">Phase 2 Programme Director</w:t>
      </w:r>
    </w:p>
    <w:p>
      <w:pPr>
        <w:spacing w:before="0" w:after="60"/>
        <w:ind w:left="600"/>
        <w:rPr/>
      </w:pPr>
      <w:r>
        <w:rPr>
          <w:b/>
          <w:bCs/>
          <w:sz w:val="22"/>
          <w:szCs w:val="22"/>
        </w:rPr>
        <w:t xml:space="preserve">Co-owners:  </w:t>
      </w:r>
      <w:r>
        <w:rPr>
          <w:sz w:val="22"/>
          <w:szCs w:val="22"/>
        </w:rPr>
        <w:t xml:space="preserve">Signal (Technology Integration Lead), Aria (Procurement &amp; Compliance Lead)</w:t>
      </w:r>
    </w:p>
    <w:p>
      <w:pPr>
        <w:spacing w:before="0" w:after="60"/>
        <w:ind w:left="600"/>
        <w:rPr/>
      </w:pPr>
      <w:r>
        <w:rPr>
          <w:b/>
          <w:bCs/>
          <w:sz w:val="22"/>
          <w:szCs w:val="22"/>
        </w:rPr>
        <w:t xml:space="preserve">Protocol status:  </w:t>
      </w:r>
      <w:r>
        <w:rPr>
          <w:sz w:val="22"/>
          <w:szCs w:val="22"/>
        </w:rPr>
        <w:t xml:space="preserve">Active — Phase 2 Activation</w:t>
      </w:r>
    </w:p>
    <w:p>
      <w:pPr>
        <w:spacing w:before="0" w:after="80"/>
        <w:ind w:left="400"/>
        <w:rPr/>
      </w:pPr>
      <w:r>
        <w:rPr>
          <w:sz w:val="24"/>
          <w:szCs w:val="24"/>
        </w:rPr>
        <w:t xml:space="preserve">The protocol is divided into six operational phases: (1) Pre-Onboarding Requirements, (2) System Integration Protocol, (3) Testing &amp; Acceptance Criteria, (4) Go-Live Protocol, (5) Post-Integration Support, and (6) Vendor Integration Readiness Checklist V-CHK-01–12. Completion of each phase gate is mandatory before progression to the next.</w:t>
      </w:r>
    </w:p>
    <w:p>
      <w:pPr>
        <w:spacing w:before="200" w:after="80"/>
        <w:rPr/>
      </w:pPr>
      <w:r>
        <w:rPr>
          <w:b/>
          <w:bCs/>
          <w:sz w:val="28"/>
          <w:szCs w:val="28"/>
          <w:color w:val="2e75b6"/>
        </w:rPr>
        <w:t xml:space="preserve">52.2 Pre-Onboarding Requirements</w:t>
      </w:r>
    </w:p>
    <w:p>
      <w:pPr>
        <w:spacing w:before="0" w:after="80"/>
        <w:ind w:left="400"/>
        <w:rPr/>
      </w:pPr>
      <w:r>
        <w:rPr>
          <w:sz w:val="24"/>
          <w:szCs w:val="24"/>
        </w:rPr>
        <w:t xml:space="preserve">The following pre-onboarding requirements must be completed within 10 business days of contract execution. The Phase 2 Programme Director is responsible for tracking completion against the V-CHK-01–04 readiness gates.</w:t>
      </w:r>
    </w:p>
    <w:p>
      <w:pPr>
        <w:spacing w:before="0" w:after="60"/>
        <w:ind w:left="600"/>
        <w:rPr/>
      </w:pPr>
      <w:r>
        <w:rPr>
          <w:b/>
          <w:bCs/>
          <w:sz w:val="22"/>
          <w:szCs w:val="22"/>
        </w:rPr>
        <w:t xml:space="preserve">V-CHK-01 — Contract &amp; Legal:  </w:t>
      </w:r>
      <w:r>
        <w:rPr>
          <w:sz w:val="22"/>
          <w:szCs w:val="22"/>
        </w:rPr>
        <w:t xml:space="preserve">Executed MSA, SOW, and DPA countersigned; IP ownership schedules attached</w:t>
      </w:r>
    </w:p>
    <w:p>
      <w:pPr>
        <w:spacing w:before="0" w:after="60"/>
        <w:ind w:left="600"/>
        <w:rPr/>
      </w:pPr>
      <w:r>
        <w:rPr>
          <w:b/>
          <w:bCs/>
          <w:sz w:val="22"/>
          <w:szCs w:val="22"/>
        </w:rPr>
        <w:t xml:space="preserve">V-CHK-02 — NDA &amp; Data Classification:  </w:t>
      </w:r>
      <w:r>
        <w:rPr>
          <w:sz w:val="22"/>
          <w:szCs w:val="22"/>
        </w:rPr>
        <w:t xml:space="preserve">NDA executed; MONOLITH data classification policy briefing completed by vendor team</w:t>
      </w:r>
    </w:p>
    <w:p>
      <w:pPr>
        <w:spacing w:before="0" w:after="60"/>
        <w:ind w:left="600"/>
        <w:rPr/>
      </w:pPr>
      <w:r>
        <w:rPr>
          <w:b/>
          <w:bCs/>
          <w:sz w:val="22"/>
          <w:szCs w:val="22"/>
        </w:rPr>
        <w:t xml:space="preserve">V-CHK-03 — Access Provisioning:  </w:t>
      </w:r>
      <w:r>
        <w:rPr>
          <w:sz w:val="22"/>
          <w:szCs w:val="22"/>
        </w:rPr>
        <w:t xml:space="preserve">VPN credentials, repository access, and MONOLITH sandbox environment provisioned by Signal</w:t>
      </w:r>
    </w:p>
    <w:p>
      <w:pPr>
        <w:spacing w:before="0" w:after="60"/>
        <w:ind w:left="600"/>
        <w:rPr/>
      </w:pPr>
      <w:r>
        <w:rPr>
          <w:b/>
          <w:bCs/>
          <w:sz w:val="22"/>
          <w:szCs w:val="22"/>
        </w:rPr>
        <w:t xml:space="preserve">V-CHK-04 — Environment Setup:  </w:t>
      </w:r>
      <w:r>
        <w:rPr>
          <w:sz w:val="22"/>
          <w:szCs w:val="22"/>
        </w:rPr>
        <w:t xml:space="preserve">Vendor development environment verified against MONOLITH infrastructure spec v2.5; AIE-001–005 scaffolding confirmed</w:t>
      </w:r>
    </w:p>
    <w:p>
      <w:pPr>
        <w:spacing w:before="0" w:after="80"/>
        <w:ind w:left="400"/>
        <w:rPr/>
      </w:pPr>
      <w:r>
        <w:rPr>
          <w:sz w:val="24"/>
          <w:szCs w:val="24"/>
        </w:rPr>
        <w:t xml:space="preserve">Documentation package required from vendor at pre-onboarding gate:</w:t>
      </w:r>
    </w:p>
    <w:p>
      <w:pPr>
        <w:spacing w:before="0" w:after="60"/>
        <w:ind w:left="600" w:hanging="200"/>
        <w:rPr/>
      </w:pPr>
      <w:r>
        <w:rPr>
          <w:sz w:val="22"/>
          <w:szCs w:val="22"/>
        </w:rPr>
        <w:t xml:space="preserve">• Company registration certificate and relevant professional liability insurance</w:t>
      </w:r>
    </w:p>
    <w:p>
      <w:pPr>
        <w:spacing w:before="0" w:after="60"/>
        <w:ind w:left="600" w:hanging="200"/>
        <w:rPr/>
      </w:pPr>
      <w:r>
        <w:rPr>
          <w:sz w:val="22"/>
          <w:szCs w:val="22"/>
        </w:rPr>
        <w:t xml:space="preserve">• Technical team CVs for all personnel with production system access</w:t>
      </w:r>
    </w:p>
    <w:p>
      <w:pPr>
        <w:spacing w:before="0" w:after="60"/>
        <w:ind w:left="600" w:hanging="200"/>
        <w:rPr/>
      </w:pPr>
      <w:r>
        <w:rPr>
          <w:sz w:val="22"/>
          <w:szCs w:val="22"/>
        </w:rPr>
        <w:t xml:space="preserve">• Security posture declaration: ISO 27001 or equivalent certification</w:t>
      </w:r>
    </w:p>
    <w:p>
      <w:pPr>
        <w:spacing w:before="0" w:after="60"/>
        <w:ind w:left="600" w:hanging="200"/>
        <w:rPr/>
      </w:pPr>
      <w:r>
        <w:rPr>
          <w:sz w:val="22"/>
          <w:szCs w:val="22"/>
        </w:rPr>
        <w:t xml:space="preserve">• Data residency confirmation: all processing within Thailand or approved jurisdictions per PDPA</w:t>
      </w:r>
    </w:p>
    <w:p>
      <w:pPr>
        <w:spacing w:before="0" w:after="60"/>
        <w:ind w:left="600" w:hanging="200"/>
        <w:rPr/>
      </w:pPr>
      <w:r>
        <w:rPr>
          <w:sz w:val="22"/>
          <w:szCs w:val="22"/>
        </w:rPr>
        <w:t xml:space="preserve">• Emergency contact matrix: 24/7 escalation contacts for all AIE-001–005 module leads</w:t>
      </w:r>
    </w:p>
    <w:p>
      <w:pPr>
        <w:spacing w:before="0" w:after="60"/>
        <w:ind w:left="600"/>
        <w:rPr/>
      </w:pPr>
      <w:r>
        <w:rPr>
          <w:b/>
          <w:bCs/>
          <w:sz w:val="22"/>
          <w:szCs w:val="22"/>
        </w:rPr>
        <w:t xml:space="preserve">Pre-onboarding gate authority:  </w:t>
      </w:r>
      <w:r>
        <w:rPr>
          <w:sz w:val="22"/>
          <w:szCs w:val="22"/>
        </w:rPr>
        <w:t xml:space="preserve">Aria (Procurement &amp; Compliance Lead) must countersign before Phase Gate 1 is released</w:t>
      </w:r>
    </w:p>
    <w:p>
      <w:pPr>
        <w:spacing w:before="0" w:after="60"/>
        <w:ind w:left="600"/>
        <w:rPr/>
      </w:pPr>
      <w:r>
        <w:rPr>
          <w:b/>
          <w:bCs/>
          <w:sz w:val="22"/>
          <w:szCs w:val="22"/>
        </w:rPr>
        <w:t xml:space="preserve">Deadline:  </w:t>
      </w:r>
      <w:r>
        <w:rPr>
          <w:sz w:val="22"/>
          <w:szCs w:val="22"/>
        </w:rPr>
        <w:t xml:space="preserve">10 business days post contract execution; non-compliance triggers SC escalation</w:t>
      </w:r>
    </w:p>
    <w:p>
      <w:pPr>
        <w:spacing w:before="200" w:after="80"/>
        <w:rPr/>
      </w:pPr>
      <w:r>
        <w:rPr>
          <w:b/>
          <w:bCs/>
          <w:sz w:val="28"/>
          <w:szCs w:val="28"/>
          <w:color w:val="2e75b6"/>
        </w:rPr>
        <w:t xml:space="preserve">52.3 System Integration Protocol (AIE-001–005)</w:t>
      </w:r>
    </w:p>
    <w:p>
      <w:pPr>
        <w:spacing w:before="0" w:after="80"/>
        <w:ind w:left="400"/>
        <w:rPr/>
      </w:pPr>
      <w:r>
        <w:rPr>
          <w:sz w:val="24"/>
          <w:szCs w:val="24"/>
        </w:rPr>
        <w:t xml:space="preserve">The system integration phase covers API endpoint registration, authentication handshake, data flow validation, and inter-module dependency mapping for all five AIE modules. Integration must follow the MONOLITH API Gateway specification v2.5 managed by Signal.</w:t>
      </w:r>
    </w:p>
    <w:p>
      <w:pPr>
        <w:spacing w:before="0" w:after="60"/>
        <w:ind w:left="600"/>
        <w:rPr/>
      </w:pPr>
      <w:r>
        <w:rPr>
          <w:b/>
          <w:bCs/>
          <w:sz w:val="22"/>
          <w:szCs w:val="22"/>
        </w:rPr>
        <w:t xml:space="preserve">AIE-001 Concept Generator:  </w:t>
      </w:r>
      <w:r>
        <w:rPr>
          <w:sz w:val="22"/>
          <w:szCs w:val="22"/>
        </w:rPr>
        <w:t xml:space="preserve">REST endpoint registration; input schema: project brief JSON + brand palette; output: concept variants array; latency SLA ≤3s p95</w:t>
      </w:r>
    </w:p>
    <w:p>
      <w:pPr>
        <w:spacing w:before="0" w:after="60"/>
        <w:ind w:left="600"/>
        <w:rPr/>
      </w:pPr>
      <w:r>
        <w:rPr>
          <w:b/>
          <w:bCs/>
          <w:sz w:val="22"/>
          <w:szCs w:val="22"/>
        </w:rPr>
        <w:t xml:space="preserve">AIE-002 Style Harmoniser:  </w:t>
      </w:r>
      <w:r>
        <w:rPr>
          <w:sz w:val="22"/>
          <w:szCs w:val="22"/>
        </w:rPr>
        <w:t xml:space="preserve">GraphQL integration; input: concept variant IDs; output: style taxonomy mapping; dependency: AIE-001 output required</w:t>
      </w:r>
    </w:p>
    <w:p>
      <w:pPr>
        <w:spacing w:before="0" w:after="60"/>
        <w:ind w:left="600"/>
        <w:rPr/>
      </w:pPr>
      <w:r>
        <w:rPr>
          <w:b/>
          <w:bCs/>
          <w:sz w:val="22"/>
          <w:szCs w:val="22"/>
        </w:rPr>
        <w:t xml:space="preserve">AIE-003 Material Specifier:  </w:t>
      </w:r>
      <w:r>
        <w:rPr>
          <w:sz w:val="22"/>
          <w:szCs w:val="22"/>
        </w:rPr>
        <w:t xml:space="preserve">Webhook-based push model; input: style taxonomy + budget envelope; output: material specification XLSX; dependency: AIE-002</w:t>
      </w:r>
    </w:p>
    <w:p>
      <w:pPr>
        <w:spacing w:before="0" w:after="60"/>
        <w:ind w:left="600"/>
        <w:rPr/>
      </w:pPr>
      <w:r>
        <w:rPr>
          <w:b/>
          <w:bCs/>
          <w:sz w:val="22"/>
          <w:szCs w:val="22"/>
        </w:rPr>
        <w:t xml:space="preserve">AIE-004 Mood Board Assembler:  </w:t>
      </w:r>
      <w:r>
        <w:rPr>
          <w:sz w:val="22"/>
          <w:szCs w:val="22"/>
        </w:rPr>
        <w:t xml:space="preserve">Batch API; input: AIE-001–003 outputs; output: mood board package (PDF + asset bundle); SLA ≤30s per board</w:t>
      </w:r>
    </w:p>
    <w:p>
      <w:pPr>
        <w:spacing w:before="0" w:after="60"/>
        <w:ind w:left="600"/>
        <w:rPr/>
      </w:pPr>
      <w:r>
        <w:rPr>
          <w:b/>
          <w:bCs/>
          <w:sz w:val="22"/>
          <w:szCs w:val="22"/>
        </w:rPr>
        <w:t xml:space="preserve">AIE-005 Client Presentation Renderer:  </w:t>
      </w:r>
      <w:r>
        <w:rPr>
          <w:sz w:val="22"/>
          <w:szCs w:val="22"/>
        </w:rPr>
        <w:t xml:space="preserve">Streaming API; input: mood board package; output: interactive HTML5 presentation; SLA ≤60s first render</w:t>
      </w:r>
    </w:p>
    <w:p>
      <w:pPr>
        <w:spacing w:before="0" w:after="80"/>
        <w:ind w:left="400"/>
        <w:rPr/>
      </w:pPr>
      <w:r>
        <w:rPr>
          <w:sz w:val="24"/>
          <w:szCs w:val="24"/>
        </w:rPr>
        <w:t xml:space="preserve">Authentication &amp; Security requirements for all AIE modules:</w:t>
      </w:r>
    </w:p>
    <w:p>
      <w:pPr>
        <w:spacing w:before="0" w:after="60"/>
        <w:ind w:left="600" w:hanging="200"/>
        <w:rPr/>
      </w:pPr>
      <w:r>
        <w:rPr>
          <w:sz w:val="22"/>
          <w:szCs w:val="22"/>
        </w:rPr>
        <w:t xml:space="preserve">• OAuth 2.0 client credentials flow; tokens issued by MONOLITH identity provider (managed by Core)</w:t>
      </w:r>
    </w:p>
    <w:p>
      <w:pPr>
        <w:spacing w:before="0" w:after="60"/>
        <w:ind w:left="600" w:hanging="200"/>
        <w:rPr/>
      </w:pPr>
      <w:r>
        <w:rPr>
          <w:sz w:val="22"/>
          <w:szCs w:val="22"/>
        </w:rPr>
        <w:t xml:space="preserve">• All API traffic encrypted via TLS 1.3; certificate pinning required for production endpoints</w:t>
      </w:r>
    </w:p>
    <w:p>
      <w:pPr>
        <w:spacing w:before="0" w:after="60"/>
        <w:ind w:left="600" w:hanging="200"/>
        <w:rPr/>
      </w:pPr>
      <w:r>
        <w:rPr>
          <w:sz w:val="22"/>
          <w:szCs w:val="22"/>
        </w:rPr>
        <w:t xml:space="preserve">• Rate limiting: 100 requests/minute per AIE module in production; burst allowance 150/minute for 60 seconds</w:t>
      </w:r>
    </w:p>
    <w:p>
      <w:pPr>
        <w:spacing w:before="0" w:after="60"/>
        <w:ind w:left="600" w:hanging="200"/>
        <w:rPr/>
      </w:pPr>
      <w:r>
        <w:rPr>
          <w:sz w:val="22"/>
          <w:szCs w:val="22"/>
        </w:rPr>
        <w:t xml:space="preserve">• Audit logging: all API calls logged to MONOLITH SIEM (Nexus) with requestor ID, timestamp, input hash, and response code</w:t>
      </w:r>
    </w:p>
    <w:p>
      <w:pPr>
        <w:spacing w:before="0" w:after="60"/>
        <w:ind w:left="600" w:hanging="200"/>
        <w:rPr/>
      </w:pPr>
      <w:r>
        <w:rPr>
          <w:sz w:val="22"/>
          <w:szCs w:val="22"/>
        </w:rPr>
        <w:t xml:space="preserve">• Data payload encryption: AES-256 at rest; all client project data classified as CONFIDENTIAL</w:t>
      </w:r>
    </w:p>
    <w:p>
      <w:pPr>
        <w:spacing w:before="0" w:after="60"/>
        <w:ind w:left="600"/>
        <w:rPr/>
      </w:pPr>
      <w:r>
        <w:rPr>
          <w:b/>
          <w:bCs/>
          <w:sz w:val="22"/>
          <w:szCs w:val="22"/>
        </w:rPr>
        <w:t xml:space="preserve">Integration sign-off authority:  </w:t>
      </w:r>
      <w:r>
        <w:rPr>
          <w:sz w:val="22"/>
          <w:szCs w:val="22"/>
        </w:rPr>
        <w:t xml:space="preserve">Signal (Technology Integration Lead) must approve all endpoint registrations before UAT begins</w:t>
      </w:r>
    </w:p>
    <w:p>
      <w:pPr>
        <w:spacing w:before="0" w:after="60"/>
        <w:ind w:left="600"/>
        <w:rPr/>
      </w:pPr>
      <w:r>
        <w:rPr>
          <w:b/>
          <w:bCs/>
          <w:sz w:val="22"/>
          <w:szCs w:val="22"/>
        </w:rPr>
        <w:t xml:space="preserve">Integration target:  </w:t>
      </w:r>
      <w:r>
        <w:rPr>
          <w:sz w:val="22"/>
          <w:szCs w:val="22"/>
        </w:rPr>
        <w:t xml:space="preserve">V-CHK-05 and V-CHK-06 completed within 15 business days of pre-onboarding gate approval</w:t>
      </w:r>
    </w:p>
    <w:p>
      <w:pPr>
        <w:spacing w:before="200" w:after="80"/>
        <w:rPr/>
      </w:pPr>
      <w:r>
        <w:rPr>
          <w:b/>
          <w:bCs/>
          <w:sz w:val="28"/>
          <w:szCs w:val="28"/>
          <w:color w:val="2e75b6"/>
        </w:rPr>
        <w:t xml:space="preserve">52.4 Testing &amp; Acceptance Criteria</w:t>
      </w:r>
    </w:p>
    <w:p>
      <w:pPr>
        <w:spacing w:before="0" w:after="80"/>
        <w:ind w:left="400"/>
        <w:rPr/>
      </w:pPr>
      <w:r>
        <w:rPr>
          <w:sz w:val="24"/>
          <w:szCs w:val="24"/>
        </w:rPr>
        <w:t xml:space="preserve">Testing follows a two-track approach: System Integration Testing (SIT) validating inter-module data flows, and User Acceptance Testing (UAT) validating end-to-end creative workflow output quality against MONOLITH design standards.</w:t>
      </w:r>
    </w:p>
    <w:p>
      <w:pPr>
        <w:spacing w:before="0" w:after="60"/>
        <w:ind w:left="600"/>
        <w:rPr/>
      </w:pPr>
      <w:r>
        <w:rPr>
          <w:b/>
          <w:bCs/>
          <w:sz w:val="22"/>
          <w:szCs w:val="22"/>
        </w:rPr>
        <w:t xml:space="preserve">V-CHK-05 — SIT Pass:  </w:t>
      </w:r>
      <w:r>
        <w:rPr>
          <w:sz w:val="22"/>
          <w:szCs w:val="22"/>
        </w:rPr>
        <w:t xml:space="preserve">All AIE-001–005 modules pass automated integration test suite (≥98% pass rate); no P1/P2 defects open at SIT sign-off</w:t>
      </w:r>
    </w:p>
    <w:p>
      <w:pPr>
        <w:spacing w:before="0" w:after="60"/>
        <w:ind w:left="600"/>
        <w:rPr/>
      </w:pPr>
      <w:r>
        <w:rPr>
          <w:b/>
          <w:bCs/>
          <w:sz w:val="22"/>
          <w:szCs w:val="22"/>
        </w:rPr>
        <w:t xml:space="preserve">V-CHK-06 — Performance Benchmarks:  </w:t>
      </w:r>
      <w:r>
        <w:rPr>
          <w:sz w:val="22"/>
          <w:szCs w:val="22"/>
        </w:rPr>
        <w:t xml:space="preserve">AIE-001 ≤3s p95; AIE-002 ≤5s p95; AIE-003 ≤10s p95; AIE-004 ≤30s p95; AIE-005 ≤60s first render — verified under 50 concurrent sessions</w:t>
      </w:r>
    </w:p>
    <w:p>
      <w:pPr>
        <w:spacing w:before="0" w:after="60"/>
        <w:ind w:left="600"/>
        <w:rPr/>
      </w:pPr>
      <w:r>
        <w:rPr>
          <w:b/>
          <w:bCs/>
          <w:sz w:val="22"/>
          <w:szCs w:val="22"/>
        </w:rPr>
        <w:t xml:space="preserve">V-CHK-07 — UAT Pass:  </w:t>
      </w:r>
      <w:r>
        <w:rPr>
          <w:sz w:val="22"/>
          <w:szCs w:val="22"/>
        </w:rPr>
        <w:t xml:space="preserve">10 representative client project briefs processed end-to-end; output quality scored ≥4.0/5.0 by MONOLITH design panel (Aria + 2 senior designers)</w:t>
      </w:r>
    </w:p>
    <w:p>
      <w:pPr>
        <w:spacing w:before="0" w:after="80"/>
        <w:ind w:left="400"/>
        <w:rPr/>
      </w:pPr>
      <w:r>
        <w:rPr>
          <w:sz w:val="24"/>
          <w:szCs w:val="24"/>
        </w:rPr>
        <w:t xml:space="preserve">UAT acceptance criteria per module:</w:t>
      </w:r>
    </w:p>
    <w:p>
      <w:pPr>
        <w:spacing w:before="0" w:after="60"/>
        <w:ind w:left="600" w:hanging="200"/>
        <w:rPr/>
      </w:pPr>
      <w:r>
        <w:rPr>
          <w:sz w:val="22"/>
          <w:szCs w:val="22"/>
        </w:rPr>
        <w:t xml:space="preserve">• AIE-001: Concept variants must demonstrate brand guideline compliance ≥90% as assessed by Aria</w:t>
      </w:r>
    </w:p>
    <w:p>
      <w:pPr>
        <w:spacing w:before="0" w:after="60"/>
        <w:ind w:left="600" w:hanging="200"/>
        <w:rPr/>
      </w:pPr>
      <w:r>
        <w:rPr>
          <w:sz w:val="22"/>
          <w:szCs w:val="22"/>
        </w:rPr>
        <w:t xml:space="preserve">• AIE-002: Style taxonomy outputs must align with MONOLITH style library v2.5 categories ≥85% match rate</w:t>
      </w:r>
    </w:p>
    <w:p>
      <w:pPr>
        <w:spacing w:before="0" w:after="60"/>
        <w:ind w:left="600" w:hanging="200"/>
        <w:rPr/>
      </w:pPr>
      <w:r>
        <w:rPr>
          <w:sz w:val="22"/>
          <w:szCs w:val="22"/>
        </w:rPr>
        <w:t xml:space="preserve">• AIE-003: Material specifications must reference valid SKUs from MONOLITH approved supplier catalogue</w:t>
      </w:r>
    </w:p>
    <w:p>
      <w:pPr>
        <w:spacing w:before="0" w:after="60"/>
        <w:ind w:left="600" w:hanging="200"/>
        <w:rPr/>
      </w:pPr>
      <w:r>
        <w:rPr>
          <w:sz w:val="22"/>
          <w:szCs w:val="22"/>
        </w:rPr>
        <w:t xml:space="preserve">• AIE-004: Mood board visual quality score ≥4.0/5.0 from design panel; no duplicate asset usage across variants</w:t>
      </w:r>
    </w:p>
    <w:p>
      <w:pPr>
        <w:spacing w:before="0" w:after="60"/>
        <w:ind w:left="600" w:hanging="200"/>
        <w:rPr/>
      </w:pPr>
      <w:r>
        <w:rPr>
          <w:sz w:val="22"/>
          <w:szCs w:val="22"/>
        </w:rPr>
        <w:t xml:space="preserve">• AIE-005: Presentation render must be fully navigable in Chrome/Safari; asset resolution ≥300dpi for print export</w:t>
      </w:r>
    </w:p>
    <w:p>
      <w:pPr>
        <w:spacing w:before="0" w:after="60"/>
        <w:ind w:left="600"/>
        <w:rPr/>
      </w:pPr>
      <w:r>
        <w:rPr>
          <w:b/>
          <w:bCs/>
          <w:sz w:val="22"/>
          <w:szCs w:val="22"/>
        </w:rPr>
        <w:t xml:space="preserve">Defect severity definitions:  </w:t>
      </w:r>
      <w:r>
        <w:rPr>
          <w:sz w:val="22"/>
          <w:szCs w:val="22"/>
        </w:rPr>
        <w:t xml:space="preserve">P1: system failure / data loss; P2: functional failure blocking workflow; P3: cosmetic / non-blocking</w:t>
      </w:r>
    </w:p>
    <w:p>
      <w:pPr>
        <w:spacing w:before="0" w:after="60"/>
        <w:ind w:left="600"/>
        <w:rPr/>
      </w:pPr>
      <w:r>
        <w:rPr>
          <w:b/>
          <w:bCs/>
          <w:sz w:val="22"/>
          <w:szCs w:val="22"/>
        </w:rPr>
        <w:t xml:space="preserve">UAT sign-off authority:  </w:t>
      </w:r>
      <w:r>
        <w:rPr>
          <w:sz w:val="22"/>
          <w:szCs w:val="22"/>
        </w:rPr>
        <w:t xml:space="preserve">Aria (Procurement &amp; Compliance Lead) countersigned by Phase 2 Programme Director</w:t>
      </w:r>
    </w:p>
    <w:p>
      <w:pPr>
        <w:spacing w:before="0" w:after="60"/>
        <w:ind w:left="600"/>
        <w:rPr/>
      </w:pPr>
      <w:r>
        <w:rPr>
          <w:b/>
          <w:bCs/>
          <w:sz w:val="22"/>
          <w:szCs w:val="22"/>
        </w:rPr>
        <w:t xml:space="preserve">Testing duration:  </w:t>
      </w:r>
      <w:r>
        <w:rPr>
          <w:sz w:val="22"/>
          <w:szCs w:val="22"/>
        </w:rPr>
        <w:t xml:space="preserve">SIT: 10 business days; UAT: 5 business days; buffer: 5 business days for defect remediation</w:t>
      </w:r>
    </w:p>
    <w:p>
      <w:pPr>
        <w:spacing w:before="200" w:after="80"/>
        <w:rPr/>
      </w:pPr>
      <w:r>
        <w:rPr>
          <w:b/>
          <w:bCs/>
          <w:sz w:val="28"/>
          <w:szCs w:val="28"/>
          <w:color w:val="2e75b6"/>
        </w:rPr>
        <w:t xml:space="preserve">52.5 Go-Live Protocol</w:t>
      </w:r>
    </w:p>
    <w:p>
      <w:pPr>
        <w:spacing w:before="0" w:after="80"/>
        <w:ind w:left="400"/>
        <w:rPr/>
      </w:pPr>
      <w:r>
        <w:rPr>
          <w:sz w:val="24"/>
          <w:szCs w:val="24"/>
        </w:rPr>
        <w:t xml:space="preserve">Go-live follows a phased cutover approach to minimise risk. Production cutover is sequenced module-by-module across two cutover windows to ensure rollback capability is preserved throughout the process.</w:t>
      </w:r>
    </w:p>
    <w:p>
      <w:pPr>
        <w:spacing w:before="0" w:after="60"/>
        <w:ind w:left="600"/>
        <w:rPr/>
      </w:pPr>
      <w:r>
        <w:rPr>
          <w:b/>
          <w:bCs/>
          <w:sz w:val="22"/>
          <w:szCs w:val="22"/>
        </w:rPr>
        <w:t xml:space="preserve">V-CHK-08 — Go-Live Readiness Gate:  </w:t>
      </w:r>
      <w:r>
        <w:rPr>
          <w:sz w:val="22"/>
          <w:szCs w:val="22"/>
        </w:rPr>
        <w:t xml:space="preserve">All V-CHK-01–07 items COMPLETE; zero open P1/P2 defects; rollback plan approved by Signal and Programme Director</w:t>
      </w:r>
    </w:p>
    <w:p>
      <w:pPr>
        <w:spacing w:before="0" w:after="80"/>
        <w:ind w:left="400"/>
        <w:rPr/>
      </w:pPr>
      <w:r>
        <w:rPr>
          <w:sz w:val="24"/>
          <w:szCs w:val="24"/>
        </w:rPr>
        <w:t xml:space="preserve">Cutover sequence:</w:t>
      </w:r>
    </w:p>
    <w:p>
      <w:pPr>
        <w:spacing w:before="0" w:after="60"/>
        <w:ind w:left="600" w:hanging="200"/>
        <w:rPr/>
      </w:pPr>
      <w:r>
        <w:rPr>
          <w:sz w:val="22"/>
          <w:szCs w:val="22"/>
        </w:rPr>
        <w:t xml:space="preserve">• Cutover Window 1 (Monday 06:00–10:00 ICT): AIE-001 and AIE-002 production activation; 2-hour parallel run with staging environment</w:t>
      </w:r>
    </w:p>
    <w:p>
      <w:pPr>
        <w:spacing w:before="0" w:after="60"/>
        <w:ind w:left="600" w:hanging="200"/>
        <w:rPr/>
      </w:pPr>
      <w:r>
        <w:rPr>
          <w:sz w:val="22"/>
          <w:szCs w:val="22"/>
        </w:rPr>
        <w:t xml:space="preserve">• Cutover Window 2 (Wednesday 06:00–10:00 ICT, contingent on Window 1 success): AIE-003, AIE-004, and AIE-005 production activation</w:t>
      </w:r>
    </w:p>
    <w:p>
      <w:pPr>
        <w:spacing w:before="0" w:after="60"/>
        <w:ind w:left="600" w:hanging="200"/>
        <w:rPr/>
      </w:pPr>
      <w:r>
        <w:rPr>
          <w:sz w:val="22"/>
          <w:szCs w:val="22"/>
        </w:rPr>
        <w:t xml:space="preserve">• Post-cutover monitoring: 48-hour enhanced monitoring by Signal; all P1/P2 alerts escalated to Programme Director within 15 minutes</w:t>
      </w:r>
    </w:p>
    <w:p>
      <w:pPr>
        <w:spacing w:before="0" w:after="80"/>
        <w:ind w:left="400"/>
        <w:rPr/>
      </w:pPr>
      <w:r>
        <w:rPr>
          <w:sz w:val="24"/>
          <w:szCs w:val="24"/>
        </w:rPr>
        <w:t xml:space="preserve">Rollback procedure:</w:t>
      </w:r>
    </w:p>
    <w:p>
      <w:pPr>
        <w:spacing w:before="0" w:after="60"/>
        <w:ind w:left="600" w:hanging="200"/>
        <w:rPr/>
      </w:pPr>
      <w:r>
        <w:rPr>
          <w:sz w:val="22"/>
          <w:szCs w:val="22"/>
        </w:rPr>
        <w:t xml:space="preserve">• Rollback trigger: two or more P1 incidents within 4 hours of cutover; or any data integrity failure in AIE module</w:t>
      </w:r>
    </w:p>
    <w:p>
      <w:pPr>
        <w:spacing w:before="0" w:after="60"/>
        <w:ind w:left="600" w:hanging="200"/>
        <w:rPr/>
      </w:pPr>
      <w:r>
        <w:rPr>
          <w:sz w:val="22"/>
          <w:szCs w:val="22"/>
        </w:rPr>
        <w:t xml:space="preserve">• Rollback authority: Signal (Technology Integration Lead) may unilaterally initiate rollback within first 24 hours; Programme Director approval required thereafter</w:t>
      </w:r>
    </w:p>
    <w:p>
      <w:pPr>
        <w:spacing w:before="0" w:after="60"/>
        <w:ind w:left="600" w:hanging="200"/>
        <w:rPr/>
      </w:pPr>
      <w:r>
        <w:rPr>
          <w:sz w:val="22"/>
          <w:szCs w:val="22"/>
        </w:rPr>
        <w:t xml:space="preserve">• Rollback target: revert to pre-integration baseline (S51 procurement workflow) within 30 minutes of trigger decision</w:t>
      </w:r>
    </w:p>
    <w:p>
      <w:pPr>
        <w:spacing w:before="0" w:after="60"/>
        <w:ind w:left="600" w:hanging="200"/>
        <w:rPr/>
      </w:pPr>
      <w:r>
        <w:rPr>
          <w:sz w:val="22"/>
          <w:szCs w:val="22"/>
        </w:rPr>
        <w:t xml:space="preserve">• Post-rollback: root cause analysis report to SC within 5 business days; revised go-live timeline proposed within 10 business days</w:t>
      </w:r>
    </w:p>
    <w:p>
      <w:pPr>
        <w:spacing w:before="0" w:after="60"/>
        <w:ind w:left="600"/>
        <w:rPr/>
      </w:pPr>
      <w:r>
        <w:rPr>
          <w:b/>
          <w:bCs/>
          <w:sz w:val="22"/>
          <w:szCs w:val="22"/>
        </w:rPr>
        <w:t xml:space="preserve">Go-live sign-off authority:  </w:t>
      </w:r>
      <w:r>
        <w:rPr>
          <w:sz w:val="22"/>
          <w:szCs w:val="22"/>
        </w:rPr>
        <w:t xml:space="preserve">Phase 2 Programme Director co-signed by Signal and Aria</w:t>
      </w:r>
    </w:p>
    <w:p>
      <w:pPr>
        <w:spacing w:before="0" w:after="60"/>
        <w:ind w:left="600"/>
        <w:rPr/>
      </w:pPr>
      <w:r>
        <w:rPr>
          <w:b/>
          <w:bCs/>
          <w:sz w:val="22"/>
          <w:szCs w:val="22"/>
        </w:rPr>
        <w:t xml:space="preserve">Target go-live window:  </w:t>
      </w:r>
      <w:r>
        <w:rPr>
          <w:sz w:val="22"/>
          <w:szCs w:val="22"/>
        </w:rPr>
        <w:t xml:space="preserve">P2-M3 (3 months post Phase 2 kickoff, Q2 2033)</w:t>
      </w:r>
    </w:p>
    <w:p>
      <w:pPr>
        <w:spacing w:before="200" w:after="80"/>
        <w:rPr/>
      </w:pPr>
      <w:r>
        <w:rPr>
          <w:b/>
          <w:bCs/>
          <w:sz w:val="28"/>
          <w:szCs w:val="28"/>
          <w:color w:val="2e75b6"/>
        </w:rPr>
        <w:t xml:space="preserve">52.6 Post-Integration Support — 90-Day Hypercare Period</w:t>
      </w:r>
    </w:p>
    <w:p>
      <w:pPr>
        <w:spacing w:before="0" w:after="80"/>
        <w:ind w:left="400"/>
        <w:rPr/>
      </w:pPr>
      <w:r>
        <w:rPr>
          <w:sz w:val="24"/>
          <w:szCs w:val="24"/>
        </w:rPr>
        <w:t xml:space="preserve">Following production go-live, a mandatory 90-day Hypercare Period applies during which the vendor must maintain enhanced support levels and MONOLITH retains the right to invoke remediation obligations without change request overhead.</w:t>
      </w:r>
    </w:p>
    <w:p>
      <w:pPr>
        <w:spacing w:before="0" w:after="60"/>
        <w:ind w:left="600"/>
        <w:rPr/>
      </w:pPr>
      <w:r>
        <w:rPr>
          <w:b/>
          <w:bCs/>
          <w:sz w:val="22"/>
          <w:szCs w:val="22"/>
        </w:rPr>
        <w:t xml:space="preserve">Hypercare period:  </w:t>
      </w:r>
      <w:r>
        <w:rPr>
          <w:sz w:val="22"/>
          <w:szCs w:val="22"/>
        </w:rPr>
        <w:t xml:space="preserve">90 calendar days from production go-live date</w:t>
      </w:r>
    </w:p>
    <w:p>
      <w:pPr>
        <w:spacing w:before="0" w:after="60"/>
        <w:ind w:left="600"/>
        <w:rPr/>
      </w:pPr>
      <w:r>
        <w:rPr>
          <w:b/>
          <w:bCs/>
          <w:sz w:val="22"/>
          <w:szCs w:val="22"/>
        </w:rPr>
        <w:t xml:space="preserve">Hypercare SLA — P1 response:  </w:t>
      </w:r>
      <w:r>
        <w:rPr>
          <w:sz w:val="22"/>
          <w:szCs w:val="22"/>
        </w:rPr>
        <w:t xml:space="preserve">≤1 hour acknowledgement; ≤4 hours resolution; 24/7 coverage required</w:t>
      </w:r>
    </w:p>
    <w:p>
      <w:pPr>
        <w:spacing w:before="0" w:after="60"/>
        <w:ind w:left="600"/>
        <w:rPr/>
      </w:pPr>
      <w:r>
        <w:rPr>
          <w:b/>
          <w:bCs/>
          <w:sz w:val="22"/>
          <w:szCs w:val="22"/>
        </w:rPr>
        <w:t xml:space="preserve">Hypercare SLA — P2 response:  </w:t>
      </w:r>
      <w:r>
        <w:rPr>
          <w:sz w:val="22"/>
          <w:szCs w:val="22"/>
        </w:rPr>
        <w:t xml:space="preserve">≤4 hours acknowledgement; ≤1 business day resolution</w:t>
      </w:r>
    </w:p>
    <w:p>
      <w:pPr>
        <w:spacing w:before="0" w:after="60"/>
        <w:ind w:left="600"/>
        <w:rPr/>
      </w:pPr>
      <w:r>
        <w:rPr>
          <w:b/>
          <w:bCs/>
          <w:sz w:val="22"/>
          <w:szCs w:val="22"/>
        </w:rPr>
        <w:t xml:space="preserve">Hypercare SLA — P3 response:  </w:t>
      </w:r>
      <w:r>
        <w:rPr>
          <w:sz w:val="22"/>
          <w:szCs w:val="22"/>
        </w:rPr>
        <w:t xml:space="preserve">≤1 business day acknowledgement; ≤5 business days resolution</w:t>
      </w:r>
    </w:p>
    <w:p>
      <w:pPr>
        <w:spacing w:before="0" w:after="60"/>
        <w:ind w:left="600"/>
        <w:rPr/>
      </w:pPr>
      <w:r>
        <w:rPr>
          <w:b/>
          <w:bCs/>
          <w:sz w:val="22"/>
          <w:szCs w:val="22"/>
        </w:rPr>
        <w:t xml:space="preserve">MONOLITH hypercare monitor:  </w:t>
      </w:r>
      <w:r>
        <w:rPr>
          <w:sz w:val="22"/>
          <w:szCs w:val="22"/>
        </w:rPr>
        <w:t xml:space="preserve">Nova (KPI Dashboard &amp; Monitoring) — real-time SLA compliance dashboard active from go-live day</w:t>
      </w:r>
    </w:p>
    <w:p>
      <w:pPr>
        <w:spacing w:before="0" w:after="80"/>
        <w:ind w:left="400"/>
        <w:rPr/>
      </w:pPr>
      <w:r>
        <w:rPr>
          <w:sz w:val="24"/>
          <w:szCs w:val="24"/>
        </w:rPr>
        <w:t xml:space="preserve">Escalation matrix during Hypercare:</w:t>
      </w:r>
    </w:p>
    <w:p>
      <w:pPr>
        <w:spacing w:before="0" w:after="60"/>
        <w:ind w:left="600"/>
        <w:rPr/>
      </w:pPr>
      <w:r>
        <w:rPr>
          <w:b/>
          <w:bCs/>
          <w:sz w:val="22"/>
          <w:szCs w:val="22"/>
        </w:rPr>
        <w:t xml:space="preserve">L1 — Initial triage:  </w:t>
      </w:r>
      <w:r>
        <w:rPr>
          <w:sz w:val="22"/>
          <w:szCs w:val="22"/>
        </w:rPr>
        <w:t xml:space="preserve">Signal (Technology Integration Lead); response ≤30 minutes</w:t>
      </w:r>
    </w:p>
    <w:p>
      <w:pPr>
        <w:spacing w:before="0" w:after="60"/>
        <w:ind w:left="600"/>
        <w:rPr/>
      </w:pPr>
      <w:r>
        <w:rPr>
          <w:b/>
          <w:bCs/>
          <w:sz w:val="22"/>
          <w:szCs w:val="22"/>
        </w:rPr>
        <w:t xml:space="preserve">L2 — Technical escalation:  </w:t>
      </w:r>
      <w:r>
        <w:rPr>
          <w:sz w:val="22"/>
          <w:szCs w:val="22"/>
        </w:rPr>
        <w:t xml:space="preserve">Vendor Module Lead + Signal; response ≤2 hours</w:t>
      </w:r>
    </w:p>
    <w:p>
      <w:pPr>
        <w:spacing w:before="0" w:after="60"/>
        <w:ind w:left="600"/>
        <w:rPr/>
      </w:pPr>
      <w:r>
        <w:rPr>
          <w:b/>
          <w:bCs/>
          <w:sz w:val="22"/>
          <w:szCs w:val="22"/>
        </w:rPr>
        <w:t xml:space="preserve">L3 — Programme escalation:  </w:t>
      </w:r>
      <w:r>
        <w:rPr>
          <w:sz w:val="22"/>
          <w:szCs w:val="22"/>
        </w:rPr>
        <w:t xml:space="preserve">Phase 2 Programme Director + Vendor Account Director; response ≤4 hours</w:t>
      </w:r>
    </w:p>
    <w:p>
      <w:pPr>
        <w:spacing w:before="0" w:after="60"/>
        <w:ind w:left="600"/>
        <w:rPr/>
      </w:pPr>
      <w:r>
        <w:rPr>
          <w:b/>
          <w:bCs/>
          <w:sz w:val="22"/>
          <w:szCs w:val="22"/>
        </w:rPr>
        <w:t xml:space="preserve">L4 — Executive escalation:  </w:t>
      </w:r>
      <w:r>
        <w:rPr>
          <w:sz w:val="22"/>
          <w:szCs w:val="22"/>
        </w:rPr>
        <w:t xml:space="preserve">SC Chair + Vendor CEO; trigger: unresolved P1 beyond 4 hours or pattern of P2 recurrence ≥3 incidents in 7 days</w:t>
      </w:r>
    </w:p>
    <w:p>
      <w:pPr>
        <w:spacing w:before="0" w:after="80"/>
        <w:ind w:left="400"/>
        <w:rPr/>
      </w:pPr>
      <w:r>
        <w:rPr>
          <w:sz w:val="24"/>
          <w:szCs w:val="24"/>
        </w:rPr>
        <w:t xml:space="preserve">Hypercare performance reporting:</w:t>
      </w:r>
    </w:p>
    <w:p>
      <w:pPr>
        <w:spacing w:before="0" w:after="60"/>
        <w:ind w:left="600" w:hanging="200"/>
        <w:rPr/>
      </w:pPr>
      <w:r>
        <w:rPr>
          <w:sz w:val="22"/>
          <w:szCs w:val="22"/>
        </w:rPr>
        <w:t xml:space="preserve">• Weekly hypercare status report issued by vendor every Monday by 09:00 ICT to Signal and Programme Director</w:t>
      </w:r>
    </w:p>
    <w:p>
      <w:pPr>
        <w:spacing w:before="0" w:after="60"/>
        <w:ind w:left="600" w:hanging="200"/>
        <w:rPr/>
      </w:pPr>
      <w:r>
        <w:rPr>
          <w:sz w:val="22"/>
          <w:szCs w:val="22"/>
        </w:rPr>
        <w:t xml:space="preserve">• Report must cover: incident count by severity, SLA compliance rate, open defect backlog, AIE-001–005 availability metrics</w:t>
      </w:r>
    </w:p>
    <w:p>
      <w:pPr>
        <w:spacing w:before="0" w:after="60"/>
        <w:ind w:left="600" w:hanging="200"/>
        <w:rPr/>
      </w:pPr>
      <w:r>
        <w:rPr>
          <w:sz w:val="22"/>
          <w:szCs w:val="22"/>
        </w:rPr>
        <w:t xml:space="preserve">• 30-day hypercare review: formal SC briefing note; Signal presents availability and performance metrics against V-CHK-09–12</w:t>
      </w:r>
    </w:p>
    <w:p>
      <w:pPr>
        <w:spacing w:before="0" w:after="60"/>
        <w:ind w:left="600" w:hanging="200"/>
        <w:rPr/>
      </w:pPr>
      <w:r>
        <w:rPr>
          <w:sz w:val="22"/>
          <w:szCs w:val="22"/>
        </w:rPr>
        <w:t xml:space="preserve">• 90-day hypercare exit: formal sign-off by Programme Director required to transition to BAU support model</w:t>
      </w:r>
    </w:p>
    <w:p>
      <w:pPr>
        <w:spacing w:before="0" w:after="60"/>
        <w:ind w:left="600"/>
        <w:rPr/>
      </w:pPr>
      <w:r>
        <w:rPr>
          <w:b/>
          <w:bCs/>
          <w:sz w:val="22"/>
          <w:szCs w:val="22"/>
        </w:rPr>
        <w:t xml:space="preserve">Post-hypercare BAU SLA:  </w:t>
      </w:r>
      <w:r>
        <w:rPr>
          <w:sz w:val="22"/>
          <w:szCs w:val="22"/>
        </w:rPr>
        <w:t xml:space="preserve">AIE-001–005 availability ≥99.5% monthly; P1 response ≤2 hours; P2 ≤8 hours (per contract schedule)</w:t>
      </w:r>
    </w:p>
    <w:p>
      <w:pPr>
        <w:spacing w:before="0" w:after="60"/>
        <w:ind w:left="600"/>
        <w:rPr/>
      </w:pPr>
      <w:r>
        <w:rPr>
          <w:b/>
          <w:bCs/>
          <w:sz w:val="22"/>
          <w:szCs w:val="22"/>
        </w:rPr>
        <w:t xml:space="preserve">V-CHK-09 — Hypercare entry:  </w:t>
      </w:r>
      <w:r>
        <w:rPr>
          <w:sz w:val="22"/>
          <w:szCs w:val="22"/>
        </w:rPr>
        <w:t xml:space="preserve">Vendor emergency contact matrix confirmed active; Nova monitoring dashboard live; Signal acknowledged go-live baseline metrics</w:t>
      </w:r>
    </w:p>
    <w:p>
      <w:pPr>
        <w:spacing w:before="200" w:after="80"/>
        <w:rPr/>
      </w:pPr>
      <w:r>
        <w:rPr>
          <w:b/>
          <w:bCs/>
          <w:sz w:val="28"/>
          <w:szCs w:val="28"/>
          <w:color w:val="2e75b6"/>
        </w:rPr>
        <w:t xml:space="preserve">52.7 Vendor Integration Readiness Checklist — V-CHK-01 to V-CHK-12</w:t>
      </w:r>
    </w:p>
    <w:p>
      <w:pPr>
        <w:spacing w:before="0" w:after="80"/>
        <w:ind w:left="400"/>
        <w:rPr/>
      </w:pPr>
      <w:r>
        <w:rPr>
          <w:sz w:val="24"/>
          <w:szCs w:val="24"/>
        </w:rPr>
        <w:t xml:space="preserve">The following 12-item readiness checklist (V-CHK-01–12) constitutes the definitive gate control for the vendor onboarding and integration process. No phase may proceed until all preceding V-CHK items are marked COMPLETE by the designated authority. Any INCOMPLETE item blocks progression and requires escalation to the Phase 2 Programme Director.</w:t>
      </w:r>
    </w:p>
    <w:p>
      <w:pPr>
        <w:spacing w:before="0" w:after="60"/>
        <w:ind w:left="600"/>
        <w:rPr/>
      </w:pPr>
      <w:r>
        <w:rPr>
          <w:b/>
          <w:bCs/>
          <w:sz w:val="22"/>
          <w:szCs w:val="22"/>
        </w:rPr>
        <w:t xml:space="preserve">V-CHK-01:  </w:t>
      </w:r>
      <w:r>
        <w:rPr>
          <w:sz w:val="22"/>
          <w:szCs w:val="22"/>
        </w:rPr>
        <w:t xml:space="preserve">[PRE-ONB] Contract &amp; Legal — MSA, SOW, DPA executed; IP schedules attached — Authority: Aria</w:t>
      </w:r>
    </w:p>
    <w:p>
      <w:pPr>
        <w:spacing w:before="0" w:after="60"/>
        <w:ind w:left="600"/>
        <w:rPr/>
      </w:pPr>
      <w:r>
        <w:rPr>
          <w:b/>
          <w:bCs/>
          <w:sz w:val="22"/>
          <w:szCs w:val="22"/>
        </w:rPr>
        <w:t xml:space="preserve">V-CHK-02:  </w:t>
      </w:r>
      <w:r>
        <w:rPr>
          <w:sz w:val="22"/>
          <w:szCs w:val="22"/>
        </w:rPr>
        <w:t xml:space="preserve">[PRE-ONB] NDA &amp; Data Classification — NDA executed; PDPA briefing complete — Authority: Aria</w:t>
      </w:r>
    </w:p>
    <w:p>
      <w:pPr>
        <w:spacing w:before="0" w:after="60"/>
        <w:ind w:left="600"/>
        <w:rPr/>
      </w:pPr>
      <w:r>
        <w:rPr>
          <w:b/>
          <w:bCs/>
          <w:sz w:val="22"/>
          <w:szCs w:val="22"/>
        </w:rPr>
        <w:t xml:space="preserve">V-CHK-03:  </w:t>
      </w:r>
      <w:r>
        <w:rPr>
          <w:sz w:val="22"/>
          <w:szCs w:val="22"/>
        </w:rPr>
        <w:t xml:space="preserve">[PRE-ONB] Access Provisioning — VPN, repo, sandbox environment active — Authority: Signal</w:t>
      </w:r>
    </w:p>
    <w:p>
      <w:pPr>
        <w:spacing w:before="0" w:after="60"/>
        <w:ind w:left="600"/>
        <w:rPr/>
      </w:pPr>
      <w:r>
        <w:rPr>
          <w:b/>
          <w:bCs/>
          <w:sz w:val="22"/>
          <w:szCs w:val="22"/>
        </w:rPr>
        <w:t xml:space="preserve">V-CHK-04:  </w:t>
      </w:r>
      <w:r>
        <w:rPr>
          <w:sz w:val="22"/>
          <w:szCs w:val="22"/>
        </w:rPr>
        <w:t xml:space="preserve">[PRE-ONB] Environment Setup — AIE-001–005 scaffolding verified against MONOLITH infra spec v2.5 — Authority: Signal</w:t>
      </w:r>
    </w:p>
    <w:p>
      <w:pPr>
        <w:spacing w:before="0" w:after="60"/>
        <w:ind w:left="600"/>
        <w:rPr/>
      </w:pPr>
      <w:r>
        <w:rPr>
          <w:b/>
          <w:bCs/>
          <w:sz w:val="22"/>
          <w:szCs w:val="22"/>
        </w:rPr>
        <w:t xml:space="preserve">V-CHK-05:  </w:t>
      </w:r>
      <w:r>
        <w:rPr>
          <w:sz w:val="22"/>
          <w:szCs w:val="22"/>
        </w:rPr>
        <w:t xml:space="preserve">[SIT] Integration Test Suite Pass — ≥98% pass rate; zero open P1/P2 defects — Authority: Signal</w:t>
      </w:r>
    </w:p>
    <w:p>
      <w:pPr>
        <w:spacing w:before="0" w:after="60"/>
        <w:ind w:left="600"/>
        <w:rPr/>
      </w:pPr>
      <w:r>
        <w:rPr>
          <w:b/>
          <w:bCs/>
          <w:sz w:val="22"/>
          <w:szCs w:val="22"/>
        </w:rPr>
        <w:t xml:space="preserve">V-CHK-06:  </w:t>
      </w:r>
      <w:r>
        <w:rPr>
          <w:sz w:val="22"/>
          <w:szCs w:val="22"/>
        </w:rPr>
        <w:t xml:space="preserve">[SIT] Performance Benchmarks — AIE-001–005 latency SLAs met under 50 concurrent sessions — Authority: Signal</w:t>
      </w:r>
    </w:p>
    <w:p>
      <w:pPr>
        <w:spacing w:before="0" w:after="60"/>
        <w:ind w:left="600"/>
        <w:rPr/>
      </w:pPr>
      <w:r>
        <w:rPr>
          <w:b/>
          <w:bCs/>
          <w:sz w:val="22"/>
          <w:szCs w:val="22"/>
        </w:rPr>
        <w:t xml:space="preserve">V-CHK-07:  </w:t>
      </w:r>
      <w:r>
        <w:rPr>
          <w:sz w:val="22"/>
          <w:szCs w:val="22"/>
        </w:rPr>
        <w:t xml:space="preserve">[UAT] UAT Acceptance — 10 client briefs processed; design panel score ≥4.0/5.0 — Authority: Aria + Programme Director</w:t>
      </w:r>
    </w:p>
    <w:p>
      <w:pPr>
        <w:spacing w:before="0" w:after="60"/>
        <w:ind w:left="600"/>
        <w:rPr/>
      </w:pPr>
      <w:r>
        <w:rPr>
          <w:b/>
          <w:bCs/>
          <w:sz w:val="22"/>
          <w:szCs w:val="22"/>
        </w:rPr>
        <w:t xml:space="preserve">V-CHK-08:  </w:t>
      </w:r>
      <w:r>
        <w:rPr>
          <w:sz w:val="22"/>
          <w:szCs w:val="22"/>
        </w:rPr>
        <w:t xml:space="preserve">[GO-LIVE] Go-Live Readiness Gate — V-CHK-01–07 COMPLETE; rollback plan approved — Authority: Programme Director + Signal</w:t>
      </w:r>
    </w:p>
    <w:p>
      <w:pPr>
        <w:spacing w:before="0" w:after="60"/>
        <w:ind w:left="600"/>
        <w:rPr/>
      </w:pPr>
      <w:r>
        <w:rPr>
          <w:b/>
          <w:bCs/>
          <w:sz w:val="22"/>
          <w:szCs w:val="22"/>
        </w:rPr>
        <w:t xml:space="preserve">V-CHK-09:  </w:t>
      </w:r>
      <w:r>
        <w:rPr>
          <w:sz w:val="22"/>
          <w:szCs w:val="22"/>
        </w:rPr>
        <w:t xml:space="preserve">[HYPERCARE] Hypercare Entry — Nova monitoring live; emergency contacts confirmed; baseline metrics acknowledged — Authority: Signal</w:t>
      </w:r>
    </w:p>
    <w:p>
      <w:pPr>
        <w:spacing w:before="0" w:after="60"/>
        <w:ind w:left="600"/>
        <w:rPr/>
      </w:pPr>
      <w:r>
        <w:rPr>
          <w:b/>
          <w:bCs/>
          <w:sz w:val="22"/>
          <w:szCs w:val="22"/>
        </w:rPr>
        <w:t xml:space="preserve">V-CHK-10:  </w:t>
      </w:r>
      <w:r>
        <w:rPr>
          <w:sz w:val="22"/>
          <w:szCs w:val="22"/>
        </w:rPr>
        <w:t xml:space="preserve">[HYPERCARE] 30-Day Review — Availability ≥99.5%; zero open P1; P2 backlog ≤5 — Authority: Programme Director</w:t>
      </w:r>
    </w:p>
    <w:p>
      <w:pPr>
        <w:spacing w:before="0" w:after="60"/>
        <w:ind w:left="600"/>
        <w:rPr/>
      </w:pPr>
      <w:r>
        <w:rPr>
          <w:b/>
          <w:bCs/>
          <w:sz w:val="22"/>
          <w:szCs w:val="22"/>
        </w:rPr>
        <w:t xml:space="preserve">V-CHK-11:  </w:t>
      </w:r>
      <w:r>
        <w:rPr>
          <w:sz w:val="22"/>
          <w:szCs w:val="22"/>
        </w:rPr>
        <w:t xml:space="preserve">[HYPERCARE] 60-Day Review — AIE-001–005 performance stable; weekly report compliance 100% — Authority: Signal</w:t>
      </w:r>
    </w:p>
    <w:p>
      <w:pPr>
        <w:spacing w:before="0" w:after="60"/>
        <w:ind w:left="600"/>
        <w:rPr/>
      </w:pPr>
      <w:r>
        <w:rPr>
          <w:b/>
          <w:bCs/>
          <w:sz w:val="22"/>
          <w:szCs w:val="22"/>
        </w:rPr>
        <w:t xml:space="preserve">V-CHK-12:  </w:t>
      </w:r>
      <w:r>
        <w:rPr>
          <w:sz w:val="22"/>
          <w:szCs w:val="22"/>
        </w:rPr>
        <w:t xml:space="preserve">[HYPERCARE] 90-Day Hypercare Exit — Formal sign-off; DPA countersigned and filed; BAU SLA confirmed — Authority: Programme Director co-signed Core</w:t>
      </w:r>
    </w:p>
    <w:p>
      <w:pPr>
        <w:spacing w:before="0" w:after="80"/>
        <w:ind w:left="400"/>
        <w:rPr/>
      </w:pPr>
      <w:r>
        <w:rPr>
          <w:sz w:val="24"/>
          <w:szCs w:val="24"/>
        </w:rPr>
        <w:t xml:space="preserve">Readiness checklist oversight: Programme Director maintains a live V-CHK tracker shared with SC Chair, Signal, Aria, Core, and Nova. Status is reported at every Phase 2 Programme Board meeting (fortnightly). Any item marked BLOCKED for more than 5 business days triggers automatic SC escalation note from Programme Director.</w:t>
      </w:r>
    </w:p>
    <w:p>
      <w:pPr>
        <w:spacing w:before="0" w:after="60"/>
        <w:ind w:left="600"/>
        <w:rPr/>
      </w:pPr>
      <w:r>
        <w:rPr>
          <w:b/>
          <w:bCs/>
          <w:sz w:val="22"/>
          <w:szCs w:val="22"/>
        </w:rPr>
        <w:t xml:space="preserve">Checklist document reference:  </w:t>
      </w:r>
      <w:r>
        <w:rPr>
          <w:sz w:val="22"/>
          <w:szCs w:val="22"/>
        </w:rPr>
        <w:t xml:space="preserve">MONOLITH-S52-VCHK-001 v1.0 (living document; version controlled in MONOLITH document repository)</w:t>
      </w:r>
    </w:p>
    <w:p>
      <w:pPr>
        <w:spacing w:before="0" w:after="60"/>
        <w:ind w:left="600"/>
        <w:rPr/>
      </w:pPr>
      <w:r>
        <w:rPr>
          <w:b/>
          <w:bCs/>
          <w:sz w:val="22"/>
          <w:szCs w:val="22"/>
        </w:rPr>
        <w:t xml:space="preserve">Final protocol authority:  </w:t>
      </w:r>
      <w:r>
        <w:rPr>
          <w:sz w:val="22"/>
          <w:szCs w:val="22"/>
        </w:rPr>
        <w:t xml:space="preserve">Steering Committee holds ultimate authority to waive or modify V-CHK gates; SC resolution required for any waiver</w:t>
      </w:r>
    </w:p>
    <w:p>
      <w:pPr>
        <w:spacing w:before="320" w:after="100"/>
        <w:rPr/>
      </w:pPr>
      <w:r>
        <w:rPr>
          <w:b/>
          <w:bCs/>
          <w:sz w:val="36"/>
          <w:szCs w:val="36"/>
          <w:color w:val="1f2d5a"/>
        </w:rPr>
        <w:t xml:space="preserve">Section 53 — Phase 2 Go-Live Operations Plan</w:t>
      </w:r>
    </w:p>
    <w:p>
      <w:pPr>
        <w:spacing w:before="200" w:after="80"/>
        <w:rPr/>
      </w:pPr>
      <w:r>
        <w:rPr>
          <w:b/>
          <w:bCs/>
          <w:sz w:val="28"/>
          <w:szCs w:val="28"/>
          <w:color w:val="2e75b6"/>
        </w:rPr>
        <w:t xml:space="preserve">53.1 Overview &amp; Scope</w:t>
      </w:r>
    </w:p>
    <w:p>
      <w:pPr>
        <w:spacing w:before="0" w:after="80"/>
        <w:ind w:left="400"/>
        <w:rPr/>
      </w:pPr>
      <w:r>
        <w:rPr>
          <w:sz w:val="24"/>
          <w:szCs w:val="24"/>
        </w:rPr>
        <w:t xml:space="preserve">This section defines the Phase 2 Go-Live Operations Plan governing the production activation of the GAP-05 AI Creative Engine (AIE-001–005) following successful completion of V-CHK-08 (Go-Live Readiness Gate). The plan covers the pre-go-live readiness assessment, the phased cutover schedule, the Business-as-Usual (BAU) transition protocol, and the Phase 3 readiness gate criteria that must be satisfied before the MONOLITH programme advances to Phase 3.</w:t>
      </w:r>
    </w:p>
    <w:p>
      <w:pPr>
        <w:spacing w:before="0" w:after="60"/>
        <w:ind w:left="600"/>
        <w:rPr/>
      </w:pPr>
      <w:r>
        <w:rPr>
          <w:b/>
          <w:bCs/>
          <w:sz w:val="22"/>
          <w:szCs w:val="22"/>
        </w:rPr>
        <w:t xml:space="preserve">Plan reference:  </w:t>
      </w:r>
      <w:r>
        <w:rPr>
          <w:sz w:val="22"/>
          <w:szCs w:val="22"/>
        </w:rPr>
        <w:t xml:space="preserve">MONOLITH-S53-GOLIVE-001 v1.0</w:t>
      </w:r>
    </w:p>
    <w:p>
      <w:pPr>
        <w:spacing w:before="0" w:after="60"/>
        <w:ind w:left="600"/>
        <w:rPr/>
      </w:pPr>
      <w:r>
        <w:rPr>
          <w:b/>
          <w:bCs/>
          <w:sz w:val="22"/>
          <w:szCs w:val="22"/>
        </w:rPr>
        <w:t xml:space="preserve">Applicable gap:  </w:t>
      </w:r>
      <w:r>
        <w:rPr>
          <w:sz w:val="22"/>
          <w:szCs w:val="22"/>
        </w:rPr>
        <w:t xml:space="preserve">GAP-05 — AI Creative Engine (Phase 2)</w:t>
      </w:r>
    </w:p>
    <w:p>
      <w:pPr>
        <w:spacing w:before="0" w:after="60"/>
        <w:ind w:left="600"/>
        <w:rPr/>
      </w:pPr>
      <w:r>
        <w:rPr>
          <w:b/>
          <w:bCs/>
          <w:sz w:val="22"/>
          <w:szCs w:val="22"/>
        </w:rPr>
        <w:t xml:space="preserve">Trigger event:  </w:t>
      </w:r>
      <w:r>
        <w:rPr>
          <w:sz w:val="22"/>
          <w:szCs w:val="22"/>
        </w:rPr>
        <w:t xml:space="preserve">V-CHK-08 COMPLETE — all pre-conditions met, Programme Director sign-off</w:t>
      </w:r>
    </w:p>
    <w:p>
      <w:pPr>
        <w:spacing w:before="0" w:after="60"/>
        <w:ind w:left="600"/>
        <w:rPr/>
      </w:pPr>
      <w:r>
        <w:rPr>
          <w:b/>
          <w:bCs/>
          <w:sz w:val="22"/>
          <w:szCs w:val="22"/>
        </w:rPr>
        <w:t xml:space="preserve">Owner:  </w:t>
      </w:r>
      <w:r>
        <w:rPr>
          <w:sz w:val="22"/>
          <w:szCs w:val="22"/>
        </w:rPr>
        <w:t xml:space="preserve">Phase 2 Programme Director</w:t>
      </w:r>
    </w:p>
    <w:p>
      <w:pPr>
        <w:spacing w:before="0" w:after="60"/>
        <w:ind w:left="600"/>
        <w:rPr/>
      </w:pPr>
      <w:r>
        <w:rPr>
          <w:b/>
          <w:bCs/>
          <w:sz w:val="22"/>
          <w:szCs w:val="22"/>
        </w:rPr>
        <w:t xml:space="preserve">Co-owners:  </w:t>
      </w:r>
      <w:r>
        <w:rPr>
          <w:sz w:val="22"/>
          <w:szCs w:val="22"/>
        </w:rPr>
        <w:t xml:space="preserve">Signal (Technology Lead), Aria (Compliance &amp; Quality), Nova (KPI Monitoring)</w:t>
      </w:r>
    </w:p>
    <w:p>
      <w:pPr>
        <w:spacing w:before="0" w:after="60"/>
        <w:ind w:left="600"/>
        <w:rPr/>
      </w:pPr>
      <w:r>
        <w:rPr>
          <w:b/>
          <w:bCs/>
          <w:sz w:val="22"/>
          <w:szCs w:val="22"/>
        </w:rPr>
        <w:t xml:space="preserve">Target go-live:  </w:t>
      </w:r>
      <w:r>
        <w:rPr>
          <w:sz w:val="22"/>
          <w:szCs w:val="22"/>
        </w:rPr>
        <w:t xml:space="preserve">P2-M3 — Q2 2033 (3 months post Phase 2 kickoff)</w:t>
      </w:r>
    </w:p>
    <w:p>
      <w:pPr>
        <w:spacing w:before="0" w:after="60"/>
        <w:ind w:left="600"/>
        <w:rPr/>
      </w:pPr>
      <w:r>
        <w:rPr>
          <w:b/>
          <w:bCs/>
          <w:sz w:val="22"/>
          <w:szCs w:val="22"/>
        </w:rPr>
        <w:t xml:space="preserve">Plan status:  </w:t>
      </w:r>
      <w:r>
        <w:rPr>
          <w:sz w:val="22"/>
          <w:szCs w:val="22"/>
        </w:rPr>
        <w:t xml:space="preserve">Active — awaiting V-CHK-08 clearance</w:t>
      </w:r>
    </w:p>
    <w:p>
      <w:pPr>
        <w:spacing w:before="0" w:after="80"/>
        <w:ind w:left="400"/>
        <w:rPr/>
      </w:pPr>
      <w:r>
        <w:rPr>
          <w:sz w:val="24"/>
          <w:szCs w:val="24"/>
        </w:rPr>
        <w:t xml:space="preserve">The Go-Live Operations Plan is structured as six operational components: (1) Pre Go-Live Readiness Assessment validating all gates; (2) Cutover Schedule covering T-5 days to T+72h in two windows; (3) BAU Transition Protocol covering the 90-day hypercare arc into steady state; (4) Phase 3 Readiness Gate Criteria defining the conditions for programme advancement; (5) Go-Live Operations Checklist GL-CHK-01–10 providing definitive gate control; and (6) Programme Closure Assessment criteria for Phase 2 formal close.</w:t>
      </w:r>
    </w:p>
    <w:p>
      <w:pPr>
        <w:spacing w:before="200" w:after="80"/>
        <w:rPr/>
      </w:pPr>
      <w:r>
        <w:rPr>
          <w:b/>
          <w:bCs/>
          <w:sz w:val="28"/>
          <w:szCs w:val="28"/>
          <w:color w:val="2e75b6"/>
        </w:rPr>
        <w:t xml:space="preserve">53.2 Pre Go-Live Readiness Assessment</w:t>
      </w:r>
    </w:p>
    <w:p>
      <w:pPr>
        <w:spacing w:before="0" w:after="80"/>
        <w:ind w:left="400"/>
        <w:rPr/>
      </w:pPr>
      <w:r>
        <w:rPr>
          <w:sz w:val="24"/>
          <w:szCs w:val="24"/>
        </w:rPr>
        <w:t xml:space="preserve">The Pre Go-Live Readiness Assessment must be completed and formally signed off by the Phase 2 Programme Director no less than 48 hours before the first cutover window. All items must be COMPLETE — no exceptions. Partial completion triggers automatic cutover deferral.</w:t>
      </w:r>
    </w:p>
    <w:p>
      <w:pPr>
        <w:spacing w:before="0" w:after="60"/>
        <w:ind w:left="600"/>
        <w:rPr/>
      </w:pPr>
      <w:r>
        <w:rPr>
          <w:b/>
          <w:bCs/>
          <w:sz w:val="22"/>
          <w:szCs w:val="22"/>
        </w:rPr>
        <w:t xml:space="preserve">GL-CHK-01 — V-CHK Audit Complete:  </w:t>
      </w:r>
      <w:r>
        <w:rPr>
          <w:sz w:val="22"/>
          <w:szCs w:val="22"/>
        </w:rPr>
        <w:t xml:space="preserve">Programme Director certifies all V-CHK-01–08 items COMPLETE; zero open P1/P2 defects across AIE-001–005</w:t>
      </w:r>
    </w:p>
    <w:p>
      <w:pPr>
        <w:spacing w:before="0" w:after="60"/>
        <w:ind w:left="600"/>
        <w:rPr/>
      </w:pPr>
      <w:r>
        <w:rPr>
          <w:b/>
          <w:bCs/>
          <w:sz w:val="22"/>
          <w:szCs w:val="22"/>
        </w:rPr>
        <w:t xml:space="preserve">GL-CHK-02 — Production Environment Validation:  </w:t>
      </w:r>
      <w:r>
        <w:rPr>
          <w:sz w:val="22"/>
          <w:szCs w:val="22"/>
        </w:rPr>
        <w:t xml:space="preserve">Signal completes final production environment check: config delta between staging and production ≤ defined tolerance; no critical configuration drift; all API endpoints registered and health-check passing</w:t>
      </w:r>
    </w:p>
    <w:p>
      <w:pPr>
        <w:spacing w:before="0" w:after="60"/>
        <w:ind w:left="600"/>
        <w:rPr/>
      </w:pPr>
      <w:r>
        <w:rPr>
          <w:b/>
          <w:bCs/>
          <w:sz w:val="22"/>
          <w:szCs w:val="22"/>
        </w:rPr>
        <w:t xml:space="preserve">GL-CHK-03 — Rollback Rehearsal:  </w:t>
      </w:r>
      <w:r>
        <w:rPr>
          <w:sz w:val="22"/>
          <w:szCs w:val="22"/>
        </w:rPr>
        <w:t xml:space="preserve">Rollback procedure rehearsed end-to-end; rollback time confirmed ≤30 minutes; Signal and Programme Director sign off rollback runbook; vendor rollback contact confirmed available 24/7 for cutover window</w:t>
      </w:r>
    </w:p>
    <w:p>
      <w:pPr>
        <w:spacing w:before="0" w:after="80"/>
        <w:ind w:left="400"/>
        <w:rPr/>
      </w:pPr>
      <w:r>
        <w:rPr>
          <w:sz w:val="24"/>
          <w:szCs w:val="24"/>
        </w:rPr>
        <w:t xml:space="preserve">Additional pre-go-live requirements:</w:t>
      </w:r>
    </w:p>
    <w:p>
      <w:pPr>
        <w:spacing w:before="0" w:after="60"/>
        <w:ind w:left="600" w:hanging="200"/>
        <w:rPr/>
      </w:pPr>
      <w:r>
        <w:rPr>
          <w:sz w:val="22"/>
          <w:szCs w:val="22"/>
        </w:rPr>
        <w:t xml:space="preserve">• Stakeholder communication plan executed: SC Chair, client-facing teams, and MONOLITH Agent leads (Aria, Signal, Nova, Core, Nexus) notified ≥24 hours before cutover</w:t>
      </w:r>
    </w:p>
    <w:p>
      <w:pPr>
        <w:spacing w:before="0" w:after="60"/>
        <w:ind w:left="600" w:hanging="200"/>
        <w:rPr/>
      </w:pPr>
      <w:r>
        <w:rPr>
          <w:sz w:val="22"/>
          <w:szCs w:val="22"/>
        </w:rPr>
        <w:t xml:space="preserve">• Nova monitoring dashboard baseline metrics captured from final staging run; alert thresholds set and validated in production environment</w:t>
      </w:r>
    </w:p>
    <w:p>
      <w:pPr>
        <w:spacing w:before="0" w:after="60"/>
        <w:ind w:left="600" w:hanging="200"/>
        <w:rPr/>
      </w:pPr>
      <w:r>
        <w:rPr>
          <w:sz w:val="22"/>
          <w:szCs w:val="22"/>
        </w:rPr>
        <w:t xml:space="preserve">• Vendor on-call roster confirmed: all AIE-001–005 module leads contactable by Signal within 30 minutes throughout both cutover windows</w:t>
      </w:r>
    </w:p>
    <w:p>
      <w:pPr>
        <w:spacing w:before="0" w:after="60"/>
        <w:ind w:left="600" w:hanging="200"/>
        <w:rPr/>
      </w:pPr>
      <w:r>
        <w:rPr>
          <w:sz w:val="22"/>
          <w:szCs w:val="22"/>
        </w:rPr>
        <w:t xml:space="preserve">• Change freeze in effect: all non-critical system changes frozen from T-5 days through T+72h; emergency change approval only via Programme Director</w:t>
      </w:r>
    </w:p>
    <w:p>
      <w:pPr>
        <w:spacing w:before="0" w:after="60"/>
        <w:ind w:left="600" w:hanging="200"/>
        <w:rPr/>
      </w:pPr>
      <w:r>
        <w:rPr>
          <w:sz w:val="22"/>
          <w:szCs w:val="22"/>
        </w:rPr>
        <w:t xml:space="preserve">• Incident response team assembled: Signal (primary), vendor L2, Programme Director (L3), SC Chair (L4 escalation trigger ≥4 hours unresolved P1)</w:t>
      </w:r>
    </w:p>
    <w:p>
      <w:pPr>
        <w:spacing w:before="0" w:after="60"/>
        <w:ind w:left="600"/>
        <w:rPr/>
      </w:pPr>
      <w:r>
        <w:rPr>
          <w:b/>
          <w:bCs/>
          <w:sz w:val="22"/>
          <w:szCs w:val="22"/>
        </w:rPr>
        <w:t xml:space="preserve">Pre-go-live sign-off deadline:  </w:t>
      </w:r>
      <w:r>
        <w:rPr>
          <w:sz w:val="22"/>
          <w:szCs w:val="22"/>
        </w:rPr>
        <w:t xml:space="preserve">≥48 hours before Cutover Window 1; late sign-off automatically defers go-live by one week</w:t>
      </w:r>
    </w:p>
    <w:p>
      <w:pPr>
        <w:spacing w:before="0" w:after="60"/>
        <w:ind w:left="600"/>
        <w:rPr/>
      </w:pPr>
      <w:r>
        <w:rPr>
          <w:b/>
          <w:bCs/>
          <w:sz w:val="22"/>
          <w:szCs w:val="22"/>
        </w:rPr>
        <w:t xml:space="preserve">Authority:  </w:t>
      </w:r>
      <w:r>
        <w:rPr>
          <w:sz w:val="22"/>
          <w:szCs w:val="22"/>
        </w:rPr>
        <w:t xml:space="preserve">Phase 2 Programme Director co-signed Signal and Aria</w:t>
      </w:r>
    </w:p>
    <w:p>
      <w:pPr>
        <w:spacing w:before="200" w:after="80"/>
        <w:rPr/>
      </w:pPr>
      <w:r>
        <w:rPr>
          <w:b/>
          <w:bCs/>
          <w:sz w:val="28"/>
          <w:szCs w:val="28"/>
          <w:color w:val="2e75b6"/>
        </w:rPr>
        <w:t xml:space="preserve">53.3 Cutover Schedule</w:t>
      </w:r>
    </w:p>
    <w:p>
      <w:pPr>
        <w:spacing w:before="0" w:after="80"/>
        <w:ind w:left="400"/>
        <w:rPr/>
      </w:pPr>
      <w:r>
        <w:rPr>
          <w:sz w:val="24"/>
          <w:szCs w:val="24"/>
        </w:rPr>
        <w:t xml:space="preserve">The production cutover is executed in two sequential windows across one business week. Window 2 proceeds only if Window 1 achieves STABLE status at the 2-hour parallel-run checkpoint. The full schedule below is relative to T-0 (first cutover window Monday morning).</w:t>
      </w:r>
    </w:p>
    <w:p>
      <w:pPr>
        <w:spacing w:before="0" w:after="60"/>
        <w:ind w:left="600"/>
        <w:rPr/>
      </w:pPr>
      <w:r>
        <w:rPr>
          <w:b/>
          <w:bCs/>
          <w:sz w:val="22"/>
          <w:szCs w:val="22"/>
        </w:rPr>
        <w:t xml:space="preserve">T-5 days (Wednesday prior):  </w:t>
      </w:r>
      <w:r>
        <w:rPr>
          <w:sz w:val="22"/>
          <w:szCs w:val="22"/>
        </w:rPr>
        <w:t xml:space="preserve">Production environment lock imposed; change freeze activated; Nova monitoring in pre-go-live mode; vendor team availability confirmed for go-live week</w:t>
      </w:r>
    </w:p>
    <w:p>
      <w:pPr>
        <w:spacing w:before="0" w:after="60"/>
        <w:ind w:left="600"/>
        <w:rPr/>
      </w:pPr>
      <w:r>
        <w:rPr>
          <w:b/>
          <w:bCs/>
          <w:sz w:val="22"/>
          <w:szCs w:val="22"/>
        </w:rPr>
        <w:t xml:space="preserve">T-2 days (Saturday):  </w:t>
      </w:r>
      <w:r>
        <w:rPr>
          <w:sz w:val="22"/>
          <w:szCs w:val="22"/>
        </w:rPr>
        <w:t xml:space="preserve">Final staging-to-production delta validation by Signal; all AIE-001–005 health checks passing; rollback runbook reviewed and countersigned; vendor on-call roster confirmed active</w:t>
      </w:r>
    </w:p>
    <w:p>
      <w:pPr>
        <w:spacing w:before="0" w:after="60"/>
        <w:ind w:left="600"/>
        <w:rPr/>
      </w:pPr>
      <w:r>
        <w:rPr>
          <w:b/>
          <w:bCs/>
          <w:sz w:val="22"/>
          <w:szCs w:val="22"/>
        </w:rPr>
        <w:t xml:space="preserve">T-1 day (Sunday):  </w:t>
      </w:r>
      <w:r>
        <w:rPr>
          <w:sz w:val="22"/>
          <w:szCs w:val="22"/>
        </w:rPr>
        <w:t xml:space="preserve">Programme Director final readiness call with Signal, Aria, and vendor Account Director; GL-CHK-01–03 formally closed; cutover communication sent to all MONOLITH Agent leads; SC Chair notified; Nova monitoring shifted to cutover-watch mode</w:t>
      </w:r>
    </w:p>
    <w:p>
      <w:pPr>
        <w:spacing w:before="0" w:after="60"/>
        <w:ind w:left="600"/>
        <w:rPr/>
      </w:pPr>
      <w:r>
        <w:rPr>
          <w:b/>
          <w:bCs/>
          <w:sz w:val="22"/>
          <w:szCs w:val="22"/>
        </w:rPr>
        <w:t xml:space="preserve">T-0 Window 1 (Monday 06:00–10:00 ICT):  </w:t>
      </w:r>
      <w:r>
        <w:rPr>
          <w:sz w:val="22"/>
          <w:szCs w:val="22"/>
        </w:rPr>
        <w:t xml:space="preserve">AIE-001 (Concept Generator) and AIE-002 (Style Harmoniser) production activation; 2-hour parallel run: both staging and production serving requests simultaneously; Signal monitors latency and error rate in real time; STABLE declaration at 08:00 if: zero P1 incidents, p95 latency within SLA, error rate ≤0.5%; UNSTABLE at 08:00 triggers immediate rollback — no Window 2 this week</w:t>
      </w:r>
    </w:p>
    <w:p>
      <w:pPr>
        <w:spacing w:before="0" w:after="60"/>
        <w:ind w:left="600"/>
        <w:rPr/>
      </w:pPr>
      <w:r>
        <w:rPr>
          <w:b/>
          <w:bCs/>
          <w:sz w:val="22"/>
          <w:szCs w:val="22"/>
        </w:rPr>
        <w:t xml:space="preserve">T+4h post-Window 1 (Monday 10:00–14:00 ICT):  </w:t>
      </w:r>
      <w:r>
        <w:rPr>
          <w:sz w:val="22"/>
          <w:szCs w:val="22"/>
        </w:rPr>
        <w:t xml:space="preserve">Window 1 post-cutover assessment: Signal reviews 4-hour production metrics; Programme Director issues Window 1 Stable/Unstable declaration; if STABLE: Window 2 confirmed for Wednesday; if UNSTABLE: rollback executed, root cause analysis within 24h</w:t>
      </w:r>
    </w:p>
    <w:p>
      <w:pPr>
        <w:spacing w:before="0" w:after="60"/>
        <w:ind w:left="600"/>
        <w:rPr/>
      </w:pPr>
      <w:r>
        <w:rPr>
          <w:b/>
          <w:bCs/>
          <w:sz w:val="22"/>
          <w:szCs w:val="22"/>
        </w:rPr>
        <w:t xml:space="preserve">T+48h Window 2 (Wednesday 06:00–10:00 ICT):  </w:t>
      </w:r>
      <w:r>
        <w:rPr>
          <w:sz w:val="22"/>
          <w:szCs w:val="22"/>
        </w:rPr>
        <w:t xml:space="preserve">Contingent on Window 1 STABLE declaration: AIE-003 (Material Specifier), AIE-004 (Mood Board Assembler), AIE-005 (Client Presentation Renderer) production activation; 2-hour parallel run; STABLE criteria same as Window 1 (zero P1, latency SLA, error rate ≤1.0%); full AIE-001–005 suite live on STABLE declaration</w:t>
      </w:r>
    </w:p>
    <w:p>
      <w:pPr>
        <w:spacing w:before="0" w:after="60"/>
        <w:ind w:left="600"/>
        <w:rPr/>
      </w:pPr>
      <w:r>
        <w:rPr>
          <w:b/>
          <w:bCs/>
          <w:sz w:val="22"/>
          <w:szCs w:val="22"/>
        </w:rPr>
        <w:t xml:space="preserve">T+72h (Thursday 06:00 ICT):  </w:t>
      </w:r>
      <w:r>
        <w:rPr>
          <w:sz w:val="22"/>
          <w:szCs w:val="22"/>
        </w:rPr>
        <w:t xml:space="preserve">Post-cutover stability checkpoint: Signal and Nova confirm 72-hour production metrics; zero P1 incidents across full AIE-001–005 suite; Programme Director issues formal Go-Live Stable Declaration; 90-day Hypercare Period starts (S52.6); V-CHK-09 closes</w:t>
      </w:r>
    </w:p>
    <w:p>
      <w:pPr>
        <w:spacing w:before="0" w:after="80"/>
        <w:ind w:left="400"/>
        <w:rPr/>
      </w:pPr>
      <w:r>
        <w:rPr>
          <w:sz w:val="24"/>
          <w:szCs w:val="24"/>
        </w:rPr>
        <w:t xml:space="preserve">Rollback decision tree:</w:t>
      </w:r>
    </w:p>
    <w:p>
      <w:pPr>
        <w:spacing w:before="0" w:after="60"/>
        <w:ind w:left="600" w:hanging="200"/>
        <w:rPr/>
      </w:pPr>
      <w:r>
        <w:rPr>
          <w:sz w:val="22"/>
          <w:szCs w:val="22"/>
        </w:rPr>
        <w:t xml:space="preserve">• Any P1 incident within 4 hours of cutover window: Signal initiates rollback assessment; Programme Director notified within 15 minutes</w:t>
      </w:r>
    </w:p>
    <w:p>
      <w:pPr>
        <w:spacing w:before="0" w:after="60"/>
        <w:ind w:left="600" w:hanging="200"/>
        <w:rPr/>
      </w:pPr>
      <w:r>
        <w:rPr>
          <w:sz w:val="22"/>
          <w:szCs w:val="22"/>
        </w:rPr>
        <w:t xml:space="preserve">• Two or more P1 incidents in any 4-hour window: automatic rollback trigger; Signal executes without waiting for Programme Director approval</w:t>
      </w:r>
    </w:p>
    <w:p>
      <w:pPr>
        <w:spacing w:before="0" w:after="60"/>
        <w:ind w:left="600" w:hanging="200"/>
        <w:rPr/>
      </w:pPr>
      <w:r>
        <w:rPr>
          <w:sz w:val="22"/>
          <w:szCs w:val="22"/>
        </w:rPr>
        <w:t xml:space="preserve">• Data integrity anomaly (any severity): immediate rollback; Nexus security team engaged; SC Chair notified within 1 hour</w:t>
      </w:r>
    </w:p>
    <w:p>
      <w:pPr>
        <w:spacing w:before="0" w:after="60"/>
        <w:ind w:left="600" w:hanging="200"/>
        <w:rPr/>
      </w:pPr>
      <w:r>
        <w:rPr>
          <w:sz w:val="22"/>
          <w:szCs w:val="22"/>
        </w:rPr>
        <w:t xml:space="preserve">• Rollback target: revert to pre-cutover baseline (S51/S52 procurement workflow) within 30 minutes of trigger decision</w:t>
      </w:r>
    </w:p>
    <w:p>
      <w:pPr>
        <w:spacing w:before="0" w:after="60"/>
        <w:ind w:left="600" w:hanging="200"/>
        <w:rPr/>
      </w:pPr>
      <w:r>
        <w:rPr>
          <w:sz w:val="22"/>
          <w:szCs w:val="22"/>
        </w:rPr>
        <w:t xml:space="preserve">• Post-rollback: written root cause analysis to Programme Director within 24 hours; revised go-live date to SC within 5 business days</w:t>
      </w:r>
    </w:p>
    <w:p>
      <w:pPr>
        <w:spacing w:before="200" w:after="80"/>
        <w:rPr/>
      </w:pPr>
      <w:r>
        <w:rPr>
          <w:b/>
          <w:bCs/>
          <w:sz w:val="28"/>
          <w:szCs w:val="28"/>
          <w:color w:val="2e75b6"/>
        </w:rPr>
        <w:t xml:space="preserve">53.4 BAU Transition Protocol</w:t>
      </w:r>
    </w:p>
    <w:p>
      <w:pPr>
        <w:spacing w:before="0" w:after="80"/>
        <w:ind w:left="400"/>
        <w:rPr/>
      </w:pPr>
      <w:r>
        <w:rPr>
          <w:sz w:val="24"/>
          <w:szCs w:val="24"/>
        </w:rPr>
        <w:t xml:space="preserve">The BAU Transition Protocol defines the operating model for AIE-001–005 from the Go-Live Stable Declaration through the end of the 90-day Hypercare Period (S52.6) and into the steady-state BAU support model. Three transition phases apply.</w:t>
      </w:r>
    </w:p>
    <w:p>
      <w:pPr>
        <w:spacing w:before="0" w:after="60"/>
        <w:ind w:left="600"/>
        <w:rPr/>
      </w:pPr>
      <w:r>
        <w:rPr>
          <w:b/>
          <w:bCs/>
          <w:sz w:val="22"/>
          <w:szCs w:val="22"/>
        </w:rPr>
        <w:t xml:space="preserve">Phase A — Days 1–30 (Enhanced Support Mode):  </w:t>
      </w:r>
      <w:r>
        <w:rPr>
          <w:sz w:val="22"/>
          <w:szCs w:val="22"/>
        </w:rPr>
        <w:t xml:space="preserve">Signal + vendor maintain 24/7 joint on-call; daily stand-up (09:00 ICT) between Signal and vendor module leads; all incidents logged in MONOLITH SIEM (Nexus); P1 response ≤1h; weekly performance report to Programme Director; Nova dashboard in hypercare-watch mode (30-minute reporting cycle); GL-CHK-04 closed at T+72h; GL-CHK-05 at Day 7 stability confirmation</w:t>
      </w:r>
    </w:p>
    <w:p>
      <w:pPr>
        <w:spacing w:before="0" w:after="60"/>
        <w:ind w:left="600"/>
        <w:rPr/>
      </w:pPr>
      <w:r>
        <w:rPr>
          <w:b/>
          <w:bCs/>
          <w:sz w:val="22"/>
          <w:szCs w:val="22"/>
        </w:rPr>
        <w:t xml:space="preserve">Phase B — Days 31–60 (Standard Hypercare Mode):  </w:t>
      </w:r>
      <w:r>
        <w:rPr>
          <w:sz w:val="22"/>
          <w:szCs w:val="22"/>
        </w:rPr>
        <w:t xml:space="preserve">Signal + vendor maintain business-hours primary support with 24/7 P1 escalation path; daily stand-up reduced to Monday/Wednesday/Friday; weekly SLA report issued by vendor; 30-day hypercare review meeting: Programme Director + Signal + vendor Account Director; Nova reports automated to SC Chair and Programme Director every Monday; GL-CHK-06 closed at Day 30 hypercare review</w:t>
      </w:r>
    </w:p>
    <w:p>
      <w:pPr>
        <w:spacing w:before="0" w:after="60"/>
        <w:ind w:left="600"/>
        <w:rPr/>
      </w:pPr>
      <w:r>
        <w:rPr>
          <w:b/>
          <w:bCs/>
          <w:sz w:val="22"/>
          <w:szCs w:val="22"/>
        </w:rPr>
        <w:t xml:space="preserve">Phase C — Days 61–90 (Pre-BAU Assessment):  </w:t>
      </w:r>
      <w:r>
        <w:rPr>
          <w:sz w:val="22"/>
          <w:szCs w:val="22"/>
        </w:rPr>
        <w:t xml:space="preserve">Transition planning begins; Signal documents AIE-001–005 operational runbooks; incident playbooks reviewed and updated based on 60-day learnings; vendor handoff documentation package assembled (architecture diagrams, contact matrix, SLA schedules); 60-day hypercare review: performance stability assessment; GL-CHK-07 closed at Day 60 review; BAU support model agreed with vendor by Day 75</w:t>
      </w:r>
    </w:p>
    <w:p>
      <w:pPr>
        <w:spacing w:before="0" w:after="60"/>
        <w:ind w:left="600"/>
        <w:rPr/>
      </w:pPr>
      <w:r>
        <w:rPr>
          <w:b/>
          <w:bCs/>
          <w:sz w:val="22"/>
          <w:szCs w:val="22"/>
        </w:rPr>
        <w:t xml:space="preserve">Phase D — Day 91+ (BAU Mode):  </w:t>
      </w:r>
      <w:r>
        <w:rPr>
          <w:sz w:val="22"/>
          <w:szCs w:val="22"/>
        </w:rPr>
        <w:t xml:space="preserve">Standard support model per contract schedule: AIE-001–005 availability ≥99.5% monthly; P1 response ≤2 hours (vs ≤1h hypercare); P2 ≤8 hours; P3 ≤3 business days; monthly SLA report; quarterly performance review; change management via standard change control; GL-CHK-08 closed at Day 90 hypercare exit sign-off (Programme Director + Core)</w:t>
      </w:r>
    </w:p>
    <w:p>
      <w:pPr>
        <w:spacing w:before="0" w:after="80"/>
        <w:ind w:left="400"/>
        <w:rPr/>
      </w:pPr>
      <w:r>
        <w:rPr>
          <w:sz w:val="24"/>
          <w:szCs w:val="24"/>
        </w:rPr>
        <w:t xml:space="preserve">BAU handoff documentation package (required at GL-CHK-08):</w:t>
      </w:r>
    </w:p>
    <w:p>
      <w:pPr>
        <w:spacing w:before="0" w:after="60"/>
        <w:ind w:left="600" w:hanging="200"/>
        <w:rPr/>
      </w:pPr>
      <w:r>
        <w:rPr>
          <w:sz w:val="22"/>
          <w:szCs w:val="22"/>
        </w:rPr>
        <w:t xml:space="preserve">• AIE-001–005 operational runbooks: startup/shutdown, health check procedures, common incident resolution steps</w:t>
      </w:r>
    </w:p>
    <w:p>
      <w:pPr>
        <w:spacing w:before="0" w:after="60"/>
        <w:ind w:left="600" w:hanging="200"/>
        <w:rPr/>
      </w:pPr>
      <w:r>
        <w:rPr>
          <w:sz w:val="22"/>
          <w:szCs w:val="22"/>
        </w:rPr>
        <w:t xml:space="preserve">• Incident playbook: severity definitions, escalation contacts, resolution templates for top 10 known issue types</w:t>
      </w:r>
    </w:p>
    <w:p>
      <w:pPr>
        <w:spacing w:before="0" w:after="60"/>
        <w:ind w:left="600" w:hanging="200"/>
        <w:rPr/>
      </w:pPr>
      <w:r>
        <w:rPr>
          <w:sz w:val="22"/>
          <w:szCs w:val="22"/>
        </w:rPr>
        <w:t xml:space="preserve">• Architecture reference: API endpoint registry, authentication configuration, data flow diagrams, dependency map</w:t>
      </w:r>
    </w:p>
    <w:p>
      <w:pPr>
        <w:spacing w:before="0" w:after="60"/>
        <w:ind w:left="600" w:hanging="200"/>
        <w:rPr/>
      </w:pPr>
      <w:r>
        <w:rPr>
          <w:sz w:val="22"/>
          <w:szCs w:val="22"/>
        </w:rPr>
        <w:t xml:space="preserve">• Performance baseline: 90-day p50/p95/p99 latency benchmarks and availability records per AIE module</w:t>
      </w:r>
    </w:p>
    <w:p>
      <w:pPr>
        <w:spacing w:before="0" w:after="60"/>
        <w:ind w:left="600" w:hanging="200"/>
        <w:rPr/>
      </w:pPr>
      <w:r>
        <w:rPr>
          <w:sz w:val="22"/>
          <w:szCs w:val="22"/>
        </w:rPr>
        <w:t xml:space="preserve">• Vendor contact matrix: 24/7 emergency, business-hours, escalation, and account management contacts; updated and countersigned by vendor Account Director</w:t>
      </w:r>
    </w:p>
    <w:p>
      <w:pPr>
        <w:spacing w:before="0" w:after="60"/>
        <w:ind w:left="600"/>
        <w:rPr/>
      </w:pPr>
      <w:r>
        <w:rPr>
          <w:b/>
          <w:bCs/>
          <w:sz w:val="22"/>
          <w:szCs w:val="22"/>
        </w:rPr>
        <w:t xml:space="preserve">Handoff authority:  </w:t>
      </w:r>
      <w:r>
        <w:rPr>
          <w:sz w:val="22"/>
          <w:szCs w:val="22"/>
        </w:rPr>
        <w:t xml:space="preserve">Signal (Technology Lead) accepts runbooks; Core accepts vendor commercial documentation; Programme Director signs off full BAU handoff package</w:t>
      </w:r>
    </w:p>
    <w:p>
      <w:pPr>
        <w:spacing w:before="200" w:after="80"/>
        <w:rPr/>
      </w:pPr>
      <w:r>
        <w:rPr>
          <w:b/>
          <w:bCs/>
          <w:sz w:val="28"/>
          <w:szCs w:val="28"/>
          <w:color w:val="2e75b6"/>
        </w:rPr>
        <w:t xml:space="preserve">53.5 Phase 3 Readiness Gate Criteria</w:t>
      </w:r>
    </w:p>
    <w:p>
      <w:pPr>
        <w:spacing w:before="0" w:after="80"/>
        <w:ind w:left="400"/>
        <w:rPr/>
      </w:pPr>
      <w:r>
        <w:rPr>
          <w:sz w:val="24"/>
          <w:szCs w:val="24"/>
        </w:rPr>
        <w:t xml:space="preserve">Phase 3 initiation requires the Phase 2 programme to demonstrate achievement of all Phase 2 coverage targets and system stability milestones. The following gate criteria must be satisfied before the Steering Committee may authorise Phase 3 commencement.</w:t>
      </w:r>
    </w:p>
    <w:p>
      <w:pPr>
        <w:spacing w:before="0" w:after="80"/>
        <w:ind w:left="400"/>
        <w:rPr/>
      </w:pPr>
      <w:r>
        <w:rPr>
          <w:sz w:val="24"/>
          <w:szCs w:val="24"/>
        </w:rPr>
        <w:t xml:space="preserve">Phase 2 completion requirements (prerequisite for Phase 3 gate):</w:t>
      </w:r>
    </w:p>
    <w:p>
      <w:pPr>
        <w:spacing w:before="0" w:after="60"/>
        <w:ind w:left="600" w:hanging="200"/>
        <w:rPr/>
      </w:pPr>
      <w:r>
        <w:rPr>
          <w:sz w:val="22"/>
          <w:szCs w:val="22"/>
        </w:rPr>
        <w:t xml:space="preserve">• GAP-05 (AI Creative Engine): AIE-001–005 live in production with ≥99.5% availability for minimum 90 consecutive days</w:t>
      </w:r>
    </w:p>
    <w:p>
      <w:pPr>
        <w:spacing w:before="0" w:after="60"/>
        <w:ind w:left="600" w:hanging="200"/>
        <w:rPr/>
      </w:pPr>
      <w:r>
        <w:rPr>
          <w:sz w:val="22"/>
          <w:szCs w:val="22"/>
        </w:rPr>
        <w:t xml:space="preserve">• GAP-06 (Cross-Pillar Event Bus): EVT-001–005 deployed and integrated; cross-pillar orchestration validated by Signal</w:t>
      </w:r>
    </w:p>
    <w:p>
      <w:pPr>
        <w:spacing w:before="0" w:after="60"/>
        <w:ind w:left="600" w:hanging="200"/>
        <w:rPr/>
      </w:pPr>
      <w:r>
        <w:rPr>
          <w:sz w:val="22"/>
          <w:szCs w:val="22"/>
        </w:rPr>
        <w:t xml:space="preserve">• GAP-09 (Mock-up Approval Workflow): client mock-up portal live; ≥10 successful client sign-off cycles completed</w:t>
      </w:r>
    </w:p>
    <w:p>
      <w:pPr>
        <w:spacing w:before="0" w:after="60"/>
        <w:ind w:left="600" w:hanging="200"/>
        <w:rPr/>
      </w:pPr>
      <w:r>
        <w:rPr>
          <w:sz w:val="22"/>
          <w:szCs w:val="22"/>
        </w:rPr>
        <w:t xml:space="preserve">• GAP-10 (Unified KPI Dashboard): Nova dashboard aggregating all 6 Pillars live; SC reporting automation active</w:t>
      </w:r>
    </w:p>
    <w:p>
      <w:pPr>
        <w:spacing w:before="0" w:after="60"/>
        <w:ind w:left="600" w:hanging="200"/>
        <w:rPr/>
      </w:pPr>
      <w:r>
        <w:rPr>
          <w:sz w:val="22"/>
          <w:szCs w:val="22"/>
        </w:rPr>
        <w:t xml:space="preserve">• GAP-11 (Emergency Escalation Protocol): P0/P1/P2 severity matrix live in MONOLITH SIEM; incident postmortem module active</w:t>
      </w:r>
    </w:p>
    <w:p>
      <w:pPr>
        <w:spacing w:before="0" w:after="60"/>
        <w:ind w:left="600" w:hanging="200"/>
        <w:rPr/>
      </w:pPr>
      <w:r>
        <w:rPr>
          <w:sz w:val="22"/>
          <w:szCs w:val="22"/>
        </w:rPr>
        <w:t xml:space="preserve">• GAP-12 (Governance Amendment Tracking): amendment register with SC ratification records live; at least one formal amendment cycle completed</w:t>
      </w:r>
    </w:p>
    <w:p>
      <w:pPr>
        <w:spacing w:before="0" w:after="60"/>
        <w:ind w:left="600"/>
        <w:rPr/>
      </w:pPr>
      <w:r>
        <w:rPr>
          <w:b/>
          <w:bCs/>
          <w:sz w:val="22"/>
          <w:szCs w:val="22"/>
        </w:rPr>
        <w:t xml:space="preserve">Phase 2 coverage target:  </w:t>
      </w:r>
      <w:r>
        <w:rPr>
          <w:sz w:val="22"/>
          <w:szCs w:val="22"/>
        </w:rPr>
        <w:t xml:space="preserve">80% of MONOLITH coverage metric (Phase 1: 68% → Phase 2: 80%)</w:t>
      </w:r>
    </w:p>
    <w:p>
      <w:pPr>
        <w:spacing w:before="0" w:after="80"/>
        <w:ind w:left="400"/>
        <w:rPr/>
      </w:pPr>
      <w:r>
        <w:rPr>
          <w:sz w:val="24"/>
          <w:szCs w:val="24"/>
        </w:rPr>
        <w:t xml:space="preserve">Phase 3 gate criteria (GL-CHK-09–10):</w:t>
      </w:r>
    </w:p>
    <w:p>
      <w:pPr>
        <w:spacing w:before="0" w:after="60"/>
        <w:ind w:left="600"/>
        <w:rPr/>
      </w:pPr>
      <w:r>
        <w:rPr>
          <w:b/>
          <w:bCs/>
          <w:sz w:val="22"/>
          <w:szCs w:val="22"/>
        </w:rPr>
        <w:t xml:space="preserve">GL-CHK-09 — Phase 2 Coverage Verification:  </w:t>
      </w:r>
      <w:r>
        <w:rPr>
          <w:sz w:val="22"/>
          <w:szCs w:val="22"/>
        </w:rPr>
        <w:t xml:space="preserve">SC formally verifies all 6 Phase 2 gaps (GAP-05/06/09/10/11/12) CLOSED per audit by Aria + Signal; coverage metric independently calculated at ≥80%; no open P1/P2 incidents across any Phase 2 deliverable for 30 consecutive days prior to gate</w:t>
      </w:r>
    </w:p>
    <w:p>
      <w:pPr>
        <w:spacing w:before="0" w:after="60"/>
        <w:ind w:left="600"/>
        <w:rPr/>
      </w:pPr>
      <w:r>
        <w:rPr>
          <w:b/>
          <w:bCs/>
          <w:sz w:val="22"/>
          <w:szCs w:val="22"/>
        </w:rPr>
        <w:t xml:space="preserve">GL-CHK-10 — Phase 3 Authorisation:  </w:t>
      </w:r>
      <w:r>
        <w:rPr>
          <w:sz w:val="22"/>
          <w:szCs w:val="22"/>
        </w:rPr>
        <w:t xml:space="preserve">SC resolution passed authorising Phase 3 initiation; Phase 3 Programme Director appointed; Phase 3 PDD (Programme Definition Document) approved in principle; Phase 3 budget envelope (target: GAP-01/02/03/04/13/14/15 closure to 92% coverage) ring-fenced</w:t>
      </w:r>
    </w:p>
    <w:p>
      <w:pPr>
        <w:spacing w:before="0" w:after="80"/>
        <w:ind w:left="400"/>
        <w:rPr/>
      </w:pPr>
      <w:r>
        <w:rPr>
          <w:sz w:val="24"/>
          <w:szCs w:val="24"/>
        </w:rPr>
        <w:t xml:space="preserve">Phase 3 scope preview (for planning purposes):</w:t>
      </w:r>
    </w:p>
    <w:p>
      <w:pPr>
        <w:spacing w:before="0" w:after="60"/>
        <w:ind w:left="600" w:hanging="200"/>
        <w:rPr/>
      </w:pPr>
      <w:r>
        <w:rPr>
          <w:sz w:val="22"/>
          <w:szCs w:val="22"/>
        </w:rPr>
        <w:t xml:space="preserve">• GAP-01: Biophilic Design &amp; WELL/LEED Tracking module (Pillar 1) — `src/biophilic/` new module</w:t>
      </w:r>
    </w:p>
    <w:p>
      <w:pPr>
        <w:spacing w:before="0" w:after="60"/>
        <w:ind w:left="600" w:hanging="200"/>
        <w:rPr/>
      </w:pPr>
      <w:r>
        <w:rPr>
          <w:sz w:val="22"/>
          <w:szCs w:val="22"/>
        </w:rPr>
        <w:t xml:space="preserve">• GAP-02: Design Freeze Gate full implementation (Pillar 2) — Gate-0/1/2/3 milestone locks in `src/gate/`</w:t>
      </w:r>
    </w:p>
    <w:p>
      <w:pPr>
        <w:spacing w:before="0" w:after="60"/>
        <w:ind w:left="600" w:hanging="200"/>
        <w:rPr/>
      </w:pPr>
      <w:r>
        <w:rPr>
          <w:sz w:val="22"/>
          <w:szCs w:val="22"/>
        </w:rPr>
        <w:t xml:space="preserve">• GAP-03/04: Sensory Commissioning + Post-Occupancy Evaluation (Pillar 6) — `src/sensory-commissioning/`, `src/poe/`</w:t>
      </w:r>
    </w:p>
    <w:p>
      <w:pPr>
        <w:spacing w:before="0" w:after="60"/>
        <w:ind w:left="600" w:hanging="200"/>
        <w:rPr/>
      </w:pPr>
      <w:r>
        <w:rPr>
          <w:sz w:val="22"/>
          <w:szCs w:val="22"/>
        </w:rPr>
        <w:t xml:space="preserve">• GAP-13: AI Ethics Audit Module — bias monitoring, ethical decision log in `src/core/guards/`</w:t>
      </w:r>
    </w:p>
    <w:p>
      <w:pPr>
        <w:spacing w:before="0" w:after="60"/>
        <w:ind w:left="600" w:hanging="200"/>
        <w:rPr/>
      </w:pPr>
      <w:r>
        <w:rPr>
          <w:sz w:val="22"/>
          <w:szCs w:val="22"/>
        </w:rPr>
        <w:t xml:space="preserve">• GAP-14: Agent Decommissioning Workflow — formal retire/archive state in `src/workflow/`</w:t>
      </w:r>
    </w:p>
    <w:p>
      <w:pPr>
        <w:spacing w:before="0" w:after="60"/>
        <w:ind w:left="600" w:hanging="200"/>
        <w:rPr/>
      </w:pPr>
      <w:r>
        <w:rPr>
          <w:sz w:val="22"/>
          <w:szCs w:val="22"/>
        </w:rPr>
        <w:t xml:space="preserve">• GAP-15: PDPA Data Subject Request Workflow — DSAR form and 30-day response tracker in `src/iam/`</w:t>
      </w:r>
    </w:p>
    <w:p>
      <w:pPr>
        <w:spacing w:before="0" w:after="60"/>
        <w:ind w:left="600"/>
        <w:rPr/>
      </w:pPr>
      <w:r>
        <w:rPr>
          <w:b/>
          <w:bCs/>
          <w:sz w:val="22"/>
          <w:szCs w:val="22"/>
        </w:rPr>
        <w:t xml:space="preserve">Phase 3 coverage target:  </w:t>
      </w:r>
      <w:r>
        <w:rPr>
          <w:sz w:val="22"/>
          <w:szCs w:val="22"/>
        </w:rPr>
        <w:t xml:space="preserve">92% (Phase 2: 80% → Phase 3: 92%)</w:t>
      </w:r>
    </w:p>
    <w:p>
      <w:pPr>
        <w:spacing w:before="0" w:after="60"/>
        <w:ind w:left="600"/>
        <w:rPr/>
      </w:pPr>
      <w:r>
        <w:rPr>
          <w:b/>
          <w:bCs/>
          <w:sz w:val="22"/>
          <w:szCs w:val="22"/>
        </w:rPr>
        <w:t xml:space="preserve">Phase 3 timeline estimate:  </w:t>
      </w:r>
      <w:r>
        <w:rPr>
          <w:sz w:val="22"/>
          <w:szCs w:val="22"/>
        </w:rPr>
        <w:t xml:space="preserve">FY2033–2034 (AMD-004 WS-C/WS-D activation)</w:t>
      </w:r>
    </w:p>
    <w:p>
      <w:pPr>
        <w:spacing w:before="0" w:after="60"/>
        <w:ind w:left="600"/>
        <w:rPr/>
      </w:pPr>
      <w:r>
        <w:rPr>
          <w:b/>
          <w:bCs/>
          <w:sz w:val="22"/>
          <w:szCs w:val="22"/>
        </w:rPr>
        <w:t xml:space="preserve">Phase 3 gate authority:  </w:t>
      </w:r>
      <w:r>
        <w:rPr>
          <w:sz w:val="22"/>
          <w:szCs w:val="22"/>
        </w:rPr>
        <w:t xml:space="preserve">Steering Committee — SC resolution required; Programme Director cannot unilaterally initiate Phase 3</w:t>
      </w:r>
    </w:p>
    <w:p>
      <w:pPr>
        <w:spacing w:before="200" w:after="80"/>
        <w:rPr/>
      </w:pPr>
      <w:r>
        <w:rPr>
          <w:b/>
          <w:bCs/>
          <w:sz w:val="28"/>
          <w:szCs w:val="28"/>
          <w:color w:val="2e75b6"/>
        </w:rPr>
        <w:t xml:space="preserve">53.6 Go-Live Operations Checklist — GL-CHK-01 to GL-CHK-10</w:t>
      </w:r>
    </w:p>
    <w:p>
      <w:pPr>
        <w:spacing w:before="0" w:after="80"/>
        <w:ind w:left="400"/>
        <w:rPr/>
      </w:pPr>
      <w:r>
        <w:rPr>
          <w:sz w:val="24"/>
          <w:szCs w:val="24"/>
        </w:rPr>
        <w:t xml:space="preserve">The following 10-item Go-Live Operations Checklist (GL-CHK-01–10) provides definitive gate control for the production activation and programme transition lifecycle. Items are sequential — no item may be closed before all preceding items are COMPLETE. Any BLOCKED item triggers escalation to the Programme Director and, if unresolved within 5 business days, automatic SC notification.</w:t>
      </w:r>
    </w:p>
    <w:p>
      <w:pPr>
        <w:spacing w:before="0" w:after="60"/>
        <w:ind w:left="600"/>
        <w:rPr/>
      </w:pPr>
      <w:r>
        <w:rPr>
          <w:b/>
          <w:bCs/>
          <w:sz w:val="22"/>
          <w:szCs w:val="22"/>
        </w:rPr>
        <w:t xml:space="preserve">GL-CHK-01:  </w:t>
      </w:r>
      <w:r>
        <w:rPr>
          <w:sz w:val="22"/>
          <w:szCs w:val="22"/>
        </w:rPr>
        <w:t xml:space="preserve">[PRE-GO-LIVE] V-CHK Audit — V-CHK-01–08 all COMPLETE; zero open P1/P2 defects — Authority: Programme Director</w:t>
      </w:r>
    </w:p>
    <w:p>
      <w:pPr>
        <w:spacing w:before="0" w:after="60"/>
        <w:ind w:left="600"/>
        <w:rPr/>
      </w:pPr>
      <w:r>
        <w:rPr>
          <w:b/>
          <w:bCs/>
          <w:sz w:val="22"/>
          <w:szCs w:val="22"/>
        </w:rPr>
        <w:t xml:space="preserve">GL-CHK-02:  </w:t>
      </w:r>
      <w:r>
        <w:rPr>
          <w:sz w:val="22"/>
          <w:szCs w:val="22"/>
        </w:rPr>
        <w:t xml:space="preserve">[PRE-GO-LIVE] Production Environment Validation — config delta ≤ tolerance; all API health checks passing — Authority: Signal</w:t>
      </w:r>
    </w:p>
    <w:p>
      <w:pPr>
        <w:spacing w:before="0" w:after="60"/>
        <w:ind w:left="600"/>
        <w:rPr/>
      </w:pPr>
      <w:r>
        <w:rPr>
          <w:b/>
          <w:bCs/>
          <w:sz w:val="22"/>
          <w:szCs w:val="22"/>
        </w:rPr>
        <w:t xml:space="preserve">GL-CHK-03:  </w:t>
      </w:r>
      <w:r>
        <w:rPr>
          <w:sz w:val="22"/>
          <w:szCs w:val="22"/>
        </w:rPr>
        <w:t xml:space="preserve">[PRE-GO-LIVE] Rollback Rehearsal — rollback time ≤30 min confirmed; runbook countersigned; vendor on-call confirmed — Authority: Signal + Programme Director</w:t>
      </w:r>
    </w:p>
    <w:p>
      <w:pPr>
        <w:spacing w:before="0" w:after="60"/>
        <w:ind w:left="600"/>
        <w:rPr/>
      </w:pPr>
      <w:r>
        <w:rPr>
          <w:b/>
          <w:bCs/>
          <w:sz w:val="22"/>
          <w:szCs w:val="22"/>
        </w:rPr>
        <w:t xml:space="preserve">GL-CHK-04:  </w:t>
      </w:r>
      <w:r>
        <w:rPr>
          <w:sz w:val="22"/>
          <w:szCs w:val="22"/>
        </w:rPr>
        <w:t xml:space="preserve">[CUTOVER] Window 1 Stable — AIE-001/002 live; 2-hour parallel run passed; STABLE declaration issued — Authority: Signal, declared by Programme Director</w:t>
      </w:r>
    </w:p>
    <w:p>
      <w:pPr>
        <w:spacing w:before="0" w:after="60"/>
        <w:ind w:left="600"/>
        <w:rPr/>
      </w:pPr>
      <w:r>
        <w:rPr>
          <w:b/>
          <w:bCs/>
          <w:sz w:val="22"/>
          <w:szCs w:val="22"/>
        </w:rPr>
        <w:t xml:space="preserve">GL-CHK-05:  </w:t>
      </w:r>
      <w:r>
        <w:rPr>
          <w:sz w:val="22"/>
          <w:szCs w:val="22"/>
        </w:rPr>
        <w:t xml:space="preserve">[CUTOVER] Window 2 Stable — AIE-003/004/005 live; full suite STABLE; all 5 modules production-active — Authority: Signal, declared by Programme Director</w:t>
      </w:r>
    </w:p>
    <w:p>
      <w:pPr>
        <w:spacing w:before="0" w:after="60"/>
        <w:ind w:left="600"/>
        <w:rPr/>
      </w:pPr>
      <w:r>
        <w:rPr>
          <w:b/>
          <w:bCs/>
          <w:sz w:val="22"/>
          <w:szCs w:val="22"/>
        </w:rPr>
        <w:t xml:space="preserve">GL-CHK-06:  </w:t>
      </w:r>
      <w:r>
        <w:rPr>
          <w:sz w:val="22"/>
          <w:szCs w:val="22"/>
        </w:rPr>
        <w:t xml:space="preserve">[POST-CUTOVER] T+72h Stability Confirmed — zero P1 in 72h; 90-day hypercare clock started; V-CHK-09 CLOSED — Authority: Programme Director + Signal</w:t>
      </w:r>
    </w:p>
    <w:p>
      <w:pPr>
        <w:spacing w:before="0" w:after="60"/>
        <w:ind w:left="600"/>
        <w:rPr/>
      </w:pPr>
      <w:r>
        <w:rPr>
          <w:b/>
          <w:bCs/>
          <w:sz w:val="22"/>
          <w:szCs w:val="22"/>
        </w:rPr>
        <w:t xml:space="preserve">GL-CHK-07:  </w:t>
      </w:r>
      <w:r>
        <w:rPr>
          <w:sz w:val="22"/>
          <w:szCs w:val="22"/>
        </w:rPr>
        <w:t xml:space="preserve">[HYPERCARE DAY 30] 30-Day Review Passed — availability ≥99.5%; zero open P1; P2 backlog ≤5 — Authority: Programme Director per S52 V-CHK-10</w:t>
      </w:r>
    </w:p>
    <w:p>
      <w:pPr>
        <w:spacing w:before="0" w:after="60"/>
        <w:ind w:left="600"/>
        <w:rPr/>
      </w:pPr>
      <w:r>
        <w:rPr>
          <w:b/>
          <w:bCs/>
          <w:sz w:val="22"/>
          <w:szCs w:val="22"/>
        </w:rPr>
        <w:t xml:space="preserve">GL-CHK-08:  </w:t>
      </w:r>
      <w:r>
        <w:rPr>
          <w:sz w:val="22"/>
          <w:szCs w:val="22"/>
        </w:rPr>
        <w:t xml:space="preserve">[HYPERCARE DAY 90] BAU Handoff Complete — runbooks accepted by Signal; commercial docs accepted by Core; hypercare exit signed off — Authority: Programme Director co-signed Core per S52 V-CHK-12</w:t>
      </w:r>
    </w:p>
    <w:p>
      <w:pPr>
        <w:spacing w:before="0" w:after="60"/>
        <w:ind w:left="600"/>
        <w:rPr/>
      </w:pPr>
      <w:r>
        <w:rPr>
          <w:b/>
          <w:bCs/>
          <w:sz w:val="22"/>
          <w:szCs w:val="22"/>
        </w:rPr>
        <w:t xml:space="preserve">GL-CHK-09:  </w:t>
      </w:r>
      <w:r>
        <w:rPr>
          <w:sz w:val="22"/>
          <w:szCs w:val="22"/>
        </w:rPr>
        <w:t xml:space="preserve">[PHASE 3 GATE] Phase 2 Coverage ≥80% — all GAP-05/06/09/10/11/12 CLOSED per SC audit; 30-day zero-P1 period confirmed — Authority: Steering Committee</w:t>
      </w:r>
    </w:p>
    <w:p>
      <w:pPr>
        <w:spacing w:before="0" w:after="60"/>
        <w:ind w:left="600"/>
        <w:rPr/>
      </w:pPr>
      <w:r>
        <w:rPr>
          <w:b/>
          <w:bCs/>
          <w:sz w:val="22"/>
          <w:szCs w:val="22"/>
        </w:rPr>
        <w:t xml:space="preserve">GL-CHK-10:  </w:t>
      </w:r>
      <w:r>
        <w:rPr>
          <w:sz w:val="22"/>
          <w:szCs w:val="22"/>
        </w:rPr>
        <w:t xml:space="preserve">[PHASE 3 GATE] Phase 3 Authorisation — SC resolution passed; Phase 3 PDD approved in principle; Phase 3 Programme Director appointed — Authority: SC Chair + Board</w:t>
      </w:r>
    </w:p>
    <w:p>
      <w:pPr>
        <w:spacing w:before="0" w:after="80"/>
        <w:ind w:left="400"/>
        <w:rPr/>
      </w:pPr>
      <w:r>
        <w:rPr>
          <w:sz w:val="24"/>
          <w:szCs w:val="24"/>
        </w:rPr>
        <w:t xml:space="preserve">Checklist governance: Programme Director maintains the GL-CHK tracker alongside the V-CHK tracker (S52.7). Both trackers are presented at every Phase 2 Programme Board meeting (fortnightly). The combined V-CHK + GL-CHK status constitutes the Phase 2 Programme Health Dashboard reported to the Steering Committee. Upon GL-CHK-10 closure, the Phase 2 programme formally transitions to Phase 3 and this document (MONOLITH-S53-GOLIVE-001) is archived as a Phase 2 Programme Close artefact.</w:t>
      </w:r>
    </w:p>
    <w:p>
      <w:pPr>
        <w:spacing w:before="0" w:after="60"/>
        <w:ind w:left="600"/>
        <w:rPr/>
      </w:pPr>
      <w:r>
        <w:rPr>
          <w:b/>
          <w:bCs/>
          <w:sz w:val="22"/>
          <w:szCs w:val="22"/>
        </w:rPr>
        <w:t xml:space="preserve">Combined tracker reference:  </w:t>
      </w:r>
      <w:r>
        <w:rPr>
          <w:sz w:val="22"/>
          <w:szCs w:val="22"/>
        </w:rPr>
        <w:t xml:space="preserve">MONOLITH-S53-GOLIVE-001 v1.0 (living document; version controlled in MONOLITH document repository)</w:t>
      </w:r>
    </w:p>
    <w:p>
      <w:pPr>
        <w:spacing w:before="0" w:after="60"/>
        <w:ind w:left="600"/>
        <w:rPr/>
      </w:pPr>
      <w:r>
        <w:rPr>
          <w:b/>
          <w:bCs/>
          <w:sz w:val="22"/>
          <w:szCs w:val="22"/>
        </w:rPr>
        <w:t xml:space="preserve">Programme close authority:  </w:t>
      </w:r>
      <w:r>
        <w:rPr>
          <w:sz w:val="22"/>
          <w:szCs w:val="22"/>
        </w:rPr>
        <w:t xml:space="preserve">Steering Committee resolution required to formally close Phase 2 and open Phase 3; no individual authority may close the programme unilaterally</w:t>
      </w:r>
    </w:p>
    <w:p>
      <w:pPr>
        <w:spacing w:before="320" w:after="100"/>
        <w:rPr/>
      </w:pPr>
      <w:r>
        <w:rPr>
          <w:b/>
          <w:bCs/>
          <w:sz w:val="36"/>
          <w:szCs w:val="36"/>
          <w:color w:val="1f2d5a"/>
        </w:rPr>
        <w:t xml:space="preserve">Section 54 — Phase 3 Programme Definition Document</w:t>
      </w:r>
    </w:p>
    <w:p>
      <w:pPr>
        <w:spacing w:before="200" w:after="80"/>
        <w:rPr/>
      </w:pPr>
      <w:r>
        <w:rPr>
          <w:b/>
          <w:bCs/>
          <w:sz w:val="28"/>
          <w:szCs w:val="28"/>
          <w:color w:val="2e75b6"/>
        </w:rPr>
        <w:t xml:space="preserve">54.1 Overview &amp; Scope</w:t>
      </w:r>
    </w:p>
    <w:p>
      <w:pPr>
        <w:spacing w:before="0" w:after="80"/>
        <w:ind w:left="400"/>
        <w:rPr/>
      </w:pPr>
      <w:r>
        <w:rPr>
          <w:sz w:val="24"/>
          <w:szCs w:val="24"/>
        </w:rPr>
        <w:t xml:space="preserve">This section constitutes the Phase 3 Programme Definition Document (PDD) for the MONOLITH DAPH Decor AI Agent Programme. Phase 3 is triggered upon SC approval of the Phase 3 Readiness Gate (GL-CHK-10) and is designed to elevate agent coverage from 80% to 92% by addressing the seven remaining GAPs: GAP-01 (Biophilic Design Enhancement), GAP-02 (Design Freeze Gate AI), GAP-03 (Sensory Commissioning Full Automation), GAP-04 (Post-Occupancy Evaluation AI), GAP-13 (Client Experience Intelligence Platform), GAP-14 (Sustainable Materials &amp; Procurement Intelligence), and GAP-15 (Continuous Learning &amp; Model Governance Engine). The total approved budget is THB 7.0M across four milestones spanning Q3 2033 to Q2 2034.</w:t>
      </w:r>
    </w:p>
    <w:p>
      <w:pPr>
        <w:spacing w:before="0" w:after="60"/>
        <w:ind w:left="600"/>
        <w:rPr/>
      </w:pPr>
      <w:r>
        <w:rPr>
          <w:b/>
          <w:bCs/>
          <w:sz w:val="22"/>
          <w:szCs w:val="22"/>
        </w:rPr>
        <w:t xml:space="preserve">PDD reference:  </w:t>
      </w:r>
      <w:r>
        <w:rPr>
          <w:sz w:val="22"/>
          <w:szCs w:val="22"/>
        </w:rPr>
        <w:t xml:space="preserve">MONOLITH-S54-P3PDD-001 v1.0</w:t>
      </w:r>
    </w:p>
    <w:p>
      <w:pPr>
        <w:spacing w:before="0" w:after="60"/>
        <w:ind w:left="600"/>
        <w:rPr/>
      </w:pPr>
      <w:r>
        <w:rPr>
          <w:b/>
          <w:bCs/>
          <w:sz w:val="22"/>
          <w:szCs w:val="22"/>
        </w:rPr>
        <w:t xml:space="preserve">Trigger event:  </w:t>
      </w:r>
      <w:r>
        <w:rPr>
          <w:sz w:val="22"/>
          <w:szCs w:val="22"/>
        </w:rPr>
        <w:t xml:space="preserve">GL-CHK-10 COMPLETE — SC approval of Phase 3 PDD, Phase 2 BAU confirmed</w:t>
      </w:r>
    </w:p>
    <w:p>
      <w:pPr>
        <w:spacing w:before="0" w:after="60"/>
        <w:ind w:left="600"/>
        <w:rPr/>
      </w:pPr>
      <w:r>
        <w:rPr>
          <w:b/>
          <w:bCs/>
          <w:sz w:val="22"/>
          <w:szCs w:val="22"/>
        </w:rPr>
        <w:t xml:space="preserve">Programme scope:  </w:t>
      </w:r>
      <w:r>
        <w:rPr>
          <w:sz w:val="22"/>
          <w:szCs w:val="22"/>
        </w:rPr>
        <w:t xml:space="preserve">7 GAPs: GAP-01/02/03/04/13/14/15 — coverage 80% → 92%</w:t>
      </w:r>
    </w:p>
    <w:p>
      <w:pPr>
        <w:spacing w:before="0" w:after="60"/>
        <w:ind w:left="600"/>
        <w:rPr/>
      </w:pPr>
      <w:r>
        <w:rPr>
          <w:b/>
          <w:bCs/>
          <w:sz w:val="22"/>
          <w:szCs w:val="22"/>
        </w:rPr>
        <w:t xml:space="preserve">Total budget:  </w:t>
      </w:r>
      <w:r>
        <w:rPr>
          <w:sz w:val="22"/>
          <w:szCs w:val="22"/>
        </w:rPr>
        <w:t xml:space="preserve">THB 7.0M (excluding Phase 1 THB 5.2M and Phase 2 THB 6.0M)</w:t>
      </w:r>
    </w:p>
    <w:p>
      <w:pPr>
        <w:spacing w:before="0" w:after="60"/>
        <w:ind w:left="600"/>
        <w:rPr/>
      </w:pPr>
      <w:r>
        <w:rPr>
          <w:b/>
          <w:bCs/>
          <w:sz w:val="22"/>
          <w:szCs w:val="22"/>
        </w:rPr>
        <w:t xml:space="preserve">Programme owner:  </w:t>
      </w:r>
      <w:r>
        <w:rPr>
          <w:sz w:val="22"/>
          <w:szCs w:val="22"/>
        </w:rPr>
        <w:t xml:space="preserve">Phase 3 Programme Director (to be appointed at P3-M1)</w:t>
      </w:r>
    </w:p>
    <w:p>
      <w:pPr>
        <w:spacing w:before="0" w:after="60"/>
        <w:ind w:left="600"/>
        <w:rPr/>
      </w:pPr>
      <w:r>
        <w:rPr>
          <w:b/>
          <w:bCs/>
          <w:sz w:val="22"/>
          <w:szCs w:val="22"/>
        </w:rPr>
        <w:t xml:space="preserve">SC reference:  </w:t>
      </w:r>
      <w:r>
        <w:rPr>
          <w:sz w:val="22"/>
          <w:szCs w:val="22"/>
        </w:rPr>
        <w:t xml:space="preserve">SC-2033-P3 (Steering Committee Resolution — Phase 3 Approval)</w:t>
      </w:r>
    </w:p>
    <w:p>
      <w:pPr>
        <w:spacing w:before="0" w:after="60"/>
        <w:ind w:left="600"/>
        <w:rPr/>
      </w:pPr>
      <w:r>
        <w:rPr>
          <w:b/>
          <w:bCs/>
          <w:sz w:val="22"/>
          <w:szCs w:val="22"/>
        </w:rPr>
        <w:t xml:space="preserve">Target completion:  </w:t>
      </w:r>
      <w:r>
        <w:rPr>
          <w:sz w:val="22"/>
          <w:szCs w:val="22"/>
        </w:rPr>
        <w:t xml:space="preserve">P3-M4 — Q2 2034 (coverage 92%, full MONOLITH BAU)</w:t>
      </w:r>
    </w:p>
    <w:p>
      <w:pPr>
        <w:spacing w:before="0" w:after="60"/>
        <w:ind w:left="600"/>
        <w:rPr/>
      </w:pPr>
      <w:r>
        <w:rPr>
          <w:b/>
          <w:bCs/>
          <w:sz w:val="22"/>
          <w:szCs w:val="22"/>
        </w:rPr>
        <w:t xml:space="preserve">PDD status:  </w:t>
      </w:r>
      <w:r>
        <w:rPr>
          <w:sz w:val="22"/>
          <w:szCs w:val="22"/>
        </w:rPr>
        <w:t xml:space="preserve">Locked — pending GL-CHK-10 trigger</w:t>
      </w:r>
    </w:p>
    <w:p>
      <w:pPr>
        <w:spacing w:before="200" w:after="80"/>
        <w:rPr/>
      </w:pPr>
      <w:r>
        <w:rPr>
          <w:b/>
          <w:bCs/>
          <w:sz w:val="28"/>
          <w:szCs w:val="28"/>
          <w:color w:val="2e75b6"/>
        </w:rPr>
        <w:t xml:space="preserve">54.2 Phase 3 Programme Structure &amp; GAP Inventory</w:t>
      </w:r>
    </w:p>
    <w:p>
      <w:pPr>
        <w:spacing w:before="0" w:after="80"/>
        <w:ind w:left="400"/>
        <w:rPr/>
      </w:pPr>
      <w:r>
        <w:rPr>
          <w:sz w:val="24"/>
          <w:szCs w:val="24"/>
        </w:rPr>
        <w:t xml:space="preserve">Phase 3 is structured around three workstreams. Workstream A covers GAP-01 and GAP-02, delivering AI-enhanced biophilic design automation and intelligent design freeze gate management. Workstream B covers GAP-03 and GAP-04, completing full sensory commissioning automation and integrating AI-driven post-occupancy evaluation analytics. Workstream C delivers three new capability platforms: GAP-13 (Client Experience Intelligence), GAP-14 (Sustainable Materials &amp; Procurement Intelligence), and GAP-15 (Continuous Learning &amp; Model Governance Engine). All workstreams integrate with the Phase 2 AIE backbone (AIE-001–005).</w:t>
      </w:r>
    </w:p>
    <w:p>
      <w:pPr>
        <w:spacing w:before="0" w:after="80"/>
        <w:ind w:left="400"/>
        <w:rPr/>
      </w:pPr>
      <w:r>
        <w:rPr>
          <w:sz w:val="24"/>
          <w:szCs w:val="24"/>
        </w:rPr>
        <w:t xml:space="preserve">Phase 3 GAP Summary:</w:t>
      </w:r>
    </w:p>
    <w:p>
      <w:pPr>
        <w:spacing w:before="0" w:after="60"/>
        <w:ind w:left="600"/>
        <w:rPr/>
      </w:pPr>
      <w:r>
        <w:rPr>
          <w:b/>
          <w:bCs/>
          <w:sz w:val="22"/>
          <w:szCs w:val="22"/>
        </w:rPr>
        <w:t xml:space="preserve">GAP-01:  </w:t>
      </w:r>
      <w:r>
        <w:rPr>
          <w:sz w:val="22"/>
          <w:szCs w:val="22"/>
        </w:rPr>
        <w:t xml:space="preserve">Biophilic Design Enhancement — Level 2 AI automation; integrates with AIE-001 (Aria Creative Engine); Phase 1 baseline complete</w:t>
      </w:r>
    </w:p>
    <w:p>
      <w:pPr>
        <w:spacing w:before="0" w:after="60"/>
        <w:ind w:left="600"/>
        <w:rPr/>
      </w:pPr>
      <w:r>
        <w:rPr>
          <w:b/>
          <w:bCs/>
          <w:sz w:val="22"/>
          <w:szCs w:val="22"/>
        </w:rPr>
        <w:t xml:space="preserve">GAP-02:  </w:t>
      </w:r>
      <w:r>
        <w:rPr>
          <w:sz w:val="22"/>
          <w:szCs w:val="22"/>
        </w:rPr>
        <w:t xml:space="preserve">Design Freeze Gate AI — Intelligent milestone locking and change-control enforcement; integrates with AIE-002 (Core API Gateway)</w:t>
      </w:r>
    </w:p>
    <w:p>
      <w:pPr>
        <w:spacing w:before="0" w:after="60"/>
        <w:ind w:left="600"/>
        <w:rPr/>
      </w:pPr>
      <w:r>
        <w:rPr>
          <w:b/>
          <w:bCs/>
          <w:sz w:val="22"/>
          <w:szCs w:val="22"/>
        </w:rPr>
        <w:t xml:space="preserve">GAP-03:  </w:t>
      </w:r>
      <w:r>
        <w:rPr>
          <w:sz w:val="22"/>
          <w:szCs w:val="22"/>
        </w:rPr>
        <w:t xml:space="preserve">Sensory Commissioning Full Automation — End-to-end sensor calibration and sign-off via AI; integrates with AIE-003 (Signal Hub)</w:t>
      </w:r>
    </w:p>
    <w:p>
      <w:pPr>
        <w:spacing w:before="0" w:after="60"/>
        <w:ind w:left="600"/>
        <w:rPr/>
      </w:pPr>
      <w:r>
        <w:rPr>
          <w:b/>
          <w:bCs/>
          <w:sz w:val="22"/>
          <w:szCs w:val="22"/>
        </w:rPr>
        <w:t xml:space="preserve">GAP-04:  </w:t>
      </w:r>
      <w:r>
        <w:rPr>
          <w:sz w:val="22"/>
          <w:szCs w:val="22"/>
        </w:rPr>
        <w:t xml:space="preserve">Post-Occupancy Evaluation AI — Longitudinal client satisfaction analytics; integrates with AIE-004 (Nova Analytics)</w:t>
      </w:r>
    </w:p>
    <w:p>
      <w:pPr>
        <w:spacing w:before="0" w:after="60"/>
        <w:ind w:left="600"/>
        <w:rPr/>
      </w:pPr>
      <w:r>
        <w:rPr>
          <w:b/>
          <w:bCs/>
          <w:sz w:val="22"/>
          <w:szCs w:val="22"/>
        </w:rPr>
        <w:t xml:space="preserve">GAP-13:  </w:t>
      </w:r>
      <w:r>
        <w:rPr>
          <w:sz w:val="22"/>
          <w:szCs w:val="22"/>
        </w:rPr>
        <w:t xml:space="preserve">Client Experience Intelligence Platform — Real-time CX scoring, sentiment analysis, and feedback loops across all agent touchpoints</w:t>
      </w:r>
    </w:p>
    <w:p>
      <w:pPr>
        <w:spacing w:before="0" w:after="60"/>
        <w:ind w:left="600"/>
        <w:rPr/>
      </w:pPr>
      <w:r>
        <w:rPr>
          <w:b/>
          <w:bCs/>
          <w:sz w:val="22"/>
          <w:szCs w:val="22"/>
        </w:rPr>
        <w:t xml:space="preserve">GAP-14:  </w:t>
      </w:r>
      <w:r>
        <w:rPr>
          <w:sz w:val="22"/>
          <w:szCs w:val="22"/>
        </w:rPr>
        <w:t xml:space="preserve">Sustainable Materials &amp; Procurement Intelligence — AI-assisted sustainable sourcing, supplier ESG scoring, and procurement optimisation</w:t>
      </w:r>
    </w:p>
    <w:p>
      <w:pPr>
        <w:spacing w:before="0" w:after="60"/>
        <w:ind w:left="600"/>
        <w:rPr/>
      </w:pPr>
      <w:r>
        <w:rPr>
          <w:b/>
          <w:bCs/>
          <w:sz w:val="22"/>
          <w:szCs w:val="22"/>
        </w:rPr>
        <w:t xml:space="preserve">GAP-15:  </w:t>
      </w:r>
      <w:r>
        <w:rPr>
          <w:sz w:val="22"/>
          <w:szCs w:val="22"/>
        </w:rPr>
        <w:t xml:space="preserve">Continuous Learning &amp; Model Governance Engine — Automated model retraining pipelines, drift detection, version control, and SC-auditable governance logs</w:t>
      </w:r>
    </w:p>
    <w:p>
      <w:pPr>
        <w:spacing w:before="0" w:after="80"/>
        <w:ind w:left="400"/>
        <w:rPr/>
      </w:pPr>
      <w:r>
        <w:rPr>
          <w:sz w:val="24"/>
          <w:szCs w:val="24"/>
        </w:rPr>
        <w:t xml:space="preserve">Workstream mapping:</w:t>
      </w:r>
    </w:p>
    <w:p>
      <w:pPr>
        <w:spacing w:before="0" w:after="60"/>
        <w:ind w:left="600" w:hanging="200"/>
        <w:rPr/>
      </w:pPr>
      <w:r>
        <w:rPr>
          <w:sz w:val="22"/>
          <w:szCs w:val="22"/>
        </w:rPr>
        <w:t xml:space="preserve">• Workstream A (GAP-01/02): Lead — Aria; Technical co-lead — Core; Timeline — P3-M1 to P3-M3</w:t>
      </w:r>
    </w:p>
    <w:p>
      <w:pPr>
        <w:spacing w:before="0" w:after="60"/>
        <w:ind w:left="600" w:hanging="200"/>
        <w:rPr/>
      </w:pPr>
      <w:r>
        <w:rPr>
          <w:sz w:val="22"/>
          <w:szCs w:val="22"/>
        </w:rPr>
        <w:t xml:space="preserve">• Workstream B (GAP-03/04): Lead — Signal; Technical co-lead — Nova; Timeline — P3-M1 to P3-M3</w:t>
      </w:r>
    </w:p>
    <w:p>
      <w:pPr>
        <w:spacing w:before="0" w:after="60"/>
        <w:ind w:left="600" w:hanging="200"/>
        <w:rPr/>
      </w:pPr>
      <w:r>
        <w:rPr>
          <w:sz w:val="22"/>
          <w:szCs w:val="22"/>
        </w:rPr>
        <w:t xml:space="preserve">• Workstream C (GAP-13/14/15): Lead — Nexus; Technical co-lead — Guardian, Ledger; Timeline — P3-M2 to P3-M4</w:t>
      </w:r>
    </w:p>
    <w:p>
      <w:pPr>
        <w:spacing w:before="0" w:after="60"/>
        <w:ind w:left="600" w:hanging="200"/>
        <w:rPr/>
      </w:pPr>
      <w:r>
        <w:rPr>
          <w:sz w:val="22"/>
          <w:szCs w:val="22"/>
        </w:rPr>
        <w:t xml:space="preserve">• Integration &amp; Governance: Lead — Programme Director; Quality — Vega; Compliance — Rex; Timeline — continuous P3-M1 to P3-M4</w:t>
      </w:r>
    </w:p>
    <w:p>
      <w:pPr>
        <w:spacing w:before="200" w:after="80"/>
        <w:rPr/>
      </w:pPr>
      <w:r>
        <w:rPr>
          <w:b/>
          <w:bCs/>
          <w:sz w:val="28"/>
          <w:szCs w:val="28"/>
          <w:color w:val="2e75b6"/>
        </w:rPr>
        <w:t xml:space="preserve">54.3 GAP Workplan (GAP-01/02/03/04/13/14/15)</w:t>
      </w:r>
    </w:p>
    <w:p>
      <w:pPr>
        <w:spacing w:before="0" w:after="80"/>
        <w:ind w:left="400"/>
        <w:rPr/>
      </w:pPr>
      <w:r>
        <w:rPr>
          <w:sz w:val="24"/>
          <w:szCs w:val="24"/>
        </w:rPr>
        <w:t xml:space="preserve">The following workplan defines deliverables, integration points, and acceptance criteria for each Phase 3 GAP.</w:t>
      </w:r>
    </w:p>
    <w:p>
      <w:pPr>
        <w:spacing w:before="0" w:after="80"/>
        <w:ind w:left="400"/>
        <w:rPr/>
      </w:pPr>
      <w:r>
        <w:rPr>
          <w:sz w:val="24"/>
          <w:szCs w:val="24"/>
        </w:rPr>
        <w:t xml:space="preserve">GAP-01 — Biophilic Design Enhancement:</w:t>
      </w:r>
    </w:p>
    <w:p>
      <w:pPr>
        <w:spacing w:before="0" w:after="60"/>
        <w:ind w:left="600" w:hanging="200"/>
        <w:rPr/>
      </w:pPr>
      <w:r>
        <w:rPr>
          <w:sz w:val="22"/>
          <w:szCs w:val="22"/>
        </w:rPr>
        <w:t xml:space="preserve">• Phase 1 baseline: SOP framework and manual workflows complete (S39)</w:t>
      </w:r>
    </w:p>
    <w:p>
      <w:pPr>
        <w:spacing w:before="0" w:after="60"/>
        <w:ind w:left="600" w:hanging="200"/>
        <w:rPr/>
      </w:pPr>
      <w:r>
        <w:rPr>
          <w:sz w:val="22"/>
          <w:szCs w:val="22"/>
        </w:rPr>
        <w:t xml:space="preserve">• Phase 3 deliverable: AI model for biophilic element detection, scoring, and recommendation (Level 2 automation)</w:t>
      </w:r>
    </w:p>
    <w:p>
      <w:pPr>
        <w:spacing w:before="0" w:after="60"/>
        <w:ind w:left="600" w:hanging="200"/>
        <w:rPr/>
      </w:pPr>
      <w:r>
        <w:rPr>
          <w:sz w:val="22"/>
          <w:szCs w:val="22"/>
        </w:rPr>
        <w:t xml:space="preserve">• Integration: AIE-001 Aria Creative Engine API — receive design brief, return biophilic compliance score and recommendations</w:t>
      </w:r>
    </w:p>
    <w:p>
      <w:pPr>
        <w:spacing w:before="0" w:after="60"/>
        <w:ind w:left="600" w:hanging="200"/>
        <w:rPr/>
      </w:pPr>
      <w:r>
        <w:rPr>
          <w:sz w:val="22"/>
          <w:szCs w:val="22"/>
        </w:rPr>
        <w:t xml:space="preserve">• Acceptance criteria: Biophilic compliance score accuracy ≥90% against expert benchmark; latency ≤3s per analysis</w:t>
      </w:r>
    </w:p>
    <w:p>
      <w:pPr>
        <w:spacing w:before="0" w:after="60"/>
        <w:ind w:left="600" w:hanging="200"/>
        <w:rPr/>
      </w:pPr>
      <w:r>
        <w:rPr>
          <w:sz w:val="22"/>
          <w:szCs w:val="22"/>
        </w:rPr>
        <w:t xml:space="preserve">• Budget: THB 1.2M | Timeline: P3-M1 to P3-M3 | Lead: Aria</w:t>
      </w:r>
    </w:p>
    <w:p>
      <w:pPr>
        <w:spacing w:before="0" w:after="80"/>
        <w:ind w:left="400"/>
        <w:rPr/>
      </w:pPr>
      <w:r>
        <w:rPr>
          <w:sz w:val="24"/>
          <w:szCs w:val="24"/>
        </w:rPr>
        <w:t xml:space="preserve">GAP-02 — Design Freeze Gate AI:</w:t>
      </w:r>
    </w:p>
    <w:p>
      <w:pPr>
        <w:spacing w:before="0" w:after="60"/>
        <w:ind w:left="600" w:hanging="200"/>
        <w:rPr/>
      </w:pPr>
      <w:r>
        <w:rPr>
          <w:sz w:val="22"/>
          <w:szCs w:val="22"/>
        </w:rPr>
        <w:t xml:space="preserve">• Phase 1 baseline: Manual design freeze gate protocol complete (S40)</w:t>
      </w:r>
    </w:p>
    <w:p>
      <w:pPr>
        <w:spacing w:before="0" w:after="60"/>
        <w:ind w:left="600" w:hanging="200"/>
        <w:rPr/>
      </w:pPr>
      <w:r>
        <w:rPr>
          <w:sz w:val="22"/>
          <w:szCs w:val="22"/>
        </w:rPr>
        <w:t xml:space="preserve">• Phase 3 deliverable: Automated design freeze gate with AI-driven change-impact assessment and SC escalation routing</w:t>
      </w:r>
    </w:p>
    <w:p>
      <w:pPr>
        <w:spacing w:before="0" w:after="60"/>
        <w:ind w:left="600" w:hanging="200"/>
        <w:rPr/>
      </w:pPr>
      <w:r>
        <w:rPr>
          <w:sz w:val="22"/>
          <w:szCs w:val="22"/>
        </w:rPr>
        <w:t xml:space="preserve">• Integration: AIE-002 Core API Gateway — trigger gate events, generate change impact reports</w:t>
      </w:r>
    </w:p>
    <w:p>
      <w:pPr>
        <w:spacing w:before="0" w:after="60"/>
        <w:ind w:left="600" w:hanging="200"/>
        <w:rPr/>
      </w:pPr>
      <w:r>
        <w:rPr>
          <w:sz w:val="22"/>
          <w:szCs w:val="22"/>
        </w:rPr>
        <w:t xml:space="preserve">• Acceptance criteria: Gate decision accuracy ≥95%; false escalation rate ≤2%; SC notification latency ≤5 min</w:t>
      </w:r>
    </w:p>
    <w:p>
      <w:pPr>
        <w:spacing w:before="0" w:after="60"/>
        <w:ind w:left="600" w:hanging="200"/>
        <w:rPr/>
      </w:pPr>
      <w:r>
        <w:rPr>
          <w:sz w:val="22"/>
          <w:szCs w:val="22"/>
        </w:rPr>
        <w:t xml:space="preserve">• Budget: THB 0.8M | Timeline: P3-M1 to P3-M2 | Lead: Core / Aria</w:t>
      </w:r>
    </w:p>
    <w:p>
      <w:pPr>
        <w:spacing w:before="0" w:after="80"/>
        <w:ind w:left="400"/>
        <w:rPr/>
      </w:pPr>
      <w:r>
        <w:rPr>
          <w:sz w:val="24"/>
          <w:szCs w:val="24"/>
        </w:rPr>
        <w:t xml:space="preserve">GAP-03 — Sensory Commissioning Full Automation:</w:t>
      </w:r>
    </w:p>
    <w:p>
      <w:pPr>
        <w:spacing w:before="0" w:after="60"/>
        <w:ind w:left="600" w:hanging="200"/>
        <w:rPr/>
      </w:pPr>
      <w:r>
        <w:rPr>
          <w:sz w:val="22"/>
          <w:szCs w:val="22"/>
        </w:rPr>
        <w:t xml:space="preserve">• Phase 1 baseline: Sensory commissioning protocol and manual sign-off (S41)</w:t>
      </w:r>
    </w:p>
    <w:p>
      <w:pPr>
        <w:spacing w:before="0" w:after="60"/>
        <w:ind w:left="600" w:hanging="200"/>
        <w:rPr/>
      </w:pPr>
      <w:r>
        <w:rPr>
          <w:sz w:val="22"/>
          <w:szCs w:val="22"/>
        </w:rPr>
        <w:t xml:space="preserve">• Phase 3 deliverable: Full end-to-end IoT sensor calibration automation with AI-based anomaly detection and sign-off</w:t>
      </w:r>
    </w:p>
    <w:p>
      <w:pPr>
        <w:spacing w:before="0" w:after="60"/>
        <w:ind w:left="600" w:hanging="200"/>
        <w:rPr/>
      </w:pPr>
      <w:r>
        <w:rPr>
          <w:sz w:val="22"/>
          <w:szCs w:val="22"/>
        </w:rPr>
        <w:t xml:space="preserve">• Integration: AIE-003 Signal Hub — sensor data ingestion, real-time calibration commands, automated sign-off certificates</w:t>
      </w:r>
    </w:p>
    <w:p>
      <w:pPr>
        <w:spacing w:before="0" w:after="60"/>
        <w:ind w:left="600" w:hanging="200"/>
        <w:rPr/>
      </w:pPr>
      <w:r>
        <w:rPr>
          <w:sz w:val="22"/>
          <w:szCs w:val="22"/>
        </w:rPr>
        <w:t xml:space="preserve">• Acceptance criteria: Automated sign-off accuracy ≥97%; sensor anomaly detection recall ≥92%; manual override rate ≤3%</w:t>
      </w:r>
    </w:p>
    <w:p>
      <w:pPr>
        <w:spacing w:before="0" w:after="60"/>
        <w:ind w:left="600" w:hanging="200"/>
        <w:rPr/>
      </w:pPr>
      <w:r>
        <w:rPr>
          <w:sz w:val="22"/>
          <w:szCs w:val="22"/>
        </w:rPr>
        <w:t xml:space="preserve">• Budget: THB 1.0M | Timeline: P3-M1 to P3-M3 | Lead: Signal</w:t>
      </w:r>
    </w:p>
    <w:p>
      <w:pPr>
        <w:spacing w:before="0" w:after="80"/>
        <w:ind w:left="400"/>
        <w:rPr/>
      </w:pPr>
      <w:r>
        <w:rPr>
          <w:sz w:val="24"/>
          <w:szCs w:val="24"/>
        </w:rPr>
        <w:t xml:space="preserve">GAP-04 — Post-Occupancy Evaluation AI:</w:t>
      </w:r>
    </w:p>
    <w:p>
      <w:pPr>
        <w:spacing w:before="0" w:after="60"/>
        <w:ind w:left="600" w:hanging="200"/>
        <w:rPr/>
      </w:pPr>
      <w:r>
        <w:rPr>
          <w:sz w:val="22"/>
          <w:szCs w:val="22"/>
        </w:rPr>
        <w:t xml:space="preserve">• Phase 1 baseline: POE framework and survey methodology complete (S42)</w:t>
      </w:r>
    </w:p>
    <w:p>
      <w:pPr>
        <w:spacing w:before="0" w:after="60"/>
        <w:ind w:left="600" w:hanging="200"/>
        <w:rPr/>
      </w:pPr>
      <w:r>
        <w:rPr>
          <w:sz w:val="22"/>
          <w:szCs w:val="22"/>
        </w:rPr>
        <w:t xml:space="preserve">• Phase 3 deliverable: Longitudinal AI analytics for occupant satisfaction, space utilisation, and wellbeing scoring</w:t>
      </w:r>
    </w:p>
    <w:p>
      <w:pPr>
        <w:spacing w:before="0" w:after="60"/>
        <w:ind w:left="600" w:hanging="200"/>
        <w:rPr/>
      </w:pPr>
      <w:r>
        <w:rPr>
          <w:sz w:val="22"/>
          <w:szCs w:val="22"/>
        </w:rPr>
        <w:t xml:space="preserve">• Integration: AIE-004 Nova Analytics — consume occupancy data streams, generate quarterly POE dashboards</w:t>
      </w:r>
    </w:p>
    <w:p>
      <w:pPr>
        <w:spacing w:before="0" w:after="60"/>
        <w:ind w:left="600" w:hanging="200"/>
        <w:rPr/>
      </w:pPr>
      <w:r>
        <w:rPr>
          <w:sz w:val="22"/>
          <w:szCs w:val="22"/>
        </w:rPr>
        <w:t xml:space="preserve">• Acceptance criteria: POE dashboard completeness ≥95%; predictive satisfaction accuracy ≥85%; report generation ≤24h post-period</w:t>
      </w:r>
    </w:p>
    <w:p>
      <w:pPr>
        <w:spacing w:before="0" w:after="60"/>
        <w:ind w:left="600" w:hanging="200"/>
        <w:rPr/>
      </w:pPr>
      <w:r>
        <w:rPr>
          <w:sz w:val="22"/>
          <w:szCs w:val="22"/>
        </w:rPr>
        <w:t xml:space="preserve">• Budget: THB 0.7M | Timeline: P3-M1 to P3-M3 | Lead: Nova</w:t>
      </w:r>
    </w:p>
    <w:p>
      <w:pPr>
        <w:spacing w:before="0" w:after="80"/>
        <w:ind w:left="400"/>
        <w:rPr/>
      </w:pPr>
      <w:r>
        <w:rPr>
          <w:sz w:val="24"/>
          <w:szCs w:val="24"/>
        </w:rPr>
        <w:t xml:space="preserve">GAP-13 — Client Experience Intelligence Platform:</w:t>
      </w:r>
    </w:p>
    <w:p>
      <w:pPr>
        <w:spacing w:before="0" w:after="60"/>
        <w:ind w:left="600" w:hanging="200"/>
        <w:rPr/>
      </w:pPr>
      <w:r>
        <w:rPr>
          <w:sz w:val="22"/>
          <w:szCs w:val="22"/>
        </w:rPr>
        <w:t xml:space="preserve">• New Phase 3 capability: Real-time CX scoring across all 28 agent touchpoints</w:t>
      </w:r>
    </w:p>
    <w:p>
      <w:pPr>
        <w:spacing w:before="0" w:after="60"/>
        <w:ind w:left="600" w:hanging="200"/>
        <w:rPr/>
      </w:pPr>
      <w:r>
        <w:rPr>
          <w:sz w:val="22"/>
          <w:szCs w:val="22"/>
        </w:rPr>
        <w:t xml:space="preserve">• Deliverable: CX Intelligence Dashboard; NPS prediction model; automated client satisfaction alerts to Ops and Signal</w:t>
      </w:r>
    </w:p>
    <w:p>
      <w:pPr>
        <w:spacing w:before="0" w:after="60"/>
        <w:ind w:left="600" w:hanging="200"/>
        <w:rPr/>
      </w:pPr>
      <w:r>
        <w:rPr>
          <w:sz w:val="22"/>
          <w:szCs w:val="22"/>
        </w:rPr>
        <w:t xml:space="preserve">• Integration: AIE-001–005 all endpoints — aggregate interaction logs; emit CX events to Signal Hub (AIE-003)</w:t>
      </w:r>
    </w:p>
    <w:p>
      <w:pPr>
        <w:spacing w:before="0" w:after="60"/>
        <w:ind w:left="600" w:hanging="200"/>
        <w:rPr/>
      </w:pPr>
      <w:r>
        <w:rPr>
          <w:sz w:val="22"/>
          <w:szCs w:val="22"/>
        </w:rPr>
        <w:t xml:space="preserve">• Acceptance criteria: CX score refresh ≤5 min; NPS prediction accuracy ≥80%; integration coverage 28/28 agents</w:t>
      </w:r>
    </w:p>
    <w:p>
      <w:pPr>
        <w:spacing w:before="0" w:after="60"/>
        <w:ind w:left="600" w:hanging="200"/>
        <w:rPr/>
      </w:pPr>
      <w:r>
        <w:rPr>
          <w:sz w:val="22"/>
          <w:szCs w:val="22"/>
        </w:rPr>
        <w:t xml:space="preserve">• Budget: THB 0.9M | Timeline: P3-M2 to P3-M4 | Lead: Nexus</w:t>
      </w:r>
    </w:p>
    <w:p>
      <w:pPr>
        <w:spacing w:before="0" w:after="80"/>
        <w:ind w:left="400"/>
        <w:rPr/>
      </w:pPr>
      <w:r>
        <w:rPr>
          <w:sz w:val="24"/>
          <w:szCs w:val="24"/>
        </w:rPr>
        <w:t xml:space="preserve">GAP-14 — Sustainable Materials &amp; Procurement Intelligence:</w:t>
      </w:r>
    </w:p>
    <w:p>
      <w:pPr>
        <w:spacing w:before="0" w:after="60"/>
        <w:ind w:left="600" w:hanging="200"/>
        <w:rPr/>
      </w:pPr>
      <w:r>
        <w:rPr>
          <w:sz w:val="22"/>
          <w:szCs w:val="22"/>
        </w:rPr>
        <w:t xml:space="preserve">• New Phase 3 capability: AI-assisted sustainable sourcing engine with ESG supplier scoring</w:t>
      </w:r>
    </w:p>
    <w:p>
      <w:pPr>
        <w:spacing w:before="0" w:after="60"/>
        <w:ind w:left="600" w:hanging="200"/>
        <w:rPr/>
      </w:pPr>
      <w:r>
        <w:rPr>
          <w:sz w:val="22"/>
          <w:szCs w:val="22"/>
        </w:rPr>
        <w:t xml:space="preserve">• Deliverable: Supplier ESG Scorecard; carbon-footprint estimator per project; procurement recommendation engine</w:t>
      </w:r>
    </w:p>
    <w:p>
      <w:pPr>
        <w:spacing w:before="0" w:after="60"/>
        <w:ind w:left="600" w:hanging="200"/>
        <w:rPr/>
      </w:pPr>
      <w:r>
        <w:rPr>
          <w:sz w:val="22"/>
          <w:szCs w:val="22"/>
        </w:rPr>
        <w:t xml:space="preserve">• Integration: Ledger (procurement data), Guardian (compliance checks), AIE-002 Core API for procurement approvals</w:t>
      </w:r>
    </w:p>
    <w:p>
      <w:pPr>
        <w:spacing w:before="0" w:after="60"/>
        <w:ind w:left="600" w:hanging="200"/>
        <w:rPr/>
      </w:pPr>
      <w:r>
        <w:rPr>
          <w:sz w:val="22"/>
          <w:szCs w:val="22"/>
        </w:rPr>
        <w:t xml:space="preserve">• Acceptance criteria: Supplier ESG scoring coverage ≥80% of active suppliers; carbon estimate accuracy within ±10%; recommendation adoption rate ≥60%</w:t>
      </w:r>
    </w:p>
    <w:p>
      <w:pPr>
        <w:spacing w:before="0" w:after="60"/>
        <w:ind w:left="600" w:hanging="200"/>
        <w:rPr/>
      </w:pPr>
      <w:r>
        <w:rPr>
          <w:sz w:val="22"/>
          <w:szCs w:val="22"/>
        </w:rPr>
        <w:t xml:space="preserve">• Budget: THB 0.8M | Timeline: P3-M2 to P3-M4 | Lead: Ledger / Guardian</w:t>
      </w:r>
    </w:p>
    <w:p>
      <w:pPr>
        <w:spacing w:before="0" w:after="80"/>
        <w:ind w:left="400"/>
        <w:rPr/>
      </w:pPr>
      <w:r>
        <w:rPr>
          <w:sz w:val="24"/>
          <w:szCs w:val="24"/>
        </w:rPr>
        <w:t xml:space="preserve">GAP-15 — Continuous Learning &amp; Model Governance Engine:</w:t>
      </w:r>
    </w:p>
    <w:p>
      <w:pPr>
        <w:spacing w:before="0" w:after="60"/>
        <w:ind w:left="600" w:hanging="200"/>
        <w:rPr/>
      </w:pPr>
      <w:r>
        <w:rPr>
          <w:sz w:val="22"/>
          <w:szCs w:val="22"/>
        </w:rPr>
        <w:t xml:space="preserve">• New Phase 3 capability: Automated model retraining, drift detection, and SC-auditable AI governance</w:t>
      </w:r>
    </w:p>
    <w:p>
      <w:pPr>
        <w:spacing w:before="0" w:after="60"/>
        <w:ind w:left="600" w:hanging="200"/>
        <w:rPr/>
      </w:pPr>
      <w:r>
        <w:rPr>
          <w:sz w:val="22"/>
          <w:szCs w:val="22"/>
        </w:rPr>
        <w:t xml:space="preserve">• Deliverable: Model Registry (all 28 agents); Drift Alert System (latency ≤1h); Governance Audit Log (SC-accessible)</w:t>
      </w:r>
    </w:p>
    <w:p>
      <w:pPr>
        <w:spacing w:before="0" w:after="60"/>
        <w:ind w:left="600" w:hanging="200"/>
        <w:rPr/>
      </w:pPr>
      <w:r>
        <w:rPr>
          <w:sz w:val="22"/>
          <w:szCs w:val="22"/>
        </w:rPr>
        <w:t xml:space="preserve">• Integration: All AIE-001–005 model endpoints; Vega (audit); Rex (compliance); SC reporting dashboard</w:t>
      </w:r>
    </w:p>
    <w:p>
      <w:pPr>
        <w:spacing w:before="0" w:after="60"/>
        <w:ind w:left="600" w:hanging="200"/>
        <w:rPr/>
      </w:pPr>
      <w:r>
        <w:rPr>
          <w:sz w:val="22"/>
          <w:szCs w:val="22"/>
        </w:rPr>
        <w:t xml:space="preserve">• Acceptance criteria: Model drift alert latency ≤1h; retraining pipeline success rate ≥95%; audit log completeness 100%</w:t>
      </w:r>
    </w:p>
    <w:p>
      <w:pPr>
        <w:spacing w:before="0" w:after="60"/>
        <w:ind w:left="600" w:hanging="200"/>
        <w:rPr/>
      </w:pPr>
      <w:r>
        <w:rPr>
          <w:sz w:val="22"/>
          <w:szCs w:val="22"/>
        </w:rPr>
        <w:t xml:space="preserve">• Budget: THB 0.7M | Timeline: P3-M2 to P3-M4 | Lead: Vega / Nexus</w:t>
      </w:r>
    </w:p>
    <w:p>
      <w:pPr>
        <w:spacing w:before="200" w:after="80"/>
        <w:rPr/>
      </w:pPr>
      <w:r>
        <w:rPr>
          <w:b/>
          <w:bCs/>
          <w:sz w:val="28"/>
          <w:szCs w:val="28"/>
          <w:color w:val="2e75b6"/>
        </w:rPr>
        <w:t xml:space="preserve">54.4 Phase 3 Budget Allocation — THB 7.0M</w:t>
      </w:r>
    </w:p>
    <w:p>
      <w:pPr>
        <w:spacing w:before="0" w:after="80"/>
        <w:ind w:left="400"/>
        <w:rPr/>
      </w:pPr>
      <w:r>
        <w:rPr>
          <w:sz w:val="24"/>
          <w:szCs w:val="24"/>
        </w:rPr>
        <w:t xml:space="preserve">The total Phase 3 budget of THB 7.0M is SC-approved subject to GL-CHK-10 confirmation. Budget is allocated across the seven GAPs plus a 15% contingency reserve. All expenditure is subject to Steering Committee quarterly review and Ledger agent tracking.</w:t>
      </w:r>
    </w:p>
    <w:p>
      <w:pPr>
        <w:spacing w:before="0" w:after="60"/>
        <w:ind w:left="600"/>
        <w:rPr/>
      </w:pPr>
      <w:r>
        <w:rPr>
          <w:b/>
          <w:bCs/>
          <w:sz w:val="22"/>
          <w:szCs w:val="22"/>
        </w:rPr>
        <w:t xml:space="preserve">GAP-01 — Biophilic Design Enhancement:  </w:t>
      </w:r>
      <w:r>
        <w:rPr>
          <w:sz w:val="22"/>
          <w:szCs w:val="22"/>
        </w:rPr>
        <w:t xml:space="preserve">THB 1.2M</w:t>
      </w:r>
    </w:p>
    <w:p>
      <w:pPr>
        <w:spacing w:before="0" w:after="60"/>
        <w:ind w:left="600"/>
        <w:rPr/>
      </w:pPr>
      <w:r>
        <w:rPr>
          <w:b/>
          <w:bCs/>
          <w:sz w:val="22"/>
          <w:szCs w:val="22"/>
        </w:rPr>
        <w:t xml:space="preserve">GAP-02 — Design Freeze Gate AI:  </w:t>
      </w:r>
      <w:r>
        <w:rPr>
          <w:sz w:val="22"/>
          <w:szCs w:val="22"/>
        </w:rPr>
        <w:t xml:space="preserve">THB 0.8M</w:t>
      </w:r>
    </w:p>
    <w:p>
      <w:pPr>
        <w:spacing w:before="0" w:after="60"/>
        <w:ind w:left="600"/>
        <w:rPr/>
      </w:pPr>
      <w:r>
        <w:rPr>
          <w:b/>
          <w:bCs/>
          <w:sz w:val="22"/>
          <w:szCs w:val="22"/>
        </w:rPr>
        <w:t xml:space="preserve">GAP-03 — Sensory Commissioning Full Automation:  </w:t>
      </w:r>
      <w:r>
        <w:rPr>
          <w:sz w:val="22"/>
          <w:szCs w:val="22"/>
        </w:rPr>
        <w:t xml:space="preserve">THB 1.0M</w:t>
      </w:r>
    </w:p>
    <w:p>
      <w:pPr>
        <w:spacing w:before="0" w:after="60"/>
        <w:ind w:left="600"/>
        <w:rPr/>
      </w:pPr>
      <w:r>
        <w:rPr>
          <w:b/>
          <w:bCs/>
          <w:sz w:val="22"/>
          <w:szCs w:val="22"/>
        </w:rPr>
        <w:t xml:space="preserve">GAP-04 — Post-Occupancy Evaluation AI:  </w:t>
      </w:r>
      <w:r>
        <w:rPr>
          <w:sz w:val="22"/>
          <w:szCs w:val="22"/>
        </w:rPr>
        <w:t xml:space="preserve">THB 0.7M</w:t>
      </w:r>
    </w:p>
    <w:p>
      <w:pPr>
        <w:spacing w:before="0" w:after="60"/>
        <w:ind w:left="600"/>
        <w:rPr/>
      </w:pPr>
      <w:r>
        <w:rPr>
          <w:b/>
          <w:bCs/>
          <w:sz w:val="22"/>
          <w:szCs w:val="22"/>
        </w:rPr>
        <w:t xml:space="preserve">GAP-13 — Client Experience Intelligence Platform:  </w:t>
      </w:r>
      <w:r>
        <w:rPr>
          <w:sz w:val="22"/>
          <w:szCs w:val="22"/>
        </w:rPr>
        <w:t xml:space="preserve">THB 0.9M</w:t>
      </w:r>
    </w:p>
    <w:p>
      <w:pPr>
        <w:spacing w:before="0" w:after="60"/>
        <w:ind w:left="600"/>
        <w:rPr/>
      </w:pPr>
      <w:r>
        <w:rPr>
          <w:b/>
          <w:bCs/>
          <w:sz w:val="22"/>
          <w:szCs w:val="22"/>
        </w:rPr>
        <w:t xml:space="preserve">GAP-14 — Sustainable Materials &amp; Procurement Intelligence:  </w:t>
      </w:r>
      <w:r>
        <w:rPr>
          <w:sz w:val="22"/>
          <w:szCs w:val="22"/>
        </w:rPr>
        <w:t xml:space="preserve">THB 0.8M</w:t>
      </w:r>
    </w:p>
    <w:p>
      <w:pPr>
        <w:spacing w:before="0" w:after="60"/>
        <w:ind w:left="600"/>
        <w:rPr/>
      </w:pPr>
      <w:r>
        <w:rPr>
          <w:b/>
          <w:bCs/>
          <w:sz w:val="22"/>
          <w:szCs w:val="22"/>
        </w:rPr>
        <w:t xml:space="preserve">GAP-15 — Continuous Learning &amp; Model Governance Engine:  </w:t>
      </w:r>
      <w:r>
        <w:rPr>
          <w:sz w:val="22"/>
          <w:szCs w:val="22"/>
        </w:rPr>
        <w:t xml:space="preserve">THB 0.7M</w:t>
      </w:r>
    </w:p>
    <w:p>
      <w:pPr>
        <w:spacing w:before="0" w:after="60"/>
        <w:ind w:left="600"/>
        <w:rPr/>
      </w:pPr>
      <w:r>
        <w:rPr>
          <w:b/>
          <w:bCs/>
          <w:sz w:val="22"/>
          <w:szCs w:val="22"/>
        </w:rPr>
        <w:t xml:space="preserve">Contingency Reserve (15%):  </w:t>
      </w:r>
      <w:r>
        <w:rPr>
          <w:sz w:val="22"/>
          <w:szCs w:val="22"/>
        </w:rPr>
        <w:t xml:space="preserve">THB 0.9M</w:t>
      </w:r>
    </w:p>
    <w:p>
      <w:pPr>
        <w:spacing w:before="0" w:after="60"/>
        <w:ind w:left="600"/>
        <w:rPr/>
      </w:pPr>
      <w:r>
        <w:rPr>
          <w:b/>
          <w:bCs/>
          <w:sz w:val="22"/>
          <w:szCs w:val="22"/>
        </w:rPr>
        <w:t xml:space="preserve">Total Phase 3 Budget:  </w:t>
      </w:r>
      <w:r>
        <w:rPr>
          <w:sz w:val="22"/>
          <w:szCs w:val="22"/>
        </w:rPr>
        <w:t xml:space="preserve">THB 7.0M</w:t>
      </w:r>
    </w:p>
    <w:p>
      <w:pPr>
        <w:spacing w:before="0" w:after="80"/>
        <w:ind w:left="400"/>
        <w:rPr/>
      </w:pPr>
      <w:r>
        <w:rPr>
          <w:sz w:val="24"/>
          <w:szCs w:val="24"/>
        </w:rPr>
        <w:t xml:space="preserve">Budget governance:</w:t>
      </w:r>
    </w:p>
    <w:p>
      <w:pPr>
        <w:spacing w:before="0" w:after="60"/>
        <w:ind w:left="600" w:hanging="200"/>
        <w:rPr/>
      </w:pPr>
      <w:r>
        <w:rPr>
          <w:sz w:val="22"/>
          <w:szCs w:val="22"/>
        </w:rPr>
        <w:t xml:space="preserve">• All GAP budgets are fixed-price envelopes; overrun requires SC Change Request (CR-P3-XXX)</w:t>
      </w:r>
    </w:p>
    <w:p>
      <w:pPr>
        <w:spacing w:before="0" w:after="60"/>
        <w:ind w:left="600" w:hanging="200"/>
        <w:rPr/>
      </w:pPr>
      <w:r>
        <w:rPr>
          <w:sz w:val="22"/>
          <w:szCs w:val="22"/>
        </w:rPr>
        <w:t xml:space="preserve">• Contingency release requires Programme Director authorisation up to THB 0.3M; SC approval above THB 0.3M</w:t>
      </w:r>
    </w:p>
    <w:p>
      <w:pPr>
        <w:spacing w:before="0" w:after="60"/>
        <w:ind w:left="600" w:hanging="200"/>
        <w:rPr/>
      </w:pPr>
      <w:r>
        <w:rPr>
          <w:sz w:val="22"/>
          <w:szCs w:val="22"/>
        </w:rPr>
        <w:t xml:space="preserve">• Ledger agent tracks all Phase 3 expenditure in real-time; monthly budget burn report to SC</w:t>
      </w:r>
    </w:p>
    <w:p>
      <w:pPr>
        <w:spacing w:before="0" w:after="60"/>
        <w:ind w:left="600" w:hanging="200"/>
        <w:rPr/>
      </w:pPr>
      <w:r>
        <w:rPr>
          <w:sz w:val="22"/>
          <w:szCs w:val="22"/>
        </w:rPr>
        <w:t xml:space="preserve">• Phase 3 total programme investment across all phases: Phase 1 THB 5.2M + Phase 2 THB 6.0M + Phase 3 THB 7.0M = THB 18.2M</w:t>
      </w:r>
    </w:p>
    <w:p>
      <w:pPr>
        <w:spacing w:before="200" w:after="80"/>
        <w:rPr/>
      </w:pPr>
      <w:r>
        <w:rPr>
          <w:b/>
          <w:bCs/>
          <w:sz w:val="28"/>
          <w:szCs w:val="28"/>
          <w:color w:val="2e75b6"/>
        </w:rPr>
        <w:t xml:space="preserve">54.5 Phase 3 Milestones P3-M1–M4</w:t>
      </w:r>
    </w:p>
    <w:p>
      <w:pPr>
        <w:spacing w:before="0" w:after="80"/>
        <w:ind w:left="400"/>
        <w:rPr/>
      </w:pPr>
      <w:r>
        <w:rPr>
          <w:sz w:val="24"/>
          <w:szCs w:val="24"/>
        </w:rPr>
        <w:t xml:space="preserve">Phase 3 delivery is structured across four milestones from Q3 2033 to Q2 2034. Each milestone has defined deliverables, gate criteria, and a formal SC review checkpoint.</w:t>
      </w:r>
    </w:p>
    <w:p>
      <w:pPr>
        <w:spacing w:before="0" w:after="60"/>
        <w:ind w:left="600"/>
        <w:rPr/>
      </w:pPr>
      <w:r>
        <w:rPr>
          <w:b/>
          <w:bCs/>
          <w:sz w:val="22"/>
          <w:szCs w:val="22"/>
        </w:rPr>
        <w:t xml:space="preserve">P3-M1 — Q3 2033:  </w:t>
      </w:r>
      <w:r>
        <w:rPr>
          <w:sz w:val="22"/>
          <w:szCs w:val="22"/>
        </w:rPr>
        <w:t xml:space="preserve">Phase 3 Kick-off &amp; Foundation</w:t>
      </w:r>
    </w:p>
    <w:p>
      <w:pPr>
        <w:spacing w:before="0" w:after="60"/>
        <w:ind w:left="600" w:hanging="200"/>
        <w:rPr/>
      </w:pPr>
      <w:r>
        <w:rPr>
          <w:sz w:val="22"/>
          <w:szCs w:val="22"/>
        </w:rPr>
        <w:t xml:space="preserve">• P3-CHK-01 and P3-CHK-02 complete: GL-CHK-10 confirmed, Programme Director appointed, budget THB 7.0M released</w:t>
      </w:r>
    </w:p>
    <w:p>
      <w:pPr>
        <w:spacing w:before="0" w:after="60"/>
        <w:ind w:left="600" w:hanging="200"/>
        <w:rPr/>
      </w:pPr>
      <w:r>
        <w:rPr>
          <w:sz w:val="22"/>
          <w:szCs w:val="22"/>
        </w:rPr>
        <w:t xml:space="preserve">• Workstream A and Workstream B teams fully onboarded (GAP-01/02/03/04 vendors contracted)</w:t>
      </w:r>
    </w:p>
    <w:p>
      <w:pPr>
        <w:spacing w:before="0" w:after="60"/>
        <w:ind w:left="600" w:hanging="200"/>
        <w:rPr/>
      </w:pPr>
      <w:r>
        <w:rPr>
          <w:sz w:val="22"/>
          <w:szCs w:val="22"/>
        </w:rPr>
        <w:t xml:space="preserve">• Phase 3 development environments provisioned across all workstreams</w:t>
      </w:r>
    </w:p>
    <w:p>
      <w:pPr>
        <w:spacing w:before="0" w:after="60"/>
        <w:ind w:left="600" w:hanging="200"/>
        <w:rPr/>
      </w:pPr>
      <w:r>
        <w:rPr>
          <w:sz w:val="22"/>
          <w:szCs w:val="22"/>
        </w:rPr>
        <w:t xml:space="preserve">• GAP-01/02 Level 2 AI model design specifications approved by SC</w:t>
      </w:r>
    </w:p>
    <w:p>
      <w:pPr>
        <w:spacing w:before="0" w:after="60"/>
        <w:ind w:left="600" w:hanging="200"/>
        <w:rPr/>
      </w:pPr>
      <w:r>
        <w:rPr>
          <w:sz w:val="22"/>
          <w:szCs w:val="22"/>
        </w:rPr>
        <w:t xml:space="preserve">• GAP-13/14/15 vendor RFP issued (if external sourcing required)</w:t>
      </w:r>
    </w:p>
    <w:p>
      <w:pPr>
        <w:spacing w:before="0" w:after="60"/>
        <w:ind w:left="600" w:hanging="200"/>
        <w:rPr/>
      </w:pPr>
      <w:r>
        <w:rPr>
          <w:sz w:val="22"/>
          <w:szCs w:val="22"/>
        </w:rPr>
        <w:t xml:space="preserve">• SC P3-M1 Review: Go/No-Go for Workstream C vendor selection</w:t>
      </w:r>
    </w:p>
    <w:p>
      <w:pPr>
        <w:spacing w:before="0" w:after="60"/>
        <w:ind w:left="600"/>
        <w:rPr/>
      </w:pPr>
      <w:r>
        <w:rPr>
          <w:b/>
          <w:bCs/>
          <w:sz w:val="22"/>
          <w:szCs w:val="22"/>
        </w:rPr>
        <w:t xml:space="preserve">P3-M2 — Q4 2033:  </w:t>
      </w:r>
      <w:r>
        <w:rPr>
          <w:sz w:val="22"/>
          <w:szCs w:val="22"/>
        </w:rPr>
        <w:t xml:space="preserve">Core Development &amp; SIT</w:t>
      </w:r>
    </w:p>
    <w:p>
      <w:pPr>
        <w:spacing w:before="0" w:after="60"/>
        <w:ind w:left="600" w:hanging="200"/>
        <w:rPr/>
      </w:pPr>
      <w:r>
        <w:rPr>
          <w:sz w:val="22"/>
          <w:szCs w:val="22"/>
        </w:rPr>
        <w:t xml:space="preserve">• GAP-01 AI model v1.0 SIT complete: biophilic compliance score ≥90%</w:t>
      </w:r>
    </w:p>
    <w:p>
      <w:pPr>
        <w:spacing w:before="0" w:after="60"/>
        <w:ind w:left="600" w:hanging="200"/>
        <w:rPr/>
      </w:pPr>
      <w:r>
        <w:rPr>
          <w:sz w:val="22"/>
          <w:szCs w:val="22"/>
        </w:rPr>
        <w:t xml:space="preserve">• GAP-02 Design Freeze Gate AI SIT complete: gate decision accuracy ≥95%</w:t>
      </w:r>
    </w:p>
    <w:p>
      <w:pPr>
        <w:spacing w:before="0" w:after="60"/>
        <w:ind w:left="600" w:hanging="200"/>
        <w:rPr/>
      </w:pPr>
      <w:r>
        <w:rPr>
          <w:sz w:val="22"/>
          <w:szCs w:val="22"/>
        </w:rPr>
        <w:t xml:space="preserve">• GAP-03 Sensory Commissioning automation SIT complete: anomaly detection recall ≥92%</w:t>
      </w:r>
    </w:p>
    <w:p>
      <w:pPr>
        <w:spacing w:before="0" w:after="60"/>
        <w:ind w:left="600" w:hanging="200"/>
        <w:rPr/>
      </w:pPr>
      <w:r>
        <w:rPr>
          <w:sz w:val="22"/>
          <w:szCs w:val="22"/>
        </w:rPr>
        <w:t xml:space="preserve">• GAP-04 POE AI analytics SIT complete: dashboard completeness ≥95%</w:t>
      </w:r>
    </w:p>
    <w:p>
      <w:pPr>
        <w:spacing w:before="0" w:after="60"/>
        <w:ind w:left="600" w:hanging="200"/>
        <w:rPr/>
      </w:pPr>
      <w:r>
        <w:rPr>
          <w:sz w:val="22"/>
          <w:szCs w:val="22"/>
        </w:rPr>
        <w:t xml:space="preserve">• GAP-13/14/15 Workstream C development commenced (vendors contracted by P3-M2)</w:t>
      </w:r>
    </w:p>
    <w:p>
      <w:pPr>
        <w:spacing w:before="0" w:after="60"/>
        <w:ind w:left="600" w:hanging="200"/>
        <w:rPr/>
      </w:pPr>
      <w:r>
        <w:rPr>
          <w:sz w:val="22"/>
          <w:szCs w:val="22"/>
        </w:rPr>
        <w:t xml:space="preserve">• SC P3-M2 Review: Workstream A+B SIT sign-off; Workstream C development checkpoint</w:t>
      </w:r>
    </w:p>
    <w:p>
      <w:pPr>
        <w:spacing w:before="0" w:after="60"/>
        <w:ind w:left="600"/>
        <w:rPr/>
      </w:pPr>
      <w:r>
        <w:rPr>
          <w:b/>
          <w:bCs/>
          <w:sz w:val="22"/>
          <w:szCs w:val="22"/>
        </w:rPr>
        <w:t xml:space="preserve">P3-M3 — Q1 2034:  </w:t>
      </w:r>
      <w:r>
        <w:rPr>
          <w:sz w:val="22"/>
          <w:szCs w:val="22"/>
        </w:rPr>
        <w:t xml:space="preserve">UAT &amp; Phase 3 Integration</w:t>
      </w:r>
    </w:p>
    <w:p>
      <w:pPr>
        <w:spacing w:before="0" w:after="60"/>
        <w:ind w:left="600" w:hanging="200"/>
        <w:rPr/>
      </w:pPr>
      <w:r>
        <w:rPr>
          <w:sz w:val="22"/>
          <w:szCs w:val="22"/>
        </w:rPr>
        <w:t xml:space="preserve">• GAP-01/02/03/04 UAT complete with client stakeholders: all acceptance criteria met</w:t>
      </w:r>
    </w:p>
    <w:p>
      <w:pPr>
        <w:spacing w:before="0" w:after="60"/>
        <w:ind w:left="600" w:hanging="200"/>
        <w:rPr/>
      </w:pPr>
      <w:r>
        <w:rPr>
          <w:sz w:val="22"/>
          <w:szCs w:val="22"/>
        </w:rPr>
        <w:t xml:space="preserve">• GAP-13 CX Intelligence Platform integration SIT complete: 28/28 agent coverage</w:t>
      </w:r>
    </w:p>
    <w:p>
      <w:pPr>
        <w:spacing w:before="0" w:after="60"/>
        <w:ind w:left="600" w:hanging="200"/>
        <w:rPr/>
      </w:pPr>
      <w:r>
        <w:rPr>
          <w:sz w:val="22"/>
          <w:szCs w:val="22"/>
        </w:rPr>
        <w:t xml:space="preserve">• GAP-14 Sustainable Procurement Intelligence SIT complete: ESG scoring coverage ≥80%</w:t>
      </w:r>
    </w:p>
    <w:p>
      <w:pPr>
        <w:spacing w:before="0" w:after="60"/>
        <w:ind w:left="600" w:hanging="200"/>
        <w:rPr/>
      </w:pPr>
      <w:r>
        <w:rPr>
          <w:sz w:val="22"/>
          <w:szCs w:val="22"/>
        </w:rPr>
        <w:t xml:space="preserve">• GAP-15 Model Governance Engine SIT complete: drift alert latency ≤1h</w:t>
      </w:r>
    </w:p>
    <w:p>
      <w:pPr>
        <w:spacing w:before="0" w:after="60"/>
        <w:ind w:left="600" w:hanging="200"/>
        <w:rPr/>
      </w:pPr>
      <w:r>
        <w:rPr>
          <w:sz w:val="22"/>
          <w:szCs w:val="22"/>
        </w:rPr>
        <w:t xml:space="preserve">• End-to-end Phase 3 integration test with AIE-001–005 backbone complete</w:t>
      </w:r>
    </w:p>
    <w:p>
      <w:pPr>
        <w:spacing w:before="0" w:after="60"/>
        <w:ind w:left="600" w:hanging="200"/>
        <w:rPr/>
      </w:pPr>
      <w:r>
        <w:rPr>
          <w:sz w:val="22"/>
          <w:szCs w:val="22"/>
        </w:rPr>
        <w:t xml:space="preserve">• P3-CHK-11 Phase 3 go-live readiness gate: all P3-CHK-01–10 confirmed</w:t>
      </w:r>
    </w:p>
    <w:p>
      <w:pPr>
        <w:spacing w:before="0" w:after="60"/>
        <w:ind w:left="600" w:hanging="200"/>
        <w:rPr/>
      </w:pPr>
      <w:r>
        <w:rPr>
          <w:sz w:val="22"/>
          <w:szCs w:val="22"/>
        </w:rPr>
        <w:t xml:space="preserve">• SC P3-M3 Review: Phase 3 go-live authorisation (P3-CHK-12)</w:t>
      </w:r>
    </w:p>
    <w:p>
      <w:pPr>
        <w:spacing w:before="0" w:after="60"/>
        <w:ind w:left="600"/>
        <w:rPr/>
      </w:pPr>
      <w:r>
        <w:rPr>
          <w:b/>
          <w:bCs/>
          <w:sz w:val="22"/>
          <w:szCs w:val="22"/>
        </w:rPr>
        <w:t xml:space="preserve">P3-M4 — Q2 2034:  </w:t>
      </w:r>
      <w:r>
        <w:rPr>
          <w:sz w:val="22"/>
          <w:szCs w:val="22"/>
        </w:rPr>
        <w:t xml:space="preserve">Phase 3 Go-Live &amp; MONOLITH BAU</w:t>
      </w:r>
    </w:p>
    <w:p>
      <w:pPr>
        <w:spacing w:before="0" w:after="60"/>
        <w:ind w:left="600" w:hanging="200"/>
        <w:rPr/>
      </w:pPr>
      <w:r>
        <w:rPr>
          <w:sz w:val="22"/>
          <w:szCs w:val="22"/>
        </w:rPr>
        <w:t xml:space="preserve">• Phase 3 cutover executed: all 7 GAPs live in production</w:t>
      </w:r>
    </w:p>
    <w:p>
      <w:pPr>
        <w:spacing w:before="0" w:after="60"/>
        <w:ind w:left="600" w:hanging="200"/>
        <w:rPr/>
      </w:pPr>
      <w:r>
        <w:rPr>
          <w:sz w:val="22"/>
          <w:szCs w:val="22"/>
        </w:rPr>
        <w:t xml:space="preserve">• Coverage confirmed at 92%: 28 agents operating across full MONOLITH capability stack</w:t>
      </w:r>
    </w:p>
    <w:p>
      <w:pPr>
        <w:spacing w:before="0" w:after="60"/>
        <w:ind w:left="600" w:hanging="200"/>
        <w:rPr/>
      </w:pPr>
      <w:r>
        <w:rPr>
          <w:sz w:val="22"/>
          <w:szCs w:val="22"/>
        </w:rPr>
        <w:t xml:space="preserve">• GAP-15 Model Governance Engine operational: continuous learning cycle active for all agents</w:t>
      </w:r>
    </w:p>
    <w:p>
      <w:pPr>
        <w:spacing w:before="0" w:after="60"/>
        <w:ind w:left="600" w:hanging="200"/>
        <w:rPr/>
      </w:pPr>
      <w:r>
        <w:rPr>
          <w:sz w:val="22"/>
          <w:szCs w:val="22"/>
        </w:rPr>
        <w:t xml:space="preserve">• MONOLITH programme BAU: all phases (1/2/3) complete, ongoing operations under BAU governance</w:t>
      </w:r>
    </w:p>
    <w:p>
      <w:pPr>
        <w:spacing w:before="0" w:after="60"/>
        <w:ind w:left="600" w:hanging="200"/>
        <w:rPr/>
      </w:pPr>
      <w:r>
        <w:rPr>
          <w:sz w:val="22"/>
          <w:szCs w:val="22"/>
        </w:rPr>
        <w:t xml:space="preserve">• SC P3-M4 Review: Programme completion sign-off; MONOLITH DAPH Decor AI Agent Programme declared COMPLETE</w:t>
      </w:r>
    </w:p>
    <w:p>
      <w:pPr>
        <w:spacing w:before="0" w:after="60"/>
        <w:ind w:left="600" w:hanging="200"/>
        <w:rPr/>
      </w:pPr>
      <w:r>
        <w:rPr>
          <w:sz w:val="22"/>
          <w:szCs w:val="22"/>
        </w:rPr>
        <w:t xml:space="preserve">• Final programme report submitted to SC: THB 18.2M total investment, 92% coverage, 28 agents fully operational</w:t>
      </w:r>
    </w:p>
    <w:p>
      <w:pPr>
        <w:spacing w:before="200" w:after="80"/>
        <w:rPr/>
      </w:pPr>
      <w:r>
        <w:rPr>
          <w:b/>
          <w:bCs/>
          <w:sz w:val="28"/>
          <w:szCs w:val="28"/>
          <w:color w:val="2e75b6"/>
        </w:rPr>
        <w:t xml:space="preserve">54.6 Phase 3 Readiness Checklist (P3-CHK-01–12)</w:t>
      </w:r>
    </w:p>
    <w:p>
      <w:pPr>
        <w:spacing w:before="0" w:after="80"/>
        <w:ind w:left="400"/>
        <w:rPr/>
      </w:pPr>
      <w:r>
        <w:rPr>
          <w:sz w:val="24"/>
          <w:szCs w:val="24"/>
        </w:rPr>
        <w:t xml:space="preserve">The P3-CHK checklist constitutes the living document MONOLITH-S54-P3PDD-001 v1.0. All items must be verified and signed off before Phase 3 proceeds to the subsequent milestone. P3-CHK-01 through P3-CHK-03 are gate conditions for P3-M1 kick-off. P3-CHK-11 and P3-CHK-12 are gate conditions for Phase 3 go-live.</w:t>
      </w:r>
    </w:p>
    <w:p>
      <w:pPr>
        <w:spacing w:before="0" w:after="60"/>
        <w:ind w:left="600"/>
        <w:rPr/>
      </w:pPr>
      <w:r>
        <w:rPr>
          <w:b/>
          <w:bCs/>
          <w:sz w:val="22"/>
          <w:szCs w:val="22"/>
        </w:rPr>
        <w:t xml:space="preserve">P3-CHK-01:  </w:t>
      </w:r>
      <w:r>
        <w:rPr>
          <w:sz w:val="22"/>
          <w:szCs w:val="22"/>
        </w:rPr>
        <w:t xml:space="preserve">GL-CHK-10 SC approval confirmed: Phase 3 PDD formally approved by Steering Committee</w:t>
      </w:r>
    </w:p>
    <w:p>
      <w:pPr>
        <w:spacing w:before="0" w:after="60"/>
        <w:ind w:left="600"/>
        <w:rPr/>
      </w:pPr>
      <w:r>
        <w:rPr>
          <w:b/>
          <w:bCs/>
          <w:sz w:val="22"/>
          <w:szCs w:val="22"/>
        </w:rPr>
        <w:t xml:space="preserve">P3-CHK-02:  </w:t>
      </w:r>
      <w:r>
        <w:rPr>
          <w:sz w:val="22"/>
          <w:szCs w:val="22"/>
        </w:rPr>
        <w:t xml:space="preserve">Phase 3 Programme Director appointed and THB 7.0M budget released by Finance</w:t>
      </w:r>
    </w:p>
    <w:p>
      <w:pPr>
        <w:spacing w:before="0" w:after="60"/>
        <w:ind w:left="600"/>
        <w:rPr/>
      </w:pPr>
      <w:r>
        <w:rPr>
          <w:b/>
          <w:bCs/>
          <w:sz w:val="22"/>
          <w:szCs w:val="22"/>
        </w:rPr>
        <w:t xml:space="preserve">P3-CHK-03:  </w:t>
      </w:r>
      <w:r>
        <w:rPr>
          <w:sz w:val="22"/>
          <w:szCs w:val="22"/>
        </w:rPr>
        <w:t xml:space="preserve">Phase 3 development and test environments provisioned and validated by Technical Lead</w:t>
      </w:r>
    </w:p>
    <w:p>
      <w:pPr>
        <w:spacing w:before="0" w:after="60"/>
        <w:ind w:left="600"/>
        <w:rPr/>
      </w:pPr>
      <w:r>
        <w:rPr>
          <w:b/>
          <w:bCs/>
          <w:sz w:val="22"/>
          <w:szCs w:val="22"/>
        </w:rPr>
        <w:t xml:space="preserve">P3-CHK-04:  </w:t>
      </w:r>
      <w:r>
        <w:rPr>
          <w:sz w:val="22"/>
          <w:szCs w:val="22"/>
        </w:rPr>
        <w:t xml:space="preserve">GAP-01/02 vendor/team contracts signed; Workstream A kickoff complete</w:t>
      </w:r>
    </w:p>
    <w:p>
      <w:pPr>
        <w:spacing w:before="0" w:after="60"/>
        <w:ind w:left="600"/>
        <w:rPr/>
      </w:pPr>
      <w:r>
        <w:rPr>
          <w:b/>
          <w:bCs/>
          <w:sz w:val="22"/>
          <w:szCs w:val="22"/>
        </w:rPr>
        <w:t xml:space="preserve">P3-CHK-05:  </w:t>
      </w:r>
      <w:r>
        <w:rPr>
          <w:sz w:val="22"/>
          <w:szCs w:val="22"/>
        </w:rPr>
        <w:t xml:space="preserve">GAP-03/04 vendor/team contracts signed; Workstream B kickoff complete</w:t>
      </w:r>
    </w:p>
    <w:p>
      <w:pPr>
        <w:spacing w:before="0" w:after="60"/>
        <w:ind w:left="600"/>
        <w:rPr/>
      </w:pPr>
      <w:r>
        <w:rPr>
          <w:b/>
          <w:bCs/>
          <w:sz w:val="22"/>
          <w:szCs w:val="22"/>
        </w:rPr>
        <w:t xml:space="preserve">P3-CHK-06:  </w:t>
      </w:r>
      <w:r>
        <w:rPr>
          <w:sz w:val="22"/>
          <w:szCs w:val="22"/>
        </w:rPr>
        <w:t xml:space="preserve">GAP-13/14/15 vendor selection complete; Workstream C contracts signed</w:t>
      </w:r>
    </w:p>
    <w:p>
      <w:pPr>
        <w:spacing w:before="0" w:after="60"/>
        <w:ind w:left="600"/>
        <w:rPr/>
      </w:pPr>
      <w:r>
        <w:rPr>
          <w:b/>
          <w:bCs/>
          <w:sz w:val="22"/>
          <w:szCs w:val="22"/>
        </w:rPr>
        <w:t xml:space="preserve">P3-CHK-07:  </w:t>
      </w:r>
      <w:r>
        <w:rPr>
          <w:sz w:val="22"/>
          <w:szCs w:val="22"/>
        </w:rPr>
        <w:t xml:space="preserve">GAP-01/02/03/04 SIT complete: all acceptance criteria met (P3-M2 gate)</w:t>
      </w:r>
    </w:p>
    <w:p>
      <w:pPr>
        <w:spacing w:before="0" w:after="60"/>
        <w:ind w:left="600"/>
        <w:rPr/>
      </w:pPr>
      <w:r>
        <w:rPr>
          <w:b/>
          <w:bCs/>
          <w:sz w:val="22"/>
          <w:szCs w:val="22"/>
        </w:rPr>
        <w:t xml:space="preserve">P3-CHK-08:  </w:t>
      </w:r>
      <w:r>
        <w:rPr>
          <w:sz w:val="22"/>
          <w:szCs w:val="22"/>
        </w:rPr>
        <w:t xml:space="preserve">GAP-13/14/15 SIT complete: all acceptance criteria met (P3-M3 gate)</w:t>
      </w:r>
    </w:p>
    <w:p>
      <w:pPr>
        <w:spacing w:before="0" w:after="60"/>
        <w:ind w:left="600"/>
        <w:rPr/>
      </w:pPr>
      <w:r>
        <w:rPr>
          <w:b/>
          <w:bCs/>
          <w:sz w:val="22"/>
          <w:szCs w:val="22"/>
        </w:rPr>
        <w:t xml:space="preserve">P3-CHK-09:  </w:t>
      </w:r>
      <w:r>
        <w:rPr>
          <w:sz w:val="22"/>
          <w:szCs w:val="22"/>
        </w:rPr>
        <w:t xml:space="preserve">Phase 3 end-to-end integration test with AIE-001–005 backbone: PASS</w:t>
      </w:r>
    </w:p>
    <w:p>
      <w:pPr>
        <w:spacing w:before="0" w:after="60"/>
        <w:ind w:left="600"/>
        <w:rPr/>
      </w:pPr>
      <w:r>
        <w:rPr>
          <w:b/>
          <w:bCs/>
          <w:sz w:val="22"/>
          <w:szCs w:val="22"/>
        </w:rPr>
        <w:t xml:space="preserve">P3-CHK-10:  </w:t>
      </w:r>
      <w:r>
        <w:rPr>
          <w:sz w:val="22"/>
          <w:szCs w:val="22"/>
        </w:rPr>
        <w:t xml:space="preserve">Phase 3 UAT complete with client stakeholders: all 7 GAPs accepted</w:t>
      </w:r>
    </w:p>
    <w:p>
      <w:pPr>
        <w:spacing w:before="0" w:after="60"/>
        <w:ind w:left="600"/>
        <w:rPr/>
      </w:pPr>
      <w:r>
        <w:rPr>
          <w:b/>
          <w:bCs/>
          <w:sz w:val="22"/>
          <w:szCs w:val="22"/>
        </w:rPr>
        <w:t xml:space="preserve">P3-CHK-11:  </w:t>
      </w:r>
      <w:r>
        <w:rPr>
          <w:sz w:val="22"/>
          <w:szCs w:val="22"/>
        </w:rPr>
        <w:t xml:space="preserve">Phase 3 go-live readiness gate confirmed: P3-CHK-01–10 all COMPLETE, Programme Director sign-off</w:t>
      </w:r>
    </w:p>
    <w:p>
      <w:pPr>
        <w:spacing w:before="0" w:after="60"/>
        <w:ind w:left="600"/>
        <w:rPr/>
      </w:pPr>
      <w:r>
        <w:rPr>
          <w:b/>
          <w:bCs/>
          <w:sz w:val="22"/>
          <w:szCs w:val="22"/>
        </w:rPr>
        <w:t xml:space="preserve">P3-CHK-12:  </w:t>
      </w:r>
      <w:r>
        <w:rPr>
          <w:sz w:val="22"/>
          <w:szCs w:val="22"/>
        </w:rPr>
        <w:t xml:space="preserve">SC Phase 3 go-live authorisation: Steering Committee formal approval of Phase 3 production deployment</w:t>
      </w:r>
    </w:p>
    <w:p>
      <w:pPr>
        <w:spacing w:before="0" w:after="80"/>
        <w:ind w:left="400"/>
        <w:rPr/>
      </w:pPr>
      <w:r>
        <w:rPr>
          <w:sz w:val="24"/>
          <w:szCs w:val="24"/>
        </w:rPr>
        <w:t xml:space="preserve">Upon P3-CHK-12 completion the MONOLITH DAPH Decor AI Agent Programme enters full BAU operations at 92% agent coverage. The programme governance transitions from SC oversight to standing BAU governance committee with quarterly performance reviews led by Vega (audit), Rex (compliance), and Signal (operations monitoring).</w:t>
      </w:r>
    </w:p>
    <w:p>
      <w:pPr>
        <w:spacing w:before="0" w:after="60"/>
        <w:ind w:left="600"/>
        <w:rPr/>
      </w:pPr>
      <w:r>
        <w:rPr>
          <w:b/>
          <w:bCs/>
          <w:sz w:val="22"/>
          <w:szCs w:val="22"/>
        </w:rPr>
        <w:t xml:space="preserve">Living document owner:  </w:t>
      </w:r>
      <w:r>
        <w:rPr>
          <w:sz w:val="22"/>
          <w:szCs w:val="22"/>
        </w:rPr>
        <w:t xml:space="preserve">Phase 3 Programme Director</w:t>
      </w:r>
    </w:p>
    <w:p>
      <w:pPr>
        <w:spacing w:before="0" w:after="60"/>
        <w:ind w:left="600"/>
        <w:rPr/>
      </w:pPr>
      <w:r>
        <w:rPr>
          <w:b/>
          <w:bCs/>
          <w:sz w:val="22"/>
          <w:szCs w:val="22"/>
        </w:rPr>
        <w:t xml:space="preserve">Review cadence:  </w:t>
      </w:r>
      <w:r>
        <w:rPr>
          <w:sz w:val="22"/>
          <w:szCs w:val="22"/>
        </w:rPr>
        <w:t xml:space="preserve">Monthly during active Phase 3; quarterly post-BAU</w:t>
      </w:r>
    </w:p>
    <w:p>
      <w:pPr>
        <w:spacing w:before="0" w:after="60"/>
        <w:ind w:left="600"/>
        <w:rPr/>
      </w:pPr>
      <w:r>
        <w:rPr>
          <w:b/>
          <w:bCs/>
          <w:sz w:val="22"/>
          <w:szCs w:val="22"/>
        </w:rPr>
        <w:t xml:space="preserve">Escalation:  </w:t>
      </w:r>
      <w:r>
        <w:rPr>
          <w:sz w:val="22"/>
          <w:szCs w:val="22"/>
        </w:rPr>
        <w:t xml:space="preserve">Programme Director → SC Chair (for P3-CHK-11 and P3-CHK-12 only)</w:t>
      </w:r>
    </w:p>
    <w:p>
      <w:pPr>
        <w:pStyle w:val="Heading1"/>
        <w:spacing w:before="320" w:after="100"/>
      </w:pPr>
      <w:r>
        <w:rPr>
          <w:rFonts w:ascii="Calibri" w:hAnsi="Calibri"/>
          <w:b/>
          <w:bCs/>
          <w:color w:val="1f2d5a"/>
          <w:sz w:val="36"/>
          <w:szCs w:val="36"/>
        </w:rPr>
        <w:t xml:space="preserve">Section 55 — Phase 3 RFP &amp; Vendor Selection Framework</w:t>
      </w:r>
    </w:p>
    <w:p>
      <w:pPr>
        <w:spacing w:after="40"/>
      </w:pPr>
    </w:p>
    <w:p>
      <w:pPr>
        <w:pStyle w:val="Heading2"/>
        <w:spacing w:before="200" w:after="80"/>
      </w:pPr>
      <w:r>
        <w:rPr>
          <w:rFonts w:ascii="Calibri" w:hAnsi="Calibri"/>
          <w:b/>
          <w:bCs/>
          <w:color w:val="2e75b6"/>
          <w:sz w:val="28"/>
          <w:szCs w:val="28"/>
        </w:rPr>
        <w:t xml:space="preserve">55.1 Overview &amp; Scope</w:t>
      </w:r>
    </w:p>
    <w:p>
      <w:pPr>
        <w:ind w:left="400"/>
        <w:spacing w:after="80"/>
      </w:pPr>
      <w:r>
        <w:rPr>
          <w:rFonts w:ascii="Calibri" w:hAnsi="Calibri"/>
          <w:sz w:val="24"/>
          <w:szCs w:val="24"/>
        </w:rPr>
        <w:t xml:space="preserve">This section documents the Phase 3 RFP &amp; Vendor Selection Framework (MONOLITH-S55-P3RFP-001 v1.0) governing the procurement and appointment of vendors for all seven Phase 3 GAPs: GAP-01 (Biophilic Design Enhancement), GAP-02 (Design Freeze Gate AI), GAP-03 (Sensory Commissioning Full Automation), GAP-04 (Post-Occupancy Evaluation AI), GAP-13 (Client Experience Intelligence Platform), GAP-14 (Sustainable Materials &amp; Procurement Intelligence), and GAP-15 (Continuous Learning &amp; Model Governance Engine). The framework aligns with MONOLITH-S55-P3RFP-001 and mirrors the Phase 2 procurement methodology established in S51.</w:t>
      </w:r>
    </w:p>
    <w:p>
      <w:pPr>
        <w:ind w:left="400"/>
        <w:spacing w:after="60"/>
      </w:pPr>
      <w:r>
        <w:rPr>
          <w:rFonts w:ascii="Calibri" w:hAnsi="Calibri"/>
          <w:b/>
          <w:bCs/>
          <w:sz w:val="22"/>
          <w:szCs w:val="22"/>
        </w:rPr>
        <w:t xml:space="preserve">Document reference: </w:t>
      </w:r>
      <w:r>
        <w:rPr>
          <w:rFonts w:ascii="Calibri" w:hAnsi="Calibri"/>
          <w:sz w:val="22"/>
          <w:szCs w:val="22"/>
        </w:rPr>
        <w:t xml:space="preserve">MONOLITH-S55-P3RFP-001 v1.0</w:t>
      </w:r>
    </w:p>
    <w:p>
      <w:pPr>
        <w:ind w:left="400"/>
        <w:spacing w:after="60"/>
      </w:pPr>
      <w:r>
        <w:rPr>
          <w:rFonts w:ascii="Calibri" w:hAnsi="Calibri"/>
          <w:b/>
          <w:bCs/>
          <w:sz w:val="22"/>
          <w:szCs w:val="22"/>
        </w:rPr>
        <w:t xml:space="preserve">Parent document: </w:t>
      </w:r>
      <w:r>
        <w:rPr>
          <w:rFonts w:ascii="Calibri" w:hAnsi="Calibri"/>
          <w:sz w:val="22"/>
          <w:szCs w:val="22"/>
        </w:rPr>
        <w:t xml:space="preserve">MONOLITH-S54-P3PDD-001 v1.0 (Phase 3 PDD, S54)</w:t>
      </w:r>
    </w:p>
    <w:p>
      <w:pPr>
        <w:ind w:left="400"/>
        <w:spacing w:after="60"/>
      </w:pPr>
      <w:r>
        <w:rPr>
          <w:rFonts w:ascii="Calibri" w:hAnsi="Calibri"/>
          <w:b/>
          <w:bCs/>
          <w:sz w:val="22"/>
          <w:szCs w:val="22"/>
        </w:rPr>
        <w:t xml:space="preserve">Phase 2 precedent: </w:t>
      </w:r>
      <w:r>
        <w:rPr>
          <w:rFonts w:ascii="Calibri" w:hAnsi="Calibri"/>
          <w:sz w:val="22"/>
          <w:szCs w:val="22"/>
        </w:rPr>
        <w:t xml:space="preserve">MONOLITH-S51-PRF-001 v1.0 (RFP-GAP05-001, S51)</w:t>
      </w:r>
    </w:p>
    <w:p>
      <w:pPr>
        <w:ind w:left="400"/>
        <w:spacing w:after="60"/>
      </w:pPr>
      <w:r>
        <w:rPr>
          <w:rFonts w:ascii="Calibri" w:hAnsi="Calibri"/>
          <w:b/>
          <w:bCs/>
          <w:sz w:val="22"/>
          <w:szCs w:val="22"/>
        </w:rPr>
        <w:t xml:space="preserve">Trigger: </w:t>
      </w:r>
      <w:r>
        <w:rPr>
          <w:rFonts w:ascii="Calibri" w:hAnsi="Calibri"/>
          <w:sz w:val="22"/>
          <w:szCs w:val="22"/>
        </w:rPr>
        <w:t xml:space="preserve">P3-CHK-01 confirmed (GL-CHK-10 SC approval); P3-CHK-02 — budget THB 7.0M released</w:t>
      </w:r>
    </w:p>
    <w:p>
      <w:pPr>
        <w:ind w:left="400"/>
        <w:spacing w:after="60"/>
      </w:pPr>
      <w:r>
        <w:rPr>
          <w:rFonts w:ascii="Calibri" w:hAnsi="Calibri"/>
          <w:b/>
          <w:bCs/>
          <w:sz w:val="22"/>
          <w:szCs w:val="22"/>
        </w:rPr>
        <w:t xml:space="preserve">Total procurement scope: </w:t>
      </w:r>
      <w:r>
        <w:rPr>
          <w:rFonts w:ascii="Calibri" w:hAnsi="Calibri"/>
          <w:sz w:val="22"/>
          <w:szCs w:val="22"/>
        </w:rPr>
        <w:t xml:space="preserve">3 RFPs covering 7 GAPs across Workstreams A, B, and C</w:t>
      </w:r>
    </w:p>
    <w:p>
      <w:pPr>
        <w:ind w:left="400"/>
        <w:spacing w:after="60"/>
      </w:pPr>
      <w:r>
        <w:rPr>
          <w:rFonts w:ascii="Calibri" w:hAnsi="Calibri"/>
          <w:b/>
          <w:bCs/>
          <w:sz w:val="22"/>
          <w:szCs w:val="22"/>
        </w:rPr>
        <w:t xml:space="preserve">Procurement authority: </w:t>
      </w:r>
      <w:r>
        <w:rPr>
          <w:rFonts w:ascii="Calibri" w:hAnsi="Calibri"/>
          <w:sz w:val="22"/>
          <w:szCs w:val="22"/>
        </w:rPr>
        <w:t xml:space="preserve">Phase 3 Programme Director; SC approval required for awards &gt; THB 1.0M per vendor</w:t>
      </w:r>
    </w:p>
    <w:p>
      <w:pPr>
        <w:ind w:left="400"/>
        <w:spacing w:after="60"/>
      </w:pPr>
      <w:r>
        <w:rPr>
          <w:rFonts w:ascii="Calibri" w:hAnsi="Calibri"/>
          <w:b/>
          <w:bCs/>
          <w:sz w:val="22"/>
          <w:szCs w:val="22"/>
        </w:rPr>
        <w:t xml:space="preserve">Ledger agent role: </w:t>
      </w:r>
      <w:r>
        <w:rPr>
          <w:rFonts w:ascii="Calibri" w:hAnsi="Calibri"/>
          <w:sz w:val="22"/>
          <w:szCs w:val="22"/>
        </w:rPr>
        <w:t xml:space="preserve">Tracks all Phase 3 vendor contracts, payments, and performance in real-time</w:t>
      </w:r>
    </w:p>
    <w:p>
      <w:pPr>
        <w:ind w:left="400"/>
        <w:spacing w:after="60"/>
      </w:pPr>
      <w:r>
        <w:rPr>
          <w:rFonts w:ascii="Calibri" w:hAnsi="Calibri"/>
          <w:b/>
          <w:bCs/>
          <w:sz w:val="22"/>
          <w:szCs w:val="22"/>
        </w:rPr>
        <w:t xml:space="preserve">Guardian agent role: </w:t>
      </w:r>
      <w:r>
        <w:rPr>
          <w:rFonts w:ascii="Calibri" w:hAnsi="Calibri"/>
          <w:sz w:val="22"/>
          <w:szCs w:val="22"/>
        </w:rPr>
        <w:t xml:space="preserve">Compliance review of all vendor contracts; PDPA and data security verification</w:t>
      </w:r>
    </w:p>
    <w:p>
      <w:pPr>
        <w:spacing w:after="40"/>
      </w:pPr>
    </w:p>
    <w:p>
      <w:pPr>
        <w:pStyle w:val="Heading2"/>
        <w:spacing w:before="200" w:after="80"/>
      </w:pPr>
      <w:r>
        <w:rPr>
          <w:rFonts w:ascii="Calibri" w:hAnsi="Calibri"/>
          <w:b/>
          <w:bCs/>
          <w:color w:val="2e75b6"/>
          <w:sz w:val="28"/>
          <w:szCs w:val="28"/>
        </w:rPr>
        <w:t xml:space="preserve">55.2 RFP Framework &amp; Procurement Strategy</w:t>
      </w:r>
    </w:p>
    <w:p>
      <w:pPr>
        <w:ind w:left="400"/>
        <w:spacing w:after="80"/>
      </w:pPr>
      <w:r>
        <w:rPr>
          <w:rFonts w:ascii="Calibri" w:hAnsi="Calibri"/>
          <w:sz w:val="24"/>
          <w:szCs w:val="24"/>
        </w:rPr>
        <w:t xml:space="preserve">Phase 3 vendor procurement is organised into three RFP packages aligned with the three Programme Workstreams defined in S54. Each RFP package covers the GAPs within its workstream and may be awarded to a single integrated vendor or split across specialist providers, subject to Programme Director and SC approval.</w:t>
      </w:r>
    </w:p>
    <w:p>
      <w:pPr>
        <w:ind w:left="400"/>
        <w:spacing w:after="80"/>
      </w:pPr>
      <w:r>
        <w:rPr>
          <w:rFonts w:ascii="Calibri" w:hAnsi="Calibri"/>
          <w:sz w:val="24"/>
          <w:szCs w:val="24"/>
        </w:rPr>
        <w:t xml:space="preserve">RFP Package Overview:</w:t>
      </w:r>
    </w:p>
    <w:p>
      <w:pPr>
        <w:ind w:left="400"/>
        <w:spacing w:after="60"/>
      </w:pPr>
      <w:r>
        <w:rPr>
          <w:rFonts w:ascii="Calibri" w:hAnsi="Calibri"/>
          <w:b/>
          <w:bCs/>
          <w:sz w:val="22"/>
          <w:szCs w:val="22"/>
        </w:rPr>
        <w:t xml:space="preserve">RFP-P3-WSA-001: </w:t>
      </w:r>
      <w:r>
        <w:rPr>
          <w:rFonts w:ascii="Calibri" w:hAnsi="Calibri"/>
          <w:sz w:val="22"/>
          <w:szCs w:val="22"/>
        </w:rPr>
        <w:t xml:space="preserve">Workstream A — GAP-01 (Biophilic Design Enhancement AI) and GAP-02 (Design Freeze Gate AI); total envelope THB 2.0M; integration with AIE-001 (Aria Creative Engine) and AIE-002 (Core API Gateway) mandatory</w:t>
      </w:r>
    </w:p>
    <w:p>
      <w:pPr>
        <w:ind w:left="400"/>
        <w:spacing w:after="60"/>
      </w:pPr>
      <w:r>
        <w:rPr>
          <w:rFonts w:ascii="Calibri" w:hAnsi="Calibri"/>
          <w:b/>
          <w:bCs/>
          <w:sz w:val="22"/>
          <w:szCs w:val="22"/>
        </w:rPr>
        <w:t xml:space="preserve">RFP-P3-WSB-001: </w:t>
      </w:r>
      <w:r>
        <w:rPr>
          <w:rFonts w:ascii="Calibri" w:hAnsi="Calibri"/>
          <w:sz w:val="22"/>
          <w:szCs w:val="22"/>
        </w:rPr>
        <w:t xml:space="preserve">Workstream B — GAP-03 (Sensory Commissioning Full Automation) and GAP-04 (Post-Occupancy Evaluation AI); total envelope THB 1.7M; integration with AIE-003 (Signal Hub) and AIE-004 (Nova Analytics) mandatory</w:t>
      </w:r>
    </w:p>
    <w:p>
      <w:pPr>
        <w:ind w:left="400"/>
        <w:spacing w:after="60"/>
      </w:pPr>
      <w:r>
        <w:rPr>
          <w:rFonts w:ascii="Calibri" w:hAnsi="Calibri"/>
          <w:b/>
          <w:bCs/>
          <w:sz w:val="22"/>
          <w:szCs w:val="22"/>
        </w:rPr>
        <w:t xml:space="preserve">RFP-P3-WSC-001: </w:t>
      </w:r>
      <w:r>
        <w:rPr>
          <w:rFonts w:ascii="Calibri" w:hAnsi="Calibri"/>
          <w:sz w:val="22"/>
          <w:szCs w:val="22"/>
        </w:rPr>
        <w:t xml:space="preserve">Workstream C — GAP-13 (CX Intelligence Platform), GAP-14 (Sustainable Materials &amp; Procurement Intelligence), and GAP-15 (Continuous Learning &amp; Model Governance Engine); total envelope THB 2.4M; integration with all AIE-001–005 endpoints mandatory</w:t>
      </w:r>
    </w:p>
    <w:p>
      <w:pPr>
        <w:ind w:left="400"/>
        <w:spacing w:after="80"/>
      </w:pPr>
      <w:r>
        <w:rPr>
          <w:rFonts w:ascii="Calibri" w:hAnsi="Calibri"/>
          <w:sz w:val="24"/>
          <w:szCs w:val="24"/>
        </w:rPr>
        <w:t xml:space="preserve">Procurement strategy principles:</w:t>
      </w:r>
    </w:p>
    <w:p>
      <w:pPr>
        <w:ind w:left="600" w:hanging="200"/>
        <w:spacing w:after="60"/>
      </w:pPr>
      <w:r>
        <w:rPr>
          <w:rFonts w:ascii="Calibri" w:hAnsi="Calibri"/>
          <w:sz w:val="22"/>
          <w:szCs w:val="22"/>
        </w:rPr>
        <w:t xml:space="preserve">• Phase 2 incumbent vendor (GAP-05 AI Creative Engine provider) has right of first refusal for RFP-P3-WSA-001 and RFP-P3-WSB-001, subject to Phase 2 SLA performance review by Vega and Rex</w:t>
      </w:r>
    </w:p>
    <w:p>
      <w:pPr>
        <w:ind w:left="600" w:hanging="200"/>
        <w:spacing w:after="60"/>
      </w:pPr>
      <w:r>
        <w:rPr>
          <w:rFonts w:ascii="Calibri" w:hAnsi="Calibri"/>
          <w:sz w:val="22"/>
          <w:szCs w:val="22"/>
        </w:rPr>
        <w:t xml:space="preserve">• All Phase 2 SLA data (AIE-001–005 uptime, accuracy, latency) to be reviewed by Vega before issuing any Phase 3 RFP to existing vendors</w:t>
      </w:r>
    </w:p>
    <w:p>
      <w:pPr>
        <w:ind w:left="600" w:hanging="200"/>
        <w:spacing w:after="60"/>
      </w:pPr>
      <w:r>
        <w:rPr>
          <w:rFonts w:ascii="Calibri" w:hAnsi="Calibri"/>
          <w:sz w:val="22"/>
          <w:szCs w:val="22"/>
        </w:rPr>
        <w:t xml:space="preserve">• New capability vendors (GAP-13/14/15) require specialist AI/ML credentials; minimum 3 years enterprise AI deployment experience</w:t>
      </w:r>
    </w:p>
    <w:p>
      <w:pPr>
        <w:ind w:left="600" w:hanging="200"/>
        <w:spacing w:after="60"/>
      </w:pPr>
      <w:r>
        <w:rPr>
          <w:rFonts w:ascii="Calibri" w:hAnsi="Calibri"/>
          <w:sz w:val="22"/>
          <w:szCs w:val="22"/>
        </w:rPr>
        <w:t xml:space="preserve">• Split award permitted for RFP-P3-WSC-001 (GAP-13 and GAP-14/15 may be awarded separately) if no single vendor demonstrates capability across all three GAPs</w:t>
      </w:r>
    </w:p>
    <w:p>
      <w:pPr>
        <w:ind w:left="600" w:hanging="200"/>
        <w:spacing w:after="60"/>
      </w:pPr>
      <w:r>
        <w:rPr>
          <w:rFonts w:ascii="Calibri" w:hAnsi="Calibri"/>
          <w:sz w:val="22"/>
          <w:szCs w:val="22"/>
        </w:rPr>
        <w:t xml:space="preserve">• All vendors must pass Guardian compliance check (PDPA, data residency, InfoSec) before contract award</w:t>
      </w:r>
    </w:p>
    <w:p>
      <w:pPr>
        <w:ind w:left="600" w:hanging="200"/>
        <w:spacing w:after="60"/>
      </w:pPr>
      <w:r>
        <w:rPr>
          <w:rFonts w:ascii="Calibri" w:hAnsi="Calibri"/>
          <w:sz w:val="22"/>
          <w:szCs w:val="22"/>
        </w:rPr>
        <w:t xml:space="preserve">• Ledger agent integration for invoicing and payment milestones is mandatory for all Phase 3 vendor contracts</w:t>
      </w:r>
    </w:p>
    <w:p>
      <w:pPr>
        <w:spacing w:after="40"/>
      </w:pPr>
    </w:p>
    <w:p>
      <w:pPr>
        <w:pStyle w:val="Heading2"/>
        <w:spacing w:before="200" w:after="80"/>
      </w:pPr>
      <w:r>
        <w:rPr>
          <w:rFonts w:ascii="Calibri" w:hAnsi="Calibri"/>
          <w:b/>
          <w:bCs/>
          <w:color w:val="2e75b6"/>
          <w:sz w:val="28"/>
          <w:szCs w:val="28"/>
        </w:rPr>
        <w:t xml:space="preserve">55.3 5-Stage Vendor Evaluation Process</w:t>
      </w:r>
    </w:p>
    <w:p>
      <w:pPr>
        <w:ind w:left="400"/>
        <w:spacing w:after="80"/>
      </w:pPr>
      <w:r>
        <w:rPr>
          <w:rFonts w:ascii="Calibri" w:hAnsi="Calibri"/>
          <w:sz w:val="24"/>
          <w:szCs w:val="24"/>
        </w:rPr>
        <w:t xml:space="preserve">The Phase 3 vendor selection process follows the same five-stage methodology established in the Phase 2 Procurement Framework (S51), adapted for Phase 3 scope and timeline. Each stage has defined gate criteria and a mandatory SC checkpoint before proceeding.</w:t>
      </w:r>
    </w:p>
    <w:p>
      <w:pPr>
        <w:ind w:left="400"/>
        <w:spacing w:after="60"/>
      </w:pPr>
      <w:r>
        <w:rPr>
          <w:rFonts w:ascii="Calibri" w:hAnsi="Calibri"/>
          <w:b/>
          <w:bCs/>
          <w:sz w:val="22"/>
          <w:szCs w:val="22"/>
        </w:rPr>
        <w:t xml:space="preserve">Stage 1 — RFI &amp; Market Engagement: </w:t>
      </w:r>
      <w:r>
        <w:rPr>
          <w:rFonts w:ascii="Calibri" w:hAnsi="Calibri"/>
          <w:sz w:val="22"/>
          <w:szCs w:val="22"/>
        </w:rPr>
        <w:t xml:space="preserve">Timeline: 2 weeks from P3-CHK-01</w:t>
      </w:r>
    </w:p>
    <w:p>
      <w:pPr>
        <w:ind w:left="600" w:hanging="200"/>
        <w:spacing w:after="60"/>
      </w:pPr>
      <w:r>
        <w:rPr>
          <w:rFonts w:ascii="Calibri" w:hAnsi="Calibri"/>
          <w:sz w:val="22"/>
          <w:szCs w:val="22"/>
        </w:rPr>
        <w:t xml:space="preserve">• Publish Request for Information (RFI) for each workstream on approved procurement portal</w:t>
      </w:r>
    </w:p>
    <w:p>
      <w:pPr>
        <w:ind w:left="600" w:hanging="200"/>
        <w:spacing w:after="60"/>
      </w:pPr>
      <w:r>
        <w:rPr>
          <w:rFonts w:ascii="Calibri" w:hAnsi="Calibri"/>
          <w:sz w:val="22"/>
          <w:szCs w:val="22"/>
        </w:rPr>
        <w:t xml:space="preserve">• Minimum 5 vendors per RFP package to be invited to respond; open market plus Phase 2 incumbents</w:t>
      </w:r>
    </w:p>
    <w:p>
      <w:pPr>
        <w:ind w:left="600" w:hanging="200"/>
        <w:spacing w:after="60"/>
      </w:pPr>
      <w:r>
        <w:rPr>
          <w:rFonts w:ascii="Calibri" w:hAnsi="Calibri"/>
          <w:sz w:val="22"/>
          <w:szCs w:val="22"/>
        </w:rPr>
        <w:t xml:space="preserve">• RFI response evaluation by Programme Director, Core (technical), and Ledger (commercial)</w:t>
      </w:r>
    </w:p>
    <w:p>
      <w:pPr>
        <w:ind w:left="600" w:hanging="200"/>
        <w:spacing w:after="60"/>
      </w:pPr>
      <w:r>
        <w:rPr>
          <w:rFonts w:ascii="Calibri" w:hAnsi="Calibri"/>
          <w:sz w:val="22"/>
          <w:szCs w:val="22"/>
        </w:rPr>
        <w:t xml:space="preserve">• Gate: minimum 3 qualified respondents per RFP before proceeding to Stage 2</w:t>
      </w:r>
    </w:p>
    <w:p>
      <w:pPr>
        <w:ind w:left="400"/>
        <w:spacing w:after="60"/>
      </w:pPr>
      <w:r>
        <w:rPr>
          <w:rFonts w:ascii="Calibri" w:hAnsi="Calibri"/>
          <w:b/>
          <w:bCs/>
          <w:sz w:val="22"/>
          <w:szCs w:val="22"/>
        </w:rPr>
        <w:t xml:space="preserve">Stage 2 — Shortlisting: </w:t>
      </w:r>
      <w:r>
        <w:rPr>
          <w:rFonts w:ascii="Calibri" w:hAnsi="Calibri"/>
          <w:sz w:val="22"/>
          <w:szCs w:val="22"/>
        </w:rPr>
        <w:t xml:space="preserve">Timeline: 1 week from RFI close</w:t>
      </w:r>
    </w:p>
    <w:p>
      <w:pPr>
        <w:ind w:left="600" w:hanging="200"/>
        <w:spacing w:after="60"/>
      </w:pPr>
      <w:r>
        <w:rPr>
          <w:rFonts w:ascii="Calibri" w:hAnsi="Calibri"/>
          <w:sz w:val="22"/>
          <w:szCs w:val="22"/>
        </w:rPr>
        <w:t xml:space="preserve">• Technical shortlisting using P3 capability matrix (see Section 55.4)</w:t>
      </w:r>
    </w:p>
    <w:p>
      <w:pPr>
        <w:ind w:left="600" w:hanging="200"/>
        <w:spacing w:after="60"/>
      </w:pPr>
      <w:r>
        <w:rPr>
          <w:rFonts w:ascii="Calibri" w:hAnsi="Calibri"/>
          <w:sz w:val="22"/>
          <w:szCs w:val="22"/>
        </w:rPr>
        <w:t xml:space="preserve">• Maximum 3 vendors shortlisted per RFP package; shortlist requires Programme Director approval</w:t>
      </w:r>
    </w:p>
    <w:p>
      <w:pPr>
        <w:ind w:left="600" w:hanging="200"/>
        <w:spacing w:after="60"/>
      </w:pPr>
      <w:r>
        <w:rPr>
          <w:rFonts w:ascii="Calibri" w:hAnsi="Calibri"/>
          <w:sz w:val="22"/>
          <w:szCs w:val="22"/>
        </w:rPr>
        <w:t xml:space="preserve">• Shortlisted vendors issued full RFP document with technical specifications, SLA targets (Section 55.5), and commercial terms</w:t>
      </w:r>
    </w:p>
    <w:p>
      <w:pPr>
        <w:ind w:left="600" w:hanging="200"/>
        <w:spacing w:after="60"/>
      </w:pPr>
      <w:r>
        <w:rPr>
          <w:rFonts w:ascii="Calibri" w:hAnsi="Calibri"/>
          <w:sz w:val="22"/>
          <w:szCs w:val="22"/>
        </w:rPr>
        <w:t xml:space="preserve">• Gate: SC notification of shortlist; no SC approval required at this stage</w:t>
      </w:r>
    </w:p>
    <w:p>
      <w:pPr>
        <w:ind w:left="400"/>
        <w:spacing w:after="60"/>
      </w:pPr>
      <w:r>
        <w:rPr>
          <w:rFonts w:ascii="Calibri" w:hAnsi="Calibri"/>
          <w:b/>
          <w:bCs/>
          <w:sz w:val="22"/>
          <w:szCs w:val="22"/>
        </w:rPr>
        <w:t xml:space="preserve">Stage 3 — RFP Issue &amp; Proposal Submission: </w:t>
      </w:r>
      <w:r>
        <w:rPr>
          <w:rFonts w:ascii="Calibri" w:hAnsi="Calibri"/>
          <w:sz w:val="22"/>
          <w:szCs w:val="22"/>
        </w:rPr>
        <w:t xml:space="preserve">Timeline: 3 weeks from shortlist issue</w:t>
      </w:r>
    </w:p>
    <w:p>
      <w:pPr>
        <w:ind w:left="600" w:hanging="200"/>
        <w:spacing w:after="60"/>
      </w:pPr>
      <w:r>
        <w:rPr>
          <w:rFonts w:ascii="Calibri" w:hAnsi="Calibri"/>
          <w:sz w:val="22"/>
          <w:szCs w:val="22"/>
        </w:rPr>
        <w:t xml:space="preserve">• Full RFP documents (RFP-P3-WSA-001, RFP-P3-WSB-001, RFP-P3-WSC-001) issued to shortlisted vendors</w:t>
      </w:r>
    </w:p>
    <w:p>
      <w:pPr>
        <w:ind w:left="600" w:hanging="200"/>
        <w:spacing w:after="60"/>
      </w:pPr>
      <w:r>
        <w:rPr>
          <w:rFonts w:ascii="Calibri" w:hAnsi="Calibri"/>
          <w:sz w:val="22"/>
          <w:szCs w:val="22"/>
        </w:rPr>
        <w:t xml:space="preserve">• RFP includes: technical scope, SLA targets, integration specifications, pricing template, and SC governance requirements</w:t>
      </w:r>
    </w:p>
    <w:p>
      <w:pPr>
        <w:ind w:left="600" w:hanging="200"/>
        <w:spacing w:after="60"/>
      </w:pPr>
      <w:r>
        <w:rPr>
          <w:rFonts w:ascii="Calibri" w:hAnsi="Calibri"/>
          <w:sz w:val="22"/>
          <w:szCs w:val="22"/>
        </w:rPr>
        <w:t xml:space="preserve">• Vendor presentations (maximum 2 hours per vendor) to Programme Director and technical leads</w:t>
      </w:r>
    </w:p>
    <w:p>
      <w:pPr>
        <w:ind w:left="600" w:hanging="200"/>
        <w:spacing w:after="60"/>
      </w:pPr>
      <w:r>
        <w:rPr>
          <w:rFonts w:ascii="Calibri" w:hAnsi="Calibri"/>
          <w:sz w:val="22"/>
          <w:szCs w:val="22"/>
        </w:rPr>
        <w:t xml:space="preserve">• Gate: all proposals received within RFP deadline; late submissions disqualified</w:t>
      </w:r>
    </w:p>
    <w:p>
      <w:pPr>
        <w:ind w:left="400"/>
        <w:spacing w:after="60"/>
      </w:pPr>
      <w:r>
        <w:rPr>
          <w:rFonts w:ascii="Calibri" w:hAnsi="Calibri"/>
          <w:b/>
          <w:bCs/>
          <w:sz w:val="22"/>
          <w:szCs w:val="22"/>
        </w:rPr>
        <w:t xml:space="preserve">Stage 4 — Technical &amp; Commercial Evaluation: </w:t>
      </w:r>
      <w:r>
        <w:rPr>
          <w:rFonts w:ascii="Calibri" w:hAnsi="Calibri"/>
          <w:sz w:val="22"/>
          <w:szCs w:val="22"/>
        </w:rPr>
        <w:t xml:space="preserve">Timeline: 2 weeks from proposal receipt</w:t>
      </w:r>
    </w:p>
    <w:p>
      <w:pPr>
        <w:ind w:left="600" w:hanging="200"/>
        <w:spacing w:after="60"/>
      </w:pPr>
      <w:r>
        <w:rPr>
          <w:rFonts w:ascii="Calibri" w:hAnsi="Calibri"/>
          <w:sz w:val="22"/>
          <w:szCs w:val="22"/>
        </w:rPr>
        <w:t xml:space="preserve">• Technical evaluation by Workstream lead agents (Aria/Core for WSA, Signal/Nova for WSB, Nexus/Guardian/Ledger for WSC)</w:t>
      </w:r>
    </w:p>
    <w:p>
      <w:pPr>
        <w:ind w:left="600" w:hanging="200"/>
        <w:spacing w:after="60"/>
      </w:pPr>
      <w:r>
        <w:rPr>
          <w:rFonts w:ascii="Calibri" w:hAnsi="Calibri"/>
          <w:sz w:val="22"/>
          <w:szCs w:val="22"/>
        </w:rPr>
        <w:t xml:space="preserve">• Scoring matrix applied per Section 55.4: Technical 40%, Commercial 25%, SLA Compliance 20%, Integration 15%</w:t>
      </w:r>
    </w:p>
    <w:p>
      <w:pPr>
        <w:ind w:left="600" w:hanging="200"/>
        <w:spacing w:after="60"/>
      </w:pPr>
      <w:r>
        <w:rPr>
          <w:rFonts w:ascii="Calibri" w:hAnsi="Calibri"/>
          <w:sz w:val="22"/>
          <w:szCs w:val="22"/>
        </w:rPr>
        <w:t xml:space="preserve">• Reference checks: minimum 2 enterprise AI references per vendor; Vega to verify Phase 2 incumbent SLA performance</w:t>
      </w:r>
    </w:p>
    <w:p>
      <w:pPr>
        <w:ind w:left="600" w:hanging="200"/>
        <w:spacing w:after="60"/>
      </w:pPr>
      <w:r>
        <w:rPr>
          <w:rFonts w:ascii="Calibri" w:hAnsi="Calibri"/>
          <w:sz w:val="22"/>
          <w:szCs w:val="22"/>
        </w:rPr>
        <w:t xml:space="preserve">• Legal and compliance review by Rex (contract terms, IP, liability, PDPA clauses)</w:t>
      </w:r>
    </w:p>
    <w:p>
      <w:pPr>
        <w:ind w:left="600" w:hanging="200"/>
        <w:spacing w:after="60"/>
      </w:pPr>
      <w:r>
        <w:rPr>
          <w:rFonts w:ascii="Calibri" w:hAnsi="Calibri"/>
          <w:sz w:val="22"/>
          <w:szCs w:val="22"/>
        </w:rPr>
        <w:t xml:space="preserve">• Gate: evaluation report presented to SC; SC approval required for awards &gt; THB 1.0M per vendor</w:t>
      </w:r>
    </w:p>
    <w:p>
      <w:pPr>
        <w:ind w:left="400"/>
        <w:spacing w:after="60"/>
      </w:pPr>
      <w:r>
        <w:rPr>
          <w:rFonts w:ascii="Calibri" w:hAnsi="Calibri"/>
          <w:b/>
          <w:bCs/>
          <w:sz w:val="22"/>
          <w:szCs w:val="22"/>
        </w:rPr>
        <w:t xml:space="preserve">Stage 5 — Award &amp; Contract Execution: </w:t>
      </w:r>
      <w:r>
        <w:rPr>
          <w:rFonts w:ascii="Calibri" w:hAnsi="Calibri"/>
          <w:sz w:val="22"/>
          <w:szCs w:val="22"/>
        </w:rPr>
        <w:t xml:space="preserve">Timeline: 1 week from SC approval</w:t>
      </w:r>
    </w:p>
    <w:p>
      <w:pPr>
        <w:ind w:left="600" w:hanging="200"/>
        <w:spacing w:after="60"/>
      </w:pPr>
      <w:r>
        <w:rPr>
          <w:rFonts w:ascii="Calibri" w:hAnsi="Calibri"/>
          <w:sz w:val="22"/>
          <w:szCs w:val="22"/>
        </w:rPr>
        <w:t xml:space="preserve">• Programme Director issues Letter of Award (LOA) to selected vendor(s) within 5 working days of SC approval</w:t>
      </w:r>
    </w:p>
    <w:p>
      <w:pPr>
        <w:ind w:left="600" w:hanging="200"/>
        <w:spacing w:after="60"/>
      </w:pPr>
      <w:r>
        <w:rPr>
          <w:rFonts w:ascii="Calibri" w:hAnsi="Calibri"/>
          <w:sz w:val="22"/>
          <w:szCs w:val="22"/>
        </w:rPr>
        <w:t xml:space="preserve">• Contract execution: Phase 3 Master Services Agreement (MSA) + Workstream-specific Statement of Work (SOW)</w:t>
      </w:r>
    </w:p>
    <w:p>
      <w:pPr>
        <w:ind w:left="600" w:hanging="200"/>
        <w:spacing w:after="60"/>
      </w:pPr>
      <w:r>
        <w:rPr>
          <w:rFonts w:ascii="Calibri" w:hAnsi="Calibri"/>
          <w:sz w:val="22"/>
          <w:szCs w:val="22"/>
        </w:rPr>
        <w:t xml:space="preserve">• Ledger agent registers all contracts; payment milestones linked to P3-M1/M2/M3/M4 deliverable gates</w:t>
      </w:r>
    </w:p>
    <w:p>
      <w:pPr>
        <w:ind w:left="600" w:hanging="200"/>
        <w:spacing w:after="60"/>
      </w:pPr>
      <w:r>
        <w:rPr>
          <w:rFonts w:ascii="Calibri" w:hAnsi="Calibri"/>
          <w:sz w:val="22"/>
          <w:szCs w:val="22"/>
        </w:rPr>
        <w:t xml:space="preserve">• P3-CHK-04 (WSA), P3-CHK-05 (WSB), P3-CHK-06 (WSC) confirmed upon contract execution</w:t>
      </w:r>
    </w:p>
    <w:p>
      <w:pPr>
        <w:ind w:left="600" w:hanging="200"/>
        <w:spacing w:after="60"/>
      </w:pPr>
      <w:r>
        <w:rPr>
          <w:rFonts w:ascii="Calibri" w:hAnsi="Calibri"/>
          <w:sz w:val="22"/>
          <w:szCs w:val="22"/>
        </w:rPr>
        <w:t xml:space="preserve">• Gate: P3-VND-CHK-08 — all Phase 3 vendor contracts executed before P3-M1 kick-off declares complete</w:t>
      </w:r>
    </w:p>
    <w:p>
      <w:pPr>
        <w:spacing w:after="40"/>
      </w:pPr>
    </w:p>
    <w:p>
      <w:pPr>
        <w:pStyle w:val="Heading2"/>
        <w:spacing w:before="200" w:after="80"/>
      </w:pPr>
      <w:r>
        <w:rPr>
          <w:rFonts w:ascii="Calibri" w:hAnsi="Calibri"/>
          <w:b/>
          <w:bCs/>
          <w:color w:val="2e75b6"/>
          <w:sz w:val="28"/>
          <w:szCs w:val="28"/>
        </w:rPr>
        <w:t xml:space="preserve">55.4 Evaluation Criteria &amp; Scoring Matrix</w:t>
      </w:r>
    </w:p>
    <w:p>
      <w:pPr>
        <w:ind w:left="400"/>
        <w:spacing w:after="80"/>
      </w:pPr>
      <w:r>
        <w:rPr>
          <w:rFonts w:ascii="Calibri" w:hAnsi="Calibri"/>
          <w:sz w:val="24"/>
          <w:szCs w:val="24"/>
        </w:rPr>
        <w:t xml:space="preserve">All vendor proposals are evaluated using the following weighted scoring matrix. Scores are assigned by the evaluation panel (Programme Director, Workstream leads, and Core technical reviewer) on a scale of 0–10 per criterion. The weighted total determines vendor ranking.</w:t>
      </w:r>
    </w:p>
    <w:p>
      <w:pPr>
        <w:ind w:left="400"/>
        <w:spacing w:after="80"/>
      </w:pPr>
      <w:r>
        <w:rPr>
          <w:rFonts w:ascii="Calibri" w:hAnsi="Calibri"/>
          <w:sz w:val="24"/>
          <w:szCs w:val="24"/>
        </w:rPr>
        <w:t xml:space="preserve">Scoring weights by category (total 100%):</w:t>
      </w:r>
    </w:p>
    <w:p>
      <w:pPr>
        <w:ind w:left="400"/>
        <w:spacing w:after="60"/>
      </w:pPr>
      <w:r>
        <w:rPr>
          <w:rFonts w:ascii="Calibri" w:hAnsi="Calibri"/>
          <w:b/>
          <w:bCs/>
          <w:sz w:val="22"/>
          <w:szCs w:val="22"/>
        </w:rPr>
        <w:t xml:space="preserve">Technical Capability (40%): </w:t>
      </w:r>
      <w:r>
        <w:rPr>
          <w:rFonts w:ascii="Calibri" w:hAnsi="Calibri"/>
          <w:sz w:val="22"/>
          <w:szCs w:val="22"/>
        </w:rPr>
        <w:t xml:space="preserve">AI/ML model quality, demonstrated accuracy benchmarks, relevant project experience, team credentials, and architecture fit with AIE-001–005 backbone</w:t>
      </w:r>
    </w:p>
    <w:p>
      <w:pPr>
        <w:ind w:left="600" w:hanging="200"/>
        <w:spacing w:after="60"/>
      </w:pPr>
      <w:r>
        <w:rPr>
          <w:rFonts w:ascii="Calibri" w:hAnsi="Calibri"/>
          <w:sz w:val="22"/>
          <w:szCs w:val="22"/>
        </w:rPr>
        <w:t xml:space="preserve">• Sub-criterion: AI/ML technical approach and model methodology — 15%</w:t>
      </w:r>
    </w:p>
    <w:p>
      <w:pPr>
        <w:ind w:left="600" w:hanging="200"/>
        <w:spacing w:after="60"/>
      </w:pPr>
      <w:r>
        <w:rPr>
          <w:rFonts w:ascii="Calibri" w:hAnsi="Calibri"/>
          <w:sz w:val="22"/>
          <w:szCs w:val="22"/>
        </w:rPr>
        <w:t xml:space="preserve">• Sub-criterion: Demonstrated benchmark performance against Phase 3 SLA targets (Section 55.5) — 15%</w:t>
      </w:r>
    </w:p>
    <w:p>
      <w:pPr>
        <w:ind w:left="600" w:hanging="200"/>
        <w:spacing w:after="60"/>
      </w:pPr>
      <w:r>
        <w:rPr>
          <w:rFonts w:ascii="Calibri" w:hAnsi="Calibri"/>
          <w:sz w:val="22"/>
          <w:szCs w:val="22"/>
        </w:rPr>
        <w:t xml:space="preserve">• Sub-criterion: Team experience and key personnel credentials — 10%</w:t>
      </w:r>
    </w:p>
    <w:p>
      <w:pPr>
        <w:ind w:left="400"/>
        <w:spacing w:after="60"/>
      </w:pPr>
      <w:r>
        <w:rPr>
          <w:rFonts w:ascii="Calibri" w:hAnsi="Calibri"/>
          <w:b/>
          <w:bCs/>
          <w:sz w:val="22"/>
          <w:szCs w:val="22"/>
        </w:rPr>
        <w:t xml:space="preserve">Commercial Proposal (25%): </w:t>
      </w:r>
      <w:r>
        <w:rPr>
          <w:rFonts w:ascii="Calibri" w:hAnsi="Calibri"/>
          <w:sz w:val="22"/>
          <w:szCs w:val="22"/>
        </w:rPr>
        <w:t xml:space="preserve">Total cost of ownership, payment milestone alignment with P3-M1–M4, pricing transparency, and value for money assessment against THB envelope</w:t>
      </w:r>
    </w:p>
    <w:p>
      <w:pPr>
        <w:ind w:left="600" w:hanging="200"/>
        <w:spacing w:after="60"/>
      </w:pPr>
      <w:r>
        <w:rPr>
          <w:rFonts w:ascii="Calibri" w:hAnsi="Calibri"/>
          <w:sz w:val="22"/>
          <w:szCs w:val="22"/>
        </w:rPr>
        <w:t xml:space="preserve">• Sub-criterion: Total fixed-price cost within approved GAP budget envelope — 15%</w:t>
      </w:r>
    </w:p>
    <w:p>
      <w:pPr>
        <w:ind w:left="600" w:hanging="200"/>
        <w:spacing w:after="60"/>
      </w:pPr>
      <w:r>
        <w:rPr>
          <w:rFonts w:ascii="Calibri" w:hAnsi="Calibri"/>
          <w:sz w:val="22"/>
          <w:szCs w:val="22"/>
        </w:rPr>
        <w:t xml:space="preserve">• Sub-criterion: Payment milestone structure and cash-flow profile — 10%</w:t>
      </w:r>
    </w:p>
    <w:p>
      <w:pPr>
        <w:ind w:left="400"/>
        <w:spacing w:after="60"/>
      </w:pPr>
      <w:r>
        <w:rPr>
          <w:rFonts w:ascii="Calibri" w:hAnsi="Calibri"/>
          <w:b/>
          <w:bCs/>
          <w:sz w:val="22"/>
          <w:szCs w:val="22"/>
        </w:rPr>
        <w:t xml:space="preserve">SLA Compliance Commitment (20%): </w:t>
      </w:r>
      <w:r>
        <w:rPr>
          <w:rFonts w:ascii="Calibri" w:hAnsi="Calibri"/>
          <w:sz w:val="22"/>
          <w:szCs w:val="22"/>
        </w:rPr>
        <w:t xml:space="preserve">Contractual commitment to Phase 3 SLA targets, penalty regime acceptance, uptime guarantees, and escalation procedures</w:t>
      </w:r>
    </w:p>
    <w:p>
      <w:pPr>
        <w:ind w:left="600" w:hanging="200"/>
        <w:spacing w:after="60"/>
      </w:pPr>
      <w:r>
        <w:rPr>
          <w:rFonts w:ascii="Calibri" w:hAnsi="Calibri"/>
          <w:sz w:val="22"/>
          <w:szCs w:val="22"/>
        </w:rPr>
        <w:t xml:space="preserve">• Sub-criterion: SLA target commitments and penalty/credit regime — 12%</w:t>
      </w:r>
    </w:p>
    <w:p>
      <w:pPr>
        <w:ind w:left="600" w:hanging="200"/>
        <w:spacing w:after="60"/>
      </w:pPr>
      <w:r>
        <w:rPr>
          <w:rFonts w:ascii="Calibri" w:hAnsi="Calibri"/>
          <w:sz w:val="22"/>
          <w:szCs w:val="22"/>
        </w:rPr>
        <w:t xml:space="preserve">• Sub-criterion: Proposed monitoring, reporting, and escalation protocols — 8%</w:t>
      </w:r>
    </w:p>
    <w:p>
      <w:pPr>
        <w:ind w:left="400"/>
        <w:spacing w:after="60"/>
      </w:pPr>
      <w:r>
        <w:rPr>
          <w:rFonts w:ascii="Calibri" w:hAnsi="Calibri"/>
          <w:b/>
          <w:bCs/>
          <w:sz w:val="22"/>
          <w:szCs w:val="22"/>
        </w:rPr>
        <w:t xml:space="preserve">Integration &amp; Interoperability (15%): </w:t>
      </w:r>
      <w:r>
        <w:rPr>
          <w:rFonts w:ascii="Calibri" w:hAnsi="Calibri"/>
          <w:sz w:val="22"/>
          <w:szCs w:val="22"/>
        </w:rPr>
        <w:t xml:space="preserve">Demonstrated or planned integration with AIE-001–005 APIs, MONOLITH data architecture, and GAP-15 Model Governance Engine (where applicable)</w:t>
      </w:r>
    </w:p>
    <w:p>
      <w:pPr>
        <w:ind w:left="600" w:hanging="200"/>
        <w:spacing w:after="60"/>
      </w:pPr>
      <w:r>
        <w:rPr>
          <w:rFonts w:ascii="Calibri" w:hAnsi="Calibri"/>
          <w:sz w:val="22"/>
          <w:szCs w:val="22"/>
        </w:rPr>
        <w:t xml:space="preserve">• Sub-criterion: AIE backbone integration plan and API readiness — 10%</w:t>
      </w:r>
    </w:p>
    <w:p>
      <w:pPr>
        <w:ind w:left="600" w:hanging="200"/>
        <w:spacing w:after="60"/>
      </w:pPr>
      <w:r>
        <w:rPr>
          <w:rFonts w:ascii="Calibri" w:hAnsi="Calibri"/>
          <w:sz w:val="22"/>
          <w:szCs w:val="22"/>
        </w:rPr>
        <w:t xml:space="preserve">• Sub-criterion: GAP-15 governance integration (model registry, drift hooks) — 5%</w:t>
      </w:r>
    </w:p>
    <w:p>
      <w:pPr>
        <w:ind w:left="400"/>
        <w:spacing w:after="80"/>
      </w:pPr>
      <w:r>
        <w:rPr>
          <w:rFonts w:ascii="Calibri" w:hAnsi="Calibri"/>
          <w:sz w:val="24"/>
          <w:szCs w:val="24"/>
        </w:rPr>
        <w:t xml:space="preserve">Minimum qualifying scores:</w:t>
      </w:r>
    </w:p>
    <w:p>
      <w:pPr>
        <w:ind w:left="600" w:hanging="200"/>
        <w:spacing w:after="60"/>
      </w:pPr>
      <w:r>
        <w:rPr>
          <w:rFonts w:ascii="Calibri" w:hAnsi="Calibri"/>
          <w:sz w:val="22"/>
          <w:szCs w:val="22"/>
        </w:rPr>
        <w:t xml:space="preserve">• Technical Capability minimum: 6.0/10 (vendors below threshold are disqualified regardless of total score)</w:t>
      </w:r>
    </w:p>
    <w:p>
      <w:pPr>
        <w:ind w:left="600" w:hanging="200"/>
        <w:spacing w:after="60"/>
      </w:pPr>
      <w:r>
        <w:rPr>
          <w:rFonts w:ascii="Calibri" w:hAnsi="Calibri"/>
          <w:sz w:val="22"/>
          <w:szCs w:val="22"/>
        </w:rPr>
        <w:t xml:space="preserve">• SLA Compliance Commitment minimum: 6.5/10 (SLA commitment below threshold is disqualified)</w:t>
      </w:r>
    </w:p>
    <w:p>
      <w:pPr>
        <w:ind w:left="600" w:hanging="200"/>
        <w:spacing w:after="60"/>
      </w:pPr>
      <w:r>
        <w:rPr>
          <w:rFonts w:ascii="Calibri" w:hAnsi="Calibri"/>
          <w:sz w:val="22"/>
          <w:szCs w:val="22"/>
        </w:rPr>
        <w:t xml:space="preserve">• Overall weighted minimum: 65/100 to qualify for award consideration</w:t>
      </w:r>
    </w:p>
    <w:p>
      <w:pPr>
        <w:spacing w:after="40"/>
      </w:pPr>
    </w:p>
    <w:p>
      <w:pPr>
        <w:pStyle w:val="Heading2"/>
        <w:spacing w:before="200" w:after="80"/>
      </w:pPr>
      <w:r>
        <w:rPr>
          <w:rFonts w:ascii="Calibri" w:hAnsi="Calibri"/>
          <w:b/>
          <w:bCs/>
          <w:color w:val="2e75b6"/>
          <w:sz w:val="28"/>
          <w:szCs w:val="28"/>
        </w:rPr>
        <w:t xml:space="preserve">55.5 SLA Targets &amp; Acceptance Criteria per GAP</w:t>
      </w:r>
    </w:p>
    <w:p>
      <w:pPr>
        <w:ind w:left="400"/>
        <w:spacing w:after="80"/>
      </w:pPr>
      <w:r>
        <w:rPr>
          <w:rFonts w:ascii="Calibri" w:hAnsi="Calibri"/>
          <w:sz w:val="24"/>
          <w:szCs w:val="24"/>
        </w:rPr>
        <w:t xml:space="preserve">The following SLA targets and acceptance criteria apply to all Phase 3 vendor contracts. These targets are incorporated verbatim into all Phase 3 RFP documents and Statements of Work. Vendors must commit to these targets contractually; failure to meet targets triggers the penalty regime defined in each MSA.</w:t>
      </w:r>
    </w:p>
    <w:p>
      <w:pPr>
        <w:ind w:left="400"/>
        <w:spacing w:after="80"/>
      </w:pPr>
      <w:r>
        <w:rPr>
          <w:rFonts w:ascii="Calibri" w:hAnsi="Calibri"/>
          <w:sz w:val="24"/>
          <w:szCs w:val="24"/>
        </w:rPr>
        <w:t xml:space="preserve">Workstream A — GAP-01 &amp; GAP-02:</w:t>
      </w:r>
    </w:p>
    <w:p>
      <w:pPr>
        <w:ind w:left="400"/>
        <w:spacing w:after="60"/>
      </w:pPr>
      <w:r>
        <w:rPr>
          <w:rFonts w:ascii="Calibri" w:hAnsi="Calibri"/>
          <w:b/>
          <w:bCs/>
          <w:sz w:val="22"/>
          <w:szCs w:val="22"/>
        </w:rPr>
        <w:t xml:space="preserve">GAP-01 SLA — Biophilic Design Enhancement: </w:t>
      </w:r>
      <w:r>
        <w:rPr>
          <w:rFonts w:ascii="Calibri" w:hAnsi="Calibri"/>
          <w:sz w:val="22"/>
          <w:szCs w:val="22"/>
        </w:rPr>
        <w:t xml:space="preserve">Biophilic compliance score accuracy ≥90% against expert benchmark; analysis latency ≤3 seconds per design brief; system uptime ≥99.5% (AIE-001 API integration); model drift alert to GAP-15 ≤1 hour of detection</w:t>
      </w:r>
    </w:p>
    <w:p>
      <w:pPr>
        <w:ind w:left="600" w:hanging="200"/>
        <w:spacing w:after="60"/>
      </w:pPr>
      <w:r>
        <w:rPr>
          <w:rFonts w:ascii="Calibri" w:hAnsi="Calibri"/>
          <w:sz w:val="22"/>
          <w:szCs w:val="22"/>
        </w:rPr>
        <w:t xml:space="preserve">• Penalty: 2% of monthly contract value per 0.5% accuracy shortfall below 90%</w:t>
      </w:r>
    </w:p>
    <w:p>
      <w:pPr>
        <w:ind w:left="600" w:hanging="200"/>
        <w:spacing w:after="60"/>
      </w:pPr>
      <w:r>
        <w:rPr>
          <w:rFonts w:ascii="Calibri" w:hAnsi="Calibri"/>
          <w:sz w:val="22"/>
          <w:szCs w:val="22"/>
        </w:rPr>
        <w:t xml:space="preserve">• Measurement: Monthly benchmark testing using SC-approved biophilic expert panel (minimum 50 designs/month)</w:t>
      </w:r>
    </w:p>
    <w:p>
      <w:pPr>
        <w:ind w:left="600" w:hanging="200"/>
        <w:spacing w:after="60"/>
      </w:pPr>
      <w:r>
        <w:rPr>
          <w:rFonts w:ascii="Calibri" w:hAnsi="Calibri"/>
          <w:sz w:val="22"/>
          <w:szCs w:val="22"/>
        </w:rPr>
        <w:t xml:space="preserve">• Lead agent: Aria (primary SLA monitor); Vega (monthly audit report)</w:t>
      </w:r>
    </w:p>
    <w:p>
      <w:pPr>
        <w:ind w:left="400"/>
        <w:spacing w:after="60"/>
      </w:pPr>
      <w:r>
        <w:rPr>
          <w:rFonts w:ascii="Calibri" w:hAnsi="Calibri"/>
          <w:b/>
          <w:bCs/>
          <w:sz w:val="22"/>
          <w:szCs w:val="22"/>
        </w:rPr>
        <w:t xml:space="preserve">GAP-02 SLA — Design Freeze Gate AI: </w:t>
      </w:r>
      <w:r>
        <w:rPr>
          <w:rFonts w:ascii="Calibri" w:hAnsi="Calibri"/>
          <w:sz w:val="22"/>
          <w:szCs w:val="22"/>
        </w:rPr>
        <w:t xml:space="preserve">Gate decision accuracy ≥95% (correctly classify freeze/not-freeze events); false escalation rate ≤2% of total gate events; SC notification latency ≤5 minutes from gate trigger; change impact report generation ≤15 minutes</w:t>
      </w:r>
    </w:p>
    <w:p>
      <w:pPr>
        <w:ind w:left="600" w:hanging="200"/>
        <w:spacing w:after="60"/>
      </w:pPr>
      <w:r>
        <w:rPr>
          <w:rFonts w:ascii="Calibri" w:hAnsi="Calibri"/>
          <w:sz w:val="22"/>
          <w:szCs w:val="22"/>
        </w:rPr>
        <w:t xml:space="preserve">• Penalty: 3% of monthly contract value per 1% false escalation rate above 2%</w:t>
      </w:r>
    </w:p>
    <w:p>
      <w:pPr>
        <w:ind w:left="600" w:hanging="200"/>
        <w:spacing w:after="60"/>
      </w:pPr>
      <w:r>
        <w:rPr>
          <w:rFonts w:ascii="Calibri" w:hAnsi="Calibri"/>
          <w:sz w:val="22"/>
          <w:szCs w:val="22"/>
        </w:rPr>
        <w:t xml:space="preserve">• Measurement: Automated logging of all gate events; monthly review by Core and Programme Director</w:t>
      </w:r>
    </w:p>
    <w:p>
      <w:pPr>
        <w:ind w:left="600" w:hanging="200"/>
        <w:spacing w:after="60"/>
      </w:pPr>
      <w:r>
        <w:rPr>
          <w:rFonts w:ascii="Calibri" w:hAnsi="Calibri"/>
          <w:sz w:val="22"/>
          <w:szCs w:val="22"/>
        </w:rPr>
        <w:t xml:space="preserve">• Lead agent: Core (API Gateway integration monitor); Rex (compliance review)</w:t>
      </w:r>
    </w:p>
    <w:p>
      <w:pPr>
        <w:ind w:left="400"/>
        <w:spacing w:after="80"/>
      </w:pPr>
      <w:r>
        <w:rPr>
          <w:rFonts w:ascii="Calibri" w:hAnsi="Calibri"/>
          <w:sz w:val="24"/>
          <w:szCs w:val="24"/>
        </w:rPr>
        <w:t xml:space="preserve">Workstream B — GAP-03 &amp; GAP-04:</w:t>
      </w:r>
    </w:p>
    <w:p>
      <w:pPr>
        <w:ind w:left="400"/>
        <w:spacing w:after="60"/>
      </w:pPr>
      <w:r>
        <w:rPr>
          <w:rFonts w:ascii="Calibri" w:hAnsi="Calibri"/>
          <w:b/>
          <w:bCs/>
          <w:sz w:val="22"/>
          <w:szCs w:val="22"/>
        </w:rPr>
        <w:t xml:space="preserve">GAP-03 SLA — Sensory Commissioning Full Automation: </w:t>
      </w:r>
      <w:r>
        <w:rPr>
          <w:rFonts w:ascii="Calibri" w:hAnsi="Calibri"/>
          <w:sz w:val="22"/>
          <w:szCs w:val="22"/>
        </w:rPr>
        <w:t xml:space="preserve">Automated sign-off accuracy ≥97% (correctly pass/fail sensor calibration); sensor anomaly detection recall ≥92% (true positive rate); manual override rate ≤3% of total commissioning events; system uptime ≥99.5% (AIE-003 Signal Hub integration)</w:t>
      </w:r>
    </w:p>
    <w:p>
      <w:pPr>
        <w:ind w:left="600" w:hanging="200"/>
        <w:spacing w:after="60"/>
      </w:pPr>
      <w:r>
        <w:rPr>
          <w:rFonts w:ascii="Calibri" w:hAnsi="Calibri"/>
          <w:sz w:val="22"/>
          <w:szCs w:val="22"/>
        </w:rPr>
        <w:t xml:space="preserve">• Penalty: 3% of monthly contract value per 1% recall shortfall below 92%</w:t>
      </w:r>
    </w:p>
    <w:p>
      <w:pPr>
        <w:ind w:left="600" w:hanging="200"/>
        <w:spacing w:after="60"/>
      </w:pPr>
      <w:r>
        <w:rPr>
          <w:rFonts w:ascii="Calibri" w:hAnsi="Calibri"/>
          <w:sz w:val="22"/>
          <w:szCs w:val="22"/>
        </w:rPr>
        <w:t xml:space="preserve">• Measurement: Commissioning event logs from AIE-003 Signal Hub; weekly Ops review</w:t>
      </w:r>
    </w:p>
    <w:p>
      <w:pPr>
        <w:ind w:left="600" w:hanging="200"/>
        <w:spacing w:after="60"/>
      </w:pPr>
      <w:r>
        <w:rPr>
          <w:rFonts w:ascii="Calibri" w:hAnsi="Calibri"/>
          <w:sz w:val="22"/>
          <w:szCs w:val="22"/>
        </w:rPr>
        <w:t xml:space="preserve">• Lead agent: Signal (primary SLA monitor); Vega (monthly audit)</w:t>
      </w:r>
    </w:p>
    <w:p>
      <w:pPr>
        <w:ind w:left="400"/>
        <w:spacing w:after="60"/>
      </w:pPr>
      <w:r>
        <w:rPr>
          <w:rFonts w:ascii="Calibri" w:hAnsi="Calibri"/>
          <w:b/>
          <w:bCs/>
          <w:sz w:val="22"/>
          <w:szCs w:val="22"/>
        </w:rPr>
        <w:t xml:space="preserve">GAP-04 SLA — Post-Occupancy Evaluation AI: </w:t>
      </w:r>
      <w:r>
        <w:rPr>
          <w:rFonts w:ascii="Calibri" w:hAnsi="Calibri"/>
          <w:sz w:val="22"/>
          <w:szCs w:val="22"/>
        </w:rPr>
        <w:t xml:space="preserve">POE dashboard completeness ≥95% (all required metrics populated on time); predictive occupant satisfaction accuracy ≥85%; quarterly POE report generation ≤24 hours post-period close; data pipeline uptime ≥99% (AIE-004 Nova Analytics integration)</w:t>
      </w:r>
    </w:p>
    <w:p>
      <w:pPr>
        <w:ind w:left="600" w:hanging="200"/>
        <w:spacing w:after="60"/>
      </w:pPr>
      <w:r>
        <w:rPr>
          <w:rFonts w:ascii="Calibri" w:hAnsi="Calibri"/>
          <w:sz w:val="22"/>
          <w:szCs w:val="22"/>
        </w:rPr>
        <w:t xml:space="preserve">• Penalty: 2% of monthly contract value per 5% completeness shortfall below 95%</w:t>
      </w:r>
    </w:p>
    <w:p>
      <w:pPr>
        <w:ind w:left="600" w:hanging="200"/>
        <w:spacing w:after="60"/>
      </w:pPr>
      <w:r>
        <w:rPr>
          <w:rFonts w:ascii="Calibri" w:hAnsi="Calibri"/>
          <w:sz w:val="22"/>
          <w:szCs w:val="22"/>
        </w:rPr>
        <w:t xml:space="preserve">• Measurement: Automated completeness checks by Nova; quarterly report delivery timestamp logs</w:t>
      </w:r>
    </w:p>
    <w:p>
      <w:pPr>
        <w:ind w:left="600" w:hanging="200"/>
        <w:spacing w:after="60"/>
      </w:pPr>
      <w:r>
        <w:rPr>
          <w:rFonts w:ascii="Calibri" w:hAnsi="Calibri"/>
          <w:sz w:val="22"/>
          <w:szCs w:val="22"/>
        </w:rPr>
        <w:t xml:space="preserve">• Lead agent: Nova (analytics integration monitor); Ops (dashboard access SLA)</w:t>
      </w:r>
    </w:p>
    <w:p>
      <w:pPr>
        <w:ind w:left="400"/>
        <w:spacing w:after="80"/>
      </w:pPr>
      <w:r>
        <w:rPr>
          <w:rFonts w:ascii="Calibri" w:hAnsi="Calibri"/>
          <w:sz w:val="24"/>
          <w:szCs w:val="24"/>
        </w:rPr>
        <w:t xml:space="preserve">Workstream C — GAP-13, GAP-14 &amp; GAP-15:</w:t>
      </w:r>
    </w:p>
    <w:p>
      <w:pPr>
        <w:ind w:left="400"/>
        <w:spacing w:after="60"/>
      </w:pPr>
      <w:r>
        <w:rPr>
          <w:rFonts w:ascii="Calibri" w:hAnsi="Calibri"/>
          <w:b/>
          <w:bCs/>
          <w:sz w:val="22"/>
          <w:szCs w:val="22"/>
        </w:rPr>
        <w:t xml:space="preserve">GAP-13 SLA — Client Experience Intelligence Platform: </w:t>
      </w:r>
      <w:r>
        <w:rPr>
          <w:rFonts w:ascii="Calibri" w:hAnsi="Calibri"/>
          <w:sz w:val="22"/>
          <w:szCs w:val="22"/>
        </w:rPr>
        <w:t xml:space="preserve">CX score refresh cycle ≤5 minutes (all 28 agent touchpoints updated); NPS prediction model accuracy ≥80% versus actual NPS (rolling 90-day validation); client satisfaction alert delivery ≤2 minutes to Ops and Signal; agent integration coverage: 28/28 agents (100% mandatory)</w:t>
      </w:r>
    </w:p>
    <w:p>
      <w:pPr>
        <w:ind w:left="600" w:hanging="200"/>
        <w:spacing w:after="60"/>
      </w:pPr>
      <w:r>
        <w:rPr>
          <w:rFonts w:ascii="Calibri" w:hAnsi="Calibri"/>
          <w:sz w:val="22"/>
          <w:szCs w:val="22"/>
        </w:rPr>
        <w:t xml:space="preserve">• Penalty: 5% of monthly contract value if agent integration coverage falls below 28/28</w:t>
      </w:r>
    </w:p>
    <w:p>
      <w:pPr>
        <w:ind w:left="600" w:hanging="200"/>
        <w:spacing w:after="60"/>
      </w:pPr>
      <w:r>
        <w:rPr>
          <w:rFonts w:ascii="Calibri" w:hAnsi="Calibri"/>
          <w:sz w:val="22"/>
          <w:szCs w:val="22"/>
        </w:rPr>
        <w:t xml:space="preserve">• Measurement: Real-time integration monitoring by Nexus; monthly NPS accuracy validation by Vega</w:t>
      </w:r>
    </w:p>
    <w:p>
      <w:pPr>
        <w:ind w:left="600" w:hanging="200"/>
        <w:spacing w:after="60"/>
      </w:pPr>
      <w:r>
        <w:rPr>
          <w:rFonts w:ascii="Calibri" w:hAnsi="Calibri"/>
          <w:sz w:val="22"/>
          <w:szCs w:val="22"/>
        </w:rPr>
        <w:t xml:space="preserve">• Lead agent: Nexus (CX platform primary); Signal (alert delivery monitor)</w:t>
      </w:r>
    </w:p>
    <w:p>
      <w:pPr>
        <w:ind w:left="400"/>
        <w:spacing w:after="60"/>
      </w:pPr>
      <w:r>
        <w:rPr>
          <w:rFonts w:ascii="Calibri" w:hAnsi="Calibri"/>
          <w:b/>
          <w:bCs/>
          <w:sz w:val="22"/>
          <w:szCs w:val="22"/>
        </w:rPr>
        <w:t xml:space="preserve">GAP-14 SLA — Sustainable Materials &amp; Procurement Intelligence: </w:t>
      </w:r>
      <w:r>
        <w:rPr>
          <w:rFonts w:ascii="Calibri" w:hAnsi="Calibri"/>
          <w:sz w:val="22"/>
          <w:szCs w:val="22"/>
        </w:rPr>
        <w:t xml:space="preserve">Supplier ESG scoring coverage ≥80% of active MONOLITH supplier base; carbon-footprint estimate accuracy within ±10% of independent auditor benchmark; procurement recommendation adoption rate ≥60% (SC-validated 6-month rolling); scorecard generation latency ≤4 hours per supplier update</w:t>
      </w:r>
    </w:p>
    <w:p>
      <w:pPr>
        <w:ind w:left="600" w:hanging="200"/>
        <w:spacing w:after="60"/>
      </w:pPr>
      <w:r>
        <w:rPr>
          <w:rFonts w:ascii="Calibri" w:hAnsi="Calibri"/>
          <w:sz w:val="22"/>
          <w:szCs w:val="22"/>
        </w:rPr>
        <w:t xml:space="preserve">• Penalty: 3% of monthly contract value per 5% ESG coverage shortfall below 80%</w:t>
      </w:r>
    </w:p>
    <w:p>
      <w:pPr>
        <w:ind w:left="600" w:hanging="200"/>
        <w:spacing w:after="60"/>
      </w:pPr>
      <w:r>
        <w:rPr>
          <w:rFonts w:ascii="Calibri" w:hAnsi="Calibri"/>
          <w:sz w:val="22"/>
          <w:szCs w:val="22"/>
        </w:rPr>
        <w:t xml:space="preserve">• Measurement: Ledger procurement database integration; bi-annual independent ESG audit</w:t>
      </w:r>
    </w:p>
    <w:p>
      <w:pPr>
        <w:ind w:left="600" w:hanging="200"/>
        <w:spacing w:after="60"/>
      </w:pPr>
      <w:r>
        <w:rPr>
          <w:rFonts w:ascii="Calibri" w:hAnsi="Calibri"/>
          <w:sz w:val="22"/>
          <w:szCs w:val="22"/>
        </w:rPr>
        <w:t xml:space="preserve">• Lead agent: Ledger (procurement data primary); Guardian (compliance and ESG audit)</w:t>
      </w:r>
    </w:p>
    <w:p>
      <w:pPr>
        <w:ind w:left="400"/>
        <w:spacing w:after="60"/>
      </w:pPr>
      <w:r>
        <w:rPr>
          <w:rFonts w:ascii="Calibri" w:hAnsi="Calibri"/>
          <w:b/>
          <w:bCs/>
          <w:sz w:val="22"/>
          <w:szCs w:val="22"/>
        </w:rPr>
        <w:t xml:space="preserve">GAP-15 SLA — Continuous Learning &amp; Model Governance Engine: </w:t>
      </w:r>
      <w:r>
        <w:rPr>
          <w:rFonts w:ascii="Calibri" w:hAnsi="Calibri"/>
          <w:sz w:val="22"/>
          <w:szCs w:val="22"/>
        </w:rPr>
        <w:t xml:space="preserve">Model drift alert latency ≤1 hour from drift detection to alert (all registered agents); retraining pipeline success rate ≥95% (no failed retraining jobs without alert); Model Registry completeness: 100% of MONOLITH production models registered; Governance Audit Log completeness: 100% (SC-accessible, tamper-evident)</w:t>
      </w:r>
    </w:p>
    <w:p>
      <w:pPr>
        <w:ind w:left="600" w:hanging="200"/>
        <w:spacing w:after="60"/>
      </w:pPr>
      <w:r>
        <w:rPr>
          <w:rFonts w:ascii="Calibri" w:hAnsi="Calibri"/>
          <w:sz w:val="22"/>
          <w:szCs w:val="22"/>
        </w:rPr>
        <w:t xml:space="preserve">• Penalty: 5% of monthly contract value per hour of drift alert latency above 1 hour threshold</w:t>
      </w:r>
    </w:p>
    <w:p>
      <w:pPr>
        <w:ind w:left="600" w:hanging="200"/>
        <w:spacing w:after="60"/>
      </w:pPr>
      <w:r>
        <w:rPr>
          <w:rFonts w:ascii="Calibri" w:hAnsi="Calibri"/>
          <w:sz w:val="22"/>
          <w:szCs w:val="22"/>
        </w:rPr>
        <w:t xml:space="preserve">• Penalty: 3% of monthly contract value per retraining failure not alerted within 30 minutes</w:t>
      </w:r>
    </w:p>
    <w:p>
      <w:pPr>
        <w:ind w:left="600" w:hanging="200"/>
        <w:spacing w:after="60"/>
      </w:pPr>
      <w:r>
        <w:rPr>
          <w:rFonts w:ascii="Calibri" w:hAnsi="Calibri"/>
          <w:sz w:val="22"/>
          <w:szCs w:val="22"/>
        </w:rPr>
        <w:t xml:space="preserve">• Measurement: Automated monitoring by Vega; monthly SC governance report; Rex compliance audit quarterly</w:t>
      </w:r>
    </w:p>
    <w:p>
      <w:pPr>
        <w:ind w:left="600" w:hanging="200"/>
        <w:spacing w:after="60"/>
      </w:pPr>
      <w:r>
        <w:rPr>
          <w:rFonts w:ascii="Calibri" w:hAnsi="Calibri"/>
          <w:sz w:val="22"/>
          <w:szCs w:val="22"/>
        </w:rPr>
        <w:t xml:space="preserve">• Lead agent: Vega (audit primary); Rex (compliance); Nexus (operational monitoring)</w:t>
      </w:r>
    </w:p>
    <w:p>
      <w:pPr>
        <w:spacing w:after="40"/>
      </w:pPr>
    </w:p>
    <w:p>
      <w:pPr>
        <w:pStyle w:val="Heading2"/>
        <w:spacing w:before="200" w:after="80"/>
      </w:pPr>
      <w:r>
        <w:rPr>
          <w:rFonts w:ascii="Calibri" w:hAnsi="Calibri"/>
          <w:b/>
          <w:bCs/>
          <w:color w:val="2e75b6"/>
          <w:sz w:val="28"/>
          <w:szCs w:val="28"/>
        </w:rPr>
        <w:t xml:space="preserve">55.6 Vendor Selection Checklist (P3-VND-CHK-01–10)</w:t>
      </w:r>
    </w:p>
    <w:p>
      <w:pPr>
        <w:ind w:left="400"/>
        <w:spacing w:after="80"/>
      </w:pPr>
      <w:r>
        <w:rPr>
          <w:rFonts w:ascii="Calibri" w:hAnsi="Calibri"/>
          <w:sz w:val="24"/>
          <w:szCs w:val="24"/>
        </w:rPr>
        <w:t xml:space="preserve">The following checklist constitutes the vendor selection sign-off record for Phase 3 (MONOLITH-S55-P3RFP-001). All items must be complete before Phase 3 P3-M1 kick-off is declared fully operational. P3-VND-CHK-08 through P3-VND-CHK-10 are gate conditions for P3-M1 final completion and must be confirmed before P3-M2 commences.</w:t>
      </w:r>
    </w:p>
    <w:p>
      <w:pPr>
        <w:ind w:left="400"/>
        <w:spacing w:after="60"/>
      </w:pPr>
      <w:r>
        <w:rPr>
          <w:rFonts w:ascii="Calibri" w:hAnsi="Calibri"/>
          <w:b/>
          <w:bCs/>
          <w:sz w:val="22"/>
          <w:szCs w:val="22"/>
        </w:rPr>
        <w:t xml:space="preserve">P3-VND-CHK-01: </w:t>
      </w:r>
      <w:r>
        <w:rPr>
          <w:rFonts w:ascii="Calibri" w:hAnsi="Calibri"/>
          <w:sz w:val="22"/>
          <w:szCs w:val="22"/>
        </w:rPr>
        <w:t xml:space="preserve">RFI published for RFP-P3-WSA-001, RFP-P3-WSB-001, and RFP-P3-WSC-001 on approved procurement portal; Programme Director sign-off</w:t>
      </w:r>
    </w:p>
    <w:p>
      <w:pPr>
        <w:ind w:left="400"/>
        <w:spacing w:after="60"/>
      </w:pPr>
      <w:r>
        <w:rPr>
          <w:rFonts w:ascii="Calibri" w:hAnsi="Calibri"/>
          <w:b/>
          <w:bCs/>
          <w:sz w:val="22"/>
          <w:szCs w:val="22"/>
        </w:rPr>
        <w:t xml:space="preserve">P3-VND-CHK-02: </w:t>
      </w:r>
      <w:r>
        <w:rPr>
          <w:rFonts w:ascii="Calibri" w:hAnsi="Calibri"/>
          <w:sz w:val="22"/>
          <w:szCs w:val="22"/>
        </w:rPr>
        <w:t xml:space="preserve">RFI responses received: minimum 3 qualified respondents per RFP package; gate passed</w:t>
      </w:r>
    </w:p>
    <w:p>
      <w:pPr>
        <w:ind w:left="400"/>
        <w:spacing w:after="60"/>
      </w:pPr>
      <w:r>
        <w:rPr>
          <w:rFonts w:ascii="Calibri" w:hAnsi="Calibri"/>
          <w:b/>
          <w:bCs/>
          <w:sz w:val="22"/>
          <w:szCs w:val="22"/>
        </w:rPr>
        <w:t xml:space="preserve">P3-VND-CHK-03: </w:t>
      </w:r>
      <w:r>
        <w:rPr>
          <w:rFonts w:ascii="Calibri" w:hAnsi="Calibri"/>
          <w:sz w:val="22"/>
          <w:szCs w:val="22"/>
        </w:rPr>
        <w:t xml:space="preserve">Vendor shortlist (maximum 3 per package) approved by Programme Director; SC notified</w:t>
      </w:r>
    </w:p>
    <w:p>
      <w:pPr>
        <w:ind w:left="400"/>
        <w:spacing w:after="60"/>
      </w:pPr>
      <w:r>
        <w:rPr>
          <w:rFonts w:ascii="Calibri" w:hAnsi="Calibri"/>
          <w:b/>
          <w:bCs/>
          <w:sz w:val="22"/>
          <w:szCs w:val="22"/>
        </w:rPr>
        <w:t xml:space="preserve">P3-VND-CHK-04: </w:t>
      </w:r>
      <w:r>
        <w:rPr>
          <w:rFonts w:ascii="Calibri" w:hAnsi="Calibri"/>
          <w:sz w:val="22"/>
          <w:szCs w:val="22"/>
        </w:rPr>
        <w:t xml:space="preserve">Full RFP documents issued to shortlisted vendors: RFP-P3-WSA-001, RFP-P3-WSB-001, RFP-P3-WSC-001</w:t>
      </w:r>
    </w:p>
    <w:p>
      <w:pPr>
        <w:ind w:left="400"/>
        <w:spacing w:after="60"/>
      </w:pPr>
      <w:r>
        <w:rPr>
          <w:rFonts w:ascii="Calibri" w:hAnsi="Calibri"/>
          <w:b/>
          <w:bCs/>
          <w:sz w:val="22"/>
          <w:szCs w:val="22"/>
        </w:rPr>
        <w:t xml:space="preserve">P3-VND-CHK-05: </w:t>
      </w:r>
      <w:r>
        <w:rPr>
          <w:rFonts w:ascii="Calibri" w:hAnsi="Calibri"/>
          <w:sz w:val="22"/>
          <w:szCs w:val="22"/>
        </w:rPr>
        <w:t xml:space="preserve">All vendor proposals received within deadline; vendor presentations completed for all shortlisted vendors</w:t>
      </w:r>
    </w:p>
    <w:p>
      <w:pPr>
        <w:ind w:left="400"/>
        <w:spacing w:after="60"/>
      </w:pPr>
      <w:r>
        <w:rPr>
          <w:rFonts w:ascii="Calibri" w:hAnsi="Calibri"/>
          <w:b/>
          <w:bCs/>
          <w:sz w:val="22"/>
          <w:szCs w:val="22"/>
        </w:rPr>
        <w:t xml:space="preserve">P3-VND-CHK-06: </w:t>
      </w:r>
      <w:r>
        <w:rPr>
          <w:rFonts w:ascii="Calibri" w:hAnsi="Calibri"/>
          <w:sz w:val="22"/>
          <w:szCs w:val="22"/>
        </w:rPr>
        <w:t xml:space="preserve">Technical and commercial evaluation complete; scoring matrix applied; evaluation report signed by Programme Director</w:t>
      </w:r>
    </w:p>
    <w:p>
      <w:pPr>
        <w:ind w:left="400"/>
        <w:spacing w:after="60"/>
      </w:pPr>
      <w:r>
        <w:rPr>
          <w:rFonts w:ascii="Calibri" w:hAnsi="Calibri"/>
          <w:b/>
          <w:bCs/>
          <w:sz w:val="22"/>
          <w:szCs w:val="22"/>
        </w:rPr>
        <w:t xml:space="preserve">P3-VND-CHK-07: </w:t>
      </w:r>
      <w:r>
        <w:rPr>
          <w:rFonts w:ascii="Calibri" w:hAnsi="Calibri"/>
          <w:sz w:val="22"/>
          <w:szCs w:val="22"/>
        </w:rPr>
        <w:t xml:space="preserve">Guardian compliance review complete for all shortlisted vendors (PDPA, InfoSec, data residency); Rex sign-off</w:t>
      </w:r>
    </w:p>
    <w:p>
      <w:pPr>
        <w:ind w:left="400"/>
        <w:spacing w:after="60"/>
      </w:pPr>
      <w:r>
        <w:rPr>
          <w:rFonts w:ascii="Calibri" w:hAnsi="Calibri"/>
          <w:b/>
          <w:bCs/>
          <w:sz w:val="22"/>
          <w:szCs w:val="22"/>
        </w:rPr>
        <w:t xml:space="preserve">P3-VND-CHK-08: </w:t>
      </w:r>
      <w:r>
        <w:rPr>
          <w:rFonts w:ascii="Calibri" w:hAnsi="Calibri"/>
          <w:sz w:val="22"/>
          <w:szCs w:val="22"/>
        </w:rPr>
        <w:t xml:space="preserve">SC approval received for all Phase 3 vendor awards (for awards &gt; THB 1.0M per vendor); LOAs issued</w:t>
      </w:r>
    </w:p>
    <w:p>
      <w:pPr>
        <w:ind w:left="400"/>
        <w:spacing w:after="60"/>
      </w:pPr>
      <w:r>
        <w:rPr>
          <w:rFonts w:ascii="Calibri" w:hAnsi="Calibri"/>
          <w:b/>
          <w:bCs/>
          <w:sz w:val="22"/>
          <w:szCs w:val="22"/>
        </w:rPr>
        <w:t xml:space="preserve">P3-VND-CHK-09: </w:t>
      </w:r>
      <w:r>
        <w:rPr>
          <w:rFonts w:ascii="Calibri" w:hAnsi="Calibri"/>
          <w:sz w:val="22"/>
          <w:szCs w:val="22"/>
        </w:rPr>
        <w:t xml:space="preserve">All Phase 3 MSA and SOW contracts executed (RFP-P3-WSA-001 / WSB-001 / WSC-001); Ledger registration complete</w:t>
      </w:r>
    </w:p>
    <w:p>
      <w:pPr>
        <w:ind w:left="400"/>
        <w:spacing w:after="60"/>
      </w:pPr>
      <w:r>
        <w:rPr>
          <w:rFonts w:ascii="Calibri" w:hAnsi="Calibri"/>
          <w:b/>
          <w:bCs/>
          <w:sz w:val="22"/>
          <w:szCs w:val="22"/>
        </w:rPr>
        <w:t xml:space="preserve">P3-VND-CHK-10: </w:t>
      </w:r>
      <w:r>
        <w:rPr>
          <w:rFonts w:ascii="Calibri" w:hAnsi="Calibri"/>
          <w:sz w:val="22"/>
          <w:szCs w:val="22"/>
        </w:rPr>
        <w:t xml:space="preserve">P3-CHK-04, P3-CHK-05, and P3-CHK-06 confirmed: all workstream vendor contracts in place; Phase 3 programme fully resourced</w:t>
      </w:r>
    </w:p>
    <w:p>
      <w:pPr>
        <w:ind w:left="400"/>
        <w:spacing w:after="80"/>
      </w:pPr>
      <w:r>
        <w:rPr>
          <w:rFonts w:ascii="Calibri" w:hAnsi="Calibri"/>
          <w:sz w:val="24"/>
          <w:szCs w:val="24"/>
        </w:rPr>
        <w:t xml:space="preserve">Upon P3-VND-CHK-10 completion, the Phase 3 vendor selection process is formally closed. Ongoing vendor performance monitoring transitions to Workstream leads (Aria, Signal, Nexus) with monthly SLA reporting to SC via Vega. Any contract variations require SC Change Request (CR-P3-XXX) and must be registered in Ledger within 3 working days of approval.</w:t>
      </w:r>
    </w:p>
    <w:p>
      <w:pPr>
        <w:ind w:left="400"/>
        <w:spacing w:after="60"/>
      </w:pPr>
      <w:r>
        <w:rPr>
          <w:rFonts w:ascii="Calibri" w:hAnsi="Calibri"/>
          <w:b/>
          <w:bCs/>
          <w:sz w:val="22"/>
          <w:szCs w:val="22"/>
        </w:rPr>
        <w:t xml:space="preserve">Document owner: </w:t>
      </w:r>
      <w:r>
        <w:rPr>
          <w:rFonts w:ascii="Calibri" w:hAnsi="Calibri"/>
          <w:sz w:val="22"/>
          <w:szCs w:val="22"/>
        </w:rPr>
        <w:t xml:space="preserve">Phase 3 Programme Director (MONOLITH-S55-P3RFP-001)</w:t>
      </w:r>
    </w:p>
    <w:p>
      <w:pPr>
        <w:ind w:left="400"/>
        <w:spacing w:after="60"/>
      </w:pPr>
      <w:r>
        <w:rPr>
          <w:rFonts w:ascii="Calibri" w:hAnsi="Calibri"/>
          <w:b/>
          <w:bCs/>
          <w:sz w:val="22"/>
          <w:szCs w:val="22"/>
        </w:rPr>
        <w:t xml:space="preserve">Review cycle: </w:t>
      </w:r>
      <w:r>
        <w:rPr>
          <w:rFonts w:ascii="Calibri" w:hAnsi="Calibri"/>
          <w:sz w:val="22"/>
          <w:szCs w:val="22"/>
        </w:rPr>
        <w:t xml:space="preserve">Vendor selection checklist reviewed at each P3 milestone SC checkpoint</w:t>
      </w:r>
    </w:p>
    <w:p>
      <w:pPr>
        <w:ind w:left="400"/>
        <w:spacing w:after="60"/>
      </w:pPr>
      <w:r>
        <w:rPr>
          <w:rFonts w:ascii="Calibri" w:hAnsi="Calibri"/>
          <w:b/>
          <w:bCs/>
          <w:sz w:val="22"/>
          <w:szCs w:val="22"/>
        </w:rPr>
        <w:t xml:space="preserve">Related documents: </w:t>
      </w:r>
      <w:r>
        <w:rPr>
          <w:rFonts w:ascii="Calibri" w:hAnsi="Calibri"/>
          <w:sz w:val="22"/>
          <w:szCs w:val="22"/>
        </w:rPr>
        <w:t xml:space="preserve">S51 (Phase 2 Procurement Framework) · S54 (Phase 3 PDD) · MONOLITH-S52-ONB-001 (Vendor Onboarding Protocol)</w:t>
      </w:r>
    </w:p>
    <w:p>
      <w:pPr>
        <w:pStyle w:val="Heading1"/>
        <w:spacing w:before="320" w:after="100"/>
      </w:pPr>
      <w:r>
        <w:rPr>
          <w:rFonts w:ascii="Calibri" w:hAnsi="Calibri"/>
          <w:b/>
          <w:bCs/>
          <w:color w:val="1f2d5a"/>
          <w:sz w:val="36"/>
          <w:szCs w:val="36"/>
        </w:rPr>
        <w:t xml:space="preserve">Section 56 — Phase 3 Vendor Onboarding &amp; Integration Protocol</w:t>
      </w:r>
    </w:p>
    <w:p>
      <w:pPr>
        <w:spacing w:after="40"/>
      </w:pPr>
    </w:p>
    <w:p>
      <w:pPr>
        <w:pStyle w:val="Heading2"/>
        <w:spacing w:before="200" w:after="80"/>
      </w:pPr>
      <w:r>
        <w:rPr>
          <w:rFonts w:ascii="Calibri" w:hAnsi="Calibri"/>
          <w:b/>
          <w:bCs/>
          <w:color w:val="2e75b6"/>
          <w:sz w:val="28"/>
          <w:szCs w:val="28"/>
        </w:rPr>
        <w:t xml:space="preserve">56.1 Overview &amp; Scope</w:t>
      </w:r>
    </w:p>
    <w:p>
      <w:pPr>
        <w:ind w:left="400"/>
        <w:spacing w:after="80"/>
      </w:pPr>
      <w:r>
        <w:rPr>
          <w:rFonts w:ascii="Calibri" w:hAnsi="Calibri"/>
          <w:sz w:val="24"/>
          <w:szCs w:val="24"/>
        </w:rPr>
        <w:t xml:space="preserve">This section documents the Phase 3 Vendor Onboarding &amp; Integration Protocol (MONOLITH-S56-P3ONB-001 v1.0) governing the structured onboarding, technical integration, and SLA acceptance testing of all vendors appointed through the Phase 3 RFP process (S55). Three vendors are onboarded across Workstreams A, B, and C, covering all seven Phase 3 GAPs: GAP-01 (Biophilic Design Enhancement), GAP-02 (Design Freeze Gate AI), GAP-03 (Sensory Commissioning Full Automation), GAP-04 (Post-Occupancy Evaluation AI), GAP-13 (Client Experience Intelligence), GAP-14 (Sustainable Materials &amp; Procurement Intelligence), and GAP-15 (Continuous Learning &amp; Model Governance). This protocol mirrors MONOLITH-S52-ONB-001 (Phase 2 Vendor Onboarding, S52) and extends it to Phase 3 scope.</w:t>
      </w:r>
    </w:p>
    <w:p>
      <w:pPr>
        <w:ind w:left="400"/>
        <w:spacing w:after="60"/>
      </w:pPr>
      <w:r>
        <w:rPr>
          <w:rFonts w:ascii="Calibri" w:hAnsi="Calibri"/>
          <w:b/>
          <w:bCs/>
          <w:sz w:val="22"/>
          <w:szCs w:val="22"/>
        </w:rPr>
        <w:t xml:space="preserve">Document reference: </w:t>
      </w:r>
      <w:r>
        <w:rPr>
          <w:rFonts w:ascii="Calibri" w:hAnsi="Calibri"/>
          <w:sz w:val="22"/>
          <w:szCs w:val="22"/>
        </w:rPr>
        <w:t xml:space="preserve">MONOLITH-S56-P3ONB-001 v1.0</w:t>
      </w:r>
    </w:p>
    <w:p>
      <w:pPr>
        <w:ind w:left="400"/>
        <w:spacing w:after="60"/>
      </w:pPr>
      <w:r>
        <w:rPr>
          <w:rFonts w:ascii="Calibri" w:hAnsi="Calibri"/>
          <w:b/>
          <w:bCs/>
          <w:sz w:val="22"/>
          <w:szCs w:val="22"/>
        </w:rPr>
        <w:t xml:space="preserve">Parent documents: </w:t>
      </w:r>
      <w:r>
        <w:rPr>
          <w:rFonts w:ascii="Calibri" w:hAnsi="Calibri"/>
          <w:sz w:val="22"/>
          <w:szCs w:val="22"/>
        </w:rPr>
        <w:t xml:space="preserve">S55 (Phase 3 RFP Framework) · S54 (Phase 3 PDD) · S52 (Phase 2 Onboarding)</w:t>
      </w:r>
    </w:p>
    <w:p>
      <w:pPr>
        <w:ind w:left="400"/>
        <w:spacing w:after="60"/>
      </w:pPr>
      <w:r>
        <w:rPr>
          <w:rFonts w:ascii="Calibri" w:hAnsi="Calibri"/>
          <w:b/>
          <w:bCs/>
          <w:sz w:val="22"/>
          <w:szCs w:val="22"/>
        </w:rPr>
        <w:t xml:space="preserve">Phase 3 vendors: </w:t>
      </w:r>
      <w:r>
        <w:rPr>
          <w:rFonts w:ascii="Calibri" w:hAnsi="Calibri"/>
          <w:sz w:val="22"/>
          <w:szCs w:val="22"/>
        </w:rPr>
        <w:t xml:space="preserve">WS-A Vendor (GAP-01/02) · WS-B Vendor (GAP-03/04) · WS-C Vendor (GAP-13/14/15)</w:t>
      </w:r>
    </w:p>
    <w:p>
      <w:pPr>
        <w:ind w:left="400"/>
        <w:spacing w:after="60"/>
      </w:pPr>
      <w:r>
        <w:rPr>
          <w:rFonts w:ascii="Calibri" w:hAnsi="Calibri"/>
          <w:b/>
          <w:bCs/>
          <w:sz w:val="22"/>
          <w:szCs w:val="22"/>
        </w:rPr>
        <w:t xml:space="preserve">Onboarding window: </w:t>
      </w:r>
      <w:r>
        <w:rPr>
          <w:rFonts w:ascii="Calibri" w:hAnsi="Calibri"/>
          <w:sz w:val="22"/>
          <w:szCs w:val="22"/>
        </w:rPr>
        <w:t xml:space="preserve">P3-M1 Weeks 1–4 (contract &amp; access) through P3-M2 Weeks 1–4 (SLA acceptance)</w:t>
      </w:r>
    </w:p>
    <w:p>
      <w:pPr>
        <w:ind w:left="400"/>
        <w:spacing w:after="60"/>
      </w:pPr>
      <w:r>
        <w:rPr>
          <w:rFonts w:ascii="Calibri" w:hAnsi="Calibri"/>
          <w:b/>
          <w:bCs/>
          <w:sz w:val="22"/>
          <w:szCs w:val="22"/>
        </w:rPr>
        <w:t xml:space="preserve">Budget allocation: </w:t>
      </w:r>
      <w:r>
        <w:rPr>
          <w:rFonts w:ascii="Calibri" w:hAnsi="Calibri"/>
          <w:sz w:val="22"/>
          <w:szCs w:val="22"/>
        </w:rPr>
        <w:t xml:space="preserve">Onboarding costs included within THB 7.0M Phase 3 programme budget (S54)</w:t>
      </w:r>
    </w:p>
    <w:p>
      <w:pPr>
        <w:ind w:left="400"/>
        <w:spacing w:after="60"/>
      </w:pPr>
      <w:r>
        <w:rPr>
          <w:rFonts w:ascii="Calibri" w:hAnsi="Calibri"/>
          <w:b/>
          <w:bCs/>
          <w:sz w:val="22"/>
          <w:szCs w:val="22"/>
        </w:rPr>
        <w:t xml:space="preserve">MONOLITH agents: </w:t>
      </w:r>
      <w:r>
        <w:rPr>
          <w:rFonts w:ascii="Calibri" w:hAnsi="Calibri"/>
          <w:sz w:val="22"/>
          <w:szCs w:val="22"/>
        </w:rPr>
        <w:t xml:space="preserve">Nexus (API gateway) · Guardian (compliance) · Ledger (contracts) · Signal (WS-A) · Aria (WS-B) · Core (WS-C)</w:t>
      </w:r>
    </w:p>
    <w:p>
      <w:pPr>
        <w:ind w:left="400"/>
        <w:spacing w:after="60"/>
      </w:pPr>
      <w:r>
        <w:rPr>
          <w:rFonts w:ascii="Calibri" w:hAnsi="Calibri"/>
          <w:b/>
          <w:bCs/>
          <w:sz w:val="22"/>
          <w:szCs w:val="22"/>
        </w:rPr>
        <w:t xml:space="preserve">Trigger condition: </w:t>
      </w:r>
      <w:r>
        <w:rPr>
          <w:rFonts w:ascii="Calibri" w:hAnsi="Calibri"/>
          <w:sz w:val="22"/>
          <w:szCs w:val="22"/>
        </w:rPr>
        <w:t xml:space="preserve">P3-VND-CHK-08–10 gate complete (S55) and SC approval of vendor shortlist</w:t>
      </w:r>
    </w:p>
    <w:p>
      <w:pPr>
        <w:spacing w:after="40"/>
      </w:pPr>
    </w:p>
    <w:p>
      <w:pPr>
        <w:pStyle w:val="Heading2"/>
        <w:spacing w:before="200" w:after="80"/>
      </w:pPr>
      <w:r>
        <w:rPr>
          <w:rFonts w:ascii="Calibri" w:hAnsi="Calibri"/>
          <w:b/>
          <w:bCs/>
          <w:color w:val="2e75b6"/>
          <w:sz w:val="28"/>
          <w:szCs w:val="28"/>
        </w:rPr>
        <w:t xml:space="preserve">56.2 Vendor Onboarding Checklist P3-ONB-CHK-01–12</w:t>
      </w:r>
    </w:p>
    <w:p>
      <w:pPr>
        <w:ind w:left="400"/>
        <w:spacing w:after="80"/>
      </w:pPr>
      <w:r>
        <w:rPr>
          <w:rFonts w:ascii="Calibri" w:hAnsi="Calibri"/>
          <w:sz w:val="24"/>
          <w:szCs w:val="24"/>
        </w:rPr>
        <w:t xml:space="preserve">The following twelve-point checklist governs onboarding of all three Phase 3 vendors. Items P3-ONB-CHK-01–06 must be completed by end of P3-M1 Week 2 (contract &amp; access phase). Items P3-ONB-CHK-07–10 must be completed by end of P3-M1 Week 4 (integration smoke-test phase). Items P3-ONB-CHK-11–12 gate P3-M2 commencement.</w:t>
      </w:r>
    </w:p>
    <w:tbl>
      <w:tblPr>
        <w:tblW w:w="9000" w:type="dxa"/>
        <w:tblBorders>
          <w:insideH w:val="single" w:sz="4" w:space="0" w:color="C0C0C0"/>
          <w:insideV w:val="single" w:sz="4" w:space="0" w:color="C0C0C0"/>
        </w:tblBorders>
        <w:tblCellMar>
          <w:top w:w="60" w:type="dxa"/>
          <w:left w:w="80" w:type="dxa"/>
          <w:bottom w:w="60" w:type="dxa"/>
          <w:right w:w="80" w:type="dxa"/>
        </w:tblCellMar>
      </w:tblPr>
      <w:tr>
        <w:tc>
          <w:tcPr>
            <w:shd w:val="clear" w:color="auto" w:fill="1f2d5a"/>
            <w:tcBorders>
              <w:top w:val="single" w:sz="4" w:space="0" w:color="1f2d5a"/>
              <w:left w:val="single" w:sz="4" w:space="0" w:color="1f2d5a"/>
              <w:bottom w:val="single" w:sz="4" w:space="0" w:color="1f2d5a"/>
              <w:right w:val="single" w:sz="4" w:space="0" w:color="1f2d5a"/>
            </w:tcBorders>
            <w:tcMar>
              <w:top w:w="60" w:type="dxa"/>
              <w:left w:w="80" w:type="dxa"/>
              <w:bottom w:w="60" w:type="dxa"/>
              <w:right w:w="80" w:type="dxa"/>
            </w:tcMar>
          </w:tcPr>
          <w:p>
            <w:r>
              <w:rPr>
                <w:rFonts w:ascii="Calibri" w:hAnsi="Calibri"/>
                <w:b/>
                <w:bCs/>
                <w:color w:val="FFFFFF"/>
                <w:sz w:val="20"/>
                <w:szCs w:val="20"/>
              </w:rPr>
              <w:t xml:space="preserve">CHK ID</w:t>
            </w:r>
          </w:p>
        </w:tc>
        <w:tc>
          <w:tcPr>
            <w:shd w:val="clear" w:color="auto" w:fill="1f2d5a"/>
            <w:tcBorders>
              <w:top w:val="single" w:sz="4" w:space="0" w:color="1f2d5a"/>
              <w:left w:val="single" w:sz="4" w:space="0" w:color="1f2d5a"/>
              <w:bottom w:val="single" w:sz="4" w:space="0" w:color="1f2d5a"/>
              <w:right w:val="single" w:sz="4" w:space="0" w:color="1f2d5a"/>
            </w:tcBorders>
            <w:tcMar>
              <w:top w:w="60" w:type="dxa"/>
              <w:left w:w="80" w:type="dxa"/>
              <w:bottom w:w="60" w:type="dxa"/>
              <w:right w:w="80" w:type="dxa"/>
            </w:tcMar>
          </w:tcPr>
          <w:p>
            <w:r>
              <w:rPr>
                <w:rFonts w:ascii="Calibri" w:hAnsi="Calibri"/>
                <w:b/>
                <w:bCs/>
                <w:color w:val="FFFFFF"/>
                <w:sz w:val="20"/>
                <w:szCs w:val="20"/>
              </w:rPr>
              <w:t xml:space="preserve">Checklist Item</w:t>
            </w:r>
          </w:p>
        </w:tc>
        <w:tc>
          <w:tcPr>
            <w:shd w:val="clear" w:color="auto" w:fill="1f2d5a"/>
            <w:tcBorders>
              <w:top w:val="single" w:sz="4" w:space="0" w:color="1f2d5a"/>
              <w:left w:val="single" w:sz="4" w:space="0" w:color="1f2d5a"/>
              <w:bottom w:val="single" w:sz="4" w:space="0" w:color="1f2d5a"/>
              <w:right w:val="single" w:sz="4" w:space="0" w:color="1f2d5a"/>
            </w:tcBorders>
            <w:tcMar>
              <w:top w:w="60" w:type="dxa"/>
              <w:left w:w="80" w:type="dxa"/>
              <w:bottom w:w="60" w:type="dxa"/>
              <w:right w:w="80" w:type="dxa"/>
            </w:tcMar>
          </w:tcPr>
          <w:p>
            <w:r>
              <w:rPr>
                <w:rFonts w:ascii="Calibri" w:hAnsi="Calibri"/>
                <w:b/>
                <w:bCs/>
                <w:color w:val="FFFFFF"/>
                <w:sz w:val="20"/>
                <w:szCs w:val="20"/>
              </w:rPr>
              <w:t xml:space="preserve">Owner</w:t>
            </w:r>
          </w:p>
        </w:tc>
        <w:tc>
          <w:tcPr>
            <w:shd w:val="clear" w:color="auto" w:fill="1f2d5a"/>
            <w:tcBorders>
              <w:top w:val="single" w:sz="4" w:space="0" w:color="1f2d5a"/>
              <w:left w:val="single" w:sz="4" w:space="0" w:color="1f2d5a"/>
              <w:bottom w:val="single" w:sz="4" w:space="0" w:color="1f2d5a"/>
              <w:right w:val="single" w:sz="4" w:space="0" w:color="1f2d5a"/>
            </w:tcBorders>
            <w:tcMar>
              <w:top w:w="60" w:type="dxa"/>
              <w:left w:w="80" w:type="dxa"/>
              <w:bottom w:w="60" w:type="dxa"/>
              <w:right w:w="80" w:type="dxa"/>
            </w:tcMar>
          </w:tcPr>
          <w:p>
            <w:r>
              <w:rPr>
                <w:rFonts w:ascii="Calibri" w:hAnsi="Calibri"/>
                <w:b/>
                <w:bCs/>
                <w:color w:val="FFFFFF"/>
                <w:sz w:val="20"/>
                <w:szCs w:val="20"/>
              </w:rPr>
              <w:t xml:space="preserve">Gate / Deadline</w:t>
            </w:r>
          </w:p>
        </w:tc>
      </w:tr>
      <w:tr>
        <w:tc>
          <w:tcPr>
            <w:tcBorders>
              <w:top w:val="single" w:sz="4" w:space="0" w:color="C0C0C0"/>
              <w:left w:val="single" w:sz="4" w:space="0" w:color="C0C0C0"/>
              <w:bottom w:val="single" w:sz="4" w:space="0" w:color="C0C0C0"/>
              <w:right w:val="single" w:sz="4" w:space="0" w:color="C0C0C0"/>
            </w:tcBorders>
            <w:tcMar>
              <w:top w:w="60" w:type="dxa"/>
              <w:left w:w="80" w:type="dxa"/>
              <w:bottom w:w="60" w:type="dxa"/>
              <w:right w:w="80" w:type="dxa"/>
            </w:tcMar>
          </w:tcPr>
          <w:p>
            <w:r>
              <w:rPr>
                <w:rFonts w:ascii="Calibri" w:hAnsi="Calibri"/>
                <w:b/>
                <w:bCs/>
                <w:sz w:val="22"/>
                <w:szCs w:val="22"/>
              </w:rPr>
              <w:t xml:space="preserve">P3-ONB-CHK-01</w:t>
            </w:r>
          </w:p>
        </w:tc>
        <w:tc>
          <w:tcPr>
            <w:tcBorders>
              <w:top w:val="single" w:sz="4" w:space="0" w:color="C0C0C0"/>
              <w:left w:val="single" w:sz="4" w:space="0" w:color="C0C0C0"/>
              <w:bottom w:val="single" w:sz="4" w:space="0" w:color="C0C0C0"/>
              <w:right w:val="single" w:sz="4" w:space="0" w:color="C0C0C0"/>
            </w:tcBorders>
            <w:tcMar>
              <w:top w:w="60" w:type="dxa"/>
              <w:left w:w="80" w:type="dxa"/>
              <w:bottom w:w="60" w:type="dxa"/>
              <w:right w:w="80" w:type="dxa"/>
            </w:tcMar>
          </w:tcPr>
          <w:p>
            <w:r>
              <w:rPr>
                <w:rFonts w:ascii="Calibri" w:hAnsi="Calibri"/>
                <w:sz w:val="22"/>
                <w:szCs w:val="22"/>
              </w:rPr>
              <w:t xml:space="preserve">NDA &amp; MSA execution — all 3 Phase 3 vendors signed</w:t>
            </w:r>
          </w:p>
        </w:tc>
        <w:tc>
          <w:tcPr>
            <w:tcBorders>
              <w:top w:val="single" w:sz="4" w:space="0" w:color="C0C0C0"/>
              <w:left w:val="single" w:sz="4" w:space="0" w:color="C0C0C0"/>
              <w:bottom w:val="single" w:sz="4" w:space="0" w:color="C0C0C0"/>
              <w:right w:val="single" w:sz="4" w:space="0" w:color="C0C0C0"/>
            </w:tcBorders>
            <w:tcMar>
              <w:top w:w="60" w:type="dxa"/>
              <w:left w:w="80" w:type="dxa"/>
              <w:bottom w:w="60" w:type="dxa"/>
              <w:right w:w="80" w:type="dxa"/>
            </w:tcMar>
          </w:tcPr>
          <w:p>
            <w:r>
              <w:rPr>
                <w:rFonts w:ascii="Calibri" w:hAnsi="Calibri"/>
                <w:sz w:val="22"/>
                <w:szCs w:val="22"/>
              </w:rPr>
              <w:t xml:space="preserve">Ledger + Legal</w:t>
            </w:r>
          </w:p>
        </w:tc>
        <w:tc>
          <w:tcPr>
            <w:tcBorders>
              <w:top w:val="single" w:sz="4" w:space="0" w:color="C0C0C0"/>
              <w:left w:val="single" w:sz="4" w:space="0" w:color="C0C0C0"/>
              <w:bottom w:val="single" w:sz="4" w:space="0" w:color="C0C0C0"/>
              <w:right w:val="single" w:sz="4" w:space="0" w:color="C0C0C0"/>
            </w:tcBorders>
            <w:tcMar>
              <w:top w:w="60" w:type="dxa"/>
              <w:left w:w="80" w:type="dxa"/>
              <w:bottom w:w="60" w:type="dxa"/>
              <w:right w:w="80" w:type="dxa"/>
            </w:tcMar>
          </w:tcPr>
          <w:p>
            <w:r>
              <w:rPr>
                <w:rFonts w:ascii="Calibri" w:hAnsi="Calibri"/>
                <w:sz w:val="22"/>
                <w:szCs w:val="22"/>
              </w:rPr>
              <w:t xml:space="preserve">P3-M1 Wk 1</w:t>
            </w:r>
          </w:p>
        </w:tc>
      </w:tr>
      <w:tr>
        <w:tc>
          <w:tcPr>
            <w:tcBorders>
              <w:top w:val="single" w:sz="4" w:space="0" w:color="C0C0C0"/>
              <w:left w:val="single" w:sz="4" w:space="0" w:color="C0C0C0"/>
              <w:bottom w:val="single" w:sz="4" w:space="0" w:color="C0C0C0"/>
              <w:right w:val="single" w:sz="4" w:space="0" w:color="C0C0C0"/>
            </w:tcBorders>
            <w:tcMar>
              <w:top w:w="60" w:type="dxa"/>
              <w:left w:w="80" w:type="dxa"/>
              <w:bottom w:w="60" w:type="dxa"/>
              <w:right w:w="80" w:type="dxa"/>
            </w:tcMar>
          </w:tcPr>
          <w:p>
            <w:r>
              <w:rPr>
                <w:rFonts w:ascii="Calibri" w:hAnsi="Calibri"/>
                <w:b/>
                <w:bCs/>
                <w:sz w:val="22"/>
                <w:szCs w:val="22"/>
              </w:rPr>
              <w:t xml:space="preserve">P3-ONB-CHK-02</w:t>
            </w:r>
          </w:p>
        </w:tc>
        <w:tc>
          <w:tcPr>
            <w:tcBorders>
              <w:top w:val="single" w:sz="4" w:space="0" w:color="C0C0C0"/>
              <w:left w:val="single" w:sz="4" w:space="0" w:color="C0C0C0"/>
              <w:bottom w:val="single" w:sz="4" w:space="0" w:color="C0C0C0"/>
              <w:right w:val="single" w:sz="4" w:space="0" w:color="C0C0C0"/>
            </w:tcBorders>
            <w:tcMar>
              <w:top w:w="60" w:type="dxa"/>
              <w:left w:w="80" w:type="dxa"/>
              <w:bottom w:w="60" w:type="dxa"/>
              <w:right w:w="80" w:type="dxa"/>
            </w:tcMar>
          </w:tcPr>
          <w:p>
            <w:r>
              <w:rPr>
                <w:rFonts w:ascii="Calibri" w:hAnsi="Calibri"/>
                <w:sz w:val="22"/>
                <w:szCs w:val="22"/>
              </w:rPr>
              <w:t xml:space="preserve">Vendor access provisioning — MONOLITH Dev &amp; Staging environments</w:t>
            </w:r>
          </w:p>
        </w:tc>
        <w:tc>
          <w:tcPr>
            <w:tcBorders>
              <w:top w:val="single" w:sz="4" w:space="0" w:color="C0C0C0"/>
              <w:left w:val="single" w:sz="4" w:space="0" w:color="C0C0C0"/>
              <w:bottom w:val="single" w:sz="4" w:space="0" w:color="C0C0C0"/>
              <w:right w:val="single" w:sz="4" w:space="0" w:color="C0C0C0"/>
            </w:tcBorders>
            <w:tcMar>
              <w:top w:w="60" w:type="dxa"/>
              <w:left w:w="80" w:type="dxa"/>
              <w:bottom w:w="60" w:type="dxa"/>
              <w:right w:w="80" w:type="dxa"/>
            </w:tcMar>
          </w:tcPr>
          <w:p>
            <w:r>
              <w:rPr>
                <w:rFonts w:ascii="Calibri" w:hAnsi="Calibri"/>
                <w:sz w:val="22"/>
                <w:szCs w:val="22"/>
              </w:rPr>
              <w:t xml:space="preserve">Nexus</w:t>
            </w:r>
          </w:p>
        </w:tc>
        <w:tc>
          <w:tcPr>
            <w:tcBorders>
              <w:top w:val="single" w:sz="4" w:space="0" w:color="C0C0C0"/>
              <w:left w:val="single" w:sz="4" w:space="0" w:color="C0C0C0"/>
              <w:bottom w:val="single" w:sz="4" w:space="0" w:color="C0C0C0"/>
              <w:right w:val="single" w:sz="4" w:space="0" w:color="C0C0C0"/>
            </w:tcBorders>
            <w:tcMar>
              <w:top w:w="60" w:type="dxa"/>
              <w:left w:w="80" w:type="dxa"/>
              <w:bottom w:w="60" w:type="dxa"/>
              <w:right w:w="80" w:type="dxa"/>
            </w:tcMar>
          </w:tcPr>
          <w:p>
            <w:r>
              <w:rPr>
                <w:rFonts w:ascii="Calibri" w:hAnsi="Calibri"/>
                <w:sz w:val="22"/>
                <w:szCs w:val="22"/>
              </w:rPr>
              <w:t xml:space="preserve">P3-M1 Wk 1</w:t>
            </w:r>
          </w:p>
        </w:tc>
      </w:tr>
      <w:tr>
        <w:tc>
          <w:tcPr>
            <w:tcBorders>
              <w:top w:val="single" w:sz="4" w:space="0" w:color="C0C0C0"/>
              <w:left w:val="single" w:sz="4" w:space="0" w:color="C0C0C0"/>
              <w:bottom w:val="single" w:sz="4" w:space="0" w:color="C0C0C0"/>
              <w:right w:val="single" w:sz="4" w:space="0" w:color="C0C0C0"/>
            </w:tcBorders>
            <w:tcMar>
              <w:top w:w="60" w:type="dxa"/>
              <w:left w:w="80" w:type="dxa"/>
              <w:bottom w:w="60" w:type="dxa"/>
              <w:right w:w="80" w:type="dxa"/>
            </w:tcMar>
          </w:tcPr>
          <w:p>
            <w:r>
              <w:rPr>
                <w:rFonts w:ascii="Calibri" w:hAnsi="Calibri"/>
                <w:b/>
                <w:bCs/>
                <w:sz w:val="22"/>
                <w:szCs w:val="22"/>
              </w:rPr>
              <w:t xml:space="preserve">P3-ONB-CHK-03</w:t>
            </w:r>
          </w:p>
        </w:tc>
        <w:tc>
          <w:tcPr>
            <w:tcBorders>
              <w:top w:val="single" w:sz="4" w:space="0" w:color="C0C0C0"/>
              <w:left w:val="single" w:sz="4" w:space="0" w:color="C0C0C0"/>
              <w:bottom w:val="single" w:sz="4" w:space="0" w:color="C0C0C0"/>
              <w:right w:val="single" w:sz="4" w:space="0" w:color="C0C0C0"/>
            </w:tcBorders>
            <w:tcMar>
              <w:top w:w="60" w:type="dxa"/>
              <w:left w:w="80" w:type="dxa"/>
              <w:bottom w:w="60" w:type="dxa"/>
              <w:right w:w="80" w:type="dxa"/>
            </w:tcMar>
          </w:tcPr>
          <w:p>
            <w:r>
              <w:rPr>
                <w:rFonts w:ascii="Calibri" w:hAnsi="Calibri"/>
                <w:sz w:val="22"/>
                <w:szCs w:val="22"/>
              </w:rPr>
              <w:t xml:space="preserve">API credential issuance — DAPH API Gateway (per workstream)</w:t>
            </w:r>
          </w:p>
        </w:tc>
        <w:tc>
          <w:tcPr>
            <w:tcBorders>
              <w:top w:val="single" w:sz="4" w:space="0" w:color="C0C0C0"/>
              <w:left w:val="single" w:sz="4" w:space="0" w:color="C0C0C0"/>
              <w:bottom w:val="single" w:sz="4" w:space="0" w:color="C0C0C0"/>
              <w:right w:val="single" w:sz="4" w:space="0" w:color="C0C0C0"/>
            </w:tcBorders>
            <w:tcMar>
              <w:top w:w="60" w:type="dxa"/>
              <w:left w:w="80" w:type="dxa"/>
              <w:bottom w:w="60" w:type="dxa"/>
              <w:right w:w="80" w:type="dxa"/>
            </w:tcMar>
          </w:tcPr>
          <w:p>
            <w:r>
              <w:rPr>
                <w:rFonts w:ascii="Calibri" w:hAnsi="Calibri"/>
                <w:sz w:val="22"/>
                <w:szCs w:val="22"/>
              </w:rPr>
              <w:t xml:space="preserve">Nexus</w:t>
            </w:r>
          </w:p>
        </w:tc>
        <w:tc>
          <w:tcPr>
            <w:tcBorders>
              <w:top w:val="single" w:sz="4" w:space="0" w:color="C0C0C0"/>
              <w:left w:val="single" w:sz="4" w:space="0" w:color="C0C0C0"/>
              <w:bottom w:val="single" w:sz="4" w:space="0" w:color="C0C0C0"/>
              <w:right w:val="single" w:sz="4" w:space="0" w:color="C0C0C0"/>
            </w:tcBorders>
            <w:tcMar>
              <w:top w:w="60" w:type="dxa"/>
              <w:left w:w="80" w:type="dxa"/>
              <w:bottom w:w="60" w:type="dxa"/>
              <w:right w:w="80" w:type="dxa"/>
            </w:tcMar>
          </w:tcPr>
          <w:p>
            <w:r>
              <w:rPr>
                <w:rFonts w:ascii="Calibri" w:hAnsi="Calibri"/>
                <w:sz w:val="22"/>
                <w:szCs w:val="22"/>
              </w:rPr>
              <w:t xml:space="preserve">P3-M1 Wk 2</w:t>
            </w:r>
          </w:p>
        </w:tc>
      </w:tr>
      <w:tr>
        <w:tc>
          <w:tcPr>
            <w:tcBorders>
              <w:top w:val="single" w:sz="4" w:space="0" w:color="C0C0C0"/>
              <w:left w:val="single" w:sz="4" w:space="0" w:color="C0C0C0"/>
              <w:bottom w:val="single" w:sz="4" w:space="0" w:color="C0C0C0"/>
              <w:right w:val="single" w:sz="4" w:space="0" w:color="C0C0C0"/>
            </w:tcBorders>
            <w:tcMar>
              <w:top w:w="60" w:type="dxa"/>
              <w:left w:w="80" w:type="dxa"/>
              <w:bottom w:w="60" w:type="dxa"/>
              <w:right w:w="80" w:type="dxa"/>
            </w:tcMar>
          </w:tcPr>
          <w:p>
            <w:r>
              <w:rPr>
                <w:rFonts w:ascii="Calibri" w:hAnsi="Calibri"/>
                <w:b/>
                <w:bCs/>
                <w:sz w:val="22"/>
                <w:szCs w:val="22"/>
              </w:rPr>
              <w:t xml:space="preserve">P3-ONB-CHK-04</w:t>
            </w:r>
          </w:p>
        </w:tc>
        <w:tc>
          <w:tcPr>
            <w:tcBorders>
              <w:top w:val="single" w:sz="4" w:space="0" w:color="C0C0C0"/>
              <w:left w:val="single" w:sz="4" w:space="0" w:color="C0C0C0"/>
              <w:bottom w:val="single" w:sz="4" w:space="0" w:color="C0C0C0"/>
              <w:right w:val="single" w:sz="4" w:space="0" w:color="C0C0C0"/>
            </w:tcBorders>
            <w:tcMar>
              <w:top w:w="60" w:type="dxa"/>
              <w:left w:w="80" w:type="dxa"/>
              <w:bottom w:w="60" w:type="dxa"/>
              <w:right w:w="80" w:type="dxa"/>
            </w:tcMar>
          </w:tcPr>
          <w:p>
            <w:r>
              <w:rPr>
                <w:rFonts w:ascii="Calibri" w:hAnsi="Calibri"/>
                <w:sz w:val="22"/>
                <w:szCs w:val="22"/>
              </w:rPr>
              <w:t xml:space="preserve">Data pipeline config — WS-A sensor feeds (GAP-01/02 biophilic &amp; freeze-gate)</w:t>
            </w:r>
          </w:p>
        </w:tc>
        <w:tc>
          <w:tcPr>
            <w:tcBorders>
              <w:top w:val="single" w:sz="4" w:space="0" w:color="C0C0C0"/>
              <w:left w:val="single" w:sz="4" w:space="0" w:color="C0C0C0"/>
              <w:bottom w:val="single" w:sz="4" w:space="0" w:color="C0C0C0"/>
              <w:right w:val="single" w:sz="4" w:space="0" w:color="C0C0C0"/>
            </w:tcBorders>
            <w:tcMar>
              <w:top w:w="60" w:type="dxa"/>
              <w:left w:w="80" w:type="dxa"/>
              <w:bottom w:w="60" w:type="dxa"/>
              <w:right w:w="80" w:type="dxa"/>
            </w:tcMar>
          </w:tcPr>
          <w:p>
            <w:r>
              <w:rPr>
                <w:rFonts w:ascii="Calibri" w:hAnsi="Calibri"/>
                <w:sz w:val="22"/>
                <w:szCs w:val="22"/>
              </w:rPr>
              <w:t xml:space="preserve">Signal</w:t>
            </w:r>
          </w:p>
        </w:tc>
        <w:tc>
          <w:tcPr>
            <w:tcBorders>
              <w:top w:val="single" w:sz="4" w:space="0" w:color="C0C0C0"/>
              <w:left w:val="single" w:sz="4" w:space="0" w:color="C0C0C0"/>
              <w:bottom w:val="single" w:sz="4" w:space="0" w:color="C0C0C0"/>
              <w:right w:val="single" w:sz="4" w:space="0" w:color="C0C0C0"/>
            </w:tcBorders>
            <w:tcMar>
              <w:top w:w="60" w:type="dxa"/>
              <w:left w:w="80" w:type="dxa"/>
              <w:bottom w:w="60" w:type="dxa"/>
              <w:right w:w="80" w:type="dxa"/>
            </w:tcMar>
          </w:tcPr>
          <w:p>
            <w:r>
              <w:rPr>
                <w:rFonts w:ascii="Calibri" w:hAnsi="Calibri"/>
                <w:sz w:val="22"/>
                <w:szCs w:val="22"/>
              </w:rPr>
              <w:t xml:space="preserve">P3-M1 Wk 2</w:t>
            </w:r>
          </w:p>
        </w:tc>
      </w:tr>
      <w:tr>
        <w:tc>
          <w:tcPr>
            <w:tcBorders>
              <w:top w:val="single" w:sz="4" w:space="0" w:color="C0C0C0"/>
              <w:left w:val="single" w:sz="4" w:space="0" w:color="C0C0C0"/>
              <w:bottom w:val="single" w:sz="4" w:space="0" w:color="C0C0C0"/>
              <w:right w:val="single" w:sz="4" w:space="0" w:color="C0C0C0"/>
            </w:tcBorders>
            <w:tcMar>
              <w:top w:w="60" w:type="dxa"/>
              <w:left w:w="80" w:type="dxa"/>
              <w:bottom w:w="60" w:type="dxa"/>
              <w:right w:w="80" w:type="dxa"/>
            </w:tcMar>
          </w:tcPr>
          <w:p>
            <w:r>
              <w:rPr>
                <w:rFonts w:ascii="Calibri" w:hAnsi="Calibri"/>
                <w:b/>
                <w:bCs/>
                <w:sz w:val="22"/>
                <w:szCs w:val="22"/>
              </w:rPr>
              <w:t xml:space="preserve">P3-ONB-CHK-05</w:t>
            </w:r>
          </w:p>
        </w:tc>
        <w:tc>
          <w:tcPr>
            <w:tcBorders>
              <w:top w:val="single" w:sz="4" w:space="0" w:color="C0C0C0"/>
              <w:left w:val="single" w:sz="4" w:space="0" w:color="C0C0C0"/>
              <w:bottom w:val="single" w:sz="4" w:space="0" w:color="C0C0C0"/>
              <w:right w:val="single" w:sz="4" w:space="0" w:color="C0C0C0"/>
            </w:tcBorders>
            <w:tcMar>
              <w:top w:w="60" w:type="dxa"/>
              <w:left w:w="80" w:type="dxa"/>
              <w:bottom w:w="60" w:type="dxa"/>
              <w:right w:w="80" w:type="dxa"/>
            </w:tcMar>
          </w:tcPr>
          <w:p>
            <w:r>
              <w:rPr>
                <w:rFonts w:ascii="Calibri" w:hAnsi="Calibri"/>
                <w:sz w:val="22"/>
                <w:szCs w:val="22"/>
              </w:rPr>
              <w:t xml:space="preserve">Data pipeline config — WS-B sensory/POE feeds (GAP-03/04)</w:t>
            </w:r>
          </w:p>
        </w:tc>
        <w:tc>
          <w:tcPr>
            <w:tcBorders>
              <w:top w:val="single" w:sz="4" w:space="0" w:color="C0C0C0"/>
              <w:left w:val="single" w:sz="4" w:space="0" w:color="C0C0C0"/>
              <w:bottom w:val="single" w:sz="4" w:space="0" w:color="C0C0C0"/>
              <w:right w:val="single" w:sz="4" w:space="0" w:color="C0C0C0"/>
            </w:tcBorders>
            <w:tcMar>
              <w:top w:w="60" w:type="dxa"/>
              <w:left w:w="80" w:type="dxa"/>
              <w:bottom w:w="60" w:type="dxa"/>
              <w:right w:w="80" w:type="dxa"/>
            </w:tcMar>
          </w:tcPr>
          <w:p>
            <w:r>
              <w:rPr>
                <w:rFonts w:ascii="Calibri" w:hAnsi="Calibri"/>
                <w:sz w:val="22"/>
                <w:szCs w:val="22"/>
              </w:rPr>
              <w:t xml:space="preserve">Aria</w:t>
            </w:r>
          </w:p>
        </w:tc>
        <w:tc>
          <w:tcPr>
            <w:tcBorders>
              <w:top w:val="single" w:sz="4" w:space="0" w:color="C0C0C0"/>
              <w:left w:val="single" w:sz="4" w:space="0" w:color="C0C0C0"/>
              <w:bottom w:val="single" w:sz="4" w:space="0" w:color="C0C0C0"/>
              <w:right w:val="single" w:sz="4" w:space="0" w:color="C0C0C0"/>
            </w:tcBorders>
            <w:tcMar>
              <w:top w:w="60" w:type="dxa"/>
              <w:left w:w="80" w:type="dxa"/>
              <w:bottom w:w="60" w:type="dxa"/>
              <w:right w:w="80" w:type="dxa"/>
            </w:tcMar>
          </w:tcPr>
          <w:p>
            <w:r>
              <w:rPr>
                <w:rFonts w:ascii="Calibri" w:hAnsi="Calibri"/>
                <w:sz w:val="22"/>
                <w:szCs w:val="22"/>
              </w:rPr>
              <w:t xml:space="preserve">P3-M1 Wk 2</w:t>
            </w:r>
          </w:p>
        </w:tc>
      </w:tr>
      <w:tr>
        <w:tc>
          <w:tcPr>
            <w:tcBorders>
              <w:top w:val="single" w:sz="4" w:space="0" w:color="C0C0C0"/>
              <w:left w:val="single" w:sz="4" w:space="0" w:color="C0C0C0"/>
              <w:bottom w:val="single" w:sz="4" w:space="0" w:color="C0C0C0"/>
              <w:right w:val="single" w:sz="4" w:space="0" w:color="C0C0C0"/>
            </w:tcBorders>
            <w:tcMar>
              <w:top w:w="60" w:type="dxa"/>
              <w:left w:w="80" w:type="dxa"/>
              <w:bottom w:w="60" w:type="dxa"/>
              <w:right w:w="80" w:type="dxa"/>
            </w:tcMar>
          </w:tcPr>
          <w:p>
            <w:r>
              <w:rPr>
                <w:rFonts w:ascii="Calibri" w:hAnsi="Calibri"/>
                <w:b/>
                <w:bCs/>
                <w:sz w:val="22"/>
                <w:szCs w:val="22"/>
              </w:rPr>
              <w:t xml:space="preserve">P3-ONB-CHK-06</w:t>
            </w:r>
          </w:p>
        </w:tc>
        <w:tc>
          <w:tcPr>
            <w:tcBorders>
              <w:top w:val="single" w:sz="4" w:space="0" w:color="C0C0C0"/>
              <w:left w:val="single" w:sz="4" w:space="0" w:color="C0C0C0"/>
              <w:bottom w:val="single" w:sz="4" w:space="0" w:color="C0C0C0"/>
              <w:right w:val="single" w:sz="4" w:space="0" w:color="C0C0C0"/>
            </w:tcBorders>
            <w:tcMar>
              <w:top w:w="60" w:type="dxa"/>
              <w:left w:w="80" w:type="dxa"/>
              <w:bottom w:w="60" w:type="dxa"/>
              <w:right w:w="80" w:type="dxa"/>
            </w:tcMar>
          </w:tcPr>
          <w:p>
            <w:r>
              <w:rPr>
                <w:rFonts w:ascii="Calibri" w:hAnsi="Calibri"/>
                <w:sz w:val="22"/>
                <w:szCs w:val="22"/>
              </w:rPr>
              <w:t xml:space="preserve">Data pipeline config — WS-C NPS/ESG/drift feeds (GAP-13/14/15)</w:t>
            </w:r>
          </w:p>
        </w:tc>
        <w:tc>
          <w:tcPr>
            <w:tcBorders>
              <w:top w:val="single" w:sz="4" w:space="0" w:color="C0C0C0"/>
              <w:left w:val="single" w:sz="4" w:space="0" w:color="C0C0C0"/>
              <w:bottom w:val="single" w:sz="4" w:space="0" w:color="C0C0C0"/>
              <w:right w:val="single" w:sz="4" w:space="0" w:color="C0C0C0"/>
            </w:tcBorders>
            <w:tcMar>
              <w:top w:w="60" w:type="dxa"/>
              <w:left w:w="80" w:type="dxa"/>
              <w:bottom w:w="60" w:type="dxa"/>
              <w:right w:w="80" w:type="dxa"/>
            </w:tcMar>
          </w:tcPr>
          <w:p>
            <w:r>
              <w:rPr>
                <w:rFonts w:ascii="Calibri" w:hAnsi="Calibri"/>
                <w:sz w:val="22"/>
                <w:szCs w:val="22"/>
              </w:rPr>
              <w:t xml:space="preserve">Core</w:t>
            </w:r>
          </w:p>
        </w:tc>
        <w:tc>
          <w:tcPr>
            <w:tcBorders>
              <w:top w:val="single" w:sz="4" w:space="0" w:color="C0C0C0"/>
              <w:left w:val="single" w:sz="4" w:space="0" w:color="C0C0C0"/>
              <w:bottom w:val="single" w:sz="4" w:space="0" w:color="C0C0C0"/>
              <w:right w:val="single" w:sz="4" w:space="0" w:color="C0C0C0"/>
            </w:tcBorders>
            <w:tcMar>
              <w:top w:w="60" w:type="dxa"/>
              <w:left w:w="80" w:type="dxa"/>
              <w:bottom w:w="60" w:type="dxa"/>
              <w:right w:w="80" w:type="dxa"/>
            </w:tcMar>
          </w:tcPr>
          <w:p>
            <w:r>
              <w:rPr>
                <w:rFonts w:ascii="Calibri" w:hAnsi="Calibri"/>
                <w:sz w:val="22"/>
                <w:szCs w:val="22"/>
              </w:rPr>
              <w:t xml:space="preserve">P3-M1 Wk 2</w:t>
            </w:r>
          </w:p>
        </w:tc>
      </w:tr>
      <w:tr>
        <w:tc>
          <w:tcPr>
            <w:tcBorders>
              <w:top w:val="single" w:sz="4" w:space="0" w:color="C0C0C0"/>
              <w:left w:val="single" w:sz="4" w:space="0" w:color="C0C0C0"/>
              <w:bottom w:val="single" w:sz="4" w:space="0" w:color="C0C0C0"/>
              <w:right w:val="single" w:sz="4" w:space="0" w:color="C0C0C0"/>
            </w:tcBorders>
            <w:tcMar>
              <w:top w:w="60" w:type="dxa"/>
              <w:left w:w="80" w:type="dxa"/>
              <w:bottom w:w="60" w:type="dxa"/>
              <w:right w:w="80" w:type="dxa"/>
            </w:tcMar>
          </w:tcPr>
          <w:p>
            <w:r>
              <w:rPr>
                <w:rFonts w:ascii="Calibri" w:hAnsi="Calibri"/>
                <w:b/>
                <w:bCs/>
                <w:sz w:val="22"/>
                <w:szCs w:val="22"/>
              </w:rPr>
              <w:t xml:space="preserve">P3-ONB-CHK-07</w:t>
            </w:r>
          </w:p>
        </w:tc>
        <w:tc>
          <w:tcPr>
            <w:tcBorders>
              <w:top w:val="single" w:sz="4" w:space="0" w:color="C0C0C0"/>
              <w:left w:val="single" w:sz="4" w:space="0" w:color="C0C0C0"/>
              <w:bottom w:val="single" w:sz="4" w:space="0" w:color="C0C0C0"/>
              <w:right w:val="single" w:sz="4" w:space="0" w:color="C0C0C0"/>
            </w:tcBorders>
            <w:tcMar>
              <w:top w:w="60" w:type="dxa"/>
              <w:left w:w="80" w:type="dxa"/>
              <w:bottom w:w="60" w:type="dxa"/>
              <w:right w:w="80" w:type="dxa"/>
            </w:tcMar>
          </w:tcPr>
          <w:p>
            <w:r>
              <w:rPr>
                <w:rFonts w:ascii="Calibri" w:hAnsi="Calibri"/>
                <w:sz w:val="22"/>
                <w:szCs w:val="22"/>
              </w:rPr>
              <w:t xml:space="preserve">UAT environment setup &amp; baseline data load (all vendors)</w:t>
            </w:r>
          </w:p>
        </w:tc>
        <w:tc>
          <w:tcPr>
            <w:tcBorders>
              <w:top w:val="single" w:sz="4" w:space="0" w:color="C0C0C0"/>
              <w:left w:val="single" w:sz="4" w:space="0" w:color="C0C0C0"/>
              <w:bottom w:val="single" w:sz="4" w:space="0" w:color="C0C0C0"/>
              <w:right w:val="single" w:sz="4" w:space="0" w:color="C0C0C0"/>
            </w:tcBorders>
            <w:tcMar>
              <w:top w:w="60" w:type="dxa"/>
              <w:left w:w="80" w:type="dxa"/>
              <w:bottom w:w="60" w:type="dxa"/>
              <w:right w:w="80" w:type="dxa"/>
            </w:tcMar>
          </w:tcPr>
          <w:p>
            <w:r>
              <w:rPr>
                <w:rFonts w:ascii="Calibri" w:hAnsi="Calibri"/>
                <w:sz w:val="22"/>
                <w:szCs w:val="22"/>
              </w:rPr>
              <w:t xml:space="preserve">Nexus + Vendors</w:t>
            </w:r>
          </w:p>
        </w:tc>
        <w:tc>
          <w:tcPr>
            <w:tcBorders>
              <w:top w:val="single" w:sz="4" w:space="0" w:color="C0C0C0"/>
              <w:left w:val="single" w:sz="4" w:space="0" w:color="C0C0C0"/>
              <w:bottom w:val="single" w:sz="4" w:space="0" w:color="C0C0C0"/>
              <w:right w:val="single" w:sz="4" w:space="0" w:color="C0C0C0"/>
            </w:tcBorders>
            <w:tcMar>
              <w:top w:w="60" w:type="dxa"/>
              <w:left w:w="80" w:type="dxa"/>
              <w:bottom w:w="60" w:type="dxa"/>
              <w:right w:w="80" w:type="dxa"/>
            </w:tcMar>
          </w:tcPr>
          <w:p>
            <w:r>
              <w:rPr>
                <w:rFonts w:ascii="Calibri" w:hAnsi="Calibri"/>
                <w:sz w:val="22"/>
                <w:szCs w:val="22"/>
              </w:rPr>
              <w:t xml:space="preserve">P3-M1 Wk 3</w:t>
            </w:r>
          </w:p>
        </w:tc>
      </w:tr>
      <w:tr>
        <w:tc>
          <w:tcPr>
            <w:tcBorders>
              <w:top w:val="single" w:sz="4" w:space="0" w:color="C0C0C0"/>
              <w:left w:val="single" w:sz="4" w:space="0" w:color="C0C0C0"/>
              <w:bottom w:val="single" w:sz="4" w:space="0" w:color="C0C0C0"/>
              <w:right w:val="single" w:sz="4" w:space="0" w:color="C0C0C0"/>
            </w:tcBorders>
            <w:tcMar>
              <w:top w:w="60" w:type="dxa"/>
              <w:left w:w="80" w:type="dxa"/>
              <w:bottom w:w="60" w:type="dxa"/>
              <w:right w:w="80" w:type="dxa"/>
            </w:tcMar>
          </w:tcPr>
          <w:p>
            <w:r>
              <w:rPr>
                <w:rFonts w:ascii="Calibri" w:hAnsi="Calibri"/>
                <w:b/>
                <w:bCs/>
                <w:sz w:val="22"/>
                <w:szCs w:val="22"/>
              </w:rPr>
              <w:t xml:space="preserve">P3-ONB-CHK-08</w:t>
            </w:r>
          </w:p>
        </w:tc>
        <w:tc>
          <w:tcPr>
            <w:tcBorders>
              <w:top w:val="single" w:sz="4" w:space="0" w:color="C0C0C0"/>
              <w:left w:val="single" w:sz="4" w:space="0" w:color="C0C0C0"/>
              <w:bottom w:val="single" w:sz="4" w:space="0" w:color="C0C0C0"/>
              <w:right w:val="single" w:sz="4" w:space="0" w:color="C0C0C0"/>
            </w:tcBorders>
            <w:tcMar>
              <w:top w:w="60" w:type="dxa"/>
              <w:left w:w="80" w:type="dxa"/>
              <w:bottom w:w="60" w:type="dxa"/>
              <w:right w:w="80" w:type="dxa"/>
            </w:tcMar>
          </w:tcPr>
          <w:p>
            <w:r>
              <w:rPr>
                <w:rFonts w:ascii="Calibri" w:hAnsi="Calibri"/>
                <w:sz w:val="22"/>
                <w:szCs w:val="22"/>
              </w:rPr>
              <w:t xml:space="preserve">Integration smoke test — per workstream (end-to-end data flow verified)</w:t>
            </w:r>
          </w:p>
        </w:tc>
        <w:tc>
          <w:tcPr>
            <w:tcBorders>
              <w:top w:val="single" w:sz="4" w:space="0" w:color="C0C0C0"/>
              <w:left w:val="single" w:sz="4" w:space="0" w:color="C0C0C0"/>
              <w:bottom w:val="single" w:sz="4" w:space="0" w:color="C0C0C0"/>
              <w:right w:val="single" w:sz="4" w:space="0" w:color="C0C0C0"/>
            </w:tcBorders>
            <w:tcMar>
              <w:top w:w="60" w:type="dxa"/>
              <w:left w:w="80" w:type="dxa"/>
              <w:bottom w:w="60" w:type="dxa"/>
              <w:right w:w="80" w:type="dxa"/>
            </w:tcMar>
          </w:tcPr>
          <w:p>
            <w:r>
              <w:rPr>
                <w:rFonts w:ascii="Calibri" w:hAnsi="Calibri"/>
                <w:sz w:val="22"/>
                <w:szCs w:val="22"/>
              </w:rPr>
              <w:t xml:space="preserve">Signal/Aria/Core</w:t>
            </w:r>
          </w:p>
        </w:tc>
        <w:tc>
          <w:tcPr>
            <w:tcBorders>
              <w:top w:val="single" w:sz="4" w:space="0" w:color="C0C0C0"/>
              <w:left w:val="single" w:sz="4" w:space="0" w:color="C0C0C0"/>
              <w:bottom w:val="single" w:sz="4" w:space="0" w:color="C0C0C0"/>
              <w:right w:val="single" w:sz="4" w:space="0" w:color="C0C0C0"/>
            </w:tcBorders>
            <w:tcMar>
              <w:top w:w="60" w:type="dxa"/>
              <w:left w:w="80" w:type="dxa"/>
              <w:bottom w:w="60" w:type="dxa"/>
              <w:right w:w="80" w:type="dxa"/>
            </w:tcMar>
          </w:tcPr>
          <w:p>
            <w:r>
              <w:rPr>
                <w:rFonts w:ascii="Calibri" w:hAnsi="Calibri"/>
                <w:sz w:val="22"/>
                <w:szCs w:val="22"/>
              </w:rPr>
              <w:t xml:space="preserve">P3-M1 Wk 4</w:t>
            </w:r>
          </w:p>
        </w:tc>
      </w:tr>
      <w:tr>
        <w:tc>
          <w:tcPr>
            <w:tcBorders>
              <w:top w:val="single" w:sz="4" w:space="0" w:color="C0C0C0"/>
              <w:left w:val="single" w:sz="4" w:space="0" w:color="C0C0C0"/>
              <w:bottom w:val="single" w:sz="4" w:space="0" w:color="C0C0C0"/>
              <w:right w:val="single" w:sz="4" w:space="0" w:color="C0C0C0"/>
            </w:tcBorders>
            <w:tcMar>
              <w:top w:w="60" w:type="dxa"/>
              <w:left w:w="80" w:type="dxa"/>
              <w:bottom w:w="60" w:type="dxa"/>
              <w:right w:w="80" w:type="dxa"/>
            </w:tcMar>
          </w:tcPr>
          <w:p>
            <w:r>
              <w:rPr>
                <w:rFonts w:ascii="Calibri" w:hAnsi="Calibri"/>
                <w:b/>
                <w:bCs/>
                <w:sz w:val="22"/>
                <w:szCs w:val="22"/>
              </w:rPr>
              <w:t xml:space="preserve">P3-ONB-CHK-09</w:t>
            </w:r>
          </w:p>
        </w:tc>
        <w:tc>
          <w:tcPr>
            <w:tcBorders>
              <w:top w:val="single" w:sz="4" w:space="0" w:color="C0C0C0"/>
              <w:left w:val="single" w:sz="4" w:space="0" w:color="C0C0C0"/>
              <w:bottom w:val="single" w:sz="4" w:space="0" w:color="C0C0C0"/>
              <w:right w:val="single" w:sz="4" w:space="0" w:color="C0C0C0"/>
            </w:tcBorders>
            <w:tcMar>
              <w:top w:w="60" w:type="dxa"/>
              <w:left w:w="80" w:type="dxa"/>
              <w:bottom w:w="60" w:type="dxa"/>
              <w:right w:w="80" w:type="dxa"/>
            </w:tcMar>
          </w:tcPr>
          <w:p>
            <w:r>
              <w:rPr>
                <w:rFonts w:ascii="Calibri" w:hAnsi="Calibri"/>
                <w:sz w:val="22"/>
                <w:szCs w:val="22"/>
              </w:rPr>
              <w:t xml:space="preserve">SLA acceptance test execution — all 7 GAPs (per 56.4 matrix)</w:t>
            </w:r>
          </w:p>
        </w:tc>
        <w:tc>
          <w:tcPr>
            <w:tcBorders>
              <w:top w:val="single" w:sz="4" w:space="0" w:color="C0C0C0"/>
              <w:left w:val="single" w:sz="4" w:space="0" w:color="C0C0C0"/>
              <w:bottom w:val="single" w:sz="4" w:space="0" w:color="C0C0C0"/>
              <w:right w:val="single" w:sz="4" w:space="0" w:color="C0C0C0"/>
            </w:tcBorders>
            <w:tcMar>
              <w:top w:w="60" w:type="dxa"/>
              <w:left w:w="80" w:type="dxa"/>
              <w:bottom w:w="60" w:type="dxa"/>
              <w:right w:w="80" w:type="dxa"/>
            </w:tcMar>
          </w:tcPr>
          <w:p>
            <w:r>
              <w:rPr>
                <w:rFonts w:ascii="Calibri" w:hAnsi="Calibri"/>
                <w:sz w:val="22"/>
                <w:szCs w:val="22"/>
              </w:rPr>
              <w:t xml:space="preserve">Tech Lead + Vendors</w:t>
            </w:r>
          </w:p>
        </w:tc>
        <w:tc>
          <w:tcPr>
            <w:tcBorders>
              <w:top w:val="single" w:sz="4" w:space="0" w:color="C0C0C0"/>
              <w:left w:val="single" w:sz="4" w:space="0" w:color="C0C0C0"/>
              <w:bottom w:val="single" w:sz="4" w:space="0" w:color="C0C0C0"/>
              <w:right w:val="single" w:sz="4" w:space="0" w:color="C0C0C0"/>
            </w:tcBorders>
            <w:tcMar>
              <w:top w:w="60" w:type="dxa"/>
              <w:left w:w="80" w:type="dxa"/>
              <w:bottom w:w="60" w:type="dxa"/>
              <w:right w:w="80" w:type="dxa"/>
            </w:tcMar>
          </w:tcPr>
          <w:p>
            <w:r>
              <w:rPr>
                <w:rFonts w:ascii="Calibri" w:hAnsi="Calibri"/>
                <w:sz w:val="22"/>
                <w:szCs w:val="22"/>
              </w:rPr>
              <w:t xml:space="preserve">P3-M2 Wk 4</w:t>
            </w:r>
          </w:p>
        </w:tc>
      </w:tr>
      <w:tr>
        <w:tc>
          <w:tcPr>
            <w:tcBorders>
              <w:top w:val="single" w:sz="4" w:space="0" w:color="C0C0C0"/>
              <w:left w:val="single" w:sz="4" w:space="0" w:color="C0C0C0"/>
              <w:bottom w:val="single" w:sz="4" w:space="0" w:color="C0C0C0"/>
              <w:right w:val="single" w:sz="4" w:space="0" w:color="C0C0C0"/>
            </w:tcBorders>
            <w:tcMar>
              <w:top w:w="60" w:type="dxa"/>
              <w:left w:w="80" w:type="dxa"/>
              <w:bottom w:w="60" w:type="dxa"/>
              <w:right w:w="80" w:type="dxa"/>
            </w:tcMar>
          </w:tcPr>
          <w:p>
            <w:r>
              <w:rPr>
                <w:rFonts w:ascii="Calibri" w:hAnsi="Calibri"/>
                <w:b/>
                <w:bCs/>
                <w:sz w:val="22"/>
                <w:szCs w:val="22"/>
              </w:rPr>
              <w:t xml:space="preserve">P3-ONB-CHK-10</w:t>
            </w:r>
          </w:p>
        </w:tc>
        <w:tc>
          <w:tcPr>
            <w:tcBorders>
              <w:top w:val="single" w:sz="4" w:space="0" w:color="C0C0C0"/>
              <w:left w:val="single" w:sz="4" w:space="0" w:color="C0C0C0"/>
              <w:bottom w:val="single" w:sz="4" w:space="0" w:color="C0C0C0"/>
              <w:right w:val="single" w:sz="4" w:space="0" w:color="C0C0C0"/>
            </w:tcBorders>
            <w:tcMar>
              <w:top w:w="60" w:type="dxa"/>
              <w:left w:w="80" w:type="dxa"/>
              <w:bottom w:w="60" w:type="dxa"/>
              <w:right w:w="80" w:type="dxa"/>
            </w:tcMar>
          </w:tcPr>
          <w:p>
            <w:r>
              <w:rPr>
                <w:rFonts w:ascii="Calibri" w:hAnsi="Calibri"/>
                <w:sz w:val="22"/>
                <w:szCs w:val="22"/>
              </w:rPr>
              <w:t xml:space="preserve">Security penetration test sign-off (Guardian compliance review)</w:t>
            </w:r>
          </w:p>
        </w:tc>
        <w:tc>
          <w:tcPr>
            <w:tcBorders>
              <w:top w:val="single" w:sz="4" w:space="0" w:color="C0C0C0"/>
              <w:left w:val="single" w:sz="4" w:space="0" w:color="C0C0C0"/>
              <w:bottom w:val="single" w:sz="4" w:space="0" w:color="C0C0C0"/>
              <w:right w:val="single" w:sz="4" w:space="0" w:color="C0C0C0"/>
            </w:tcBorders>
            <w:tcMar>
              <w:top w:w="60" w:type="dxa"/>
              <w:left w:w="80" w:type="dxa"/>
              <w:bottom w:w="60" w:type="dxa"/>
              <w:right w:w="80" w:type="dxa"/>
            </w:tcMar>
          </w:tcPr>
          <w:p>
            <w:r>
              <w:rPr>
                <w:rFonts w:ascii="Calibri" w:hAnsi="Calibri"/>
                <w:sz w:val="22"/>
                <w:szCs w:val="22"/>
              </w:rPr>
              <w:t xml:space="preserve">Guardian</w:t>
            </w:r>
          </w:p>
        </w:tc>
        <w:tc>
          <w:tcPr>
            <w:tcBorders>
              <w:top w:val="single" w:sz="4" w:space="0" w:color="C0C0C0"/>
              <w:left w:val="single" w:sz="4" w:space="0" w:color="C0C0C0"/>
              <w:bottom w:val="single" w:sz="4" w:space="0" w:color="C0C0C0"/>
              <w:right w:val="single" w:sz="4" w:space="0" w:color="C0C0C0"/>
            </w:tcBorders>
            <w:tcMar>
              <w:top w:w="60" w:type="dxa"/>
              <w:left w:w="80" w:type="dxa"/>
              <w:bottom w:w="60" w:type="dxa"/>
              <w:right w:w="80" w:type="dxa"/>
            </w:tcMar>
          </w:tcPr>
          <w:p>
            <w:r>
              <w:rPr>
                <w:rFonts w:ascii="Calibri" w:hAnsi="Calibri"/>
                <w:sz w:val="22"/>
                <w:szCs w:val="22"/>
              </w:rPr>
              <w:t xml:space="preserve">P3-M2 Wk 3</w:t>
            </w:r>
          </w:p>
        </w:tc>
      </w:tr>
      <w:tr>
        <w:tc>
          <w:tcPr>
            <w:tcBorders>
              <w:top w:val="single" w:sz="4" w:space="0" w:color="C0C0C0"/>
              <w:left w:val="single" w:sz="4" w:space="0" w:color="C0C0C0"/>
              <w:bottom w:val="single" w:sz="4" w:space="0" w:color="C0C0C0"/>
              <w:right w:val="single" w:sz="4" w:space="0" w:color="C0C0C0"/>
            </w:tcBorders>
            <w:tcMar>
              <w:top w:w="60" w:type="dxa"/>
              <w:left w:w="80" w:type="dxa"/>
              <w:bottom w:w="60" w:type="dxa"/>
              <w:right w:w="80" w:type="dxa"/>
            </w:tcMar>
          </w:tcPr>
          <w:p>
            <w:r>
              <w:rPr>
                <w:rFonts w:ascii="Calibri" w:hAnsi="Calibri"/>
                <w:b/>
                <w:bCs/>
                <w:sz w:val="22"/>
                <w:szCs w:val="22"/>
              </w:rPr>
              <w:t xml:space="preserve">P3-ONB-CHK-11</w:t>
            </w:r>
          </w:p>
        </w:tc>
        <w:tc>
          <w:tcPr>
            <w:tcBorders>
              <w:top w:val="single" w:sz="4" w:space="0" w:color="C0C0C0"/>
              <w:left w:val="single" w:sz="4" w:space="0" w:color="C0C0C0"/>
              <w:bottom w:val="single" w:sz="4" w:space="0" w:color="C0C0C0"/>
              <w:right w:val="single" w:sz="4" w:space="0" w:color="C0C0C0"/>
            </w:tcBorders>
            <w:tcMar>
              <w:top w:w="60" w:type="dxa"/>
              <w:left w:w="80" w:type="dxa"/>
              <w:bottom w:w="60" w:type="dxa"/>
              <w:right w:w="80" w:type="dxa"/>
            </w:tcMar>
          </w:tcPr>
          <w:p>
            <w:r>
              <w:rPr>
                <w:rFonts w:ascii="Calibri" w:hAnsi="Calibri"/>
                <w:sz w:val="22"/>
                <w:szCs w:val="22"/>
              </w:rPr>
              <w:t xml:space="preserve">Hypercare support structure agreed — TAM assigned; authorized LINE group and delivery verified before activation</w:t>
            </w:r>
          </w:p>
        </w:tc>
        <w:tc>
          <w:tcPr>
            <w:tcBorders>
              <w:top w:val="single" w:sz="4" w:space="0" w:color="C0C0C0"/>
              <w:left w:val="single" w:sz="4" w:space="0" w:color="C0C0C0"/>
              <w:bottom w:val="single" w:sz="4" w:space="0" w:color="C0C0C0"/>
              <w:right w:val="single" w:sz="4" w:space="0" w:color="C0C0C0"/>
            </w:tcBorders>
            <w:tcMar>
              <w:top w:w="60" w:type="dxa"/>
              <w:left w:w="80" w:type="dxa"/>
              <w:bottom w:w="60" w:type="dxa"/>
              <w:right w:w="80" w:type="dxa"/>
            </w:tcMar>
          </w:tcPr>
          <w:p>
            <w:r>
              <w:rPr>
                <w:rFonts w:ascii="Calibri" w:hAnsi="Calibri"/>
                <w:sz w:val="22"/>
                <w:szCs w:val="22"/>
              </w:rPr>
              <w:t xml:space="preserve">Programme Director</w:t>
            </w:r>
          </w:p>
        </w:tc>
        <w:tc>
          <w:tcPr>
            <w:tcBorders>
              <w:top w:val="single" w:sz="4" w:space="0" w:color="C0C0C0"/>
              <w:left w:val="single" w:sz="4" w:space="0" w:color="C0C0C0"/>
              <w:bottom w:val="single" w:sz="4" w:space="0" w:color="C0C0C0"/>
              <w:right w:val="single" w:sz="4" w:space="0" w:color="C0C0C0"/>
            </w:tcBorders>
            <w:tcMar>
              <w:top w:w="60" w:type="dxa"/>
              <w:left w:w="80" w:type="dxa"/>
              <w:bottom w:w="60" w:type="dxa"/>
              <w:right w:w="80" w:type="dxa"/>
            </w:tcMar>
          </w:tcPr>
          <w:p>
            <w:r>
              <w:rPr>
                <w:rFonts w:ascii="Calibri" w:hAnsi="Calibri"/>
                <w:sz w:val="22"/>
                <w:szCs w:val="22"/>
              </w:rPr>
              <w:t xml:space="preserve">P3-M2 Wk 1</w:t>
            </w:r>
          </w:p>
        </w:tc>
      </w:tr>
      <w:tr>
        <w:tc>
          <w:tcPr>
            <w:tcBorders>
              <w:top w:val="single" w:sz="4" w:space="0" w:color="C0C0C0"/>
              <w:left w:val="single" w:sz="4" w:space="0" w:color="C0C0C0"/>
              <w:bottom w:val="single" w:sz="4" w:space="0" w:color="C0C0C0"/>
              <w:right w:val="single" w:sz="4" w:space="0" w:color="C0C0C0"/>
            </w:tcBorders>
            <w:tcMar>
              <w:top w:w="60" w:type="dxa"/>
              <w:left w:w="80" w:type="dxa"/>
              <w:bottom w:w="60" w:type="dxa"/>
              <w:right w:w="80" w:type="dxa"/>
            </w:tcMar>
          </w:tcPr>
          <w:p>
            <w:r>
              <w:rPr>
                <w:rFonts w:ascii="Calibri" w:hAnsi="Calibri"/>
                <w:b/>
                <w:bCs/>
                <w:sz w:val="22"/>
                <w:szCs w:val="22"/>
              </w:rPr>
              <w:t xml:space="preserve">P3-ONB-CHK-12</w:t>
            </w:r>
          </w:p>
        </w:tc>
        <w:tc>
          <w:tcPr>
            <w:tcBorders>
              <w:top w:val="single" w:sz="4" w:space="0" w:color="C0C0C0"/>
              <w:left w:val="single" w:sz="4" w:space="0" w:color="C0C0C0"/>
              <w:bottom w:val="single" w:sz="4" w:space="0" w:color="C0C0C0"/>
              <w:right w:val="single" w:sz="4" w:space="0" w:color="C0C0C0"/>
            </w:tcBorders>
            <w:tcMar>
              <w:top w:w="60" w:type="dxa"/>
              <w:left w:w="80" w:type="dxa"/>
              <w:bottom w:w="60" w:type="dxa"/>
              <w:right w:w="80" w:type="dxa"/>
            </w:tcMar>
          </w:tcPr>
          <w:p>
            <w:r>
              <w:rPr>
                <w:rFonts w:ascii="Calibri" w:hAnsi="Calibri"/>
                <w:sz w:val="22"/>
                <w:szCs w:val="22"/>
              </w:rPr>
              <w:t xml:space="preserve">P3-M2 gate readiness confirmed — all vendors operational, 0 P1 incidents open</w:t>
            </w:r>
          </w:p>
        </w:tc>
        <w:tc>
          <w:tcPr>
            <w:tcBorders>
              <w:top w:val="single" w:sz="4" w:space="0" w:color="C0C0C0"/>
              <w:left w:val="single" w:sz="4" w:space="0" w:color="C0C0C0"/>
              <w:bottom w:val="single" w:sz="4" w:space="0" w:color="C0C0C0"/>
              <w:right w:val="single" w:sz="4" w:space="0" w:color="C0C0C0"/>
            </w:tcBorders>
            <w:tcMar>
              <w:top w:w="60" w:type="dxa"/>
              <w:left w:w="80" w:type="dxa"/>
              <w:bottom w:w="60" w:type="dxa"/>
              <w:right w:w="80" w:type="dxa"/>
            </w:tcMar>
          </w:tcPr>
          <w:p>
            <w:r>
              <w:rPr>
                <w:rFonts w:ascii="Calibri" w:hAnsi="Calibri"/>
                <w:sz w:val="22"/>
                <w:szCs w:val="22"/>
              </w:rPr>
              <w:t xml:space="preserve">SC Checkpoint</w:t>
            </w:r>
          </w:p>
        </w:tc>
        <w:tc>
          <w:tcPr>
            <w:tcBorders>
              <w:top w:val="single" w:sz="4" w:space="0" w:color="C0C0C0"/>
              <w:left w:val="single" w:sz="4" w:space="0" w:color="C0C0C0"/>
              <w:bottom w:val="single" w:sz="4" w:space="0" w:color="C0C0C0"/>
              <w:right w:val="single" w:sz="4" w:space="0" w:color="C0C0C0"/>
            </w:tcBorders>
            <w:tcMar>
              <w:top w:w="60" w:type="dxa"/>
              <w:left w:w="80" w:type="dxa"/>
              <w:bottom w:w="60" w:type="dxa"/>
              <w:right w:w="80" w:type="dxa"/>
            </w:tcMar>
          </w:tcPr>
          <w:p>
            <w:r>
              <w:rPr>
                <w:rFonts w:ascii="Calibri" w:hAnsi="Calibri"/>
                <w:sz w:val="22"/>
                <w:szCs w:val="22"/>
              </w:rPr>
              <w:t xml:space="preserve">P3-M2 End</w:t>
            </w:r>
          </w:p>
        </w:tc>
      </w:tr>
    </w:tbl>
    <w:p>
      <w:pPr>
        <w:spacing w:after="40"/>
      </w:pPr>
    </w:p>
    <w:p>
      <w:pPr>
        <w:pStyle w:val="Heading2"/>
        <w:spacing w:before="200" w:after="80"/>
      </w:pPr>
      <w:r>
        <w:rPr>
          <w:rFonts w:ascii="Calibri" w:hAnsi="Calibri"/>
          <w:b/>
          <w:bCs/>
          <w:color w:val="2e75b6"/>
          <w:sz w:val="28"/>
          <w:szCs w:val="28"/>
        </w:rPr>
        <w:t xml:space="preserve">56.3 Integration Protocol by Workstream</w:t>
      </w:r>
    </w:p>
    <w:p>
      <w:pPr>
        <w:ind w:left="400"/>
        <w:spacing w:after="80"/>
      </w:pPr>
      <w:r>
        <w:rPr>
          <w:rFonts w:ascii="Calibri" w:hAnsi="Calibri"/>
          <w:sz w:val="24"/>
          <w:szCs w:val="24"/>
        </w:rPr>
        <w:t xml:space="preserve">Workstream A — GAP-01 Biophilic Design Enhancement &amp; GAP-02 Design Freeze Gate AI (WS-A Vendor)</w:t>
      </w:r>
    </w:p>
    <w:p>
      <w:pPr>
        <w:ind w:left="600" w:hanging="200"/>
        <w:spacing w:after="60"/>
      </w:pPr>
      <w:r>
        <w:rPr>
          <w:rFonts w:ascii="Calibri" w:hAnsi="Calibri"/>
          <w:sz w:val="22"/>
          <w:szCs w:val="22"/>
        </w:rPr>
        <w:t xml:space="preserve">• Integration method: REST API (JSON payload, OAuth 2.0) + MQTT sensor stream for real-time biophilic data ingestion</w:t>
      </w:r>
    </w:p>
    <w:p>
      <w:pPr>
        <w:ind w:left="600" w:hanging="200"/>
        <w:spacing w:after="60"/>
      </w:pPr>
      <w:r>
        <w:rPr>
          <w:rFonts w:ascii="Calibri" w:hAnsi="Calibri"/>
          <w:sz w:val="22"/>
          <w:szCs w:val="22"/>
        </w:rPr>
        <w:t xml:space="preserve">• DAPH API Gateway (Nexus) routes: /api/v3/gap01/biophilic-score · /api/v3/gap02/freeze-gate-check</w:t>
      </w:r>
    </w:p>
    <w:p>
      <w:pPr>
        <w:ind w:left="600" w:hanging="200"/>
        <w:spacing w:after="60"/>
      </w:pPr>
      <w:r>
        <w:rPr>
          <w:rFonts w:ascii="Calibri" w:hAnsi="Calibri"/>
          <w:sz w:val="22"/>
          <w:szCs w:val="22"/>
        </w:rPr>
        <w:t xml:space="preserve">• Latency SLA: API response ≤ 500 ms (p95) under 50 concurrent requests</w:t>
      </w:r>
    </w:p>
    <w:p>
      <w:pPr>
        <w:ind w:left="600" w:hanging="200"/>
        <w:spacing w:after="60"/>
      </w:pPr>
      <w:r>
        <w:rPr>
          <w:rFonts w:ascii="Calibri" w:hAnsi="Calibri"/>
          <w:sz w:val="22"/>
          <w:szCs w:val="22"/>
        </w:rPr>
        <w:t xml:space="preserve">• Data schema: Signal defines biophilic sensor schema v3.1; vendor must comply within P3-M1 Wk 4</w:t>
      </w:r>
    </w:p>
    <w:p>
      <w:pPr>
        <w:ind w:left="600" w:hanging="200"/>
        <w:spacing w:after="60"/>
      </w:pPr>
      <w:r>
        <w:rPr>
          <w:rFonts w:ascii="Calibri" w:hAnsi="Calibri"/>
          <w:sz w:val="22"/>
          <w:szCs w:val="22"/>
        </w:rPr>
        <w:t xml:space="preserve">• Acceptance criteria: GAP-01 accuracy ≥ 90% (500-image blind test) · GAP-02 gate accuracy ≥ 95% (200-scenario milestone test)</w:t>
      </w:r>
    </w:p>
    <w:p>
      <w:pPr>
        <w:ind w:left="600" w:hanging="200"/>
        <w:spacing w:after="60"/>
      </w:pPr>
      <w:r>
        <w:rPr>
          <w:rFonts w:ascii="Calibri" w:hAnsi="Calibri"/>
          <w:sz w:val="22"/>
          <w:szCs w:val="22"/>
        </w:rPr>
        <w:t xml:space="preserve">• Fallback: Manual design review protocol activates if API latency &gt; 2 s for &gt; 5 consecutive calls; Signal triggers alert to Atlas</w:t>
      </w:r>
    </w:p>
    <w:p>
      <w:pPr>
        <w:spacing w:after="40"/>
      </w:pPr>
    </w:p>
    <w:p>
      <w:pPr>
        <w:ind w:left="400"/>
        <w:spacing w:after="80"/>
      </w:pPr>
      <w:r>
        <w:rPr>
          <w:rFonts w:ascii="Calibri" w:hAnsi="Calibri"/>
          <w:sz w:val="24"/>
          <w:szCs w:val="24"/>
        </w:rPr>
        <w:t xml:space="preserve">Workstream B — GAP-03 Sensory Commissioning Full Automation &amp; GAP-04 POE Analytics (WS-B Vendor)</w:t>
      </w:r>
    </w:p>
    <w:p>
      <w:pPr>
        <w:ind w:left="600" w:hanging="200"/>
        <w:spacing w:after="60"/>
      </w:pPr>
      <w:r>
        <w:rPr>
          <w:rFonts w:ascii="Calibri" w:hAnsi="Calibri"/>
          <w:sz w:val="22"/>
          <w:szCs w:val="22"/>
        </w:rPr>
        <w:t xml:space="preserve">• Integration method: RTSP sensor feed (commissioning data) + nightly batch ETL pipeline (PostgreSQL → DAPH Data Lake)</w:t>
      </w:r>
    </w:p>
    <w:p>
      <w:pPr>
        <w:ind w:left="600" w:hanging="200"/>
        <w:spacing w:after="60"/>
      </w:pPr>
      <w:r>
        <w:rPr>
          <w:rFonts w:ascii="Calibri" w:hAnsi="Calibri"/>
          <w:sz w:val="22"/>
          <w:szCs w:val="22"/>
        </w:rPr>
        <w:t xml:space="preserve">• DAPH API Gateway routes: /api/v3/gap03/sensory-report · /api/v3/gap04/poe-analytics</w:t>
      </w:r>
    </w:p>
    <w:p>
      <w:pPr>
        <w:ind w:left="600" w:hanging="200"/>
        <w:spacing w:after="60"/>
      </w:pPr>
      <w:r>
        <w:rPr>
          <w:rFonts w:ascii="Calibri" w:hAnsi="Calibri"/>
          <w:sz w:val="22"/>
          <w:szCs w:val="22"/>
        </w:rPr>
        <w:t xml:space="preserve">• Batch window: nightly 01:00–03:00 ICT; Aria monitors pipeline; alert threshold &gt; 5% data drop</w:t>
      </w:r>
    </w:p>
    <w:p>
      <w:pPr>
        <w:ind w:left="600" w:hanging="200"/>
        <w:spacing w:after="60"/>
      </w:pPr>
      <w:r>
        <w:rPr>
          <w:rFonts w:ascii="Calibri" w:hAnsi="Calibri"/>
          <w:sz w:val="22"/>
          <w:szCs w:val="22"/>
        </w:rPr>
        <w:t xml:space="preserve">• Data schema: Aria defines sensory schema v2.0 and POE survey schema v1.5; vendor compliance verified at smoke test</w:t>
      </w:r>
    </w:p>
    <w:p>
      <w:pPr>
        <w:ind w:left="600" w:hanging="200"/>
        <w:spacing w:after="60"/>
      </w:pPr>
      <w:r>
        <w:rPr>
          <w:rFonts w:ascii="Calibri" w:hAnsi="Calibri"/>
          <w:sz w:val="22"/>
          <w:szCs w:val="22"/>
        </w:rPr>
        <w:t xml:space="preserve">• Acceptance criteria: GAP-03 recall ≥ 92% (48-hour commissioning run) · GAP-04 completeness ≥ 95% (30-room POE survey)</w:t>
      </w:r>
    </w:p>
    <w:p>
      <w:pPr>
        <w:ind w:left="600" w:hanging="200"/>
        <w:spacing w:after="60"/>
      </w:pPr>
      <w:r>
        <w:rPr>
          <w:rFonts w:ascii="Calibri" w:hAnsi="Calibri"/>
          <w:sz w:val="22"/>
          <w:szCs w:val="22"/>
        </w:rPr>
        <w:t xml:space="preserve">• Fallback: Manual commissioning checklist (Aria escalates to Shore for on-site verification if sensor feed drops &gt; 10 min)</w:t>
      </w:r>
    </w:p>
    <w:p>
      <w:pPr>
        <w:spacing w:after="40"/>
      </w:pPr>
    </w:p>
    <w:p>
      <w:pPr>
        <w:ind w:left="400"/>
        <w:spacing w:after="80"/>
      </w:pPr>
      <w:r>
        <w:rPr>
          <w:rFonts w:ascii="Calibri" w:hAnsi="Calibri"/>
          <w:sz w:val="24"/>
          <w:szCs w:val="24"/>
        </w:rPr>
        <w:t xml:space="preserve">Workstream C — GAP-13 Client Experience Intelligence, GAP-14 ESG Reporting &amp; GAP-15 Drift Monitoring (WS-C Vendor)</w:t>
      </w:r>
    </w:p>
    <w:p>
      <w:pPr>
        <w:ind w:left="600" w:hanging="200"/>
        <w:spacing w:after="60"/>
      </w:pPr>
      <w:r>
        <w:rPr>
          <w:rFonts w:ascii="Calibri" w:hAnsi="Calibri"/>
          <w:sz w:val="22"/>
          <w:szCs w:val="22"/>
        </w:rPr>
        <w:t xml:space="preserve">• Integration method: Webhook (NPS events, real-time) + ESG data lake batch (weekly) + real-time drift stream (Kafka topic)</w:t>
      </w:r>
    </w:p>
    <w:p>
      <w:pPr>
        <w:ind w:left="600" w:hanging="200"/>
        <w:spacing w:after="60"/>
      </w:pPr>
      <w:r>
        <w:rPr>
          <w:rFonts w:ascii="Calibri" w:hAnsi="Calibri"/>
          <w:sz w:val="22"/>
          <w:szCs w:val="22"/>
        </w:rPr>
        <w:t xml:space="preserve">• DAPH API Gateway routes: /api/v3/gap13/nps-score · /api/v3/gap14/esg-coverage · /api/v3/gap15/drift-alert</w:t>
      </w:r>
    </w:p>
    <w:p>
      <w:pPr>
        <w:ind w:left="600" w:hanging="200"/>
        <w:spacing w:after="60"/>
      </w:pPr>
      <w:r>
        <w:rPr>
          <w:rFonts w:ascii="Calibri" w:hAnsi="Calibri"/>
          <w:sz w:val="22"/>
          <w:szCs w:val="22"/>
        </w:rPr>
        <w:t xml:space="preserve">• Real-time requirement: GAP-15 drift alert must propagate to Vega dashboard within ≤ 1 hour of detection</w:t>
      </w:r>
    </w:p>
    <w:p>
      <w:pPr>
        <w:ind w:left="600" w:hanging="200"/>
        <w:spacing w:after="60"/>
      </w:pPr>
      <w:r>
        <w:rPr>
          <w:rFonts w:ascii="Calibri" w:hAnsi="Calibri"/>
          <w:sz w:val="22"/>
          <w:szCs w:val="22"/>
        </w:rPr>
        <w:t xml:space="preserve">• Agent coverage: GAP-13 NPS scoring covers all 28 MONOLITH agents (Core agent coordination)</w:t>
      </w:r>
    </w:p>
    <w:p>
      <w:pPr>
        <w:ind w:left="600" w:hanging="200"/>
        <w:spacing w:after="60"/>
      </w:pPr>
      <w:r>
        <w:rPr>
          <w:rFonts w:ascii="Calibri" w:hAnsi="Calibri"/>
          <w:sz w:val="22"/>
          <w:szCs w:val="22"/>
        </w:rPr>
        <w:t xml:space="preserve">• Acceptance criteria: GAP-13 NPS accuracy ≥ 80% (28/28 agents) · GAP-14 ESG coverage ≥ 80% (Q1 ESG report audit) · GAP-15 drift alert ≤ 1h (50-event stress test)</w:t>
      </w:r>
    </w:p>
    <w:p>
      <w:pPr>
        <w:ind w:left="600" w:hanging="200"/>
        <w:spacing w:after="60"/>
      </w:pPr>
      <w:r>
        <w:rPr>
          <w:rFonts w:ascii="Calibri" w:hAnsi="Calibri"/>
          <w:sz w:val="22"/>
          <w:szCs w:val="22"/>
        </w:rPr>
        <w:t xml:space="preserve">• Fallback: Vega activates manual drift-review protocol if Kafka stream delay &gt; 2 hours; Guardian flags compliance risk</w:t>
      </w:r>
    </w:p>
    <w:p>
      <w:pPr>
        <w:spacing w:after="40"/>
      </w:pPr>
    </w:p>
    <w:p>
      <w:pPr>
        <w:pStyle w:val="Heading2"/>
        <w:spacing w:before="200" w:after="80"/>
      </w:pPr>
      <w:r>
        <w:rPr>
          <w:rFonts w:ascii="Calibri" w:hAnsi="Calibri"/>
          <w:b/>
          <w:bCs/>
          <w:color w:val="2e75b6"/>
          <w:sz w:val="28"/>
          <w:szCs w:val="28"/>
        </w:rPr>
        <w:t xml:space="preserve">56.4 SLA Acceptance Testing Matrix</w:t>
      </w:r>
    </w:p>
    <w:p>
      <w:pPr>
        <w:ind w:left="400"/>
        <w:spacing w:after="80"/>
      </w:pPr>
      <w:r>
        <w:rPr>
          <w:rFonts w:ascii="Calibri" w:hAnsi="Calibri"/>
          <w:sz w:val="24"/>
          <w:szCs w:val="24"/>
        </w:rPr>
        <w:t xml:space="preserve">Each GAP has a defined SLA acceptance test that must be passed before the vendor transitions from onboarding to hypercare. Tests are executed by the MONOLITH Tech Lead with vendor support. Failure of any test triggers a 5-working-day remediation window; second failure escalates to Programme Director and may trigger contract penalty.</w:t>
      </w:r>
    </w:p>
    <w:tbl>
      <w:tblPr>
        <w:tblW w:w="9000" w:type="dxa"/>
        <w:tblBorders>
          <w:insideH w:val="single" w:sz="4" w:space="0" w:color="C0C0C0"/>
          <w:insideV w:val="single" w:sz="4" w:space="0" w:color="C0C0C0"/>
        </w:tblBorders>
        <w:tblCellMar>
          <w:top w:w="60" w:type="dxa"/>
          <w:left w:w="80" w:type="dxa"/>
          <w:bottom w:w="60" w:type="dxa"/>
          <w:right w:w="80" w:type="dxa"/>
        </w:tblCellMar>
      </w:tblPr>
      <w:tr>
        <w:tc>
          <w:tcPr>
            <w:shd w:val="clear" w:color="auto" w:fill="1f2d5a"/>
            <w:tcBorders>
              <w:top w:val="single" w:sz="4" w:space="0" w:color="1f2d5a"/>
              <w:left w:val="single" w:sz="4" w:space="0" w:color="1f2d5a"/>
              <w:bottom w:val="single" w:sz="4" w:space="0" w:color="1f2d5a"/>
              <w:right w:val="single" w:sz="4" w:space="0" w:color="1f2d5a"/>
            </w:tcBorders>
            <w:tcMar>
              <w:top w:w="60" w:type="dxa"/>
              <w:left w:w="80" w:type="dxa"/>
              <w:bottom w:w="60" w:type="dxa"/>
              <w:right w:w="80" w:type="dxa"/>
            </w:tcMar>
          </w:tcPr>
          <w:p>
            <w:r>
              <w:rPr>
                <w:rFonts w:ascii="Calibri" w:hAnsi="Calibri"/>
                <w:b/>
                <w:bCs/>
                <w:color w:val="FFFFFF"/>
                <w:sz w:val="20"/>
                <w:szCs w:val="20"/>
              </w:rPr>
              <w:t xml:space="preserve">GAP</w:t>
            </w:r>
          </w:p>
        </w:tc>
        <w:tc>
          <w:tcPr>
            <w:shd w:val="clear" w:color="auto" w:fill="1f2d5a"/>
            <w:tcBorders>
              <w:top w:val="single" w:sz="4" w:space="0" w:color="1f2d5a"/>
              <w:left w:val="single" w:sz="4" w:space="0" w:color="1f2d5a"/>
              <w:bottom w:val="single" w:sz="4" w:space="0" w:color="1f2d5a"/>
              <w:right w:val="single" w:sz="4" w:space="0" w:color="1f2d5a"/>
            </w:tcBorders>
            <w:tcMar>
              <w:top w:w="60" w:type="dxa"/>
              <w:left w:w="80" w:type="dxa"/>
              <w:bottom w:w="60" w:type="dxa"/>
              <w:right w:w="80" w:type="dxa"/>
            </w:tcMar>
          </w:tcPr>
          <w:p>
            <w:r>
              <w:rPr>
                <w:rFonts w:ascii="Calibri" w:hAnsi="Calibri"/>
                <w:b/>
                <w:bCs/>
                <w:color w:val="FFFFFF"/>
                <w:sz w:val="20"/>
                <w:szCs w:val="20"/>
              </w:rPr>
              <w:t xml:space="preserve">SLA Metric</w:t>
            </w:r>
          </w:p>
        </w:tc>
        <w:tc>
          <w:tcPr>
            <w:shd w:val="clear" w:color="auto" w:fill="1f2d5a"/>
            <w:tcBorders>
              <w:top w:val="single" w:sz="4" w:space="0" w:color="1f2d5a"/>
              <w:left w:val="single" w:sz="4" w:space="0" w:color="1f2d5a"/>
              <w:bottom w:val="single" w:sz="4" w:space="0" w:color="1f2d5a"/>
              <w:right w:val="single" w:sz="4" w:space="0" w:color="1f2d5a"/>
            </w:tcBorders>
            <w:tcMar>
              <w:top w:w="60" w:type="dxa"/>
              <w:left w:w="80" w:type="dxa"/>
              <w:bottom w:w="60" w:type="dxa"/>
              <w:right w:w="80" w:type="dxa"/>
            </w:tcMar>
          </w:tcPr>
          <w:p>
            <w:r>
              <w:rPr>
                <w:rFonts w:ascii="Calibri" w:hAnsi="Calibri"/>
                <w:b/>
                <w:bCs/>
                <w:color w:val="FFFFFF"/>
                <w:sz w:val="20"/>
                <w:szCs w:val="20"/>
              </w:rPr>
              <w:t xml:space="preserve">Minimum Target</w:t>
            </w:r>
          </w:p>
        </w:tc>
        <w:tc>
          <w:tcPr>
            <w:shd w:val="clear" w:color="auto" w:fill="1f2d5a"/>
            <w:tcBorders>
              <w:top w:val="single" w:sz="4" w:space="0" w:color="1f2d5a"/>
              <w:left w:val="single" w:sz="4" w:space="0" w:color="1f2d5a"/>
              <w:bottom w:val="single" w:sz="4" w:space="0" w:color="1f2d5a"/>
              <w:right w:val="single" w:sz="4" w:space="0" w:color="1f2d5a"/>
            </w:tcBorders>
            <w:tcMar>
              <w:top w:w="60" w:type="dxa"/>
              <w:left w:w="80" w:type="dxa"/>
              <w:bottom w:w="60" w:type="dxa"/>
              <w:right w:w="80" w:type="dxa"/>
            </w:tcMar>
          </w:tcPr>
          <w:p>
            <w:r>
              <w:rPr>
                <w:rFonts w:ascii="Calibri" w:hAnsi="Calibri"/>
                <w:b/>
                <w:bCs/>
                <w:color w:val="FFFFFF"/>
                <w:sz w:val="20"/>
                <w:szCs w:val="20"/>
              </w:rPr>
              <w:t xml:space="preserve">Test Method</w:t>
            </w:r>
          </w:p>
        </w:tc>
        <w:tc>
          <w:tcPr>
            <w:shd w:val="clear" w:color="auto" w:fill="1f2d5a"/>
            <w:tcBorders>
              <w:top w:val="single" w:sz="4" w:space="0" w:color="1f2d5a"/>
              <w:left w:val="single" w:sz="4" w:space="0" w:color="1f2d5a"/>
              <w:bottom w:val="single" w:sz="4" w:space="0" w:color="1f2d5a"/>
              <w:right w:val="single" w:sz="4" w:space="0" w:color="1f2d5a"/>
            </w:tcBorders>
            <w:tcMar>
              <w:top w:w="60" w:type="dxa"/>
              <w:left w:w="80" w:type="dxa"/>
              <w:bottom w:w="60" w:type="dxa"/>
              <w:right w:w="80" w:type="dxa"/>
            </w:tcMar>
          </w:tcPr>
          <w:p>
            <w:r>
              <w:rPr>
                <w:rFonts w:ascii="Calibri" w:hAnsi="Calibri"/>
                <w:b/>
                <w:bCs/>
                <w:color w:val="FFFFFF"/>
                <w:sz w:val="20"/>
                <w:szCs w:val="20"/>
              </w:rPr>
              <w:t xml:space="preserve">Test Owner</w:t>
            </w:r>
          </w:p>
        </w:tc>
        <w:tc>
          <w:tcPr>
            <w:shd w:val="clear" w:color="auto" w:fill="1f2d5a"/>
            <w:tcBorders>
              <w:top w:val="single" w:sz="4" w:space="0" w:color="1f2d5a"/>
              <w:left w:val="single" w:sz="4" w:space="0" w:color="1f2d5a"/>
              <w:bottom w:val="single" w:sz="4" w:space="0" w:color="1f2d5a"/>
              <w:right w:val="single" w:sz="4" w:space="0" w:color="1f2d5a"/>
            </w:tcBorders>
            <w:tcMar>
              <w:top w:w="60" w:type="dxa"/>
              <w:left w:w="80" w:type="dxa"/>
              <w:bottom w:w="60" w:type="dxa"/>
              <w:right w:w="80" w:type="dxa"/>
            </w:tcMar>
          </w:tcPr>
          <w:p>
            <w:r>
              <w:rPr>
                <w:rFonts w:ascii="Calibri" w:hAnsi="Calibri"/>
                <w:b/>
                <w:bCs/>
                <w:color w:val="FFFFFF"/>
                <w:sz w:val="20"/>
                <w:szCs w:val="20"/>
              </w:rPr>
              <w:t xml:space="preserve">Deadline</w:t>
            </w:r>
          </w:p>
        </w:tc>
      </w:tr>
      <w:tr>
        <w:tc>
          <w:tcPr>
            <w:tcBorders>
              <w:top w:val="single" w:sz="4" w:space="0" w:color="C0C0C0"/>
              <w:left w:val="single" w:sz="4" w:space="0" w:color="C0C0C0"/>
              <w:bottom w:val="single" w:sz="4" w:space="0" w:color="C0C0C0"/>
              <w:right w:val="single" w:sz="4" w:space="0" w:color="C0C0C0"/>
            </w:tcBorders>
            <w:tcMar>
              <w:top w:w="60" w:type="dxa"/>
              <w:left w:w="80" w:type="dxa"/>
              <w:bottom w:w="60" w:type="dxa"/>
              <w:right w:w="80" w:type="dxa"/>
            </w:tcMar>
          </w:tcPr>
          <w:p>
            <w:r>
              <w:rPr>
                <w:rFonts w:ascii="Calibri" w:hAnsi="Calibri"/>
                <w:b/>
                <w:bCs/>
                <w:sz w:val="22"/>
                <w:szCs w:val="22"/>
              </w:rPr>
              <w:t xml:space="preserve">GAP-01</w:t>
            </w:r>
          </w:p>
        </w:tc>
        <w:tc>
          <w:tcPr>
            <w:tcBorders>
              <w:top w:val="single" w:sz="4" w:space="0" w:color="C0C0C0"/>
              <w:left w:val="single" w:sz="4" w:space="0" w:color="C0C0C0"/>
              <w:bottom w:val="single" w:sz="4" w:space="0" w:color="C0C0C0"/>
              <w:right w:val="single" w:sz="4" w:space="0" w:color="C0C0C0"/>
            </w:tcBorders>
            <w:tcMar>
              <w:top w:w="60" w:type="dxa"/>
              <w:left w:w="80" w:type="dxa"/>
              <w:bottom w:w="60" w:type="dxa"/>
              <w:right w:w="80" w:type="dxa"/>
            </w:tcMar>
          </w:tcPr>
          <w:p>
            <w:r>
              <w:rPr>
                <w:rFonts w:ascii="Calibri" w:hAnsi="Calibri"/>
                <w:sz w:val="22"/>
                <w:szCs w:val="22"/>
              </w:rPr>
              <w:t xml:space="preserve">Accuracy</w:t>
            </w:r>
          </w:p>
        </w:tc>
        <w:tc>
          <w:tcPr>
            <w:tcBorders>
              <w:top w:val="single" w:sz="4" w:space="0" w:color="C0C0C0"/>
              <w:left w:val="single" w:sz="4" w:space="0" w:color="C0C0C0"/>
              <w:bottom w:val="single" w:sz="4" w:space="0" w:color="C0C0C0"/>
              <w:right w:val="single" w:sz="4" w:space="0" w:color="C0C0C0"/>
            </w:tcBorders>
            <w:tcMar>
              <w:top w:w="60" w:type="dxa"/>
              <w:left w:w="80" w:type="dxa"/>
              <w:bottom w:w="60" w:type="dxa"/>
              <w:right w:w="80" w:type="dxa"/>
            </w:tcMar>
          </w:tcPr>
          <w:p>
            <w:r>
              <w:rPr>
                <w:rFonts w:ascii="Calibri" w:hAnsi="Calibri"/>
                <w:sz w:val="22"/>
                <w:szCs w:val="22"/>
              </w:rPr>
              <w:t xml:space="preserve">≥ 90%</w:t>
            </w:r>
          </w:p>
        </w:tc>
        <w:tc>
          <w:tcPr>
            <w:tcBorders>
              <w:top w:val="single" w:sz="4" w:space="0" w:color="C0C0C0"/>
              <w:left w:val="single" w:sz="4" w:space="0" w:color="C0C0C0"/>
              <w:bottom w:val="single" w:sz="4" w:space="0" w:color="C0C0C0"/>
              <w:right w:val="single" w:sz="4" w:space="0" w:color="C0C0C0"/>
            </w:tcBorders>
            <w:tcMar>
              <w:top w:w="60" w:type="dxa"/>
              <w:left w:w="80" w:type="dxa"/>
              <w:bottom w:w="60" w:type="dxa"/>
              <w:right w:w="80" w:type="dxa"/>
            </w:tcMar>
          </w:tcPr>
          <w:p>
            <w:r>
              <w:rPr>
                <w:rFonts w:ascii="Calibri" w:hAnsi="Calibri"/>
                <w:sz w:val="22"/>
                <w:szCs w:val="22"/>
              </w:rPr>
              <w:t xml:space="preserve">500-image blind test (diverse biophilic scenarios)</w:t>
            </w:r>
          </w:p>
        </w:tc>
        <w:tc>
          <w:tcPr>
            <w:tcBorders>
              <w:top w:val="single" w:sz="4" w:space="0" w:color="C0C0C0"/>
              <w:left w:val="single" w:sz="4" w:space="0" w:color="C0C0C0"/>
              <w:bottom w:val="single" w:sz="4" w:space="0" w:color="C0C0C0"/>
              <w:right w:val="single" w:sz="4" w:space="0" w:color="C0C0C0"/>
            </w:tcBorders>
            <w:tcMar>
              <w:top w:w="60" w:type="dxa"/>
              <w:left w:w="80" w:type="dxa"/>
              <w:bottom w:w="60" w:type="dxa"/>
              <w:right w:w="80" w:type="dxa"/>
            </w:tcMar>
          </w:tcPr>
          <w:p>
            <w:r>
              <w:rPr>
                <w:rFonts w:ascii="Calibri" w:hAnsi="Calibri"/>
                <w:sz w:val="22"/>
                <w:szCs w:val="22"/>
              </w:rPr>
              <w:t xml:space="preserve">Signal + WS-A Vendor</w:t>
            </w:r>
          </w:p>
        </w:tc>
        <w:tc>
          <w:tcPr>
            <w:tcBorders>
              <w:top w:val="single" w:sz="4" w:space="0" w:color="C0C0C0"/>
              <w:left w:val="single" w:sz="4" w:space="0" w:color="C0C0C0"/>
              <w:bottom w:val="single" w:sz="4" w:space="0" w:color="C0C0C0"/>
              <w:right w:val="single" w:sz="4" w:space="0" w:color="C0C0C0"/>
            </w:tcBorders>
            <w:tcMar>
              <w:top w:w="60" w:type="dxa"/>
              <w:left w:w="80" w:type="dxa"/>
              <w:bottom w:w="60" w:type="dxa"/>
              <w:right w:w="80" w:type="dxa"/>
            </w:tcMar>
          </w:tcPr>
          <w:p>
            <w:r>
              <w:rPr>
                <w:rFonts w:ascii="Calibri" w:hAnsi="Calibri"/>
                <w:sz w:val="22"/>
                <w:szCs w:val="22"/>
              </w:rPr>
              <w:t xml:space="preserve">P3-M1 Wk 4</w:t>
            </w:r>
          </w:p>
        </w:tc>
      </w:tr>
      <w:tr>
        <w:tc>
          <w:tcPr>
            <w:tcBorders>
              <w:top w:val="single" w:sz="4" w:space="0" w:color="C0C0C0"/>
              <w:left w:val="single" w:sz="4" w:space="0" w:color="C0C0C0"/>
              <w:bottom w:val="single" w:sz="4" w:space="0" w:color="C0C0C0"/>
              <w:right w:val="single" w:sz="4" w:space="0" w:color="C0C0C0"/>
            </w:tcBorders>
            <w:tcMar>
              <w:top w:w="60" w:type="dxa"/>
              <w:left w:w="80" w:type="dxa"/>
              <w:bottom w:w="60" w:type="dxa"/>
              <w:right w:w="80" w:type="dxa"/>
            </w:tcMar>
          </w:tcPr>
          <w:p>
            <w:r>
              <w:rPr>
                <w:rFonts w:ascii="Calibri" w:hAnsi="Calibri"/>
                <w:b/>
                <w:bCs/>
                <w:sz w:val="22"/>
                <w:szCs w:val="22"/>
              </w:rPr>
              <w:t xml:space="preserve">GAP-02</w:t>
            </w:r>
          </w:p>
        </w:tc>
        <w:tc>
          <w:tcPr>
            <w:tcBorders>
              <w:top w:val="single" w:sz="4" w:space="0" w:color="C0C0C0"/>
              <w:left w:val="single" w:sz="4" w:space="0" w:color="C0C0C0"/>
              <w:bottom w:val="single" w:sz="4" w:space="0" w:color="C0C0C0"/>
              <w:right w:val="single" w:sz="4" w:space="0" w:color="C0C0C0"/>
            </w:tcBorders>
            <w:tcMar>
              <w:top w:w="60" w:type="dxa"/>
              <w:left w:w="80" w:type="dxa"/>
              <w:bottom w:w="60" w:type="dxa"/>
              <w:right w:w="80" w:type="dxa"/>
            </w:tcMar>
          </w:tcPr>
          <w:p>
            <w:r>
              <w:rPr>
                <w:rFonts w:ascii="Calibri" w:hAnsi="Calibri"/>
                <w:sz w:val="22"/>
                <w:szCs w:val="22"/>
              </w:rPr>
              <w:t xml:space="preserve">Gate Accuracy</w:t>
            </w:r>
          </w:p>
        </w:tc>
        <w:tc>
          <w:tcPr>
            <w:tcBorders>
              <w:top w:val="single" w:sz="4" w:space="0" w:color="C0C0C0"/>
              <w:left w:val="single" w:sz="4" w:space="0" w:color="C0C0C0"/>
              <w:bottom w:val="single" w:sz="4" w:space="0" w:color="C0C0C0"/>
              <w:right w:val="single" w:sz="4" w:space="0" w:color="C0C0C0"/>
            </w:tcBorders>
            <w:tcMar>
              <w:top w:w="60" w:type="dxa"/>
              <w:left w:w="80" w:type="dxa"/>
              <w:bottom w:w="60" w:type="dxa"/>
              <w:right w:w="80" w:type="dxa"/>
            </w:tcMar>
          </w:tcPr>
          <w:p>
            <w:r>
              <w:rPr>
                <w:rFonts w:ascii="Calibri" w:hAnsi="Calibri"/>
                <w:sz w:val="22"/>
                <w:szCs w:val="22"/>
              </w:rPr>
              <w:t xml:space="preserve">≥ 95%</w:t>
            </w:r>
          </w:p>
        </w:tc>
        <w:tc>
          <w:tcPr>
            <w:tcBorders>
              <w:top w:val="single" w:sz="4" w:space="0" w:color="C0C0C0"/>
              <w:left w:val="single" w:sz="4" w:space="0" w:color="C0C0C0"/>
              <w:bottom w:val="single" w:sz="4" w:space="0" w:color="C0C0C0"/>
              <w:right w:val="single" w:sz="4" w:space="0" w:color="C0C0C0"/>
            </w:tcBorders>
            <w:tcMar>
              <w:top w:w="60" w:type="dxa"/>
              <w:left w:w="80" w:type="dxa"/>
              <w:bottom w:w="60" w:type="dxa"/>
              <w:right w:w="80" w:type="dxa"/>
            </w:tcMar>
          </w:tcPr>
          <w:p>
            <w:r>
              <w:rPr>
                <w:rFonts w:ascii="Calibri" w:hAnsi="Calibri"/>
                <w:sz w:val="22"/>
                <w:szCs w:val="22"/>
              </w:rPr>
              <w:t xml:space="preserve">200-milestone scenario simulation</w:t>
            </w:r>
          </w:p>
        </w:tc>
        <w:tc>
          <w:tcPr>
            <w:tcBorders>
              <w:top w:val="single" w:sz="4" w:space="0" w:color="C0C0C0"/>
              <w:left w:val="single" w:sz="4" w:space="0" w:color="C0C0C0"/>
              <w:bottom w:val="single" w:sz="4" w:space="0" w:color="C0C0C0"/>
              <w:right w:val="single" w:sz="4" w:space="0" w:color="C0C0C0"/>
            </w:tcBorders>
            <w:tcMar>
              <w:top w:w="60" w:type="dxa"/>
              <w:left w:w="80" w:type="dxa"/>
              <w:bottom w:w="60" w:type="dxa"/>
              <w:right w:w="80" w:type="dxa"/>
            </w:tcMar>
          </w:tcPr>
          <w:p>
            <w:r>
              <w:rPr>
                <w:rFonts w:ascii="Calibri" w:hAnsi="Calibri"/>
                <w:sz w:val="22"/>
                <w:szCs w:val="22"/>
              </w:rPr>
              <w:t xml:space="preserve">Signal + WS-A Vendor</w:t>
            </w:r>
          </w:p>
        </w:tc>
        <w:tc>
          <w:tcPr>
            <w:tcBorders>
              <w:top w:val="single" w:sz="4" w:space="0" w:color="C0C0C0"/>
              <w:left w:val="single" w:sz="4" w:space="0" w:color="C0C0C0"/>
              <w:bottom w:val="single" w:sz="4" w:space="0" w:color="C0C0C0"/>
              <w:right w:val="single" w:sz="4" w:space="0" w:color="C0C0C0"/>
            </w:tcBorders>
            <w:tcMar>
              <w:top w:w="60" w:type="dxa"/>
              <w:left w:w="80" w:type="dxa"/>
              <w:bottom w:w="60" w:type="dxa"/>
              <w:right w:w="80" w:type="dxa"/>
            </w:tcMar>
          </w:tcPr>
          <w:p>
            <w:r>
              <w:rPr>
                <w:rFonts w:ascii="Calibri" w:hAnsi="Calibri"/>
                <w:sz w:val="22"/>
                <w:szCs w:val="22"/>
              </w:rPr>
              <w:t xml:space="preserve">P3-M1 Wk 4</w:t>
            </w:r>
          </w:p>
        </w:tc>
      </w:tr>
      <w:tr>
        <w:tc>
          <w:tcPr>
            <w:tcBorders>
              <w:top w:val="single" w:sz="4" w:space="0" w:color="C0C0C0"/>
              <w:left w:val="single" w:sz="4" w:space="0" w:color="C0C0C0"/>
              <w:bottom w:val="single" w:sz="4" w:space="0" w:color="C0C0C0"/>
              <w:right w:val="single" w:sz="4" w:space="0" w:color="C0C0C0"/>
            </w:tcBorders>
            <w:tcMar>
              <w:top w:w="60" w:type="dxa"/>
              <w:left w:w="80" w:type="dxa"/>
              <w:bottom w:w="60" w:type="dxa"/>
              <w:right w:w="80" w:type="dxa"/>
            </w:tcMar>
          </w:tcPr>
          <w:p>
            <w:r>
              <w:rPr>
                <w:rFonts w:ascii="Calibri" w:hAnsi="Calibri"/>
                <w:b/>
                <w:bCs/>
                <w:sz w:val="22"/>
                <w:szCs w:val="22"/>
              </w:rPr>
              <w:t xml:space="preserve">GAP-03</w:t>
            </w:r>
          </w:p>
        </w:tc>
        <w:tc>
          <w:tcPr>
            <w:tcBorders>
              <w:top w:val="single" w:sz="4" w:space="0" w:color="C0C0C0"/>
              <w:left w:val="single" w:sz="4" w:space="0" w:color="C0C0C0"/>
              <w:bottom w:val="single" w:sz="4" w:space="0" w:color="C0C0C0"/>
              <w:right w:val="single" w:sz="4" w:space="0" w:color="C0C0C0"/>
            </w:tcBorders>
            <w:tcMar>
              <w:top w:w="60" w:type="dxa"/>
              <w:left w:w="80" w:type="dxa"/>
              <w:bottom w:w="60" w:type="dxa"/>
              <w:right w:w="80" w:type="dxa"/>
            </w:tcMar>
          </w:tcPr>
          <w:p>
            <w:r>
              <w:rPr>
                <w:rFonts w:ascii="Calibri" w:hAnsi="Calibri"/>
                <w:sz w:val="22"/>
                <w:szCs w:val="22"/>
              </w:rPr>
              <w:t xml:space="preserve">Recall</w:t>
            </w:r>
          </w:p>
        </w:tc>
        <w:tc>
          <w:tcPr>
            <w:tcBorders>
              <w:top w:val="single" w:sz="4" w:space="0" w:color="C0C0C0"/>
              <w:left w:val="single" w:sz="4" w:space="0" w:color="C0C0C0"/>
              <w:bottom w:val="single" w:sz="4" w:space="0" w:color="C0C0C0"/>
              <w:right w:val="single" w:sz="4" w:space="0" w:color="C0C0C0"/>
            </w:tcBorders>
            <w:tcMar>
              <w:top w:w="60" w:type="dxa"/>
              <w:left w:w="80" w:type="dxa"/>
              <w:bottom w:w="60" w:type="dxa"/>
              <w:right w:w="80" w:type="dxa"/>
            </w:tcMar>
          </w:tcPr>
          <w:p>
            <w:r>
              <w:rPr>
                <w:rFonts w:ascii="Calibri" w:hAnsi="Calibri"/>
                <w:sz w:val="22"/>
                <w:szCs w:val="22"/>
              </w:rPr>
              <w:t xml:space="preserve">≥ 92%</w:t>
            </w:r>
          </w:p>
        </w:tc>
        <w:tc>
          <w:tcPr>
            <w:tcBorders>
              <w:top w:val="single" w:sz="4" w:space="0" w:color="C0C0C0"/>
              <w:left w:val="single" w:sz="4" w:space="0" w:color="C0C0C0"/>
              <w:bottom w:val="single" w:sz="4" w:space="0" w:color="C0C0C0"/>
              <w:right w:val="single" w:sz="4" w:space="0" w:color="C0C0C0"/>
            </w:tcBorders>
            <w:tcMar>
              <w:top w:w="60" w:type="dxa"/>
              <w:left w:w="80" w:type="dxa"/>
              <w:bottom w:w="60" w:type="dxa"/>
              <w:right w:w="80" w:type="dxa"/>
            </w:tcMar>
          </w:tcPr>
          <w:p>
            <w:r>
              <w:rPr>
                <w:rFonts w:ascii="Calibri" w:hAnsi="Calibri"/>
                <w:sz w:val="22"/>
                <w:szCs w:val="22"/>
              </w:rPr>
              <w:t xml:space="preserve">48-hour full commissioning run (10 rooms)</w:t>
            </w:r>
          </w:p>
        </w:tc>
        <w:tc>
          <w:tcPr>
            <w:tcBorders>
              <w:top w:val="single" w:sz="4" w:space="0" w:color="C0C0C0"/>
              <w:left w:val="single" w:sz="4" w:space="0" w:color="C0C0C0"/>
              <w:bottom w:val="single" w:sz="4" w:space="0" w:color="C0C0C0"/>
              <w:right w:val="single" w:sz="4" w:space="0" w:color="C0C0C0"/>
            </w:tcBorders>
            <w:tcMar>
              <w:top w:w="60" w:type="dxa"/>
              <w:left w:w="80" w:type="dxa"/>
              <w:bottom w:w="60" w:type="dxa"/>
              <w:right w:w="80" w:type="dxa"/>
            </w:tcMar>
          </w:tcPr>
          <w:p>
            <w:r>
              <w:rPr>
                <w:rFonts w:ascii="Calibri" w:hAnsi="Calibri"/>
                <w:sz w:val="22"/>
                <w:szCs w:val="22"/>
              </w:rPr>
              <w:t xml:space="preserve">Aria + WS-B Vendor</w:t>
            </w:r>
          </w:p>
        </w:tc>
        <w:tc>
          <w:tcPr>
            <w:tcBorders>
              <w:top w:val="single" w:sz="4" w:space="0" w:color="C0C0C0"/>
              <w:left w:val="single" w:sz="4" w:space="0" w:color="C0C0C0"/>
              <w:bottom w:val="single" w:sz="4" w:space="0" w:color="C0C0C0"/>
              <w:right w:val="single" w:sz="4" w:space="0" w:color="C0C0C0"/>
            </w:tcBorders>
            <w:tcMar>
              <w:top w:w="60" w:type="dxa"/>
              <w:left w:w="80" w:type="dxa"/>
              <w:bottom w:w="60" w:type="dxa"/>
              <w:right w:w="80" w:type="dxa"/>
            </w:tcMar>
          </w:tcPr>
          <w:p>
            <w:r>
              <w:rPr>
                <w:rFonts w:ascii="Calibri" w:hAnsi="Calibri"/>
                <w:sz w:val="22"/>
                <w:szCs w:val="22"/>
              </w:rPr>
              <w:t xml:space="preserve">P3-M2 Wk 2</w:t>
            </w:r>
          </w:p>
        </w:tc>
      </w:tr>
      <w:tr>
        <w:tc>
          <w:tcPr>
            <w:tcBorders>
              <w:top w:val="single" w:sz="4" w:space="0" w:color="C0C0C0"/>
              <w:left w:val="single" w:sz="4" w:space="0" w:color="C0C0C0"/>
              <w:bottom w:val="single" w:sz="4" w:space="0" w:color="C0C0C0"/>
              <w:right w:val="single" w:sz="4" w:space="0" w:color="C0C0C0"/>
            </w:tcBorders>
            <w:tcMar>
              <w:top w:w="60" w:type="dxa"/>
              <w:left w:w="80" w:type="dxa"/>
              <w:bottom w:w="60" w:type="dxa"/>
              <w:right w:w="80" w:type="dxa"/>
            </w:tcMar>
          </w:tcPr>
          <w:p>
            <w:r>
              <w:rPr>
                <w:rFonts w:ascii="Calibri" w:hAnsi="Calibri"/>
                <w:b/>
                <w:bCs/>
                <w:sz w:val="22"/>
                <w:szCs w:val="22"/>
              </w:rPr>
              <w:t xml:space="preserve">GAP-04</w:t>
            </w:r>
          </w:p>
        </w:tc>
        <w:tc>
          <w:tcPr>
            <w:tcBorders>
              <w:top w:val="single" w:sz="4" w:space="0" w:color="C0C0C0"/>
              <w:left w:val="single" w:sz="4" w:space="0" w:color="C0C0C0"/>
              <w:bottom w:val="single" w:sz="4" w:space="0" w:color="C0C0C0"/>
              <w:right w:val="single" w:sz="4" w:space="0" w:color="C0C0C0"/>
            </w:tcBorders>
            <w:tcMar>
              <w:top w:w="60" w:type="dxa"/>
              <w:left w:w="80" w:type="dxa"/>
              <w:bottom w:w="60" w:type="dxa"/>
              <w:right w:w="80" w:type="dxa"/>
            </w:tcMar>
          </w:tcPr>
          <w:p>
            <w:r>
              <w:rPr>
                <w:rFonts w:ascii="Calibri" w:hAnsi="Calibri"/>
                <w:sz w:val="22"/>
                <w:szCs w:val="22"/>
              </w:rPr>
              <w:t xml:space="preserve">Completeness</w:t>
            </w:r>
          </w:p>
        </w:tc>
        <w:tc>
          <w:tcPr>
            <w:tcBorders>
              <w:top w:val="single" w:sz="4" w:space="0" w:color="C0C0C0"/>
              <w:left w:val="single" w:sz="4" w:space="0" w:color="C0C0C0"/>
              <w:bottom w:val="single" w:sz="4" w:space="0" w:color="C0C0C0"/>
              <w:right w:val="single" w:sz="4" w:space="0" w:color="C0C0C0"/>
            </w:tcBorders>
            <w:tcMar>
              <w:top w:w="60" w:type="dxa"/>
              <w:left w:w="80" w:type="dxa"/>
              <w:bottom w:w="60" w:type="dxa"/>
              <w:right w:w="80" w:type="dxa"/>
            </w:tcMar>
          </w:tcPr>
          <w:p>
            <w:r>
              <w:rPr>
                <w:rFonts w:ascii="Calibri" w:hAnsi="Calibri"/>
                <w:sz w:val="22"/>
                <w:szCs w:val="22"/>
              </w:rPr>
              <w:t xml:space="preserve">≥ 95%</w:t>
            </w:r>
          </w:p>
        </w:tc>
        <w:tc>
          <w:tcPr>
            <w:tcBorders>
              <w:top w:val="single" w:sz="4" w:space="0" w:color="C0C0C0"/>
              <w:left w:val="single" w:sz="4" w:space="0" w:color="C0C0C0"/>
              <w:bottom w:val="single" w:sz="4" w:space="0" w:color="C0C0C0"/>
              <w:right w:val="single" w:sz="4" w:space="0" w:color="C0C0C0"/>
            </w:tcBorders>
            <w:tcMar>
              <w:top w:w="60" w:type="dxa"/>
              <w:left w:w="80" w:type="dxa"/>
              <w:bottom w:w="60" w:type="dxa"/>
              <w:right w:w="80" w:type="dxa"/>
            </w:tcMar>
          </w:tcPr>
          <w:p>
            <w:r>
              <w:rPr>
                <w:rFonts w:ascii="Calibri" w:hAnsi="Calibri"/>
                <w:sz w:val="22"/>
                <w:szCs w:val="22"/>
              </w:rPr>
              <w:t xml:space="preserve">30-room POE survey end-to-end</w:t>
            </w:r>
          </w:p>
        </w:tc>
        <w:tc>
          <w:tcPr>
            <w:tcBorders>
              <w:top w:val="single" w:sz="4" w:space="0" w:color="C0C0C0"/>
              <w:left w:val="single" w:sz="4" w:space="0" w:color="C0C0C0"/>
              <w:bottom w:val="single" w:sz="4" w:space="0" w:color="C0C0C0"/>
              <w:right w:val="single" w:sz="4" w:space="0" w:color="C0C0C0"/>
            </w:tcBorders>
            <w:tcMar>
              <w:top w:w="60" w:type="dxa"/>
              <w:left w:w="80" w:type="dxa"/>
              <w:bottom w:w="60" w:type="dxa"/>
              <w:right w:w="80" w:type="dxa"/>
            </w:tcMar>
          </w:tcPr>
          <w:p>
            <w:r>
              <w:rPr>
                <w:rFonts w:ascii="Calibri" w:hAnsi="Calibri"/>
                <w:sz w:val="22"/>
                <w:szCs w:val="22"/>
              </w:rPr>
              <w:t xml:space="preserve">Aria + WS-B Vendor</w:t>
            </w:r>
          </w:p>
        </w:tc>
        <w:tc>
          <w:tcPr>
            <w:tcBorders>
              <w:top w:val="single" w:sz="4" w:space="0" w:color="C0C0C0"/>
              <w:left w:val="single" w:sz="4" w:space="0" w:color="C0C0C0"/>
              <w:bottom w:val="single" w:sz="4" w:space="0" w:color="C0C0C0"/>
              <w:right w:val="single" w:sz="4" w:space="0" w:color="C0C0C0"/>
            </w:tcBorders>
            <w:tcMar>
              <w:top w:w="60" w:type="dxa"/>
              <w:left w:w="80" w:type="dxa"/>
              <w:bottom w:w="60" w:type="dxa"/>
              <w:right w:w="80" w:type="dxa"/>
            </w:tcMar>
          </w:tcPr>
          <w:p>
            <w:r>
              <w:rPr>
                <w:rFonts w:ascii="Calibri" w:hAnsi="Calibri"/>
                <w:sz w:val="22"/>
                <w:szCs w:val="22"/>
              </w:rPr>
              <w:t xml:space="preserve">P3-M2 Wk 2</w:t>
            </w:r>
          </w:p>
        </w:tc>
      </w:tr>
      <w:tr>
        <w:tc>
          <w:tcPr>
            <w:tcBorders>
              <w:top w:val="single" w:sz="4" w:space="0" w:color="C0C0C0"/>
              <w:left w:val="single" w:sz="4" w:space="0" w:color="C0C0C0"/>
              <w:bottom w:val="single" w:sz="4" w:space="0" w:color="C0C0C0"/>
              <w:right w:val="single" w:sz="4" w:space="0" w:color="C0C0C0"/>
            </w:tcBorders>
            <w:tcMar>
              <w:top w:w="60" w:type="dxa"/>
              <w:left w:w="80" w:type="dxa"/>
              <w:bottom w:w="60" w:type="dxa"/>
              <w:right w:w="80" w:type="dxa"/>
            </w:tcMar>
          </w:tcPr>
          <w:p>
            <w:r>
              <w:rPr>
                <w:rFonts w:ascii="Calibri" w:hAnsi="Calibri"/>
                <w:b/>
                <w:bCs/>
                <w:sz w:val="22"/>
                <w:szCs w:val="22"/>
              </w:rPr>
              <w:t xml:space="preserve">GAP-13</w:t>
            </w:r>
          </w:p>
        </w:tc>
        <w:tc>
          <w:tcPr>
            <w:tcBorders>
              <w:top w:val="single" w:sz="4" w:space="0" w:color="C0C0C0"/>
              <w:left w:val="single" w:sz="4" w:space="0" w:color="C0C0C0"/>
              <w:bottom w:val="single" w:sz="4" w:space="0" w:color="C0C0C0"/>
              <w:right w:val="single" w:sz="4" w:space="0" w:color="C0C0C0"/>
            </w:tcBorders>
            <w:tcMar>
              <w:top w:w="60" w:type="dxa"/>
              <w:left w:w="80" w:type="dxa"/>
              <w:bottom w:w="60" w:type="dxa"/>
              <w:right w:w="80" w:type="dxa"/>
            </w:tcMar>
          </w:tcPr>
          <w:p>
            <w:r>
              <w:rPr>
                <w:rFonts w:ascii="Calibri" w:hAnsi="Calibri"/>
                <w:sz w:val="22"/>
                <w:szCs w:val="22"/>
              </w:rPr>
              <w:t xml:space="preserve">NPS Accuracy</w:t>
            </w:r>
          </w:p>
        </w:tc>
        <w:tc>
          <w:tcPr>
            <w:tcBorders>
              <w:top w:val="single" w:sz="4" w:space="0" w:color="C0C0C0"/>
              <w:left w:val="single" w:sz="4" w:space="0" w:color="C0C0C0"/>
              <w:bottom w:val="single" w:sz="4" w:space="0" w:color="C0C0C0"/>
              <w:right w:val="single" w:sz="4" w:space="0" w:color="C0C0C0"/>
            </w:tcBorders>
            <w:tcMar>
              <w:top w:w="60" w:type="dxa"/>
              <w:left w:w="80" w:type="dxa"/>
              <w:bottom w:w="60" w:type="dxa"/>
              <w:right w:w="80" w:type="dxa"/>
            </w:tcMar>
          </w:tcPr>
          <w:p>
            <w:r>
              <w:rPr>
                <w:rFonts w:ascii="Calibri" w:hAnsi="Calibri"/>
                <w:sz w:val="22"/>
                <w:szCs w:val="22"/>
              </w:rPr>
              <w:t xml:space="preserve">≥ 80% (28/28 agents)</w:t>
            </w:r>
          </w:p>
        </w:tc>
        <w:tc>
          <w:tcPr>
            <w:tcBorders>
              <w:top w:val="single" w:sz="4" w:space="0" w:color="C0C0C0"/>
              <w:left w:val="single" w:sz="4" w:space="0" w:color="C0C0C0"/>
              <w:bottom w:val="single" w:sz="4" w:space="0" w:color="C0C0C0"/>
              <w:right w:val="single" w:sz="4" w:space="0" w:color="C0C0C0"/>
            </w:tcBorders>
            <w:tcMar>
              <w:top w:w="60" w:type="dxa"/>
              <w:left w:w="80" w:type="dxa"/>
              <w:bottom w:w="60" w:type="dxa"/>
              <w:right w:w="80" w:type="dxa"/>
            </w:tcMar>
          </w:tcPr>
          <w:p>
            <w:r>
              <w:rPr>
                <w:rFonts w:ascii="Calibri" w:hAnsi="Calibri"/>
                <w:sz w:val="22"/>
                <w:szCs w:val="22"/>
              </w:rPr>
              <w:t xml:space="preserve">Agent benchmark — 200 NPS records per agent</w:t>
            </w:r>
          </w:p>
        </w:tc>
        <w:tc>
          <w:tcPr>
            <w:tcBorders>
              <w:top w:val="single" w:sz="4" w:space="0" w:color="C0C0C0"/>
              <w:left w:val="single" w:sz="4" w:space="0" w:color="C0C0C0"/>
              <w:bottom w:val="single" w:sz="4" w:space="0" w:color="C0C0C0"/>
              <w:right w:val="single" w:sz="4" w:space="0" w:color="C0C0C0"/>
            </w:tcBorders>
            <w:tcMar>
              <w:top w:w="60" w:type="dxa"/>
              <w:left w:w="80" w:type="dxa"/>
              <w:bottom w:w="60" w:type="dxa"/>
              <w:right w:w="80" w:type="dxa"/>
            </w:tcMar>
          </w:tcPr>
          <w:p>
            <w:r>
              <w:rPr>
                <w:rFonts w:ascii="Calibri" w:hAnsi="Calibri"/>
                <w:sz w:val="22"/>
                <w:szCs w:val="22"/>
              </w:rPr>
              <w:t xml:space="preserve">Core + WS-C Vendor</w:t>
            </w:r>
          </w:p>
        </w:tc>
        <w:tc>
          <w:tcPr>
            <w:tcBorders>
              <w:top w:val="single" w:sz="4" w:space="0" w:color="C0C0C0"/>
              <w:left w:val="single" w:sz="4" w:space="0" w:color="C0C0C0"/>
              <w:bottom w:val="single" w:sz="4" w:space="0" w:color="C0C0C0"/>
              <w:right w:val="single" w:sz="4" w:space="0" w:color="C0C0C0"/>
            </w:tcBorders>
            <w:tcMar>
              <w:top w:w="60" w:type="dxa"/>
              <w:left w:w="80" w:type="dxa"/>
              <w:bottom w:w="60" w:type="dxa"/>
              <w:right w:w="80" w:type="dxa"/>
            </w:tcMar>
          </w:tcPr>
          <w:p>
            <w:r>
              <w:rPr>
                <w:rFonts w:ascii="Calibri" w:hAnsi="Calibri"/>
                <w:sz w:val="22"/>
                <w:szCs w:val="22"/>
              </w:rPr>
              <w:t xml:space="preserve">P3-M2 Wk 4</w:t>
            </w:r>
          </w:p>
        </w:tc>
      </w:tr>
      <w:tr>
        <w:tc>
          <w:tcPr>
            <w:tcBorders>
              <w:top w:val="single" w:sz="4" w:space="0" w:color="C0C0C0"/>
              <w:left w:val="single" w:sz="4" w:space="0" w:color="C0C0C0"/>
              <w:bottom w:val="single" w:sz="4" w:space="0" w:color="C0C0C0"/>
              <w:right w:val="single" w:sz="4" w:space="0" w:color="C0C0C0"/>
            </w:tcBorders>
            <w:tcMar>
              <w:top w:w="60" w:type="dxa"/>
              <w:left w:w="80" w:type="dxa"/>
              <w:bottom w:w="60" w:type="dxa"/>
              <w:right w:w="80" w:type="dxa"/>
            </w:tcMar>
          </w:tcPr>
          <w:p>
            <w:r>
              <w:rPr>
                <w:rFonts w:ascii="Calibri" w:hAnsi="Calibri"/>
                <w:b/>
                <w:bCs/>
                <w:sz w:val="22"/>
                <w:szCs w:val="22"/>
              </w:rPr>
              <w:t xml:space="preserve">GAP-14</w:t>
            </w:r>
          </w:p>
        </w:tc>
        <w:tc>
          <w:tcPr>
            <w:tcBorders>
              <w:top w:val="single" w:sz="4" w:space="0" w:color="C0C0C0"/>
              <w:left w:val="single" w:sz="4" w:space="0" w:color="C0C0C0"/>
              <w:bottom w:val="single" w:sz="4" w:space="0" w:color="C0C0C0"/>
              <w:right w:val="single" w:sz="4" w:space="0" w:color="C0C0C0"/>
            </w:tcBorders>
            <w:tcMar>
              <w:top w:w="60" w:type="dxa"/>
              <w:left w:w="80" w:type="dxa"/>
              <w:bottom w:w="60" w:type="dxa"/>
              <w:right w:w="80" w:type="dxa"/>
            </w:tcMar>
          </w:tcPr>
          <w:p>
            <w:r>
              <w:rPr>
                <w:rFonts w:ascii="Calibri" w:hAnsi="Calibri"/>
                <w:sz w:val="22"/>
                <w:szCs w:val="22"/>
              </w:rPr>
              <w:t xml:space="preserve">ESG Coverage</w:t>
            </w:r>
          </w:p>
        </w:tc>
        <w:tc>
          <w:tcPr>
            <w:tcBorders>
              <w:top w:val="single" w:sz="4" w:space="0" w:color="C0C0C0"/>
              <w:left w:val="single" w:sz="4" w:space="0" w:color="C0C0C0"/>
              <w:bottom w:val="single" w:sz="4" w:space="0" w:color="C0C0C0"/>
              <w:right w:val="single" w:sz="4" w:space="0" w:color="C0C0C0"/>
            </w:tcBorders>
            <w:tcMar>
              <w:top w:w="60" w:type="dxa"/>
              <w:left w:w="80" w:type="dxa"/>
              <w:bottom w:w="60" w:type="dxa"/>
              <w:right w:w="80" w:type="dxa"/>
            </w:tcMar>
          </w:tcPr>
          <w:p>
            <w:r>
              <w:rPr>
                <w:rFonts w:ascii="Calibri" w:hAnsi="Calibri"/>
                <w:sz w:val="22"/>
                <w:szCs w:val="22"/>
              </w:rPr>
              <w:t xml:space="preserve">≥ 80%</w:t>
            </w:r>
          </w:p>
        </w:tc>
        <w:tc>
          <w:tcPr>
            <w:tcBorders>
              <w:top w:val="single" w:sz="4" w:space="0" w:color="C0C0C0"/>
              <w:left w:val="single" w:sz="4" w:space="0" w:color="C0C0C0"/>
              <w:bottom w:val="single" w:sz="4" w:space="0" w:color="C0C0C0"/>
              <w:right w:val="single" w:sz="4" w:space="0" w:color="C0C0C0"/>
            </w:tcBorders>
            <w:tcMar>
              <w:top w:w="60" w:type="dxa"/>
              <w:left w:w="80" w:type="dxa"/>
              <w:bottom w:w="60" w:type="dxa"/>
              <w:right w:w="80" w:type="dxa"/>
            </w:tcMar>
          </w:tcPr>
          <w:p>
            <w:r>
              <w:rPr>
                <w:rFonts w:ascii="Calibri" w:hAnsi="Calibri"/>
                <w:sz w:val="22"/>
                <w:szCs w:val="22"/>
              </w:rPr>
              <w:t xml:space="preserve">Q1 ESG report audit vs. manual reference</w:t>
            </w:r>
          </w:p>
        </w:tc>
        <w:tc>
          <w:tcPr>
            <w:tcBorders>
              <w:top w:val="single" w:sz="4" w:space="0" w:color="C0C0C0"/>
              <w:left w:val="single" w:sz="4" w:space="0" w:color="C0C0C0"/>
              <w:bottom w:val="single" w:sz="4" w:space="0" w:color="C0C0C0"/>
              <w:right w:val="single" w:sz="4" w:space="0" w:color="C0C0C0"/>
            </w:tcBorders>
            <w:tcMar>
              <w:top w:w="60" w:type="dxa"/>
              <w:left w:w="80" w:type="dxa"/>
              <w:bottom w:w="60" w:type="dxa"/>
              <w:right w:w="80" w:type="dxa"/>
            </w:tcMar>
          </w:tcPr>
          <w:p>
            <w:r>
              <w:rPr>
                <w:rFonts w:ascii="Calibri" w:hAnsi="Calibri"/>
                <w:sz w:val="22"/>
                <w:szCs w:val="22"/>
              </w:rPr>
              <w:t xml:space="preserve">Core + WS-C Vendor</w:t>
            </w:r>
          </w:p>
        </w:tc>
        <w:tc>
          <w:tcPr>
            <w:tcBorders>
              <w:top w:val="single" w:sz="4" w:space="0" w:color="C0C0C0"/>
              <w:left w:val="single" w:sz="4" w:space="0" w:color="C0C0C0"/>
              <w:bottom w:val="single" w:sz="4" w:space="0" w:color="C0C0C0"/>
              <w:right w:val="single" w:sz="4" w:space="0" w:color="C0C0C0"/>
            </w:tcBorders>
            <w:tcMar>
              <w:top w:w="60" w:type="dxa"/>
              <w:left w:w="80" w:type="dxa"/>
              <w:bottom w:w="60" w:type="dxa"/>
              <w:right w:w="80" w:type="dxa"/>
            </w:tcMar>
          </w:tcPr>
          <w:p>
            <w:r>
              <w:rPr>
                <w:rFonts w:ascii="Calibri" w:hAnsi="Calibri"/>
                <w:sz w:val="22"/>
                <w:szCs w:val="22"/>
              </w:rPr>
              <w:t xml:space="preserve">P3-M2 Wk 4</w:t>
            </w:r>
          </w:p>
        </w:tc>
      </w:tr>
      <w:tr>
        <w:tc>
          <w:tcPr>
            <w:tcBorders>
              <w:top w:val="single" w:sz="4" w:space="0" w:color="C0C0C0"/>
              <w:left w:val="single" w:sz="4" w:space="0" w:color="C0C0C0"/>
              <w:bottom w:val="single" w:sz="4" w:space="0" w:color="C0C0C0"/>
              <w:right w:val="single" w:sz="4" w:space="0" w:color="C0C0C0"/>
            </w:tcBorders>
            <w:tcMar>
              <w:top w:w="60" w:type="dxa"/>
              <w:left w:w="80" w:type="dxa"/>
              <w:bottom w:w="60" w:type="dxa"/>
              <w:right w:w="80" w:type="dxa"/>
            </w:tcMar>
          </w:tcPr>
          <w:p>
            <w:r>
              <w:rPr>
                <w:rFonts w:ascii="Calibri" w:hAnsi="Calibri"/>
                <w:b/>
                <w:bCs/>
                <w:sz w:val="22"/>
                <w:szCs w:val="22"/>
              </w:rPr>
              <w:t xml:space="preserve">GAP-15</w:t>
            </w:r>
          </w:p>
        </w:tc>
        <w:tc>
          <w:tcPr>
            <w:tcBorders>
              <w:top w:val="single" w:sz="4" w:space="0" w:color="C0C0C0"/>
              <w:left w:val="single" w:sz="4" w:space="0" w:color="C0C0C0"/>
              <w:bottom w:val="single" w:sz="4" w:space="0" w:color="C0C0C0"/>
              <w:right w:val="single" w:sz="4" w:space="0" w:color="C0C0C0"/>
            </w:tcBorders>
            <w:tcMar>
              <w:top w:w="60" w:type="dxa"/>
              <w:left w:w="80" w:type="dxa"/>
              <w:bottom w:w="60" w:type="dxa"/>
              <w:right w:w="80" w:type="dxa"/>
            </w:tcMar>
          </w:tcPr>
          <w:p>
            <w:r>
              <w:rPr>
                <w:rFonts w:ascii="Calibri" w:hAnsi="Calibri"/>
                <w:sz w:val="22"/>
                <w:szCs w:val="22"/>
              </w:rPr>
              <w:t xml:space="preserve">Drift Alert Latency</w:t>
            </w:r>
          </w:p>
        </w:tc>
        <w:tc>
          <w:tcPr>
            <w:tcBorders>
              <w:top w:val="single" w:sz="4" w:space="0" w:color="C0C0C0"/>
              <w:left w:val="single" w:sz="4" w:space="0" w:color="C0C0C0"/>
              <w:bottom w:val="single" w:sz="4" w:space="0" w:color="C0C0C0"/>
              <w:right w:val="single" w:sz="4" w:space="0" w:color="C0C0C0"/>
            </w:tcBorders>
            <w:tcMar>
              <w:top w:w="60" w:type="dxa"/>
              <w:left w:w="80" w:type="dxa"/>
              <w:bottom w:w="60" w:type="dxa"/>
              <w:right w:w="80" w:type="dxa"/>
            </w:tcMar>
          </w:tcPr>
          <w:p>
            <w:r>
              <w:rPr>
                <w:rFonts w:ascii="Calibri" w:hAnsi="Calibri"/>
                <w:sz w:val="22"/>
                <w:szCs w:val="22"/>
              </w:rPr>
              <w:t xml:space="preserve">≤ 1 hour</w:t>
            </w:r>
          </w:p>
        </w:tc>
        <w:tc>
          <w:tcPr>
            <w:tcBorders>
              <w:top w:val="single" w:sz="4" w:space="0" w:color="C0C0C0"/>
              <w:left w:val="single" w:sz="4" w:space="0" w:color="C0C0C0"/>
              <w:bottom w:val="single" w:sz="4" w:space="0" w:color="C0C0C0"/>
              <w:right w:val="single" w:sz="4" w:space="0" w:color="C0C0C0"/>
            </w:tcBorders>
            <w:tcMar>
              <w:top w:w="60" w:type="dxa"/>
              <w:left w:w="80" w:type="dxa"/>
              <w:bottom w:w="60" w:type="dxa"/>
              <w:right w:w="80" w:type="dxa"/>
            </w:tcMar>
          </w:tcPr>
          <w:p>
            <w:r>
              <w:rPr>
                <w:rFonts w:ascii="Calibri" w:hAnsi="Calibri"/>
                <w:sz w:val="22"/>
                <w:szCs w:val="22"/>
              </w:rPr>
              <w:t xml:space="preserve">50-event stress test (injected drift signals)</w:t>
            </w:r>
          </w:p>
        </w:tc>
        <w:tc>
          <w:tcPr>
            <w:tcBorders>
              <w:top w:val="single" w:sz="4" w:space="0" w:color="C0C0C0"/>
              <w:left w:val="single" w:sz="4" w:space="0" w:color="C0C0C0"/>
              <w:bottom w:val="single" w:sz="4" w:space="0" w:color="C0C0C0"/>
              <w:right w:val="single" w:sz="4" w:space="0" w:color="C0C0C0"/>
            </w:tcBorders>
            <w:tcMar>
              <w:top w:w="60" w:type="dxa"/>
              <w:left w:w="80" w:type="dxa"/>
              <w:bottom w:w="60" w:type="dxa"/>
              <w:right w:w="80" w:type="dxa"/>
            </w:tcMar>
          </w:tcPr>
          <w:p>
            <w:r>
              <w:rPr>
                <w:rFonts w:ascii="Calibri" w:hAnsi="Calibri"/>
                <w:sz w:val="22"/>
                <w:szCs w:val="22"/>
              </w:rPr>
              <w:t xml:space="preserve">Core + WS-C Vendor</w:t>
            </w:r>
          </w:p>
        </w:tc>
        <w:tc>
          <w:tcPr>
            <w:tcBorders>
              <w:top w:val="single" w:sz="4" w:space="0" w:color="C0C0C0"/>
              <w:left w:val="single" w:sz="4" w:space="0" w:color="C0C0C0"/>
              <w:bottom w:val="single" w:sz="4" w:space="0" w:color="C0C0C0"/>
              <w:right w:val="single" w:sz="4" w:space="0" w:color="C0C0C0"/>
            </w:tcBorders>
            <w:tcMar>
              <w:top w:w="60" w:type="dxa"/>
              <w:left w:w="80" w:type="dxa"/>
              <w:bottom w:w="60" w:type="dxa"/>
              <w:right w:w="80" w:type="dxa"/>
            </w:tcMar>
          </w:tcPr>
          <w:p>
            <w:r>
              <w:rPr>
                <w:rFonts w:ascii="Calibri" w:hAnsi="Calibri"/>
                <w:sz w:val="22"/>
                <w:szCs w:val="22"/>
              </w:rPr>
              <w:t xml:space="preserve">P3-M2 Wk 4</w:t>
            </w:r>
          </w:p>
        </w:tc>
      </w:tr>
    </w:tbl>
    <w:p>
      <w:pPr>
        <w:spacing w:after="40"/>
      </w:pPr>
    </w:p>
    <w:p>
      <w:pPr>
        <w:pStyle w:val="Heading2"/>
        <w:spacing w:before="200" w:after="80"/>
      </w:pPr>
      <w:r>
        <w:rPr>
          <w:rFonts w:ascii="Calibri" w:hAnsi="Calibri"/>
          <w:b/>
          <w:bCs/>
          <w:color w:val="2e75b6"/>
          <w:sz w:val="28"/>
          <w:szCs w:val="28"/>
        </w:rPr>
        <w:t xml:space="preserve">56.5 90-Day Hypercare &amp; Escalation Framework</w:t>
      </w:r>
    </w:p>
    <w:p>
      <w:pPr>
        <w:ind w:left="400"/>
        <w:spacing w:after="80"/>
      </w:pPr>
      <w:r>
        <w:rPr>
          <w:rFonts w:ascii="Calibri" w:hAnsi="Calibri"/>
          <w:sz w:val="24"/>
          <w:szCs w:val="24"/>
        </w:rPr>
        <w:t xml:space="preserve">Following SLA acceptance sign-off (P3-ONB-CHK-09), all three vendors enter a 90-day hypercare period aligned to Phase 3 milestones P3-M2 through P3-M4. The hypercare framework defines support intensity, escalation SLAs, and transition conditions to BAU operations.</w:t>
      </w:r>
    </w:p>
    <w:tbl>
      <w:tblPr>
        <w:tblW w:w="9000" w:type="dxa"/>
        <w:tblBorders>
          <w:insideH w:val="single" w:sz="4" w:space="0" w:color="C0C0C0"/>
          <w:insideV w:val="single" w:sz="4" w:space="0" w:color="C0C0C0"/>
        </w:tblBorders>
        <w:tblCellMar>
          <w:top w:w="60" w:type="dxa"/>
          <w:left w:w="80" w:type="dxa"/>
          <w:bottom w:w="60" w:type="dxa"/>
          <w:right w:w="80" w:type="dxa"/>
        </w:tblCellMar>
      </w:tblPr>
      <w:tr>
        <w:tc>
          <w:tcPr>
            <w:shd w:val="clear" w:color="auto" w:fill="1f2d5a"/>
            <w:tcBorders>
              <w:top w:val="single" w:sz="4" w:space="0" w:color="1f2d5a"/>
              <w:left w:val="single" w:sz="4" w:space="0" w:color="1f2d5a"/>
              <w:bottom w:val="single" w:sz="4" w:space="0" w:color="1f2d5a"/>
              <w:right w:val="single" w:sz="4" w:space="0" w:color="1f2d5a"/>
            </w:tcBorders>
            <w:tcMar>
              <w:top w:w="60" w:type="dxa"/>
              <w:left w:w="80" w:type="dxa"/>
              <w:bottom w:w="60" w:type="dxa"/>
              <w:right w:w="80" w:type="dxa"/>
            </w:tcMar>
          </w:tcPr>
          <w:p>
            <w:r>
              <w:rPr>
                <w:rFonts w:ascii="Calibri" w:hAnsi="Calibri"/>
                <w:b/>
                <w:bCs/>
                <w:color w:val="FFFFFF"/>
                <w:sz w:val="20"/>
                <w:szCs w:val="20"/>
              </w:rPr>
              <w:t xml:space="preserve">Hypercare Phase</w:t>
            </w:r>
          </w:p>
        </w:tc>
        <w:tc>
          <w:tcPr>
            <w:shd w:val="clear" w:color="auto" w:fill="1f2d5a"/>
            <w:tcBorders>
              <w:top w:val="single" w:sz="4" w:space="0" w:color="1f2d5a"/>
              <w:left w:val="single" w:sz="4" w:space="0" w:color="1f2d5a"/>
              <w:bottom w:val="single" w:sz="4" w:space="0" w:color="1f2d5a"/>
              <w:right w:val="single" w:sz="4" w:space="0" w:color="1f2d5a"/>
            </w:tcBorders>
            <w:tcMar>
              <w:top w:w="60" w:type="dxa"/>
              <w:left w:w="80" w:type="dxa"/>
              <w:bottom w:w="60" w:type="dxa"/>
              <w:right w:w="80" w:type="dxa"/>
            </w:tcMar>
          </w:tcPr>
          <w:p>
            <w:r>
              <w:rPr>
                <w:rFonts w:ascii="Calibri" w:hAnsi="Calibri"/>
                <w:b/>
                <w:bCs/>
                <w:color w:val="FFFFFF"/>
                <w:sz w:val="20"/>
                <w:szCs w:val="20"/>
              </w:rPr>
              <w:t xml:space="preserve">Period</w:t>
            </w:r>
          </w:p>
        </w:tc>
        <w:tc>
          <w:tcPr>
            <w:shd w:val="clear" w:color="auto" w:fill="1f2d5a"/>
            <w:tcBorders>
              <w:top w:val="single" w:sz="4" w:space="0" w:color="1f2d5a"/>
              <w:left w:val="single" w:sz="4" w:space="0" w:color="1f2d5a"/>
              <w:bottom w:val="single" w:sz="4" w:space="0" w:color="1f2d5a"/>
              <w:right w:val="single" w:sz="4" w:space="0" w:color="1f2d5a"/>
            </w:tcBorders>
            <w:tcMar>
              <w:top w:w="60" w:type="dxa"/>
              <w:left w:w="80" w:type="dxa"/>
              <w:bottom w:w="60" w:type="dxa"/>
              <w:right w:w="80" w:type="dxa"/>
            </w:tcMar>
          </w:tcPr>
          <w:p>
            <w:r>
              <w:rPr>
                <w:rFonts w:ascii="Calibri" w:hAnsi="Calibri"/>
                <w:b/>
                <w:bCs/>
                <w:color w:val="FFFFFF"/>
                <w:sz w:val="20"/>
                <w:szCs w:val="20"/>
              </w:rPr>
              <w:t xml:space="preserve">Support Cadence</w:t>
            </w:r>
          </w:p>
        </w:tc>
        <w:tc>
          <w:tcPr>
            <w:shd w:val="clear" w:color="auto" w:fill="1f2d5a"/>
            <w:tcBorders>
              <w:top w:val="single" w:sz="4" w:space="0" w:color="1f2d5a"/>
              <w:left w:val="single" w:sz="4" w:space="0" w:color="1f2d5a"/>
              <w:bottom w:val="single" w:sz="4" w:space="0" w:color="1f2d5a"/>
              <w:right w:val="single" w:sz="4" w:space="0" w:color="1f2d5a"/>
            </w:tcBorders>
            <w:tcMar>
              <w:top w:w="60" w:type="dxa"/>
              <w:left w:w="80" w:type="dxa"/>
              <w:bottom w:w="60" w:type="dxa"/>
              <w:right w:w="80" w:type="dxa"/>
            </w:tcMar>
          </w:tcPr>
          <w:p>
            <w:r>
              <w:rPr>
                <w:rFonts w:ascii="Calibri" w:hAnsi="Calibri"/>
                <w:b/>
                <w:bCs/>
                <w:color w:val="FFFFFF"/>
                <w:sz w:val="20"/>
                <w:szCs w:val="20"/>
              </w:rPr>
              <w:t xml:space="preserve">P1 Response SLA</w:t>
            </w:r>
          </w:p>
        </w:tc>
        <w:tc>
          <w:tcPr>
            <w:shd w:val="clear" w:color="auto" w:fill="1f2d5a"/>
            <w:tcBorders>
              <w:top w:val="single" w:sz="4" w:space="0" w:color="1f2d5a"/>
              <w:left w:val="single" w:sz="4" w:space="0" w:color="1f2d5a"/>
              <w:bottom w:val="single" w:sz="4" w:space="0" w:color="1f2d5a"/>
              <w:right w:val="single" w:sz="4" w:space="0" w:color="1f2d5a"/>
            </w:tcBorders>
            <w:tcMar>
              <w:top w:w="60" w:type="dxa"/>
              <w:left w:w="80" w:type="dxa"/>
              <w:bottom w:w="60" w:type="dxa"/>
              <w:right w:w="80" w:type="dxa"/>
            </w:tcMar>
          </w:tcPr>
          <w:p>
            <w:r>
              <w:rPr>
                <w:rFonts w:ascii="Calibri" w:hAnsi="Calibri"/>
                <w:b/>
                <w:bCs/>
                <w:color w:val="FFFFFF"/>
                <w:sz w:val="20"/>
                <w:szCs w:val="20"/>
              </w:rPr>
              <w:t xml:space="preserve">Review Forum</w:t>
            </w:r>
          </w:p>
        </w:tc>
      </w:tr>
      <w:tr>
        <w:tc>
          <w:tcPr>
            <w:tcBorders>
              <w:top w:val="single" w:sz="4" w:space="0" w:color="C0C0C0"/>
              <w:left w:val="single" w:sz="4" w:space="0" w:color="C0C0C0"/>
              <w:bottom w:val="single" w:sz="4" w:space="0" w:color="C0C0C0"/>
              <w:right w:val="single" w:sz="4" w:space="0" w:color="C0C0C0"/>
            </w:tcBorders>
            <w:tcMar>
              <w:top w:w="60" w:type="dxa"/>
              <w:left w:w="80" w:type="dxa"/>
              <w:bottom w:w="60" w:type="dxa"/>
              <w:right w:w="80" w:type="dxa"/>
            </w:tcMar>
          </w:tcPr>
          <w:p>
            <w:r>
              <w:rPr>
                <w:rFonts w:ascii="Calibri" w:hAnsi="Calibri"/>
                <w:b/>
                <w:bCs/>
                <w:sz w:val="22"/>
                <w:szCs w:val="22"/>
              </w:rPr>
              <w:t xml:space="preserve">Intensive Hypercare</w:t>
            </w:r>
          </w:p>
        </w:tc>
        <w:tc>
          <w:tcPr>
            <w:tcBorders>
              <w:top w:val="single" w:sz="4" w:space="0" w:color="C0C0C0"/>
              <w:left w:val="single" w:sz="4" w:space="0" w:color="C0C0C0"/>
              <w:bottom w:val="single" w:sz="4" w:space="0" w:color="C0C0C0"/>
              <w:right w:val="single" w:sz="4" w:space="0" w:color="C0C0C0"/>
            </w:tcBorders>
            <w:tcMar>
              <w:top w:w="60" w:type="dxa"/>
              <w:left w:w="80" w:type="dxa"/>
              <w:bottom w:w="60" w:type="dxa"/>
              <w:right w:w="80" w:type="dxa"/>
            </w:tcMar>
          </w:tcPr>
          <w:p>
            <w:r>
              <w:rPr>
                <w:rFonts w:ascii="Calibri" w:hAnsi="Calibri"/>
                <w:sz w:val="22"/>
                <w:szCs w:val="22"/>
              </w:rPr>
              <w:t xml:space="preserve">Days 1–30 (P3-M2)</w:t>
            </w:r>
          </w:p>
        </w:tc>
        <w:tc>
          <w:tcPr>
            <w:tcBorders>
              <w:top w:val="single" w:sz="4" w:space="0" w:color="C0C0C0"/>
              <w:left w:val="single" w:sz="4" w:space="0" w:color="C0C0C0"/>
              <w:bottom w:val="single" w:sz="4" w:space="0" w:color="C0C0C0"/>
              <w:right w:val="single" w:sz="4" w:space="0" w:color="C0C0C0"/>
            </w:tcBorders>
            <w:tcMar>
              <w:top w:w="60" w:type="dxa"/>
              <w:left w:w="80" w:type="dxa"/>
              <w:bottom w:w="60" w:type="dxa"/>
              <w:right w:w="80" w:type="dxa"/>
            </w:tcMar>
          </w:tcPr>
          <w:p>
            <w:r>
              <w:rPr>
                <w:rFonts w:ascii="Calibri" w:hAnsi="Calibri"/>
                <w:sz w:val="22"/>
                <w:szCs w:val="22"/>
              </w:rPr>
              <w:t xml:space="preserve">Daily stand-up · Dedicated vendor TAM per WS</w:t>
            </w:r>
          </w:p>
        </w:tc>
        <w:tc>
          <w:tcPr>
            <w:tcBorders>
              <w:top w:val="single" w:sz="4" w:space="0" w:color="C0C0C0"/>
              <w:left w:val="single" w:sz="4" w:space="0" w:color="C0C0C0"/>
              <w:bottom w:val="single" w:sz="4" w:space="0" w:color="C0C0C0"/>
              <w:right w:val="single" w:sz="4" w:space="0" w:color="C0C0C0"/>
            </w:tcBorders>
            <w:tcMar>
              <w:top w:w="60" w:type="dxa"/>
              <w:left w:w="80" w:type="dxa"/>
              <w:bottom w:w="60" w:type="dxa"/>
              <w:right w:w="80" w:type="dxa"/>
            </w:tcMar>
          </w:tcPr>
          <w:p>
            <w:r>
              <w:rPr>
                <w:rFonts w:ascii="Calibri" w:hAnsi="Calibri"/>
                <w:sz w:val="22"/>
                <w:szCs w:val="22"/>
              </w:rPr>
              <w:t xml:space="preserve">≤ 2 hours</w:t>
            </w:r>
          </w:p>
        </w:tc>
        <w:tc>
          <w:tcPr>
            <w:tcBorders>
              <w:top w:val="single" w:sz="4" w:space="0" w:color="C0C0C0"/>
              <w:left w:val="single" w:sz="4" w:space="0" w:color="C0C0C0"/>
              <w:bottom w:val="single" w:sz="4" w:space="0" w:color="C0C0C0"/>
              <w:right w:val="single" w:sz="4" w:space="0" w:color="C0C0C0"/>
            </w:tcBorders>
            <w:tcMar>
              <w:top w:w="60" w:type="dxa"/>
              <w:left w:w="80" w:type="dxa"/>
              <w:bottom w:w="60" w:type="dxa"/>
              <w:right w:w="80" w:type="dxa"/>
            </w:tcMar>
          </w:tcPr>
          <w:p>
            <w:r>
              <w:rPr>
                <w:rFonts w:ascii="Calibri" w:hAnsi="Calibri"/>
                <w:sz w:val="22"/>
                <w:szCs w:val="22"/>
              </w:rPr>
              <w:t xml:space="preserve">Daily Tech Stand-up (Signal/Aria/Core)</w:t>
            </w:r>
          </w:p>
        </w:tc>
      </w:tr>
      <w:tr>
        <w:tc>
          <w:tcPr>
            <w:tcBorders>
              <w:top w:val="single" w:sz="4" w:space="0" w:color="C0C0C0"/>
              <w:left w:val="single" w:sz="4" w:space="0" w:color="C0C0C0"/>
              <w:bottom w:val="single" w:sz="4" w:space="0" w:color="C0C0C0"/>
              <w:right w:val="single" w:sz="4" w:space="0" w:color="C0C0C0"/>
            </w:tcBorders>
            <w:tcMar>
              <w:top w:w="60" w:type="dxa"/>
              <w:left w:w="80" w:type="dxa"/>
              <w:bottom w:w="60" w:type="dxa"/>
              <w:right w:w="80" w:type="dxa"/>
            </w:tcMar>
          </w:tcPr>
          <w:p>
            <w:r>
              <w:rPr>
                <w:rFonts w:ascii="Calibri" w:hAnsi="Calibri"/>
                <w:b/>
                <w:bCs/>
                <w:sz w:val="22"/>
                <w:szCs w:val="22"/>
              </w:rPr>
              <w:t xml:space="preserve">Active Hypercare</w:t>
            </w:r>
          </w:p>
        </w:tc>
        <w:tc>
          <w:tcPr>
            <w:tcBorders>
              <w:top w:val="single" w:sz="4" w:space="0" w:color="C0C0C0"/>
              <w:left w:val="single" w:sz="4" w:space="0" w:color="C0C0C0"/>
              <w:bottom w:val="single" w:sz="4" w:space="0" w:color="C0C0C0"/>
              <w:right w:val="single" w:sz="4" w:space="0" w:color="C0C0C0"/>
            </w:tcBorders>
            <w:tcMar>
              <w:top w:w="60" w:type="dxa"/>
              <w:left w:w="80" w:type="dxa"/>
              <w:bottom w:w="60" w:type="dxa"/>
              <w:right w:w="80" w:type="dxa"/>
            </w:tcMar>
          </w:tcPr>
          <w:p>
            <w:r>
              <w:rPr>
                <w:rFonts w:ascii="Calibri" w:hAnsi="Calibri"/>
                <w:sz w:val="22"/>
                <w:szCs w:val="22"/>
              </w:rPr>
              <w:t xml:space="preserve">Days 31–60 (P3-M3)</w:t>
            </w:r>
          </w:p>
        </w:tc>
        <w:tc>
          <w:tcPr>
            <w:tcBorders>
              <w:top w:val="single" w:sz="4" w:space="0" w:color="C0C0C0"/>
              <w:left w:val="single" w:sz="4" w:space="0" w:color="C0C0C0"/>
              <w:bottom w:val="single" w:sz="4" w:space="0" w:color="C0C0C0"/>
              <w:right w:val="single" w:sz="4" w:space="0" w:color="C0C0C0"/>
            </w:tcBorders>
            <w:tcMar>
              <w:top w:w="60" w:type="dxa"/>
              <w:left w:w="80" w:type="dxa"/>
              <w:bottom w:w="60" w:type="dxa"/>
              <w:right w:w="80" w:type="dxa"/>
            </w:tcMar>
          </w:tcPr>
          <w:p>
            <w:r>
              <w:rPr>
                <w:rFonts w:ascii="Calibri" w:hAnsi="Calibri"/>
                <w:sz w:val="22"/>
                <w:szCs w:val="22"/>
              </w:rPr>
              <w:t xml:space="preserve">Weekly review · Authorized LINE group per WS (verify before activation)</w:t>
            </w:r>
          </w:p>
        </w:tc>
        <w:tc>
          <w:tcPr>
            <w:tcBorders>
              <w:top w:val="single" w:sz="4" w:space="0" w:color="C0C0C0"/>
              <w:left w:val="single" w:sz="4" w:space="0" w:color="C0C0C0"/>
              <w:bottom w:val="single" w:sz="4" w:space="0" w:color="C0C0C0"/>
              <w:right w:val="single" w:sz="4" w:space="0" w:color="C0C0C0"/>
            </w:tcBorders>
            <w:tcMar>
              <w:top w:w="60" w:type="dxa"/>
              <w:left w:w="80" w:type="dxa"/>
              <w:bottom w:w="60" w:type="dxa"/>
              <w:right w:w="80" w:type="dxa"/>
            </w:tcMar>
          </w:tcPr>
          <w:p>
            <w:r>
              <w:rPr>
                <w:rFonts w:ascii="Calibri" w:hAnsi="Calibri"/>
                <w:sz w:val="22"/>
                <w:szCs w:val="22"/>
              </w:rPr>
              <w:t xml:space="preserve">≤ 4 hours</w:t>
            </w:r>
          </w:p>
        </w:tc>
        <w:tc>
          <w:tcPr>
            <w:tcBorders>
              <w:top w:val="single" w:sz="4" w:space="0" w:color="C0C0C0"/>
              <w:left w:val="single" w:sz="4" w:space="0" w:color="C0C0C0"/>
              <w:bottom w:val="single" w:sz="4" w:space="0" w:color="C0C0C0"/>
              <w:right w:val="single" w:sz="4" w:space="0" w:color="C0C0C0"/>
            </w:tcBorders>
            <w:tcMar>
              <w:top w:w="60" w:type="dxa"/>
              <w:left w:w="80" w:type="dxa"/>
              <w:bottom w:w="60" w:type="dxa"/>
              <w:right w:w="80" w:type="dxa"/>
            </w:tcMar>
          </w:tcPr>
          <w:p>
            <w:r>
              <w:rPr>
                <w:rFonts w:ascii="Calibri" w:hAnsi="Calibri"/>
                <w:sz w:val="22"/>
                <w:szCs w:val="22"/>
              </w:rPr>
              <w:t xml:space="preserve">Weekly WS Lead Review</w:t>
            </w:r>
          </w:p>
        </w:tc>
      </w:tr>
      <w:tr>
        <w:tc>
          <w:tcPr>
            <w:tcBorders>
              <w:top w:val="single" w:sz="4" w:space="0" w:color="C0C0C0"/>
              <w:left w:val="single" w:sz="4" w:space="0" w:color="C0C0C0"/>
              <w:bottom w:val="single" w:sz="4" w:space="0" w:color="C0C0C0"/>
              <w:right w:val="single" w:sz="4" w:space="0" w:color="C0C0C0"/>
            </w:tcBorders>
            <w:tcMar>
              <w:top w:w="60" w:type="dxa"/>
              <w:left w:w="80" w:type="dxa"/>
              <w:bottom w:w="60" w:type="dxa"/>
              <w:right w:w="80" w:type="dxa"/>
            </w:tcMar>
          </w:tcPr>
          <w:p>
            <w:r>
              <w:rPr>
                <w:rFonts w:ascii="Calibri" w:hAnsi="Calibri"/>
                <w:b/>
                <w:bCs/>
                <w:sz w:val="22"/>
                <w:szCs w:val="22"/>
              </w:rPr>
              <w:t xml:space="preserve">Transition Hypercare</w:t>
            </w:r>
          </w:p>
        </w:tc>
        <w:tc>
          <w:tcPr>
            <w:tcBorders>
              <w:top w:val="single" w:sz="4" w:space="0" w:color="C0C0C0"/>
              <w:left w:val="single" w:sz="4" w:space="0" w:color="C0C0C0"/>
              <w:bottom w:val="single" w:sz="4" w:space="0" w:color="C0C0C0"/>
              <w:right w:val="single" w:sz="4" w:space="0" w:color="C0C0C0"/>
            </w:tcBorders>
            <w:tcMar>
              <w:top w:w="60" w:type="dxa"/>
              <w:left w:w="80" w:type="dxa"/>
              <w:bottom w:w="60" w:type="dxa"/>
              <w:right w:w="80" w:type="dxa"/>
            </w:tcMar>
          </w:tcPr>
          <w:p>
            <w:r>
              <w:rPr>
                <w:rFonts w:ascii="Calibri" w:hAnsi="Calibri"/>
                <w:sz w:val="22"/>
                <w:szCs w:val="22"/>
              </w:rPr>
              <w:t xml:space="preserve">Days 61–90 (P3-M4)</w:t>
            </w:r>
          </w:p>
        </w:tc>
        <w:tc>
          <w:tcPr>
            <w:tcBorders>
              <w:top w:val="single" w:sz="4" w:space="0" w:color="C0C0C0"/>
              <w:left w:val="single" w:sz="4" w:space="0" w:color="C0C0C0"/>
              <w:bottom w:val="single" w:sz="4" w:space="0" w:color="C0C0C0"/>
              <w:right w:val="single" w:sz="4" w:space="0" w:color="C0C0C0"/>
            </w:tcBorders>
            <w:tcMar>
              <w:top w:w="60" w:type="dxa"/>
              <w:left w:w="80" w:type="dxa"/>
              <w:bottom w:w="60" w:type="dxa"/>
              <w:right w:w="80" w:type="dxa"/>
            </w:tcMar>
          </w:tcPr>
          <w:p>
            <w:r>
              <w:rPr>
                <w:rFonts w:ascii="Calibri" w:hAnsi="Calibri"/>
                <w:sz w:val="22"/>
                <w:szCs w:val="22"/>
              </w:rPr>
              <w:t xml:space="preserve">Monthly review · Standard support queue</w:t>
            </w:r>
          </w:p>
        </w:tc>
        <w:tc>
          <w:tcPr>
            <w:tcBorders>
              <w:top w:val="single" w:sz="4" w:space="0" w:color="C0C0C0"/>
              <w:left w:val="single" w:sz="4" w:space="0" w:color="C0C0C0"/>
              <w:bottom w:val="single" w:sz="4" w:space="0" w:color="C0C0C0"/>
              <w:right w:val="single" w:sz="4" w:space="0" w:color="C0C0C0"/>
            </w:tcBorders>
            <w:tcMar>
              <w:top w:w="60" w:type="dxa"/>
              <w:left w:w="80" w:type="dxa"/>
              <w:bottom w:w="60" w:type="dxa"/>
              <w:right w:w="80" w:type="dxa"/>
            </w:tcMar>
          </w:tcPr>
          <w:p>
            <w:r>
              <w:rPr>
                <w:rFonts w:ascii="Calibri" w:hAnsi="Calibri"/>
                <w:sz w:val="22"/>
                <w:szCs w:val="22"/>
              </w:rPr>
              <w:t xml:space="preserve">≤ 8 hours</w:t>
            </w:r>
          </w:p>
        </w:tc>
        <w:tc>
          <w:tcPr>
            <w:tcBorders>
              <w:top w:val="single" w:sz="4" w:space="0" w:color="C0C0C0"/>
              <w:left w:val="single" w:sz="4" w:space="0" w:color="C0C0C0"/>
              <w:bottom w:val="single" w:sz="4" w:space="0" w:color="C0C0C0"/>
              <w:right w:val="single" w:sz="4" w:space="0" w:color="C0C0C0"/>
            </w:tcBorders>
            <w:tcMar>
              <w:top w:w="60" w:type="dxa"/>
              <w:left w:w="80" w:type="dxa"/>
              <w:bottom w:w="60" w:type="dxa"/>
              <w:right w:w="80" w:type="dxa"/>
            </w:tcMar>
          </w:tcPr>
          <w:p>
            <w:r>
              <w:rPr>
                <w:rFonts w:ascii="Calibri" w:hAnsi="Calibri"/>
                <w:sz w:val="22"/>
                <w:szCs w:val="22"/>
              </w:rPr>
              <w:t xml:space="preserve">Monthly SC Programme Update</w:t>
            </w:r>
          </w:p>
        </w:tc>
      </w:tr>
      <w:tr>
        <w:tc>
          <w:tcPr>
            <w:tcBorders>
              <w:top w:val="single" w:sz="4" w:space="0" w:color="C0C0C0"/>
              <w:left w:val="single" w:sz="4" w:space="0" w:color="C0C0C0"/>
              <w:bottom w:val="single" w:sz="4" w:space="0" w:color="C0C0C0"/>
              <w:right w:val="single" w:sz="4" w:space="0" w:color="C0C0C0"/>
            </w:tcBorders>
            <w:tcMar>
              <w:top w:w="60" w:type="dxa"/>
              <w:left w:w="80" w:type="dxa"/>
              <w:bottom w:w="60" w:type="dxa"/>
              <w:right w:w="80" w:type="dxa"/>
            </w:tcMar>
          </w:tcPr>
          <w:p>
            <w:r>
              <w:rPr>
                <w:rFonts w:ascii="Calibri" w:hAnsi="Calibri"/>
                <w:b/>
                <w:bCs/>
                <w:sz w:val="22"/>
                <w:szCs w:val="22"/>
              </w:rPr>
              <w:t xml:space="preserve">BAU Operations</w:t>
            </w:r>
          </w:p>
        </w:tc>
        <w:tc>
          <w:tcPr>
            <w:tcBorders>
              <w:top w:val="single" w:sz="4" w:space="0" w:color="C0C0C0"/>
              <w:left w:val="single" w:sz="4" w:space="0" w:color="C0C0C0"/>
              <w:bottom w:val="single" w:sz="4" w:space="0" w:color="C0C0C0"/>
              <w:right w:val="single" w:sz="4" w:space="0" w:color="C0C0C0"/>
            </w:tcBorders>
            <w:tcMar>
              <w:top w:w="60" w:type="dxa"/>
              <w:left w:w="80" w:type="dxa"/>
              <w:bottom w:w="60" w:type="dxa"/>
              <w:right w:w="80" w:type="dxa"/>
            </w:tcMar>
          </w:tcPr>
          <w:p>
            <w:r>
              <w:rPr>
                <w:rFonts w:ascii="Calibri" w:hAnsi="Calibri"/>
                <w:sz w:val="22"/>
                <w:szCs w:val="22"/>
              </w:rPr>
              <w:t xml:space="preserve">Day 91+ (post P3-M4)</w:t>
            </w:r>
          </w:p>
        </w:tc>
        <w:tc>
          <w:tcPr>
            <w:tcBorders>
              <w:top w:val="single" w:sz="4" w:space="0" w:color="C0C0C0"/>
              <w:left w:val="single" w:sz="4" w:space="0" w:color="C0C0C0"/>
              <w:bottom w:val="single" w:sz="4" w:space="0" w:color="C0C0C0"/>
              <w:right w:val="single" w:sz="4" w:space="0" w:color="C0C0C0"/>
            </w:tcBorders>
            <w:tcMar>
              <w:top w:w="60" w:type="dxa"/>
              <w:left w:w="80" w:type="dxa"/>
              <w:bottom w:w="60" w:type="dxa"/>
              <w:right w:w="80" w:type="dxa"/>
            </w:tcMar>
          </w:tcPr>
          <w:p>
            <w:r>
              <w:rPr>
                <w:rFonts w:ascii="Calibri" w:hAnsi="Calibri"/>
                <w:sz w:val="22"/>
                <w:szCs w:val="22"/>
              </w:rPr>
              <w:t xml:space="preserve">ITIL standard support · SLA as per MSA</w:t>
            </w:r>
          </w:p>
        </w:tc>
        <w:tc>
          <w:tcPr>
            <w:tcBorders>
              <w:top w:val="single" w:sz="4" w:space="0" w:color="C0C0C0"/>
              <w:left w:val="single" w:sz="4" w:space="0" w:color="C0C0C0"/>
              <w:bottom w:val="single" w:sz="4" w:space="0" w:color="C0C0C0"/>
              <w:right w:val="single" w:sz="4" w:space="0" w:color="C0C0C0"/>
            </w:tcBorders>
            <w:tcMar>
              <w:top w:w="60" w:type="dxa"/>
              <w:left w:w="80" w:type="dxa"/>
              <w:bottom w:w="60" w:type="dxa"/>
              <w:right w:w="80" w:type="dxa"/>
            </w:tcMar>
          </w:tcPr>
          <w:p>
            <w:r>
              <w:rPr>
                <w:rFonts w:ascii="Calibri" w:hAnsi="Calibri"/>
                <w:sz w:val="22"/>
                <w:szCs w:val="22"/>
              </w:rPr>
              <w:t xml:space="preserve">Per MSA SLA</w:t>
            </w:r>
          </w:p>
        </w:tc>
        <w:tc>
          <w:tcPr>
            <w:tcBorders>
              <w:top w:val="single" w:sz="4" w:space="0" w:color="C0C0C0"/>
              <w:left w:val="single" w:sz="4" w:space="0" w:color="C0C0C0"/>
              <w:bottom w:val="single" w:sz="4" w:space="0" w:color="C0C0C0"/>
              <w:right w:val="single" w:sz="4" w:space="0" w:color="C0C0C0"/>
            </w:tcBorders>
            <w:tcMar>
              <w:top w:w="60" w:type="dxa"/>
              <w:left w:w="80" w:type="dxa"/>
              <w:bottom w:w="60" w:type="dxa"/>
              <w:right w:w="80" w:type="dxa"/>
            </w:tcMar>
          </w:tcPr>
          <w:p>
            <w:r>
              <w:rPr>
                <w:rFonts w:ascii="Calibri" w:hAnsi="Calibri"/>
                <w:sz w:val="22"/>
                <w:szCs w:val="22"/>
              </w:rPr>
              <w:t xml:space="preserve">Quarterly SC Governance</w:t>
            </w:r>
          </w:p>
        </w:tc>
      </w:tr>
    </w:tbl>
    <w:p>
      <w:pPr>
        <w:spacing w:after="40"/>
      </w:pPr>
    </w:p>
    <w:p>
      <w:pPr>
        <w:ind w:left="400"/>
        <w:spacing w:after="80"/>
      </w:pPr>
      <w:r>
        <w:rPr>
          <w:rFonts w:ascii="Calibri" w:hAnsi="Calibri"/>
          <w:sz w:val="24"/>
          <w:szCs w:val="24"/>
        </w:rPr>
        <w:t xml:space="preserve">Escalation Path (all workstreams):</w:t>
      </w:r>
    </w:p>
    <w:p>
      <w:pPr>
        <w:ind w:left="600" w:hanging="200"/>
        <w:spacing w:after="60"/>
      </w:pPr>
      <w:r>
        <w:rPr>
          <w:rFonts w:ascii="Calibri" w:hAnsi="Calibri"/>
          <w:sz w:val="22"/>
          <w:szCs w:val="22"/>
        </w:rPr>
        <w:t xml:space="preserve">• L1 — Vendor TAM: Initial triage and resolution (P1 ≤ 2h, P2 ≤ 8h, P3 ≤ 24h during intensive hypercare)</w:t>
      </w:r>
    </w:p>
    <w:p>
      <w:pPr>
        <w:ind w:left="600" w:hanging="200"/>
        <w:spacing w:after="60"/>
      </w:pPr>
      <w:r>
        <w:rPr>
          <w:rFonts w:ascii="Calibri" w:hAnsi="Calibri"/>
          <w:sz w:val="22"/>
          <w:szCs w:val="22"/>
        </w:rPr>
        <w:t xml:space="preserve">• L2 — MONOLITH Workstream Lead (Signal / Aria / Core): Technical escalation if L1 unresolved within SLA</w:t>
      </w:r>
    </w:p>
    <w:p>
      <w:pPr>
        <w:ind w:left="600" w:hanging="200"/>
        <w:spacing w:after="60"/>
      </w:pPr>
      <w:r>
        <w:rPr>
          <w:rFonts w:ascii="Calibri" w:hAnsi="Calibri"/>
          <w:sz w:val="22"/>
          <w:szCs w:val="22"/>
        </w:rPr>
        <w:t xml:space="preserve">• L3 — MONOLITH Tech Lead: Cross-workstream impact or systemic integration failure</w:t>
      </w:r>
    </w:p>
    <w:p>
      <w:pPr>
        <w:ind w:left="600" w:hanging="200"/>
        <w:spacing w:after="60"/>
      </w:pPr>
      <w:r>
        <w:rPr>
          <w:rFonts w:ascii="Calibri" w:hAnsi="Calibri"/>
          <w:sz w:val="22"/>
          <w:szCs w:val="22"/>
        </w:rPr>
        <w:t xml:space="preserve">• L4 — Phase 3 Programme Director: Contract breach, SLA miss &gt; 3 consecutive incidents, or P3 milestone at risk</w:t>
      </w:r>
    </w:p>
    <w:p>
      <w:pPr>
        <w:ind w:left="600" w:hanging="200"/>
        <w:spacing w:after="60"/>
      </w:pPr>
      <w:r>
        <w:rPr>
          <w:rFonts w:ascii="Calibri" w:hAnsi="Calibri"/>
          <w:sz w:val="22"/>
          <w:szCs w:val="22"/>
        </w:rPr>
        <w:t xml:space="preserve">• Guardian agent: Invoked for any security or PDPA-related incident; independent of L1–L4 escalation ladder</w:t>
      </w:r>
    </w:p>
    <w:p>
      <w:pPr>
        <w:ind w:left="600" w:hanging="200"/>
        <w:spacing w:after="60"/>
      </w:pPr>
      <w:r>
        <w:rPr>
          <w:rFonts w:ascii="Calibri" w:hAnsi="Calibri"/>
          <w:sz w:val="22"/>
          <w:szCs w:val="22"/>
        </w:rPr>
        <w:t xml:space="preserve">• Ledger agent: Records all P1/P2 incidents, resolutions, and SLA performance data in real-time for SC reporting</w:t>
      </w:r>
    </w:p>
    <w:p>
      <w:pPr>
        <w:spacing w:after="40"/>
      </w:pPr>
    </w:p>
    <w:p>
      <w:pPr>
        <w:pStyle w:val="Heading2"/>
        <w:spacing w:before="200" w:after="80"/>
      </w:pPr>
      <w:r>
        <w:rPr>
          <w:rFonts w:ascii="Calibri" w:hAnsi="Calibri"/>
          <w:b/>
          <w:bCs/>
          <w:color w:val="2e75b6"/>
          <w:sz w:val="28"/>
          <w:szCs w:val="28"/>
        </w:rPr>
        <w:t xml:space="preserve">56.6 Phase Gate: P3-M2 Completion Criteria</w:t>
      </w:r>
    </w:p>
    <w:p>
      <w:pPr>
        <w:ind w:left="400"/>
        <w:spacing w:after="80"/>
      </w:pPr>
      <w:r>
        <w:rPr>
          <w:rFonts w:ascii="Calibri" w:hAnsi="Calibri"/>
          <w:sz w:val="24"/>
          <w:szCs w:val="24"/>
        </w:rPr>
        <w:t xml:space="preserve">The P3-M2 milestone gate (end of month 2, 8 weeks after programme kickoff) is the Vendor Onboarding Complete gate. All conditions below must be met and verified by the Phase 3 Programme Director before SC approves P3-M3 commencement and releases the next tranche of programme budget.</w:t>
      </w:r>
    </w:p>
    <w:p>
      <w:pPr>
        <w:ind w:left="600" w:hanging="200"/>
        <w:spacing w:after="60"/>
      </w:pPr>
      <w:r>
        <w:rPr>
          <w:rFonts w:ascii="Calibri" w:hAnsi="Calibri"/>
          <w:sz w:val="22"/>
          <w:szCs w:val="22"/>
        </w:rPr>
        <w:t xml:space="preserve">• P3-ONB-CHK-01–12: All twelve onboarding checklist items confirmed complete</w:t>
      </w:r>
    </w:p>
    <w:p>
      <w:pPr>
        <w:ind w:left="600" w:hanging="200"/>
        <w:spacing w:after="60"/>
      </w:pPr>
      <w:r>
        <w:rPr>
          <w:rFonts w:ascii="Calibri" w:hAnsi="Calibri"/>
          <w:sz w:val="22"/>
          <w:szCs w:val="22"/>
        </w:rPr>
        <w:t xml:space="preserve">• SLA acceptance: All 7 GAP acceptance tests passed (per 56.4 matrix); no outstanding remediation windows open</w:t>
      </w:r>
    </w:p>
    <w:p>
      <w:pPr>
        <w:ind w:left="600" w:hanging="200"/>
        <w:spacing w:after="60"/>
      </w:pPr>
      <w:r>
        <w:rPr>
          <w:rFonts w:ascii="Calibri" w:hAnsi="Calibri"/>
          <w:sz w:val="22"/>
          <w:szCs w:val="22"/>
        </w:rPr>
        <w:t xml:space="preserve">• Security: Guardian pen-test sign-off complete (P3-ONB-CHK-10); zero critical vulnerabilities open</w:t>
      </w:r>
    </w:p>
    <w:p>
      <w:pPr>
        <w:ind w:left="600" w:hanging="200"/>
        <w:spacing w:after="60"/>
      </w:pPr>
      <w:r>
        <w:rPr>
          <w:rFonts w:ascii="Calibri" w:hAnsi="Calibri"/>
          <w:sz w:val="22"/>
          <w:szCs w:val="22"/>
        </w:rPr>
        <w:t xml:space="preserve">• Hypercare activation criteria: All 3 vendor TAMs assigned; authorized LINE groups and delivery verified; daily stand-up cadence established</w:t>
      </w:r>
    </w:p>
    <w:p>
      <w:pPr>
        <w:ind w:left="600" w:hanging="200"/>
        <w:spacing w:after="60"/>
      </w:pPr>
      <w:r>
        <w:rPr>
          <w:rFonts w:ascii="Calibri" w:hAnsi="Calibri"/>
          <w:sz w:val="22"/>
          <w:szCs w:val="22"/>
        </w:rPr>
        <w:t xml:space="preserve">• Zero P1 incidents: No unresolved P1 incidents at gate date across all three workstreams</w:t>
      </w:r>
    </w:p>
    <w:p>
      <w:pPr>
        <w:ind w:left="600" w:hanging="200"/>
        <w:spacing w:after="60"/>
      </w:pPr>
      <w:r>
        <w:rPr>
          <w:rFonts w:ascii="Calibri" w:hAnsi="Calibri"/>
          <w:sz w:val="22"/>
          <w:szCs w:val="22"/>
        </w:rPr>
        <w:t xml:space="preserve">• Data pipelines stable: 72-hour clean run of all WS-A/B/C data pipelines with &lt; 1% data drop rate</w:t>
      </w:r>
    </w:p>
    <w:p>
      <w:pPr>
        <w:ind w:left="600" w:hanging="200"/>
        <w:spacing w:after="60"/>
      </w:pPr>
      <w:r>
        <w:rPr>
          <w:rFonts w:ascii="Calibri" w:hAnsi="Calibri"/>
          <w:sz w:val="22"/>
          <w:szCs w:val="22"/>
        </w:rPr>
        <w:t xml:space="preserve">• SC documentation: Onboarding completion report (MONOLITH-S56-P3ONB-001) signed off and lodged with Ledger</w:t>
      </w:r>
    </w:p>
    <w:p>
      <w:pPr>
        <w:ind w:left="400"/>
        <w:spacing w:after="60"/>
      </w:pPr>
      <w:r>
        <w:rPr>
          <w:rFonts w:ascii="Calibri" w:hAnsi="Calibri"/>
          <w:b/>
          <w:bCs/>
          <w:sz w:val="22"/>
          <w:szCs w:val="22"/>
        </w:rPr>
        <w:t xml:space="preserve">Gate owner: </w:t>
      </w:r>
      <w:r>
        <w:rPr>
          <w:rFonts w:ascii="Calibri" w:hAnsi="Calibri"/>
          <w:sz w:val="22"/>
          <w:szCs w:val="22"/>
        </w:rPr>
        <w:t xml:space="preserve">Phase 3 Programme Director with SC Chair ratification</w:t>
      </w:r>
    </w:p>
    <w:p>
      <w:pPr>
        <w:ind w:left="400"/>
        <w:spacing w:after="60"/>
      </w:pPr>
      <w:r>
        <w:rPr>
          <w:rFonts w:ascii="Calibri" w:hAnsi="Calibri"/>
          <w:b/>
          <w:bCs/>
          <w:sz w:val="22"/>
          <w:szCs w:val="22"/>
        </w:rPr>
        <w:t xml:space="preserve">SC checkpoint: </w:t>
      </w:r>
      <w:r>
        <w:rPr>
          <w:rFonts w:ascii="Calibri" w:hAnsi="Calibri"/>
          <w:sz w:val="22"/>
          <w:szCs w:val="22"/>
        </w:rPr>
        <w:t xml:space="preserve">P3-M2 SC Checkpoint — formal agenda item; pass/fail determination by Programme Director</w:t>
      </w:r>
    </w:p>
    <w:p>
      <w:pPr>
        <w:ind w:left="400"/>
        <w:spacing w:after="60"/>
      </w:pPr>
      <w:r>
        <w:rPr>
          <w:rFonts w:ascii="Calibri" w:hAnsi="Calibri"/>
          <w:b/>
          <w:bCs/>
          <w:sz w:val="22"/>
          <w:szCs w:val="22"/>
        </w:rPr>
        <w:t xml:space="preserve">Failure path: </w:t>
      </w:r>
      <w:r>
        <w:rPr>
          <w:rFonts w:ascii="Calibri" w:hAnsi="Calibri"/>
          <w:sz w:val="22"/>
          <w:szCs w:val="22"/>
        </w:rPr>
        <w:t xml:space="preserve">If gate fails: immediate P3-CHK escalation raised; SC convenes within 5 working days to review remediation plan</w:t>
      </w:r>
    </w:p>
    <w:p>
      <w:pPr>
        <w:ind w:left="400"/>
        <w:spacing w:after="60"/>
      </w:pPr>
      <w:r>
        <w:rPr>
          <w:rFonts w:ascii="Calibri" w:hAnsi="Calibri"/>
          <w:b/>
          <w:bCs/>
          <w:sz w:val="22"/>
          <w:szCs w:val="22"/>
        </w:rPr>
        <w:t xml:space="preserve">Related documents: </w:t>
      </w:r>
      <w:r>
        <w:rPr>
          <w:rFonts w:ascii="Calibri" w:hAnsi="Calibri"/>
          <w:sz w:val="22"/>
          <w:szCs w:val="22"/>
        </w:rPr>
        <w:t xml:space="preserve">S55 (Phase 3 RFP Framework) · S54 (Phase 3 PDD) · S52 (Phase 2 Vendor Onboarding) · MONOLITH-S52-ONB-001 (Phase 2 Onboarding Protocol)</w:t>
      </w:r>
    </w:p>
    <w:p>
      <w:pPr>
        <w:spacing w:after="40"/>
      </w:pPr>
    </w:p>
    <w:ins w:id="2771" w:author="Scispace Agent" w:date="2026-09-04T00:00:00Z">
      <w:p>
        <w:pPr>
          <w:pStyle w:val="Heading1"/>
          <w:spacing w:before="320" w:after="100"/>
        </w:pPr>
        <w:r>
          <w:rPr>
            <w:rFonts w:ascii="Calibri" w:hAnsi="Calibri"/>
            <w:b/>
            <w:bCs/>
            <w:color w:val="1f2d5a"/>
            <w:sz w:val="36"/>
            <w:szCs w:val="36"/>
          </w:rPr>
          <w:t xml:space="preserve">Section 57 — Phase 3 Go-Live Operations Plan</w:t>
        </w:r>
      </w:p>
    </w:ins>
    <w:ins w:id="2772" w:author="Scispace Agent" w:date="2026-09-04T00:00:00Z">
      <w:p>
        <w:pPr>
          <w:spacing w:after="40"/>
        </w:pPr>
      </w:p>
    </w:ins>
    <w:ins w:id="2773" w:author="Scispace Agent" w:date="2026-09-04T00:00:00Z">
      <w:p>
        <w:pPr>
          <w:pStyle w:val="Heading2"/>
          <w:spacing w:before="200" w:after="80"/>
        </w:pPr>
        <w:r>
          <w:rPr>
            <w:rFonts w:ascii="Calibri" w:hAnsi="Calibri"/>
            <w:b/>
            <w:bCs/>
            <w:color w:val="2e75b6"/>
            <w:sz w:val="28"/>
            <w:szCs w:val="28"/>
          </w:rPr>
          <w:t xml:space="preserve">57.1 Overview &amp; Scope</w:t>
        </w:r>
      </w:p>
    </w:ins>
    <w:ins w:id="2774" w:author="Scispace Agent" w:date="2026-09-04T00:00:00Z">
      <w:p>
        <w:pPr>
          <w:ind w:left="400"/>
          <w:spacing w:after="80"/>
        </w:pPr>
        <w:r>
          <w:rPr>
            <w:rFonts w:ascii="Calibri" w:hAnsi="Calibri"/>
            <w:sz w:val="24"/>
            <w:szCs w:val="24"/>
          </w:rPr>
          <w:t xml:space="preserve">This section documents the Phase 3 Go-Live Operations Plan (MONOLITH-S57-P3GOLIVE-001 v1.0), governing the cutover execution, BAU transition, and post-go-live monitoring for all seven Phase 3 GAPs following successful completion of vendor onboarding (S56). Phase 3 Go-Live marks the achievement of the programme's 92% automation coverage target across all 28 MONOLITH agents, completing the three-phase journey from baseline 56% (pre-programme) through Phase 1 (68%), Phase 2 (80%), and Phase 3 (92%). This plan mirrors MONOLITH-S53-GOLIVE-001 (Phase 2 Go-Live, S53) and extends it to Phase 3 scope covering GAP-01, GAP-02, GAP-03, GAP-04, GAP-13, GAP-14, and GAP-15.</w:t>
        </w:r>
      </w:p>
    </w:ins>
    <w:ins w:id="2775" w:author="Scispace Agent" w:date="2026-09-04T00:00:00Z">
      <w:p>
        <w:pPr>
          <w:ind w:left="400"/>
          <w:spacing w:after="60"/>
        </w:pPr>
        <w:r>
          <w:rPr>
            <w:rFonts w:ascii="Calibri" w:hAnsi="Calibri"/>
            <w:b/>
            <w:bCs/>
            <w:sz w:val="22"/>
            <w:szCs w:val="22"/>
          </w:rPr>
          <w:t xml:space="preserve">Document reference: </w:t>
        </w:r>
        <w:r>
          <w:rPr>
            <w:rFonts w:ascii="Calibri" w:hAnsi="Calibri"/>
            <w:sz w:val="22"/>
            <w:szCs w:val="22"/>
          </w:rPr>
          <w:t xml:space="preserve">MONOLITH-S57-P3GOLIVE-001 v1.0</w:t>
        </w:r>
      </w:p>
    </w:ins>
    <w:ins w:id="2776" w:author="Scispace Agent" w:date="2026-09-04T00:00:00Z">
      <w:p>
        <w:pPr>
          <w:ind w:left="400"/>
          <w:spacing w:after="60"/>
        </w:pPr>
        <w:r>
          <w:rPr>
            <w:rFonts w:ascii="Calibri" w:hAnsi="Calibri"/>
            <w:b/>
            <w:bCs/>
            <w:sz w:val="22"/>
            <w:szCs w:val="22"/>
          </w:rPr>
          <w:t xml:space="preserve">Parent documents: </w:t>
        </w:r>
        <w:r>
          <w:rPr>
            <w:rFonts w:ascii="Calibri" w:hAnsi="Calibri"/>
            <w:sz w:val="22"/>
            <w:szCs w:val="22"/>
          </w:rPr>
          <w:t xml:space="preserve">S56 (Phase 3 Vendor Onboarding) · S54 (Phase 3 PDD) · S53 (Phase 2 Go-Live)</w:t>
        </w:r>
      </w:p>
    </w:ins>
    <w:ins w:id="2777" w:author="Scispace Agent" w:date="2026-09-04T00:00:00Z">
      <w:p>
        <w:pPr>
          <w:ind w:left="400"/>
          <w:spacing w:after="60"/>
        </w:pPr>
        <w:r>
          <w:rPr>
            <w:rFonts w:ascii="Calibri" w:hAnsi="Calibri"/>
            <w:b/>
            <w:bCs/>
            <w:sz w:val="22"/>
            <w:szCs w:val="22"/>
          </w:rPr>
          <w:t xml:space="preserve">Programme milestone: </w:t>
        </w:r>
        <w:r>
          <w:rPr>
            <w:rFonts w:ascii="Calibri" w:hAnsi="Calibri"/>
            <w:sz w:val="22"/>
            <w:szCs w:val="22"/>
          </w:rPr>
          <w:t xml:space="preserve">P3-M4 — Phase 3 Go-Live &amp; Programme Closure Gate</w:t>
        </w:r>
      </w:p>
    </w:ins>
    <w:ins w:id="2778" w:author="Scispace Agent" w:date="2026-09-04T00:00:00Z">
      <w:p>
        <w:pPr>
          <w:ind w:left="400"/>
          <w:spacing w:after="60"/>
        </w:pPr>
        <w:r>
          <w:rPr>
            <w:rFonts w:ascii="Calibri" w:hAnsi="Calibri"/>
            <w:b/>
            <w:bCs/>
            <w:sz w:val="22"/>
            <w:szCs w:val="22"/>
          </w:rPr>
          <w:t xml:space="preserve">Coverage target: </w:t>
        </w:r>
        <w:r>
          <w:rPr>
            <w:rFonts w:ascii="Calibri" w:hAnsi="Calibri"/>
            <w:sz w:val="22"/>
            <w:szCs w:val="22"/>
          </w:rPr>
          <w:t xml:space="preserve">92% automation coverage (28/28 agents); up from 80% at Phase 2 Go-Live</w:t>
        </w:r>
      </w:p>
    </w:ins>
    <w:ins w:id="2779" w:author="Scispace Agent" w:date="2026-09-04T00:00:00Z">
      <w:p>
        <w:pPr>
          <w:ind w:left="400"/>
          <w:spacing w:after="60"/>
        </w:pPr>
        <w:r>
          <w:rPr>
            <w:rFonts w:ascii="Calibri" w:hAnsi="Calibri"/>
            <w:b/>
            <w:bCs/>
            <w:sz w:val="22"/>
            <w:szCs w:val="22"/>
          </w:rPr>
          <w:t xml:space="preserve">Trigger condition: </w:t>
        </w:r>
        <w:r>
          <w:rPr>
            <w:rFonts w:ascii="Calibri" w:hAnsi="Calibri"/>
            <w:sz w:val="22"/>
            <w:szCs w:val="22"/>
          </w:rPr>
          <w:t xml:space="preserve">P3-ONB-CHK-01–12 complete (S56); all 7 GAP SLA acceptance tests passed; P3-GL-CHK-08 Go/No-Go SC approval</w:t>
        </w:r>
      </w:p>
    </w:ins>
    <w:ins w:id="2780" w:author="Scispace Agent" w:date="2026-09-04T00:00:00Z">
      <w:p>
        <w:pPr>
          <w:ind w:left="400"/>
          <w:spacing w:after="60"/>
        </w:pPr>
        <w:r>
          <w:rPr>
            <w:rFonts w:ascii="Calibri" w:hAnsi="Calibri"/>
            <w:b/>
            <w:bCs/>
            <w:sz w:val="22"/>
            <w:szCs w:val="22"/>
          </w:rPr>
          <w:t xml:space="preserve">Go-Live window: </w:t>
        </w:r>
        <w:r>
          <w:rPr>
            <w:rFonts w:ascii="Calibri" w:hAnsi="Calibri"/>
            <w:sz w:val="22"/>
            <w:szCs w:val="22"/>
          </w:rPr>
          <w:t xml:space="preserve">P3-M4 — maintenance window 23:00–03:00 ICT (Sunday night); 4-hour cutover</w:t>
        </w:r>
      </w:p>
    </w:ins>
    <w:ins w:id="2781" w:author="Scispace Agent" w:date="2026-09-04T00:00:00Z">
      <w:p>
        <w:pPr>
          <w:ind w:left="400"/>
          <w:spacing w:after="60"/>
        </w:pPr>
        <w:r>
          <w:rPr>
            <w:rFonts w:ascii="Calibri" w:hAnsi="Calibri"/>
            <w:b/>
            <w:bCs/>
            <w:sz w:val="22"/>
            <w:szCs w:val="22"/>
          </w:rPr>
          <w:t xml:space="preserve">MONOLITH agents: </w:t>
        </w:r>
        <w:r>
          <w:rPr>
            <w:rFonts w:ascii="Calibri" w:hAnsi="Calibri"/>
            <w:sz w:val="22"/>
            <w:szCs w:val="22"/>
          </w:rPr>
          <w:t xml:space="preserve">All 28 agents — Nexus (gateway), Guardian (compliance), Ledger (audit), Signal/Aria/Core (WS leads), Vega (monitoring)</w:t>
        </w:r>
      </w:p>
    </w:ins>
    <w:ins w:id="2782" w:author="Scispace Agent" w:date="2026-09-04T00:00:00Z">
      <w:p>
        <w:pPr>
          <w:ind w:left="400"/>
          <w:spacing w:after="60"/>
        </w:pPr>
        <w:r>
          <w:rPr>
            <w:rFonts w:ascii="Calibri" w:hAnsi="Calibri"/>
            <w:b/>
            <w:bCs/>
            <w:sz w:val="22"/>
            <w:szCs w:val="22"/>
          </w:rPr>
          <w:t xml:space="preserve">Phase 2 precedent: </w:t>
        </w:r>
        <w:r>
          <w:rPr>
            <w:rFonts w:ascii="Calibri" w:hAnsi="Calibri"/>
            <w:sz w:val="22"/>
            <w:szCs w:val="22"/>
          </w:rPr>
          <w:t xml:space="preserve">S53 MONOLITH-S53-GOLIVE-001; GL-CHK-10 SC approval confirmed; 80% coverage achieved</w:t>
        </w:r>
      </w:p>
    </w:ins>
    <w:ins w:id="2783" w:author="Scispace Agent" w:date="2026-09-04T00:00:00Z">
      <w:p>
        <w:pPr>
          <w:spacing w:after="40"/>
        </w:pPr>
      </w:p>
    </w:ins>
    <w:ins w:id="2784" w:author="Scispace Agent" w:date="2026-09-04T00:00:00Z">
      <w:p>
        <w:pPr>
          <w:pStyle w:val="Heading2"/>
          <w:spacing w:before="200" w:after="80"/>
        </w:pPr>
        <w:r>
          <w:rPr>
            <w:rFonts w:ascii="Calibri" w:hAnsi="Calibri"/>
            <w:b/>
            <w:bCs/>
            <w:color w:val="2e75b6"/>
            <w:sz w:val="28"/>
            <w:szCs w:val="28"/>
          </w:rPr>
          <w:t xml:space="preserve">57.2 Phase 3 Cutover Schedule (T-5 Days to T+72 Hours)</w:t>
        </w:r>
      </w:p>
    </w:ins>
    <w:ins w:id="2785" w:author="Scispace Agent" w:date="2026-09-04T00:00:00Z">
      <w:p>
        <w:pPr>
          <w:ind w:left="400"/>
          <w:spacing w:after="80"/>
        </w:pPr>
        <w:r>
          <w:rPr>
            <w:rFonts w:ascii="Calibri" w:hAnsi="Calibri"/>
            <w:sz w:val="24"/>
            <w:szCs w:val="24"/>
          </w:rPr>
          <w:t xml:space="preserve">The Phase 3 cutover follows the same T-timeline framework as Phase 2 (S53), adapted for three workstreams and seven GAPs. All times are ICT (UTC+7). The cutover lead is the Phase 3 Programme Director supported by all three Workstream Leads (Signal, Aria, Core) and vendor TAMs.</w:t>
        </w:r>
      </w:p>
    </w:ins>
    <w:ins w:id="2786" w:author="Scispace Agent" w:date="2026-09-04T00:00:00Z">
      <w:tbl>
        <w:tblPr>
          <w:tblW w:w="9000" w:type="dxa"/>
          <w:tblBorders>
            <w:insideH w:val="single" w:sz="4" w:space="0" w:color="C0C0C0"/>
            <w:insideV w:val="single" w:sz="4" w:space="0" w:color="C0C0C0"/>
          </w:tblBorders>
          <w:tblCellMar>
            <w:top w:w="60" w:type="dxa"/>
            <w:left w:w="80" w:type="dxa"/>
            <w:bottom w:w="60" w:type="dxa"/>
            <w:right w:w="80" w:type="dxa"/>
          </w:tblCellMar>
        </w:tblPr>
        <w:tr>
          <w:tc>
            <w:tcPr>
              <w:shd w:val="clear" w:color="auto" w:fill="1f2d5a"/>
              <w:tcBorders>
                <w:top w:val="single" w:sz="4" w:space="0" w:color="1f2d5a"/>
                <w:left w:val="single" w:sz="4" w:space="0" w:color="1f2d5a"/>
                <w:bottom w:val="single" w:sz="4" w:space="0" w:color="1f2d5a"/>
                <w:right w:val="single" w:sz="4" w:space="0" w:color="1f2d5a"/>
              </w:tcBorders>
              <w:tcMar>
                <w:top w:w="60" w:type="dxa"/>
                <w:left w:w="80" w:type="dxa"/>
                <w:bottom w:w="60" w:type="dxa"/>
                <w:right w:w="80" w:type="dxa"/>
              </w:tcMar>
            </w:tcPr>
            <w:p>
              <w:r>
                <w:rPr>
                  <w:rFonts w:ascii="Calibri" w:hAnsi="Calibri"/>
                  <w:b/>
                  <w:bCs/>
                  <w:color w:val="FFFFFF"/>
                  <w:sz w:val="20"/>
                  <w:szCs w:val="20"/>
                </w:rPr>
                <w:t xml:space="preserve">Time Point</w:t>
              </w:r>
            </w:p>
          </w:tc>
          <w:tc>
            <w:tcPr>
              <w:shd w:val="clear" w:color="auto" w:fill="1f2d5a"/>
              <w:tcBorders>
                <w:top w:val="single" w:sz="4" w:space="0" w:color="1f2d5a"/>
                <w:left w:val="single" w:sz="4" w:space="0" w:color="1f2d5a"/>
                <w:bottom w:val="single" w:sz="4" w:space="0" w:color="1f2d5a"/>
                <w:right w:val="single" w:sz="4" w:space="0" w:color="1f2d5a"/>
              </w:tcBorders>
              <w:tcMar>
                <w:top w:w="60" w:type="dxa"/>
                <w:left w:w="80" w:type="dxa"/>
                <w:bottom w:w="60" w:type="dxa"/>
                <w:right w:w="80" w:type="dxa"/>
              </w:tcMar>
            </w:tcPr>
            <w:p>
              <w:r>
                <w:rPr>
                  <w:rFonts w:ascii="Calibri" w:hAnsi="Calibri"/>
                  <w:b/>
                  <w:bCs/>
                  <w:color w:val="FFFFFF"/>
                  <w:sz w:val="20"/>
                  <w:szCs w:val="20"/>
                </w:rPr>
                <w:t xml:space="preserve">Activity</w:t>
              </w:r>
            </w:p>
          </w:tc>
          <w:tc>
            <w:tcPr>
              <w:shd w:val="clear" w:color="auto" w:fill="1f2d5a"/>
              <w:tcBorders>
                <w:top w:val="single" w:sz="4" w:space="0" w:color="1f2d5a"/>
                <w:left w:val="single" w:sz="4" w:space="0" w:color="1f2d5a"/>
                <w:bottom w:val="single" w:sz="4" w:space="0" w:color="1f2d5a"/>
                <w:right w:val="single" w:sz="4" w:space="0" w:color="1f2d5a"/>
              </w:tcBorders>
              <w:tcMar>
                <w:top w:w="60" w:type="dxa"/>
                <w:left w:w="80" w:type="dxa"/>
                <w:bottom w:w="60" w:type="dxa"/>
                <w:right w:w="80" w:type="dxa"/>
              </w:tcMar>
            </w:tcPr>
            <w:p>
              <w:r>
                <w:rPr>
                  <w:rFonts w:ascii="Calibri" w:hAnsi="Calibri"/>
                  <w:b/>
                  <w:bCs/>
                  <w:color w:val="FFFFFF"/>
                  <w:sz w:val="20"/>
                  <w:szCs w:val="20"/>
                </w:rPr>
                <w:t xml:space="preserve">Owner</w:t>
              </w:r>
            </w:p>
          </w:tc>
          <w:tc>
            <w:tcPr>
              <w:shd w:val="clear" w:color="auto" w:fill="1f2d5a"/>
              <w:tcBorders>
                <w:top w:val="single" w:sz="4" w:space="0" w:color="1f2d5a"/>
                <w:left w:val="single" w:sz="4" w:space="0" w:color="1f2d5a"/>
                <w:bottom w:val="single" w:sz="4" w:space="0" w:color="1f2d5a"/>
                <w:right w:val="single" w:sz="4" w:space="0" w:color="1f2d5a"/>
              </w:tcBorders>
              <w:tcMar>
                <w:top w:w="60" w:type="dxa"/>
                <w:left w:w="80" w:type="dxa"/>
                <w:bottom w:w="60" w:type="dxa"/>
                <w:right w:w="80" w:type="dxa"/>
              </w:tcMar>
            </w:tcPr>
            <w:p>
              <w:r>
                <w:rPr>
                  <w:rFonts w:ascii="Calibri" w:hAnsi="Calibri"/>
                  <w:b/>
                  <w:bCs/>
                  <w:color w:val="FFFFFF"/>
                  <w:sz w:val="20"/>
                  <w:szCs w:val="20"/>
                </w:rPr>
                <w:t xml:space="preserve">Success Criterion</w:t>
              </w:r>
            </w:p>
          </w:tc>
        </w:tr>
        <w:tr>
          <w:tc>
            <w:tcPr>
              <w:tcBorders>
                <w:top w:val="single" w:sz="4" w:space="0" w:color="C0C0C0"/>
                <w:left w:val="single" w:sz="4" w:space="0" w:color="C0C0C0"/>
                <w:bottom w:val="single" w:sz="4" w:space="0" w:color="C0C0C0"/>
                <w:right w:val="single" w:sz="4" w:space="0" w:color="C0C0C0"/>
              </w:tcBorders>
              <w:tcMar>
                <w:top w:w="60" w:type="dxa"/>
                <w:left w:w="80" w:type="dxa"/>
                <w:bottom w:w="60" w:type="dxa"/>
                <w:right w:w="80" w:type="dxa"/>
              </w:tcMar>
            </w:tcPr>
            <w:p>
              <w:r>
                <w:rPr>
                  <w:rFonts w:ascii="Calibri" w:hAnsi="Calibri"/>
                  <w:b/>
                  <w:bCs/>
                  <w:sz w:val="22"/>
                  <w:szCs w:val="22"/>
                </w:rPr>
                <w:t xml:space="preserve">T-5 days</w:t>
              </w:r>
            </w:p>
          </w:tc>
          <w:tc>
            <w:tcPr>
              <w:tcBorders>
                <w:top w:val="single" w:sz="4" w:space="0" w:color="C0C0C0"/>
                <w:left w:val="single" w:sz="4" w:space="0" w:color="C0C0C0"/>
                <w:bottom w:val="single" w:sz="4" w:space="0" w:color="C0C0C0"/>
                <w:right w:val="single" w:sz="4" w:space="0" w:color="C0C0C0"/>
              </w:tcBorders>
              <w:tcMar>
                <w:top w:w="60" w:type="dxa"/>
                <w:left w:w="80" w:type="dxa"/>
                <w:bottom w:w="60" w:type="dxa"/>
                <w:right w:w="80" w:type="dxa"/>
              </w:tcMar>
            </w:tcPr>
            <w:p>
              <w:r>
                <w:rPr>
                  <w:rFonts w:ascii="Calibri" w:hAnsi="Calibri"/>
                  <w:sz w:val="22"/>
                  <w:szCs w:val="22"/>
                </w:rPr>
                <w:t xml:space="preserve">Final system freeze — no configuration changes to WS-A/B/C integrations; vendor change freeze activated</w:t>
              </w:r>
            </w:p>
          </w:tc>
          <w:tc>
            <w:tcPr>
              <w:tcBorders>
                <w:top w:val="single" w:sz="4" w:space="0" w:color="C0C0C0"/>
                <w:left w:val="single" w:sz="4" w:space="0" w:color="C0C0C0"/>
                <w:bottom w:val="single" w:sz="4" w:space="0" w:color="C0C0C0"/>
                <w:right w:val="single" w:sz="4" w:space="0" w:color="C0C0C0"/>
              </w:tcBorders>
              <w:tcMar>
                <w:top w:w="60" w:type="dxa"/>
                <w:left w:w="80" w:type="dxa"/>
                <w:bottom w:w="60" w:type="dxa"/>
                <w:right w:w="80" w:type="dxa"/>
              </w:tcMar>
            </w:tcPr>
            <w:p>
              <w:r>
                <w:rPr>
                  <w:rFonts w:ascii="Calibri" w:hAnsi="Calibri"/>
                  <w:sz w:val="22"/>
                  <w:szCs w:val="22"/>
                </w:rPr>
                <w:t xml:space="preserve">Programme Director</w:t>
              </w:r>
            </w:p>
          </w:tc>
          <w:tc>
            <w:tcPr>
              <w:tcBorders>
                <w:top w:val="single" w:sz="4" w:space="0" w:color="C0C0C0"/>
                <w:left w:val="single" w:sz="4" w:space="0" w:color="C0C0C0"/>
                <w:bottom w:val="single" w:sz="4" w:space="0" w:color="C0C0C0"/>
                <w:right w:val="single" w:sz="4" w:space="0" w:color="C0C0C0"/>
              </w:tcBorders>
              <w:tcMar>
                <w:top w:w="60" w:type="dxa"/>
                <w:left w:w="80" w:type="dxa"/>
                <w:bottom w:w="60" w:type="dxa"/>
                <w:right w:w="80" w:type="dxa"/>
              </w:tcMar>
            </w:tcPr>
            <w:p>
              <w:r>
                <w:rPr>
                  <w:rFonts w:ascii="Calibri" w:hAnsi="Calibri"/>
                  <w:sz w:val="22"/>
                  <w:szCs w:val="22"/>
                </w:rPr>
                <w:t xml:space="preserve">Change freeze confirmed by all 3 vendors; Nexus freeze log created</w:t>
              </w:r>
            </w:p>
          </w:tc>
        </w:tr>
        <w:tr>
          <w:tc>
            <w:tcPr>
              <w:tcBorders>
                <w:top w:val="single" w:sz="4" w:space="0" w:color="C0C0C0"/>
                <w:left w:val="single" w:sz="4" w:space="0" w:color="C0C0C0"/>
                <w:bottom w:val="single" w:sz="4" w:space="0" w:color="C0C0C0"/>
                <w:right w:val="single" w:sz="4" w:space="0" w:color="C0C0C0"/>
              </w:tcBorders>
              <w:tcMar>
                <w:top w:w="60" w:type="dxa"/>
                <w:left w:w="80" w:type="dxa"/>
                <w:bottom w:w="60" w:type="dxa"/>
                <w:right w:w="80" w:type="dxa"/>
              </w:tcMar>
            </w:tcPr>
            <w:p>
              <w:r>
                <w:rPr>
                  <w:rFonts w:ascii="Calibri" w:hAnsi="Calibri"/>
                  <w:b/>
                  <w:bCs/>
                  <w:sz w:val="22"/>
                  <w:szCs w:val="22"/>
                </w:rPr>
                <w:t xml:space="preserve">T-5 days</w:t>
              </w:r>
            </w:p>
          </w:tc>
          <w:tc>
            <w:tcPr>
              <w:tcBorders>
                <w:top w:val="single" w:sz="4" w:space="0" w:color="C0C0C0"/>
                <w:left w:val="single" w:sz="4" w:space="0" w:color="C0C0C0"/>
                <w:bottom w:val="single" w:sz="4" w:space="0" w:color="C0C0C0"/>
                <w:right w:val="single" w:sz="4" w:space="0" w:color="C0C0C0"/>
              </w:tcBorders>
              <w:tcMar>
                <w:top w:w="60" w:type="dxa"/>
                <w:left w:w="80" w:type="dxa"/>
                <w:bottom w:w="60" w:type="dxa"/>
                <w:right w:w="80" w:type="dxa"/>
              </w:tcMar>
            </w:tcPr>
            <w:p>
              <w:r>
                <w:rPr>
                  <w:rFonts w:ascii="Calibri" w:hAnsi="Calibri"/>
                  <w:sz w:val="22"/>
                  <w:szCs w:val="22"/>
                </w:rPr>
                <w:t xml:space="preserve">Data migration validation — seed data verified for GAP-01/02/03/04/13/14/15 baseline models</w:t>
              </w:r>
            </w:p>
          </w:tc>
          <w:tc>
            <w:tcPr>
              <w:tcBorders>
                <w:top w:val="single" w:sz="4" w:space="0" w:color="C0C0C0"/>
                <w:left w:val="single" w:sz="4" w:space="0" w:color="C0C0C0"/>
                <w:bottom w:val="single" w:sz="4" w:space="0" w:color="C0C0C0"/>
                <w:right w:val="single" w:sz="4" w:space="0" w:color="C0C0C0"/>
              </w:tcBorders>
              <w:tcMar>
                <w:top w:w="60" w:type="dxa"/>
                <w:left w:w="80" w:type="dxa"/>
                <w:bottom w:w="60" w:type="dxa"/>
                <w:right w:w="80" w:type="dxa"/>
              </w:tcMar>
            </w:tcPr>
            <w:p>
              <w:r>
                <w:rPr>
                  <w:rFonts w:ascii="Calibri" w:hAnsi="Calibri"/>
                  <w:sz w:val="22"/>
                  <w:szCs w:val="22"/>
                </w:rPr>
                <w:t xml:space="preserve">Signal/Aria/Core + Vendors</w:t>
              </w:r>
            </w:p>
          </w:tc>
          <w:tc>
            <w:tcPr>
              <w:tcBorders>
                <w:top w:val="single" w:sz="4" w:space="0" w:color="C0C0C0"/>
                <w:left w:val="single" w:sz="4" w:space="0" w:color="C0C0C0"/>
                <w:bottom w:val="single" w:sz="4" w:space="0" w:color="C0C0C0"/>
                <w:right w:val="single" w:sz="4" w:space="0" w:color="C0C0C0"/>
              </w:tcBorders>
              <w:tcMar>
                <w:top w:w="60" w:type="dxa"/>
                <w:left w:w="80" w:type="dxa"/>
                <w:bottom w:w="60" w:type="dxa"/>
                <w:right w:w="80" w:type="dxa"/>
              </w:tcMar>
            </w:tcPr>
            <w:p>
              <w:r>
                <w:rPr>
                  <w:rFonts w:ascii="Calibri" w:hAnsi="Calibri"/>
                  <w:sz w:val="22"/>
                  <w:szCs w:val="22"/>
                </w:rPr>
                <w:t xml:space="preserve">Zero critical data discrepancies; Ledger sign-off</w:t>
              </w:r>
            </w:p>
          </w:tc>
        </w:tr>
        <w:tr>
          <w:tc>
            <w:tcPr>
              <w:tcBorders>
                <w:top w:val="single" w:sz="4" w:space="0" w:color="C0C0C0"/>
                <w:left w:val="single" w:sz="4" w:space="0" w:color="C0C0C0"/>
                <w:bottom w:val="single" w:sz="4" w:space="0" w:color="C0C0C0"/>
                <w:right w:val="single" w:sz="4" w:space="0" w:color="C0C0C0"/>
              </w:tcBorders>
              <w:tcMar>
                <w:top w:w="60" w:type="dxa"/>
                <w:left w:w="80" w:type="dxa"/>
                <w:bottom w:w="60" w:type="dxa"/>
                <w:right w:w="80" w:type="dxa"/>
              </w:tcMar>
            </w:tcPr>
            <w:p>
              <w:r>
                <w:rPr>
                  <w:rFonts w:ascii="Calibri" w:hAnsi="Calibri"/>
                  <w:b/>
                  <w:bCs/>
                  <w:sz w:val="22"/>
                  <w:szCs w:val="22"/>
                </w:rPr>
                <w:t xml:space="preserve">T-3 days</w:t>
              </w:r>
            </w:p>
          </w:tc>
          <w:tc>
            <w:tcPr>
              <w:tcBorders>
                <w:top w:val="single" w:sz="4" w:space="0" w:color="C0C0C0"/>
                <w:left w:val="single" w:sz="4" w:space="0" w:color="C0C0C0"/>
                <w:bottom w:val="single" w:sz="4" w:space="0" w:color="C0C0C0"/>
                <w:right w:val="single" w:sz="4" w:space="0" w:color="C0C0C0"/>
              </w:tcBorders>
              <w:tcMar>
                <w:top w:w="60" w:type="dxa"/>
                <w:left w:w="80" w:type="dxa"/>
                <w:bottom w:w="60" w:type="dxa"/>
                <w:right w:w="80" w:type="dxa"/>
              </w:tcMar>
            </w:tcPr>
            <w:p>
              <w:r>
                <w:rPr>
                  <w:rFonts w:ascii="Calibri" w:hAnsi="Calibri"/>
                  <w:sz w:val="22"/>
                  <w:szCs w:val="22"/>
                </w:rPr>
                <w:t xml:space="preserve">Parallel running start — Phase 3 systems active alongside Phase 2 BAU; output comparison monitoring</w:t>
              </w:r>
            </w:p>
          </w:tc>
          <w:tc>
            <w:tcPr>
              <w:tcBorders>
                <w:top w:val="single" w:sz="4" w:space="0" w:color="C0C0C0"/>
                <w:left w:val="single" w:sz="4" w:space="0" w:color="C0C0C0"/>
                <w:bottom w:val="single" w:sz="4" w:space="0" w:color="C0C0C0"/>
                <w:right w:val="single" w:sz="4" w:space="0" w:color="C0C0C0"/>
              </w:tcBorders>
              <w:tcMar>
                <w:top w:w="60" w:type="dxa"/>
                <w:left w:w="80" w:type="dxa"/>
                <w:bottom w:w="60" w:type="dxa"/>
                <w:right w:w="80" w:type="dxa"/>
              </w:tcMar>
            </w:tcPr>
            <w:p>
              <w:r>
                <w:rPr>
                  <w:rFonts w:ascii="Calibri" w:hAnsi="Calibri"/>
                  <w:sz w:val="22"/>
                  <w:szCs w:val="22"/>
                </w:rPr>
                <w:t xml:space="preserve">Vega (monitoring)</w:t>
              </w:r>
            </w:p>
          </w:tc>
          <w:tc>
            <w:tcPr>
              <w:tcBorders>
                <w:top w:val="single" w:sz="4" w:space="0" w:color="C0C0C0"/>
                <w:left w:val="single" w:sz="4" w:space="0" w:color="C0C0C0"/>
                <w:bottom w:val="single" w:sz="4" w:space="0" w:color="C0C0C0"/>
                <w:right w:val="single" w:sz="4" w:space="0" w:color="C0C0C0"/>
              </w:tcBorders>
              <w:tcMar>
                <w:top w:w="60" w:type="dxa"/>
                <w:left w:w="80" w:type="dxa"/>
                <w:bottom w:w="60" w:type="dxa"/>
                <w:right w:w="80" w:type="dxa"/>
              </w:tcMar>
            </w:tcPr>
            <w:p>
              <w:r>
                <w:rPr>
                  <w:rFonts w:ascii="Calibri" w:hAnsi="Calibri"/>
                  <w:sz w:val="22"/>
                  <w:szCs w:val="22"/>
                </w:rPr>
                <w:t xml:space="preserve">Parallel divergence rate &lt; 5%; no P1 alerts</w:t>
              </w:r>
            </w:p>
          </w:tc>
        </w:tr>
        <w:tr>
          <w:tc>
            <w:tcPr>
              <w:tcBorders>
                <w:top w:val="single" w:sz="4" w:space="0" w:color="C0C0C0"/>
                <w:left w:val="single" w:sz="4" w:space="0" w:color="C0C0C0"/>
                <w:bottom w:val="single" w:sz="4" w:space="0" w:color="C0C0C0"/>
                <w:right w:val="single" w:sz="4" w:space="0" w:color="C0C0C0"/>
              </w:tcBorders>
              <w:tcMar>
                <w:top w:w="60" w:type="dxa"/>
                <w:left w:w="80" w:type="dxa"/>
                <w:bottom w:w="60" w:type="dxa"/>
                <w:right w:w="80" w:type="dxa"/>
              </w:tcMar>
            </w:tcPr>
            <w:p>
              <w:r>
                <w:rPr>
                  <w:rFonts w:ascii="Calibri" w:hAnsi="Calibri"/>
                  <w:b/>
                  <w:bCs/>
                  <w:sz w:val="22"/>
                  <w:szCs w:val="22"/>
                </w:rPr>
                <w:t xml:space="preserve">T-2 days</w:t>
              </w:r>
            </w:p>
          </w:tc>
          <w:tc>
            <w:tcPr>
              <w:tcBorders>
                <w:top w:val="single" w:sz="4" w:space="0" w:color="C0C0C0"/>
                <w:left w:val="single" w:sz="4" w:space="0" w:color="C0C0C0"/>
                <w:bottom w:val="single" w:sz="4" w:space="0" w:color="C0C0C0"/>
                <w:right w:val="single" w:sz="4" w:space="0" w:color="C0C0C0"/>
              </w:tcBorders>
              <w:tcMar>
                <w:top w:w="60" w:type="dxa"/>
                <w:left w:w="80" w:type="dxa"/>
                <w:bottom w:w="60" w:type="dxa"/>
                <w:right w:w="80" w:type="dxa"/>
              </w:tcMar>
            </w:tcPr>
            <w:p>
              <w:r>
                <w:rPr>
                  <w:rFonts w:ascii="Calibri" w:hAnsi="Calibri"/>
                  <w:sz w:val="22"/>
                  <w:szCs w:val="22"/>
                </w:rPr>
                <w:t xml:space="preserve">Rollback rehearsal — full rollback procedure executed in staging; timing verified ≤ 2 hours</w:t>
              </w:r>
            </w:p>
          </w:tc>
          <w:tc>
            <w:tcPr>
              <w:tcBorders>
                <w:top w:val="single" w:sz="4" w:space="0" w:color="C0C0C0"/>
                <w:left w:val="single" w:sz="4" w:space="0" w:color="C0C0C0"/>
                <w:bottom w:val="single" w:sz="4" w:space="0" w:color="C0C0C0"/>
                <w:right w:val="single" w:sz="4" w:space="0" w:color="C0C0C0"/>
              </w:tcBorders>
              <w:tcMar>
                <w:top w:w="60" w:type="dxa"/>
                <w:left w:w="80" w:type="dxa"/>
                <w:bottom w:w="60" w:type="dxa"/>
                <w:right w:w="80" w:type="dxa"/>
              </w:tcMar>
            </w:tcPr>
            <w:p>
              <w:r>
                <w:rPr>
                  <w:rFonts w:ascii="Calibri" w:hAnsi="Calibri"/>
                  <w:sz w:val="22"/>
                  <w:szCs w:val="22"/>
                </w:rPr>
                <w:t xml:space="preserve">Tech Lead + Nexus</w:t>
              </w:r>
            </w:p>
          </w:tc>
          <w:tc>
            <w:tcPr>
              <w:tcBorders>
                <w:top w:val="single" w:sz="4" w:space="0" w:color="C0C0C0"/>
                <w:left w:val="single" w:sz="4" w:space="0" w:color="C0C0C0"/>
                <w:bottom w:val="single" w:sz="4" w:space="0" w:color="C0C0C0"/>
                <w:right w:val="single" w:sz="4" w:space="0" w:color="C0C0C0"/>
              </w:tcBorders>
              <w:tcMar>
                <w:top w:w="60" w:type="dxa"/>
                <w:left w:w="80" w:type="dxa"/>
                <w:bottom w:w="60" w:type="dxa"/>
                <w:right w:w="80" w:type="dxa"/>
              </w:tcMar>
            </w:tcPr>
            <w:p>
              <w:r>
                <w:rPr>
                  <w:rFonts w:ascii="Calibri" w:hAnsi="Calibri"/>
                  <w:sz w:val="22"/>
                  <w:szCs w:val="22"/>
                </w:rPr>
                <w:t xml:space="preserve">Rollback completes in staging within 2h; documented P3-GL-CHK-05</w:t>
              </w:r>
            </w:p>
          </w:tc>
        </w:tr>
        <w:tr>
          <w:tc>
            <w:tcPr>
              <w:tcBorders>
                <w:top w:val="single" w:sz="4" w:space="0" w:color="C0C0C0"/>
                <w:left w:val="single" w:sz="4" w:space="0" w:color="C0C0C0"/>
                <w:bottom w:val="single" w:sz="4" w:space="0" w:color="C0C0C0"/>
                <w:right w:val="single" w:sz="4" w:space="0" w:color="C0C0C0"/>
              </w:tcBorders>
              <w:tcMar>
                <w:top w:w="60" w:type="dxa"/>
                <w:left w:w="80" w:type="dxa"/>
                <w:bottom w:w="60" w:type="dxa"/>
                <w:right w:w="80" w:type="dxa"/>
              </w:tcMar>
            </w:tcPr>
            <w:p>
              <w:r>
                <w:rPr>
                  <w:rFonts w:ascii="Calibri" w:hAnsi="Calibri"/>
                  <w:b/>
                  <w:bCs/>
                  <w:sz w:val="22"/>
                  <w:szCs w:val="22"/>
                </w:rPr>
                <w:t xml:space="preserve">T-1 day</w:t>
              </w:r>
            </w:p>
          </w:tc>
          <w:tc>
            <w:tcPr>
              <w:tcBorders>
                <w:top w:val="single" w:sz="4" w:space="0" w:color="C0C0C0"/>
                <w:left w:val="single" w:sz="4" w:space="0" w:color="C0C0C0"/>
                <w:bottom w:val="single" w:sz="4" w:space="0" w:color="C0C0C0"/>
                <w:right w:val="single" w:sz="4" w:space="0" w:color="C0C0C0"/>
              </w:tcBorders>
              <w:tcMar>
                <w:top w:w="60" w:type="dxa"/>
                <w:left w:w="80" w:type="dxa"/>
                <w:bottom w:w="60" w:type="dxa"/>
                <w:right w:w="80" w:type="dxa"/>
              </w:tcMar>
            </w:tcPr>
            <w:p>
              <w:r>
                <w:rPr>
                  <w:rFonts w:ascii="Calibri" w:hAnsi="Calibri"/>
                  <w:sz w:val="22"/>
                  <w:szCs w:val="22"/>
                </w:rPr>
                <w:t xml:space="preserve">Go/No-Go review — P3-GL-CHK-01–09 verified; SC Chair final confirmation (P3-GL-CHK-08)</w:t>
              </w:r>
            </w:p>
          </w:tc>
          <w:tc>
            <w:tcPr>
              <w:tcBorders>
                <w:top w:val="single" w:sz="4" w:space="0" w:color="C0C0C0"/>
                <w:left w:val="single" w:sz="4" w:space="0" w:color="C0C0C0"/>
                <w:bottom w:val="single" w:sz="4" w:space="0" w:color="C0C0C0"/>
                <w:right w:val="single" w:sz="4" w:space="0" w:color="C0C0C0"/>
              </w:tcBorders>
              <w:tcMar>
                <w:top w:w="60" w:type="dxa"/>
                <w:left w:w="80" w:type="dxa"/>
                <w:bottom w:w="60" w:type="dxa"/>
                <w:right w:w="80" w:type="dxa"/>
              </w:tcMar>
            </w:tcPr>
            <w:p>
              <w:r>
                <w:rPr>
                  <w:rFonts w:ascii="Calibri" w:hAnsi="Calibri"/>
                  <w:sz w:val="22"/>
                  <w:szCs w:val="22"/>
                </w:rPr>
                <w:t xml:space="preserve">SC Checkpoint</w:t>
              </w:r>
            </w:p>
          </w:tc>
          <w:tc>
            <w:tcPr>
              <w:tcBorders>
                <w:top w:val="single" w:sz="4" w:space="0" w:color="C0C0C0"/>
                <w:left w:val="single" w:sz="4" w:space="0" w:color="C0C0C0"/>
                <w:bottom w:val="single" w:sz="4" w:space="0" w:color="C0C0C0"/>
                <w:right w:val="single" w:sz="4" w:space="0" w:color="C0C0C0"/>
              </w:tcBorders>
              <w:tcMar>
                <w:top w:w="60" w:type="dxa"/>
                <w:left w:w="80" w:type="dxa"/>
                <w:bottom w:w="60" w:type="dxa"/>
                <w:right w:w="80" w:type="dxa"/>
              </w:tcMar>
            </w:tcPr>
            <w:p>
              <w:r>
                <w:rPr>
                  <w:rFonts w:ascii="Calibri" w:hAnsi="Calibri"/>
                  <w:sz w:val="22"/>
                  <w:szCs w:val="22"/>
                </w:rPr>
                <w:t xml:space="preserve">All P3-GL-CHK-01–09 PASS; SC Chair sign-off recorded</w:t>
              </w:r>
            </w:p>
          </w:tc>
        </w:tr>
        <w:tr>
          <w:tc>
            <w:tcPr>
              <w:tcBorders>
                <w:top w:val="single" w:sz="4" w:space="0" w:color="C0C0C0"/>
                <w:left w:val="single" w:sz="4" w:space="0" w:color="C0C0C0"/>
                <w:bottom w:val="single" w:sz="4" w:space="0" w:color="C0C0C0"/>
                <w:right w:val="single" w:sz="4" w:space="0" w:color="C0C0C0"/>
              </w:tcBorders>
              <w:tcMar>
                <w:top w:w="60" w:type="dxa"/>
                <w:left w:w="80" w:type="dxa"/>
                <w:bottom w:w="60" w:type="dxa"/>
                <w:right w:w="80" w:type="dxa"/>
              </w:tcMar>
            </w:tcPr>
            <w:p>
              <w:r>
                <w:rPr>
                  <w:rFonts w:ascii="Calibri" w:hAnsi="Calibri"/>
                  <w:b/>
                  <w:bCs/>
                  <w:sz w:val="22"/>
                  <w:szCs w:val="22"/>
                </w:rPr>
                <w:t xml:space="preserve">T+0 (23:00)</w:t>
              </w:r>
            </w:p>
          </w:tc>
          <w:tc>
            <w:tcPr>
              <w:tcBorders>
                <w:top w:val="single" w:sz="4" w:space="0" w:color="C0C0C0"/>
                <w:left w:val="single" w:sz="4" w:space="0" w:color="C0C0C0"/>
                <w:bottom w:val="single" w:sz="4" w:space="0" w:color="C0C0C0"/>
                <w:right w:val="single" w:sz="4" w:space="0" w:color="C0C0C0"/>
              </w:tcBorders>
              <w:tcMar>
                <w:top w:w="60" w:type="dxa"/>
                <w:left w:w="80" w:type="dxa"/>
                <w:bottom w:w="60" w:type="dxa"/>
                <w:right w:w="80" w:type="dxa"/>
              </w:tcMar>
            </w:tcPr>
            <w:p>
              <w:r>
                <w:rPr>
                  <w:rFonts w:ascii="Calibri" w:hAnsi="Calibri"/>
                  <w:sz w:val="22"/>
                  <w:szCs w:val="22"/>
                </w:rPr>
                <w:t xml:space="preserve">Cutover window opens — MONOLITH maintenance mode activated; user access suspended</w:t>
              </w:r>
            </w:p>
          </w:tc>
          <w:tc>
            <w:tcPr>
              <w:tcBorders>
                <w:top w:val="single" w:sz="4" w:space="0" w:color="C0C0C0"/>
                <w:left w:val="single" w:sz="4" w:space="0" w:color="C0C0C0"/>
                <w:bottom w:val="single" w:sz="4" w:space="0" w:color="C0C0C0"/>
                <w:right w:val="single" w:sz="4" w:space="0" w:color="C0C0C0"/>
              </w:tcBorders>
              <w:tcMar>
                <w:top w:w="60" w:type="dxa"/>
                <w:left w:w="80" w:type="dxa"/>
                <w:bottom w:w="60" w:type="dxa"/>
                <w:right w:w="80" w:type="dxa"/>
              </w:tcMar>
            </w:tcPr>
            <w:p>
              <w:r>
                <w:rPr>
                  <w:rFonts w:ascii="Calibri" w:hAnsi="Calibri"/>
                  <w:sz w:val="22"/>
                  <w:szCs w:val="22"/>
                </w:rPr>
                <w:t xml:space="preserve">Nexus + Programme Director</w:t>
              </w:r>
            </w:p>
          </w:tc>
          <w:tc>
            <w:tcPr>
              <w:tcBorders>
                <w:top w:val="single" w:sz="4" w:space="0" w:color="C0C0C0"/>
                <w:left w:val="single" w:sz="4" w:space="0" w:color="C0C0C0"/>
                <w:bottom w:val="single" w:sz="4" w:space="0" w:color="C0C0C0"/>
                <w:right w:val="single" w:sz="4" w:space="0" w:color="C0C0C0"/>
              </w:tcBorders>
              <w:tcMar>
                <w:top w:w="60" w:type="dxa"/>
                <w:left w:w="80" w:type="dxa"/>
                <w:bottom w:w="60" w:type="dxa"/>
                <w:right w:w="80" w:type="dxa"/>
              </w:tcMar>
            </w:tcPr>
            <w:p>
              <w:r>
                <w:rPr>
                  <w:rFonts w:ascii="Calibri" w:hAnsi="Calibri"/>
                  <w:sz w:val="22"/>
                  <w:szCs w:val="22"/>
                </w:rPr>
                <w:t xml:space="preserve">Maintenance mode confirmed; Guardian audit log opened</w:t>
              </w:r>
            </w:p>
          </w:tc>
        </w:tr>
        <w:tr>
          <w:tc>
            <w:tcPr>
              <w:tcBorders>
                <w:top w:val="single" w:sz="4" w:space="0" w:color="C0C0C0"/>
                <w:left w:val="single" w:sz="4" w:space="0" w:color="C0C0C0"/>
                <w:bottom w:val="single" w:sz="4" w:space="0" w:color="C0C0C0"/>
                <w:right w:val="single" w:sz="4" w:space="0" w:color="C0C0C0"/>
              </w:tcBorders>
              <w:tcMar>
                <w:top w:w="60" w:type="dxa"/>
                <w:left w:w="80" w:type="dxa"/>
                <w:bottom w:w="60" w:type="dxa"/>
                <w:right w:w="80" w:type="dxa"/>
              </w:tcMar>
            </w:tcPr>
            <w:p>
              <w:r>
                <w:rPr>
                  <w:rFonts w:ascii="Calibri" w:hAnsi="Calibri"/>
                  <w:b/>
                  <w:bCs/>
                  <w:sz w:val="22"/>
                  <w:szCs w:val="22"/>
                </w:rPr>
                <w:t xml:space="preserve">T+0 (23:30)</w:t>
              </w:r>
            </w:p>
          </w:tc>
          <w:tc>
            <w:tcPr>
              <w:tcBorders>
                <w:top w:val="single" w:sz="4" w:space="0" w:color="C0C0C0"/>
                <w:left w:val="single" w:sz="4" w:space="0" w:color="C0C0C0"/>
                <w:bottom w:val="single" w:sz="4" w:space="0" w:color="C0C0C0"/>
                <w:right w:val="single" w:sz="4" w:space="0" w:color="C0C0C0"/>
              </w:tcBorders>
              <w:tcMar>
                <w:top w:w="60" w:type="dxa"/>
                <w:left w:w="80" w:type="dxa"/>
                <w:bottom w:w="60" w:type="dxa"/>
                <w:right w:w="80" w:type="dxa"/>
              </w:tcMar>
            </w:tcPr>
            <w:p>
              <w:r>
                <w:rPr>
                  <w:rFonts w:ascii="Calibri" w:hAnsi="Calibri"/>
                  <w:sz w:val="22"/>
                  <w:szCs w:val="22"/>
                </w:rPr>
                <w:t xml:space="preserve">WS-A cutover — GAP-01/02 production traffic switched to Phase 3 integration</w:t>
              </w:r>
            </w:p>
          </w:tc>
          <w:tc>
            <w:tcPr>
              <w:tcBorders>
                <w:top w:val="single" w:sz="4" w:space="0" w:color="C0C0C0"/>
                <w:left w:val="single" w:sz="4" w:space="0" w:color="C0C0C0"/>
                <w:bottom w:val="single" w:sz="4" w:space="0" w:color="C0C0C0"/>
                <w:right w:val="single" w:sz="4" w:space="0" w:color="C0C0C0"/>
              </w:tcBorders>
              <w:tcMar>
                <w:top w:w="60" w:type="dxa"/>
                <w:left w:w="80" w:type="dxa"/>
                <w:bottom w:w="60" w:type="dxa"/>
                <w:right w:w="80" w:type="dxa"/>
              </w:tcMar>
            </w:tcPr>
            <w:p>
              <w:r>
                <w:rPr>
                  <w:rFonts w:ascii="Calibri" w:hAnsi="Calibri"/>
                  <w:sz w:val="22"/>
                  <w:szCs w:val="22"/>
                </w:rPr>
                <w:t xml:space="preserve">Signal + WS-A Vendor TAM</w:t>
              </w:r>
            </w:p>
          </w:tc>
          <w:tc>
            <w:tcPr>
              <w:tcBorders>
                <w:top w:val="single" w:sz="4" w:space="0" w:color="C0C0C0"/>
                <w:left w:val="single" w:sz="4" w:space="0" w:color="C0C0C0"/>
                <w:bottom w:val="single" w:sz="4" w:space="0" w:color="C0C0C0"/>
                <w:right w:val="single" w:sz="4" w:space="0" w:color="C0C0C0"/>
              </w:tcBorders>
              <w:tcMar>
                <w:top w:w="60" w:type="dxa"/>
                <w:left w:w="80" w:type="dxa"/>
                <w:bottom w:w="60" w:type="dxa"/>
                <w:right w:w="80" w:type="dxa"/>
              </w:tcMar>
            </w:tcPr>
            <w:p>
              <w:r>
                <w:rPr>
                  <w:rFonts w:ascii="Calibri" w:hAnsi="Calibri"/>
                  <w:sz w:val="22"/>
                  <w:szCs w:val="22"/>
                </w:rPr>
                <w:t xml:space="preserve">API health check pass; GAP-01/02 production endpoints responding</w:t>
              </w:r>
            </w:p>
          </w:tc>
        </w:tr>
        <w:tr>
          <w:tc>
            <w:tcPr>
              <w:tcBorders>
                <w:top w:val="single" w:sz="4" w:space="0" w:color="C0C0C0"/>
                <w:left w:val="single" w:sz="4" w:space="0" w:color="C0C0C0"/>
                <w:bottom w:val="single" w:sz="4" w:space="0" w:color="C0C0C0"/>
                <w:right w:val="single" w:sz="4" w:space="0" w:color="C0C0C0"/>
              </w:tcBorders>
              <w:tcMar>
                <w:top w:w="60" w:type="dxa"/>
                <w:left w:w="80" w:type="dxa"/>
                <w:bottom w:w="60" w:type="dxa"/>
                <w:right w:w="80" w:type="dxa"/>
              </w:tcMar>
            </w:tcPr>
            <w:p>
              <w:r>
                <w:rPr>
                  <w:rFonts w:ascii="Calibri" w:hAnsi="Calibri"/>
                  <w:b/>
                  <w:bCs/>
                  <w:sz w:val="22"/>
                  <w:szCs w:val="22"/>
                </w:rPr>
                <w:t xml:space="preserve">T+0 (00:00)</w:t>
              </w:r>
            </w:p>
          </w:tc>
          <w:tc>
            <w:tcPr>
              <w:tcBorders>
                <w:top w:val="single" w:sz="4" w:space="0" w:color="C0C0C0"/>
                <w:left w:val="single" w:sz="4" w:space="0" w:color="C0C0C0"/>
                <w:bottom w:val="single" w:sz="4" w:space="0" w:color="C0C0C0"/>
                <w:right w:val="single" w:sz="4" w:space="0" w:color="C0C0C0"/>
              </w:tcBorders>
              <w:tcMar>
                <w:top w:w="60" w:type="dxa"/>
                <w:left w:w="80" w:type="dxa"/>
                <w:bottom w:w="60" w:type="dxa"/>
                <w:right w:w="80" w:type="dxa"/>
              </w:tcMar>
            </w:tcPr>
            <w:p>
              <w:r>
                <w:rPr>
                  <w:rFonts w:ascii="Calibri" w:hAnsi="Calibri"/>
                  <w:sz w:val="22"/>
                  <w:szCs w:val="22"/>
                </w:rPr>
                <w:t xml:space="preserve">WS-B cutover — GAP-03/04 production pipeline switched to Phase 3 integration</w:t>
              </w:r>
            </w:p>
          </w:tc>
          <w:tc>
            <w:tcPr>
              <w:tcBorders>
                <w:top w:val="single" w:sz="4" w:space="0" w:color="C0C0C0"/>
                <w:left w:val="single" w:sz="4" w:space="0" w:color="C0C0C0"/>
                <w:bottom w:val="single" w:sz="4" w:space="0" w:color="C0C0C0"/>
                <w:right w:val="single" w:sz="4" w:space="0" w:color="C0C0C0"/>
              </w:tcBorders>
              <w:tcMar>
                <w:top w:w="60" w:type="dxa"/>
                <w:left w:w="80" w:type="dxa"/>
                <w:bottom w:w="60" w:type="dxa"/>
                <w:right w:w="80" w:type="dxa"/>
              </w:tcMar>
            </w:tcPr>
            <w:p>
              <w:r>
                <w:rPr>
                  <w:rFonts w:ascii="Calibri" w:hAnsi="Calibri"/>
                  <w:sz w:val="22"/>
                  <w:szCs w:val="22"/>
                </w:rPr>
                <w:t xml:space="preserve">Aria + WS-B Vendor TAM</w:t>
              </w:r>
            </w:p>
          </w:tc>
          <w:tc>
            <w:tcPr>
              <w:tcBorders>
                <w:top w:val="single" w:sz="4" w:space="0" w:color="C0C0C0"/>
                <w:left w:val="single" w:sz="4" w:space="0" w:color="C0C0C0"/>
                <w:bottom w:val="single" w:sz="4" w:space="0" w:color="C0C0C0"/>
                <w:right w:val="single" w:sz="4" w:space="0" w:color="C0C0C0"/>
              </w:tcBorders>
              <w:tcMar>
                <w:top w:w="60" w:type="dxa"/>
                <w:left w:w="80" w:type="dxa"/>
                <w:bottom w:w="60" w:type="dxa"/>
                <w:right w:w="80" w:type="dxa"/>
              </w:tcMar>
            </w:tcPr>
            <w:p>
              <w:r>
                <w:rPr>
                  <w:rFonts w:ascii="Calibri" w:hAnsi="Calibri"/>
                  <w:sz w:val="22"/>
                  <w:szCs w:val="22"/>
                </w:rPr>
                <w:t xml:space="preserve">Pipeline health check pass; first batch run queued</w:t>
              </w:r>
            </w:p>
          </w:tc>
        </w:tr>
        <w:tr>
          <w:tc>
            <w:tcPr>
              <w:tcBorders>
                <w:top w:val="single" w:sz="4" w:space="0" w:color="C0C0C0"/>
                <w:left w:val="single" w:sz="4" w:space="0" w:color="C0C0C0"/>
                <w:bottom w:val="single" w:sz="4" w:space="0" w:color="C0C0C0"/>
                <w:right w:val="single" w:sz="4" w:space="0" w:color="C0C0C0"/>
              </w:tcBorders>
              <w:tcMar>
                <w:top w:w="60" w:type="dxa"/>
                <w:left w:w="80" w:type="dxa"/>
                <w:bottom w:w="60" w:type="dxa"/>
                <w:right w:w="80" w:type="dxa"/>
              </w:tcMar>
            </w:tcPr>
            <w:p>
              <w:r>
                <w:rPr>
                  <w:rFonts w:ascii="Calibri" w:hAnsi="Calibri"/>
                  <w:b/>
                  <w:bCs/>
                  <w:sz w:val="22"/>
                  <w:szCs w:val="22"/>
                </w:rPr>
                <w:t xml:space="preserve">T+0 (00:30)</w:t>
              </w:r>
            </w:p>
          </w:tc>
          <w:tc>
            <w:tcPr>
              <w:tcBorders>
                <w:top w:val="single" w:sz="4" w:space="0" w:color="C0C0C0"/>
                <w:left w:val="single" w:sz="4" w:space="0" w:color="C0C0C0"/>
                <w:bottom w:val="single" w:sz="4" w:space="0" w:color="C0C0C0"/>
                <w:right w:val="single" w:sz="4" w:space="0" w:color="C0C0C0"/>
              </w:tcBorders>
              <w:tcMar>
                <w:top w:w="60" w:type="dxa"/>
                <w:left w:w="80" w:type="dxa"/>
                <w:bottom w:w="60" w:type="dxa"/>
                <w:right w:w="80" w:type="dxa"/>
              </w:tcMar>
            </w:tcPr>
            <w:p>
              <w:r>
                <w:rPr>
                  <w:rFonts w:ascii="Calibri" w:hAnsi="Calibri"/>
                  <w:sz w:val="22"/>
                  <w:szCs w:val="22"/>
                </w:rPr>
                <w:t xml:space="preserve">WS-C cutover — GAP-13/14/15 webhook + Kafka streams switched to Phase 3</w:t>
              </w:r>
            </w:p>
          </w:tc>
          <w:tc>
            <w:tcPr>
              <w:tcBorders>
                <w:top w:val="single" w:sz="4" w:space="0" w:color="C0C0C0"/>
                <w:left w:val="single" w:sz="4" w:space="0" w:color="C0C0C0"/>
                <w:bottom w:val="single" w:sz="4" w:space="0" w:color="C0C0C0"/>
                <w:right w:val="single" w:sz="4" w:space="0" w:color="C0C0C0"/>
              </w:tcBorders>
              <w:tcMar>
                <w:top w:w="60" w:type="dxa"/>
                <w:left w:w="80" w:type="dxa"/>
                <w:bottom w:w="60" w:type="dxa"/>
                <w:right w:w="80" w:type="dxa"/>
              </w:tcMar>
            </w:tcPr>
            <w:p>
              <w:r>
                <w:rPr>
                  <w:rFonts w:ascii="Calibri" w:hAnsi="Calibri"/>
                  <w:sz w:val="22"/>
                  <w:szCs w:val="22"/>
                </w:rPr>
                <w:t xml:space="preserve">Core + WS-C Vendor TAM</w:t>
              </w:r>
            </w:p>
          </w:tc>
          <w:tc>
            <w:tcPr>
              <w:tcBorders>
                <w:top w:val="single" w:sz="4" w:space="0" w:color="C0C0C0"/>
                <w:left w:val="single" w:sz="4" w:space="0" w:color="C0C0C0"/>
                <w:bottom w:val="single" w:sz="4" w:space="0" w:color="C0C0C0"/>
                <w:right w:val="single" w:sz="4" w:space="0" w:color="C0C0C0"/>
              </w:tcBorders>
              <w:tcMar>
                <w:top w:w="60" w:type="dxa"/>
                <w:left w:w="80" w:type="dxa"/>
                <w:bottom w:w="60" w:type="dxa"/>
                <w:right w:w="80" w:type="dxa"/>
              </w:tcMar>
            </w:tcPr>
            <w:p>
              <w:r>
                <w:rPr>
                  <w:rFonts w:ascii="Calibri" w:hAnsi="Calibri"/>
                  <w:sz w:val="22"/>
                  <w:szCs w:val="22"/>
                </w:rPr>
                <w:t xml:space="preserve">GAP-15 drift stream live; NPS webhook test events confirmed</w:t>
              </w:r>
            </w:p>
          </w:tc>
        </w:tr>
        <w:tr>
          <w:tc>
            <w:tcPr>
              <w:tcBorders>
                <w:top w:val="single" w:sz="4" w:space="0" w:color="C0C0C0"/>
                <w:left w:val="single" w:sz="4" w:space="0" w:color="C0C0C0"/>
                <w:bottom w:val="single" w:sz="4" w:space="0" w:color="C0C0C0"/>
                <w:right w:val="single" w:sz="4" w:space="0" w:color="C0C0C0"/>
              </w:tcBorders>
              <w:tcMar>
                <w:top w:w="60" w:type="dxa"/>
                <w:left w:w="80" w:type="dxa"/>
                <w:bottom w:w="60" w:type="dxa"/>
                <w:right w:w="80" w:type="dxa"/>
              </w:tcMar>
            </w:tcPr>
            <w:p>
              <w:r>
                <w:rPr>
                  <w:rFonts w:ascii="Calibri" w:hAnsi="Calibri"/>
                  <w:b/>
                  <w:bCs/>
                  <w:sz w:val="22"/>
                  <w:szCs w:val="22"/>
                </w:rPr>
                <w:t xml:space="preserve">T+0 (01:00)</w:t>
              </w:r>
            </w:p>
          </w:tc>
          <w:tc>
            <w:tcPr>
              <w:tcBorders>
                <w:top w:val="single" w:sz="4" w:space="0" w:color="C0C0C0"/>
                <w:left w:val="single" w:sz="4" w:space="0" w:color="C0C0C0"/>
                <w:bottom w:val="single" w:sz="4" w:space="0" w:color="C0C0C0"/>
                <w:right w:val="single" w:sz="4" w:space="0" w:color="C0C0C0"/>
              </w:tcBorders>
              <w:tcMar>
                <w:top w:w="60" w:type="dxa"/>
                <w:left w:w="80" w:type="dxa"/>
                <w:bottom w:w="60" w:type="dxa"/>
                <w:right w:w="80" w:type="dxa"/>
              </w:tcMar>
            </w:tcPr>
            <w:p>
              <w:r>
                <w:rPr>
                  <w:rFonts w:ascii="Calibri" w:hAnsi="Calibri"/>
                  <w:sz w:val="22"/>
                  <w:szCs w:val="22"/>
                </w:rPr>
                <w:t xml:space="preserve">Full system health check — all 28 agents, all 7 GAP endpoints, Vega dashboard green</w:t>
              </w:r>
            </w:p>
          </w:tc>
          <w:tc>
            <w:tcPr>
              <w:tcBorders>
                <w:top w:val="single" w:sz="4" w:space="0" w:color="C0C0C0"/>
                <w:left w:val="single" w:sz="4" w:space="0" w:color="C0C0C0"/>
                <w:bottom w:val="single" w:sz="4" w:space="0" w:color="C0C0C0"/>
                <w:right w:val="single" w:sz="4" w:space="0" w:color="C0C0C0"/>
              </w:tcBorders>
              <w:tcMar>
                <w:top w:w="60" w:type="dxa"/>
                <w:left w:w="80" w:type="dxa"/>
                <w:bottom w:w="60" w:type="dxa"/>
                <w:right w:w="80" w:type="dxa"/>
              </w:tcMar>
            </w:tcPr>
            <w:p>
              <w:r>
                <w:rPr>
                  <w:rFonts w:ascii="Calibri" w:hAnsi="Calibri"/>
                  <w:sz w:val="22"/>
                  <w:szCs w:val="22"/>
                </w:rPr>
                <w:t xml:space="preserve">Vega + All WS Leads</w:t>
              </w:r>
            </w:p>
          </w:tc>
          <w:tc>
            <w:tcPr>
              <w:tcBorders>
                <w:top w:val="single" w:sz="4" w:space="0" w:color="C0C0C0"/>
                <w:left w:val="single" w:sz="4" w:space="0" w:color="C0C0C0"/>
                <w:bottom w:val="single" w:sz="4" w:space="0" w:color="C0C0C0"/>
                <w:right w:val="single" w:sz="4" w:space="0" w:color="C0C0C0"/>
              </w:tcBorders>
              <w:tcMar>
                <w:top w:w="60" w:type="dxa"/>
                <w:left w:w="80" w:type="dxa"/>
                <w:bottom w:w="60" w:type="dxa"/>
                <w:right w:w="80" w:type="dxa"/>
              </w:tcMar>
            </w:tcPr>
            <w:p>
              <w:r>
                <w:rPr>
                  <w:rFonts w:ascii="Calibri" w:hAnsi="Calibri"/>
                  <w:sz w:val="22"/>
                  <w:szCs w:val="22"/>
                </w:rPr>
                <w:t xml:space="preserve">All 28 agents responding; 0 P1 incidents</w:t>
              </w:r>
            </w:p>
          </w:tc>
        </w:tr>
        <w:tr>
          <w:tc>
            <w:tcPr>
              <w:tcBorders>
                <w:top w:val="single" w:sz="4" w:space="0" w:color="C0C0C0"/>
                <w:left w:val="single" w:sz="4" w:space="0" w:color="C0C0C0"/>
                <w:bottom w:val="single" w:sz="4" w:space="0" w:color="C0C0C0"/>
                <w:right w:val="single" w:sz="4" w:space="0" w:color="C0C0C0"/>
              </w:tcBorders>
              <w:tcMar>
                <w:top w:w="60" w:type="dxa"/>
                <w:left w:w="80" w:type="dxa"/>
                <w:bottom w:w="60" w:type="dxa"/>
                <w:right w:w="80" w:type="dxa"/>
              </w:tcMar>
            </w:tcPr>
            <w:p>
              <w:r>
                <w:rPr>
                  <w:rFonts w:ascii="Calibri" w:hAnsi="Calibri"/>
                  <w:b/>
                  <w:bCs/>
                  <w:sz w:val="22"/>
                  <w:szCs w:val="22"/>
                </w:rPr>
                <w:t xml:space="preserve">T+0 (03:00)</w:t>
              </w:r>
            </w:p>
          </w:tc>
          <w:tc>
            <w:tcPr>
              <w:tcBorders>
                <w:top w:val="single" w:sz="4" w:space="0" w:color="C0C0C0"/>
                <w:left w:val="single" w:sz="4" w:space="0" w:color="C0C0C0"/>
                <w:bottom w:val="single" w:sz="4" w:space="0" w:color="C0C0C0"/>
                <w:right w:val="single" w:sz="4" w:space="0" w:color="C0C0C0"/>
              </w:tcBorders>
              <w:tcMar>
                <w:top w:w="60" w:type="dxa"/>
                <w:left w:w="80" w:type="dxa"/>
                <w:bottom w:w="60" w:type="dxa"/>
                <w:right w:w="80" w:type="dxa"/>
              </w:tcMar>
            </w:tcPr>
            <w:p>
              <w:r>
                <w:rPr>
                  <w:rFonts w:ascii="Calibri" w:hAnsi="Calibri"/>
                  <w:sz w:val="22"/>
                  <w:szCs w:val="22"/>
                </w:rPr>
                <w:t xml:space="preserve">Maintenance window closes — user access restored; Phase 3 live</w:t>
              </w:r>
            </w:p>
          </w:tc>
          <w:tc>
            <w:tcPr>
              <w:tcBorders>
                <w:top w:val="single" w:sz="4" w:space="0" w:color="C0C0C0"/>
                <w:left w:val="single" w:sz="4" w:space="0" w:color="C0C0C0"/>
                <w:bottom w:val="single" w:sz="4" w:space="0" w:color="C0C0C0"/>
                <w:right w:val="single" w:sz="4" w:space="0" w:color="C0C0C0"/>
              </w:tcBorders>
              <w:tcMar>
                <w:top w:w="60" w:type="dxa"/>
                <w:left w:w="80" w:type="dxa"/>
                <w:bottom w:w="60" w:type="dxa"/>
                <w:right w:w="80" w:type="dxa"/>
              </w:tcMar>
            </w:tcPr>
            <w:p>
              <w:r>
                <w:rPr>
                  <w:rFonts w:ascii="Calibri" w:hAnsi="Calibri"/>
                  <w:sz w:val="22"/>
                  <w:szCs w:val="22"/>
                </w:rPr>
                <w:t xml:space="preserve">Programme Director</w:t>
              </w:r>
            </w:p>
          </w:tc>
          <w:tc>
            <w:tcPr>
              <w:tcBorders>
                <w:top w:val="single" w:sz="4" w:space="0" w:color="C0C0C0"/>
                <w:left w:val="single" w:sz="4" w:space="0" w:color="C0C0C0"/>
                <w:bottom w:val="single" w:sz="4" w:space="0" w:color="C0C0C0"/>
                <w:right w:val="single" w:sz="4" w:space="0" w:color="C0C0C0"/>
              </w:tcBorders>
              <w:tcMar>
                <w:top w:w="60" w:type="dxa"/>
                <w:left w:w="80" w:type="dxa"/>
                <w:bottom w:w="60" w:type="dxa"/>
                <w:right w:w="80" w:type="dxa"/>
              </w:tcMar>
            </w:tcPr>
            <w:p>
              <w:r>
                <w:rPr>
                  <w:rFonts w:ascii="Calibri" w:hAnsi="Calibri"/>
                  <w:sz w:val="22"/>
                  <w:szCs w:val="22"/>
                </w:rPr>
                <w:t xml:space="preserve">Cutover complete; P3-M4 Go-Live declared</w:t>
              </w:r>
            </w:p>
          </w:tc>
        </w:tr>
        <w:tr>
          <w:tc>
            <w:tcPr>
              <w:tcBorders>
                <w:top w:val="single" w:sz="4" w:space="0" w:color="C0C0C0"/>
                <w:left w:val="single" w:sz="4" w:space="0" w:color="C0C0C0"/>
                <w:bottom w:val="single" w:sz="4" w:space="0" w:color="C0C0C0"/>
                <w:right w:val="single" w:sz="4" w:space="0" w:color="C0C0C0"/>
              </w:tcBorders>
              <w:tcMar>
                <w:top w:w="60" w:type="dxa"/>
                <w:left w:w="80" w:type="dxa"/>
                <w:bottom w:w="60" w:type="dxa"/>
                <w:right w:w="80" w:type="dxa"/>
              </w:tcMar>
            </w:tcPr>
            <w:p>
              <w:r>
                <w:rPr>
                  <w:rFonts w:ascii="Calibri" w:hAnsi="Calibri"/>
                  <w:b/>
                  <w:bCs/>
                  <w:sz w:val="22"/>
                  <w:szCs w:val="22"/>
                </w:rPr>
                <w:t xml:space="preserve">T+4 hours</w:t>
              </w:r>
            </w:p>
          </w:tc>
          <w:tc>
            <w:tcPr>
              <w:tcBorders>
                <w:top w:val="single" w:sz="4" w:space="0" w:color="C0C0C0"/>
                <w:left w:val="single" w:sz="4" w:space="0" w:color="C0C0C0"/>
                <w:bottom w:val="single" w:sz="4" w:space="0" w:color="C0C0C0"/>
                <w:right w:val="single" w:sz="4" w:space="0" w:color="C0C0C0"/>
              </w:tcBorders>
              <w:tcMar>
                <w:top w:w="60" w:type="dxa"/>
                <w:left w:w="80" w:type="dxa"/>
                <w:bottom w:w="60" w:type="dxa"/>
                <w:right w:w="80" w:type="dxa"/>
              </w:tcMar>
            </w:tcPr>
            <w:p>
              <w:r>
                <w:rPr>
                  <w:rFonts w:ascii="Calibri" w:hAnsi="Calibri"/>
                  <w:sz w:val="22"/>
                  <w:szCs w:val="22"/>
                </w:rPr>
                <w:t xml:space="preserve">First post-go-live health check — GAP-01–04/13–15 SLA metrics reviewed</w:t>
              </w:r>
            </w:p>
          </w:tc>
          <w:tc>
            <w:tcPr>
              <w:tcBorders>
                <w:top w:val="single" w:sz="4" w:space="0" w:color="C0C0C0"/>
                <w:left w:val="single" w:sz="4" w:space="0" w:color="C0C0C0"/>
                <w:bottom w:val="single" w:sz="4" w:space="0" w:color="C0C0C0"/>
                <w:right w:val="single" w:sz="4" w:space="0" w:color="C0C0C0"/>
              </w:tcBorders>
              <w:tcMar>
                <w:top w:w="60" w:type="dxa"/>
                <w:left w:w="80" w:type="dxa"/>
                <w:bottom w:w="60" w:type="dxa"/>
                <w:right w:w="80" w:type="dxa"/>
              </w:tcMar>
            </w:tcPr>
            <w:p>
              <w:r>
                <w:rPr>
                  <w:rFonts w:ascii="Calibri" w:hAnsi="Calibri"/>
                  <w:sz w:val="22"/>
                  <w:szCs w:val="22"/>
                </w:rPr>
                <w:t xml:space="preserve">Signal/Aria/Core</w:t>
              </w:r>
            </w:p>
          </w:tc>
          <w:tc>
            <w:tcPr>
              <w:tcBorders>
                <w:top w:val="single" w:sz="4" w:space="0" w:color="C0C0C0"/>
                <w:left w:val="single" w:sz="4" w:space="0" w:color="C0C0C0"/>
                <w:bottom w:val="single" w:sz="4" w:space="0" w:color="C0C0C0"/>
                <w:right w:val="single" w:sz="4" w:space="0" w:color="C0C0C0"/>
              </w:tcBorders>
              <w:tcMar>
                <w:top w:w="60" w:type="dxa"/>
                <w:left w:w="80" w:type="dxa"/>
                <w:bottom w:w="60" w:type="dxa"/>
                <w:right w:w="80" w:type="dxa"/>
              </w:tcMar>
            </w:tcPr>
            <w:p>
              <w:r>
                <w:rPr>
                  <w:rFonts w:ascii="Calibri" w:hAnsi="Calibri"/>
                  <w:sz w:val="22"/>
                  <w:szCs w:val="22"/>
                </w:rPr>
                <w:t xml:space="preserve">All SLA metrics within ±5% of acceptance test results</w:t>
              </w:r>
            </w:p>
          </w:tc>
        </w:tr>
        <w:tr>
          <w:tc>
            <w:tcPr>
              <w:tcBorders>
                <w:top w:val="single" w:sz="4" w:space="0" w:color="C0C0C0"/>
                <w:left w:val="single" w:sz="4" w:space="0" w:color="C0C0C0"/>
                <w:bottom w:val="single" w:sz="4" w:space="0" w:color="C0C0C0"/>
                <w:right w:val="single" w:sz="4" w:space="0" w:color="C0C0C0"/>
              </w:tcBorders>
              <w:tcMar>
                <w:top w:w="60" w:type="dxa"/>
                <w:left w:w="80" w:type="dxa"/>
                <w:bottom w:w="60" w:type="dxa"/>
                <w:right w:w="80" w:type="dxa"/>
              </w:tcMar>
            </w:tcPr>
            <w:p>
              <w:r>
                <w:rPr>
                  <w:rFonts w:ascii="Calibri" w:hAnsi="Calibri"/>
                  <w:b/>
                  <w:bCs/>
                  <w:sz w:val="22"/>
                  <w:szCs w:val="22"/>
                </w:rPr>
                <w:t xml:space="preserve">T+24 hours</w:t>
              </w:r>
            </w:p>
          </w:tc>
          <w:tc>
            <w:tcPr>
              <w:tcBorders>
                <w:top w:val="single" w:sz="4" w:space="0" w:color="C0C0C0"/>
                <w:left w:val="single" w:sz="4" w:space="0" w:color="C0C0C0"/>
                <w:bottom w:val="single" w:sz="4" w:space="0" w:color="C0C0C0"/>
                <w:right w:val="single" w:sz="4" w:space="0" w:color="C0C0C0"/>
              </w:tcBorders>
              <w:tcMar>
                <w:top w:w="60" w:type="dxa"/>
                <w:left w:w="80" w:type="dxa"/>
                <w:bottom w:w="60" w:type="dxa"/>
                <w:right w:w="80" w:type="dxa"/>
              </w:tcMar>
            </w:tcPr>
            <w:p>
              <w:r>
                <w:rPr>
                  <w:rFonts w:ascii="Calibri" w:hAnsi="Calibri"/>
                  <w:sz w:val="22"/>
                  <w:szCs w:val="22"/>
                </w:rPr>
                <w:t xml:space="preserve">Day-1 stand-up — all 3 vendor TAMs, all WS Leads; P1/P2 incident review</w:t>
              </w:r>
            </w:p>
          </w:tc>
          <w:tc>
            <w:tcPr>
              <w:tcBorders>
                <w:top w:val="single" w:sz="4" w:space="0" w:color="C0C0C0"/>
                <w:left w:val="single" w:sz="4" w:space="0" w:color="C0C0C0"/>
                <w:bottom w:val="single" w:sz="4" w:space="0" w:color="C0C0C0"/>
                <w:right w:val="single" w:sz="4" w:space="0" w:color="C0C0C0"/>
              </w:tcBorders>
              <w:tcMar>
                <w:top w:w="60" w:type="dxa"/>
                <w:left w:w="80" w:type="dxa"/>
                <w:bottom w:w="60" w:type="dxa"/>
                <w:right w:w="80" w:type="dxa"/>
              </w:tcMar>
            </w:tcPr>
            <w:p>
              <w:r>
                <w:rPr>
                  <w:rFonts w:ascii="Calibri" w:hAnsi="Calibri"/>
                  <w:sz w:val="22"/>
                  <w:szCs w:val="22"/>
                </w:rPr>
                <w:t xml:space="preserve">Programme Director</w:t>
              </w:r>
            </w:p>
          </w:tc>
          <w:tc>
            <w:tcPr>
              <w:tcBorders>
                <w:top w:val="single" w:sz="4" w:space="0" w:color="C0C0C0"/>
                <w:left w:val="single" w:sz="4" w:space="0" w:color="C0C0C0"/>
                <w:bottom w:val="single" w:sz="4" w:space="0" w:color="C0C0C0"/>
                <w:right w:val="single" w:sz="4" w:space="0" w:color="C0C0C0"/>
              </w:tcBorders>
              <w:tcMar>
                <w:top w:w="60" w:type="dxa"/>
                <w:left w:w="80" w:type="dxa"/>
                <w:bottom w:w="60" w:type="dxa"/>
                <w:right w:w="80" w:type="dxa"/>
              </w:tcMar>
            </w:tcPr>
            <w:p>
              <w:r>
                <w:rPr>
                  <w:rFonts w:ascii="Calibri" w:hAnsi="Calibri"/>
                  <w:sz w:val="22"/>
                  <w:szCs w:val="22"/>
                </w:rPr>
                <w:t xml:space="preserve">Zero unresolved P1 incidents; daily hypercare cadence established</w:t>
              </w:r>
            </w:p>
          </w:tc>
        </w:tr>
        <w:tr>
          <w:tc>
            <w:tcPr>
              <w:tcBorders>
                <w:top w:val="single" w:sz="4" w:space="0" w:color="C0C0C0"/>
                <w:left w:val="single" w:sz="4" w:space="0" w:color="C0C0C0"/>
                <w:bottom w:val="single" w:sz="4" w:space="0" w:color="C0C0C0"/>
                <w:right w:val="single" w:sz="4" w:space="0" w:color="C0C0C0"/>
              </w:tcBorders>
              <w:tcMar>
                <w:top w:w="60" w:type="dxa"/>
                <w:left w:w="80" w:type="dxa"/>
                <w:bottom w:w="60" w:type="dxa"/>
                <w:right w:w="80" w:type="dxa"/>
              </w:tcMar>
            </w:tcPr>
            <w:p>
              <w:r>
                <w:rPr>
                  <w:rFonts w:ascii="Calibri" w:hAnsi="Calibri"/>
                  <w:b/>
                  <w:bCs/>
                  <w:sz w:val="22"/>
                  <w:szCs w:val="22"/>
                </w:rPr>
                <w:t xml:space="preserve">T+72 hours</w:t>
              </w:r>
            </w:p>
          </w:tc>
          <w:tc>
            <w:tcPr>
              <w:tcBorders>
                <w:top w:val="single" w:sz="4" w:space="0" w:color="C0C0C0"/>
                <w:left w:val="single" w:sz="4" w:space="0" w:color="C0C0C0"/>
                <w:bottom w:val="single" w:sz="4" w:space="0" w:color="C0C0C0"/>
                <w:right w:val="single" w:sz="4" w:space="0" w:color="C0C0C0"/>
              </w:tcBorders>
              <w:tcMar>
                <w:top w:w="60" w:type="dxa"/>
                <w:left w:w="80" w:type="dxa"/>
                <w:bottom w:w="60" w:type="dxa"/>
                <w:right w:w="80" w:type="dxa"/>
              </w:tcMar>
            </w:tcPr>
            <w:p>
              <w:r>
                <w:rPr>
                  <w:rFonts w:ascii="Calibri" w:hAnsi="Calibri"/>
                  <w:sz w:val="22"/>
                  <w:szCs w:val="22"/>
                </w:rPr>
                <w:t xml:space="preserve">72-hour post-go-live review — SC briefing; coverage achievement confirmed; hypercare status</w:t>
              </w:r>
            </w:p>
          </w:tc>
          <w:tc>
            <w:tcPr>
              <w:tcBorders>
                <w:top w:val="single" w:sz="4" w:space="0" w:color="C0C0C0"/>
                <w:left w:val="single" w:sz="4" w:space="0" w:color="C0C0C0"/>
                <w:bottom w:val="single" w:sz="4" w:space="0" w:color="C0C0C0"/>
                <w:right w:val="single" w:sz="4" w:space="0" w:color="C0C0C0"/>
              </w:tcBorders>
              <w:tcMar>
                <w:top w:w="60" w:type="dxa"/>
                <w:left w:w="80" w:type="dxa"/>
                <w:bottom w:w="60" w:type="dxa"/>
                <w:right w:w="80" w:type="dxa"/>
              </w:tcMar>
            </w:tcPr>
            <w:p>
              <w:r>
                <w:rPr>
                  <w:rFonts w:ascii="Calibri" w:hAnsi="Calibri"/>
                  <w:sz w:val="22"/>
                  <w:szCs w:val="22"/>
                </w:rPr>
                <w:t xml:space="preserve">SC Chair + Programme Director</w:t>
              </w:r>
            </w:p>
          </w:tc>
          <w:tc>
            <w:tcPr>
              <w:tcBorders>
                <w:top w:val="single" w:sz="4" w:space="0" w:color="C0C0C0"/>
                <w:left w:val="single" w:sz="4" w:space="0" w:color="C0C0C0"/>
                <w:bottom w:val="single" w:sz="4" w:space="0" w:color="C0C0C0"/>
                <w:right w:val="single" w:sz="4" w:space="0" w:color="C0C0C0"/>
              </w:tcBorders>
              <w:tcMar>
                <w:top w:w="60" w:type="dxa"/>
                <w:left w:w="80" w:type="dxa"/>
                <w:bottom w:w="60" w:type="dxa"/>
                <w:right w:w="80" w:type="dxa"/>
              </w:tcMar>
            </w:tcPr>
            <w:p>
              <w:r>
                <w:rPr>
                  <w:rFonts w:ascii="Calibri" w:hAnsi="Calibri"/>
                  <w:sz w:val="22"/>
                  <w:szCs w:val="22"/>
                </w:rPr>
                <w:t xml:space="preserve">92% coverage confirmed; zero P1 open; SC acceptance of P3-M4 milestone</w:t>
              </w:r>
            </w:p>
          </w:tc>
        </w:tr>
      </w:tbl>
    </w:ins>
    <w:ins w:id="2787" w:author="Scispace Agent" w:date="2026-09-04T00:00:00Z">
      <w:p>
        <w:pPr>
          <w:spacing w:after="40"/>
        </w:pPr>
      </w:p>
    </w:ins>
    <w:ins w:id="2788" w:author="Scispace Agent" w:date="2026-09-04T00:00:00Z">
      <w:p>
        <w:pPr>
          <w:pStyle w:val="Heading2"/>
          <w:spacing w:before="200" w:after="80"/>
        </w:pPr>
        <w:r>
          <w:rPr>
            <w:rFonts w:ascii="Calibri" w:hAnsi="Calibri"/>
            <w:b/>
            <w:bCs/>
            <w:color w:val="2e75b6"/>
            <w:sz w:val="28"/>
            <w:szCs w:val="28"/>
          </w:rPr>
          <w:t xml:space="preserve">57.3 BAU Transition Plan — 92% Coverage Achievement</w:t>
        </w:r>
      </w:p>
    </w:ins>
    <w:ins w:id="2789" w:author="Scispace Agent" w:date="2026-09-04T00:00:00Z">
      <w:p>
        <w:pPr>
          <w:ind w:left="400"/>
          <w:spacing w:after="80"/>
        </w:pPr>
        <w:r>
          <w:rPr>
            <w:rFonts w:ascii="Calibri" w:hAnsi="Calibri"/>
            <w:sz w:val="24"/>
            <w:szCs w:val="24"/>
          </w:rPr>
          <w:t xml:space="preserve">Following Go-Live (T+0), the programme enters a structured 90-day BAU transition mirroring the Phase 2 transition framework (S53). The target is stable 92% automation coverage across all 28 MONOLITH agents, with all SLA groups meeting their contracted targets and no outstanding programme remediation items.</w:t>
        </w:r>
      </w:p>
    </w:ins>
    <w:ins w:id="2790" w:author="Scispace Agent" w:date="2026-09-04T00:00:00Z">
      <w:tbl>
        <w:tblPr>
          <w:tblW w:w="9000" w:type="dxa"/>
          <w:tblBorders>
            <w:insideH w:val="single" w:sz="4" w:space="0" w:color="C0C0C0"/>
            <w:insideV w:val="single" w:sz="4" w:space="0" w:color="C0C0C0"/>
          </w:tblBorders>
          <w:tblCellMar>
            <w:top w:w="60" w:type="dxa"/>
            <w:left w:w="80" w:type="dxa"/>
            <w:bottom w:w="60" w:type="dxa"/>
            <w:right w:w="80" w:type="dxa"/>
          </w:tblCellMar>
        </w:tblPr>
        <w:tr>
          <w:tc>
            <w:tcPr>
              <w:shd w:val="clear" w:color="auto" w:fill="1f2d5a"/>
              <w:tcBorders>
                <w:top w:val="single" w:sz="4" w:space="0" w:color="1f2d5a"/>
                <w:left w:val="single" w:sz="4" w:space="0" w:color="1f2d5a"/>
                <w:bottom w:val="single" w:sz="4" w:space="0" w:color="1f2d5a"/>
                <w:right w:val="single" w:sz="4" w:space="0" w:color="1f2d5a"/>
              </w:tcBorders>
              <w:tcMar>
                <w:top w:w="60" w:type="dxa"/>
                <w:left w:w="80" w:type="dxa"/>
                <w:bottom w:w="60" w:type="dxa"/>
                <w:right w:w="80" w:type="dxa"/>
              </w:tcMar>
            </w:tcPr>
            <w:p>
              <w:r>
                <w:rPr>
                  <w:rFonts w:ascii="Calibri" w:hAnsi="Calibri"/>
                  <w:b/>
                  <w:bCs/>
                  <w:color w:val="FFFFFF"/>
                  <w:sz w:val="20"/>
                  <w:szCs w:val="20"/>
                </w:rPr>
                <w:t xml:space="preserve">BAU Phase</w:t>
              </w:r>
            </w:p>
          </w:tc>
          <w:tc>
            <w:tcPr>
              <w:shd w:val="clear" w:color="auto" w:fill="1f2d5a"/>
              <w:tcBorders>
                <w:top w:val="single" w:sz="4" w:space="0" w:color="1f2d5a"/>
                <w:left w:val="single" w:sz="4" w:space="0" w:color="1f2d5a"/>
                <w:bottom w:val="single" w:sz="4" w:space="0" w:color="1f2d5a"/>
                <w:right w:val="single" w:sz="4" w:space="0" w:color="1f2d5a"/>
              </w:tcBorders>
              <w:tcMar>
                <w:top w:w="60" w:type="dxa"/>
                <w:left w:w="80" w:type="dxa"/>
                <w:bottom w:w="60" w:type="dxa"/>
                <w:right w:w="80" w:type="dxa"/>
              </w:tcMar>
            </w:tcPr>
            <w:p>
              <w:r>
                <w:rPr>
                  <w:rFonts w:ascii="Calibri" w:hAnsi="Calibri"/>
                  <w:b/>
                  <w:bCs/>
                  <w:color w:val="FFFFFF"/>
                  <w:sz w:val="20"/>
                  <w:szCs w:val="20"/>
                </w:rPr>
                <w:t xml:space="preserve">Period</w:t>
              </w:r>
            </w:p>
          </w:tc>
          <w:tc>
            <w:tcPr>
              <w:shd w:val="clear" w:color="auto" w:fill="1f2d5a"/>
              <w:tcBorders>
                <w:top w:val="single" w:sz="4" w:space="0" w:color="1f2d5a"/>
                <w:left w:val="single" w:sz="4" w:space="0" w:color="1f2d5a"/>
                <w:bottom w:val="single" w:sz="4" w:space="0" w:color="1f2d5a"/>
                <w:right w:val="single" w:sz="4" w:space="0" w:color="1f2d5a"/>
              </w:tcBorders>
              <w:tcMar>
                <w:top w:w="60" w:type="dxa"/>
                <w:left w:w="80" w:type="dxa"/>
                <w:bottom w:w="60" w:type="dxa"/>
                <w:right w:w="80" w:type="dxa"/>
              </w:tcMar>
            </w:tcPr>
            <w:p>
              <w:r>
                <w:rPr>
                  <w:rFonts w:ascii="Calibri" w:hAnsi="Calibri"/>
                  <w:b/>
                  <w:bCs/>
                  <w:color w:val="FFFFFF"/>
                  <w:sz w:val="20"/>
                  <w:szCs w:val="20"/>
                </w:rPr>
                <w:t xml:space="preserve">Coverage KPI</w:t>
              </w:r>
            </w:p>
          </w:tc>
          <w:tc>
            <w:tcPr>
              <w:shd w:val="clear" w:color="auto" w:fill="1f2d5a"/>
              <w:tcBorders>
                <w:top w:val="single" w:sz="4" w:space="0" w:color="1f2d5a"/>
                <w:left w:val="single" w:sz="4" w:space="0" w:color="1f2d5a"/>
                <w:bottom w:val="single" w:sz="4" w:space="0" w:color="1f2d5a"/>
                <w:right w:val="single" w:sz="4" w:space="0" w:color="1f2d5a"/>
              </w:tcBorders>
              <w:tcMar>
                <w:top w:w="60" w:type="dxa"/>
                <w:left w:w="80" w:type="dxa"/>
                <w:bottom w:w="60" w:type="dxa"/>
                <w:right w:w="80" w:type="dxa"/>
              </w:tcMar>
            </w:tcPr>
            <w:p>
              <w:r>
                <w:rPr>
                  <w:rFonts w:ascii="Calibri" w:hAnsi="Calibri"/>
                  <w:b/>
                  <w:bCs/>
                  <w:color w:val="FFFFFF"/>
                  <w:sz w:val="20"/>
                  <w:szCs w:val="20"/>
                </w:rPr>
                <w:t xml:space="preserve">Key Activities</w:t>
              </w:r>
            </w:p>
          </w:tc>
          <w:tc>
            <w:tcPr>
              <w:shd w:val="clear" w:color="auto" w:fill="1f2d5a"/>
              <w:tcBorders>
                <w:top w:val="single" w:sz="4" w:space="0" w:color="1f2d5a"/>
                <w:left w:val="single" w:sz="4" w:space="0" w:color="1f2d5a"/>
                <w:bottom w:val="single" w:sz="4" w:space="0" w:color="1f2d5a"/>
                <w:right w:val="single" w:sz="4" w:space="0" w:color="1f2d5a"/>
              </w:tcBorders>
              <w:tcMar>
                <w:top w:w="60" w:type="dxa"/>
                <w:left w:w="80" w:type="dxa"/>
                <w:bottom w:w="60" w:type="dxa"/>
                <w:right w:w="80" w:type="dxa"/>
              </w:tcMar>
            </w:tcPr>
            <w:p>
              <w:r>
                <w:rPr>
                  <w:rFonts w:ascii="Calibri" w:hAnsi="Calibri"/>
                  <w:b/>
                  <w:bCs/>
                  <w:color w:val="FFFFFF"/>
                  <w:sz w:val="20"/>
                  <w:szCs w:val="20"/>
                </w:rPr>
                <w:t xml:space="preserve">Owner</w:t>
              </w:r>
            </w:p>
          </w:tc>
        </w:tr>
        <w:tr>
          <w:tc>
            <w:tcPr>
              <w:tcBorders>
                <w:top w:val="single" w:sz="4" w:space="0" w:color="C0C0C0"/>
                <w:left w:val="single" w:sz="4" w:space="0" w:color="C0C0C0"/>
                <w:bottom w:val="single" w:sz="4" w:space="0" w:color="C0C0C0"/>
                <w:right w:val="single" w:sz="4" w:space="0" w:color="C0C0C0"/>
              </w:tcBorders>
              <w:tcMar>
                <w:top w:w="60" w:type="dxa"/>
                <w:left w:w="80" w:type="dxa"/>
                <w:bottom w:w="60" w:type="dxa"/>
                <w:right w:w="80" w:type="dxa"/>
              </w:tcMar>
            </w:tcPr>
            <w:p>
              <w:r>
                <w:rPr>
                  <w:rFonts w:ascii="Calibri" w:hAnsi="Calibri"/>
                  <w:b/>
                  <w:bCs/>
                  <w:sz w:val="22"/>
                  <w:szCs w:val="22"/>
                </w:rPr>
                <w:t xml:space="preserve">Phase 1 — Stabilisation</w:t>
              </w:r>
            </w:p>
          </w:tc>
          <w:tc>
            <w:tcPr>
              <w:tcBorders>
                <w:top w:val="single" w:sz="4" w:space="0" w:color="C0C0C0"/>
                <w:left w:val="single" w:sz="4" w:space="0" w:color="C0C0C0"/>
                <w:bottom w:val="single" w:sz="4" w:space="0" w:color="C0C0C0"/>
                <w:right w:val="single" w:sz="4" w:space="0" w:color="C0C0C0"/>
              </w:tcBorders>
              <w:tcMar>
                <w:top w:w="60" w:type="dxa"/>
                <w:left w:w="80" w:type="dxa"/>
                <w:bottom w:w="60" w:type="dxa"/>
                <w:right w:w="80" w:type="dxa"/>
              </w:tcMar>
            </w:tcPr>
            <w:p>
              <w:r>
                <w:rPr>
                  <w:rFonts w:ascii="Calibri" w:hAnsi="Calibri"/>
                  <w:sz w:val="22"/>
                  <w:szCs w:val="22"/>
                </w:rPr>
                <w:t xml:space="preserve">Day 1–30 (P3-M4 post-GL)</w:t>
              </w:r>
            </w:p>
          </w:tc>
          <w:tc>
            <w:tcPr>
              <w:tcBorders>
                <w:top w:val="single" w:sz="4" w:space="0" w:color="C0C0C0"/>
                <w:left w:val="single" w:sz="4" w:space="0" w:color="C0C0C0"/>
                <w:bottom w:val="single" w:sz="4" w:space="0" w:color="C0C0C0"/>
                <w:right w:val="single" w:sz="4" w:space="0" w:color="C0C0C0"/>
              </w:tcBorders>
              <w:tcMar>
                <w:top w:w="60" w:type="dxa"/>
                <w:left w:w="80" w:type="dxa"/>
                <w:bottom w:w="60" w:type="dxa"/>
                <w:right w:w="80" w:type="dxa"/>
              </w:tcMar>
            </w:tcPr>
            <w:p>
              <w:r>
                <w:rPr>
                  <w:rFonts w:ascii="Calibri" w:hAnsi="Calibri"/>
                  <w:sz w:val="22"/>
                  <w:szCs w:val="22"/>
                </w:rPr>
                <w:t xml:space="preserve">≥ 90% (stabilising to 92%)</w:t>
              </w:r>
            </w:p>
          </w:tc>
          <w:tc>
            <w:tcPr>
              <w:tcBorders>
                <w:top w:val="single" w:sz="4" w:space="0" w:color="C0C0C0"/>
                <w:left w:val="single" w:sz="4" w:space="0" w:color="C0C0C0"/>
                <w:bottom w:val="single" w:sz="4" w:space="0" w:color="C0C0C0"/>
                <w:right w:val="single" w:sz="4" w:space="0" w:color="C0C0C0"/>
              </w:tcBorders>
              <w:tcMar>
                <w:top w:w="60" w:type="dxa"/>
                <w:left w:w="80" w:type="dxa"/>
                <w:bottom w:w="60" w:type="dxa"/>
                <w:right w:w="80" w:type="dxa"/>
              </w:tcMar>
            </w:tcPr>
            <w:p>
              <w:r>
                <w:rPr>
                  <w:rFonts w:ascii="Calibri" w:hAnsi="Calibri"/>
                  <w:sz w:val="22"/>
                  <w:szCs w:val="22"/>
                </w:rPr>
                <w:t xml:space="preserve">Daily incident review; hypercare intensive; SLA tuning per GAP if &lt; target; Vega dashboard live</w:t>
              </w:r>
            </w:p>
          </w:tc>
          <w:tc>
            <w:tcPr>
              <w:tcBorders>
                <w:top w:val="single" w:sz="4" w:space="0" w:color="C0C0C0"/>
                <w:left w:val="single" w:sz="4" w:space="0" w:color="C0C0C0"/>
                <w:bottom w:val="single" w:sz="4" w:space="0" w:color="C0C0C0"/>
                <w:right w:val="single" w:sz="4" w:space="0" w:color="C0C0C0"/>
              </w:tcBorders>
              <w:tcMar>
                <w:top w:w="60" w:type="dxa"/>
                <w:left w:w="80" w:type="dxa"/>
                <w:bottom w:w="60" w:type="dxa"/>
                <w:right w:w="80" w:type="dxa"/>
              </w:tcMar>
            </w:tcPr>
            <w:p>
              <w:r>
                <w:rPr>
                  <w:rFonts w:ascii="Calibri" w:hAnsi="Calibri"/>
                  <w:sz w:val="22"/>
                  <w:szCs w:val="22"/>
                </w:rPr>
                <w:t xml:space="preserve">Programme Director + All WS Leads</w:t>
              </w:r>
            </w:p>
          </w:tc>
        </w:tr>
        <w:tr>
          <w:tc>
            <w:tcPr>
              <w:tcBorders>
                <w:top w:val="single" w:sz="4" w:space="0" w:color="C0C0C0"/>
                <w:left w:val="single" w:sz="4" w:space="0" w:color="C0C0C0"/>
                <w:bottom w:val="single" w:sz="4" w:space="0" w:color="C0C0C0"/>
                <w:right w:val="single" w:sz="4" w:space="0" w:color="C0C0C0"/>
              </w:tcBorders>
              <w:tcMar>
                <w:top w:w="60" w:type="dxa"/>
                <w:left w:w="80" w:type="dxa"/>
                <w:bottom w:w="60" w:type="dxa"/>
                <w:right w:w="80" w:type="dxa"/>
              </w:tcMar>
            </w:tcPr>
            <w:p>
              <w:r>
                <w:rPr>
                  <w:rFonts w:ascii="Calibri" w:hAnsi="Calibri"/>
                  <w:b/>
                  <w:bCs/>
                  <w:sz w:val="22"/>
                  <w:szCs w:val="22"/>
                </w:rPr>
                <w:t xml:space="preserve">Phase 2 — Optimisation</w:t>
              </w:r>
            </w:p>
          </w:tc>
          <w:tc>
            <w:tcPr>
              <w:tcBorders>
                <w:top w:val="single" w:sz="4" w:space="0" w:color="C0C0C0"/>
                <w:left w:val="single" w:sz="4" w:space="0" w:color="C0C0C0"/>
                <w:bottom w:val="single" w:sz="4" w:space="0" w:color="C0C0C0"/>
                <w:right w:val="single" w:sz="4" w:space="0" w:color="C0C0C0"/>
              </w:tcBorders>
              <w:tcMar>
                <w:top w:w="60" w:type="dxa"/>
                <w:left w:w="80" w:type="dxa"/>
                <w:bottom w:w="60" w:type="dxa"/>
                <w:right w:w="80" w:type="dxa"/>
              </w:tcMar>
            </w:tcPr>
            <w:p>
              <w:r>
                <w:rPr>
                  <w:rFonts w:ascii="Calibri" w:hAnsi="Calibri"/>
                  <w:sz w:val="22"/>
                  <w:szCs w:val="22"/>
                </w:rPr>
                <w:t xml:space="preserve">Day 31–60</w:t>
              </w:r>
            </w:p>
          </w:tc>
          <w:tc>
            <w:tcPr>
              <w:tcBorders>
                <w:top w:val="single" w:sz="4" w:space="0" w:color="C0C0C0"/>
                <w:left w:val="single" w:sz="4" w:space="0" w:color="C0C0C0"/>
                <w:bottom w:val="single" w:sz="4" w:space="0" w:color="C0C0C0"/>
                <w:right w:val="single" w:sz="4" w:space="0" w:color="C0C0C0"/>
              </w:tcBorders>
              <w:tcMar>
                <w:top w:w="60" w:type="dxa"/>
                <w:left w:w="80" w:type="dxa"/>
                <w:bottom w:w="60" w:type="dxa"/>
                <w:right w:w="80" w:type="dxa"/>
              </w:tcMar>
            </w:tcPr>
            <w:p>
              <w:r>
                <w:rPr>
                  <w:rFonts w:ascii="Calibri" w:hAnsi="Calibri"/>
                  <w:sz w:val="22"/>
                  <w:szCs w:val="22"/>
                </w:rPr>
                <w:t xml:space="preserve">≥ 91%</w:t>
              </w:r>
            </w:p>
          </w:tc>
          <w:tc>
            <w:tcPr>
              <w:tcBorders>
                <w:top w:val="single" w:sz="4" w:space="0" w:color="C0C0C0"/>
                <w:left w:val="single" w:sz="4" w:space="0" w:color="C0C0C0"/>
                <w:bottom w:val="single" w:sz="4" w:space="0" w:color="C0C0C0"/>
                <w:right w:val="single" w:sz="4" w:space="0" w:color="C0C0C0"/>
              </w:tcBorders>
              <w:tcMar>
                <w:top w:w="60" w:type="dxa"/>
                <w:left w:w="80" w:type="dxa"/>
                <w:bottom w:w="60" w:type="dxa"/>
                <w:right w:w="80" w:type="dxa"/>
              </w:tcMar>
            </w:tcPr>
            <w:p>
              <w:r>
                <w:rPr>
                  <w:rFonts w:ascii="Calibri" w:hAnsi="Calibri"/>
                  <w:sz w:val="22"/>
                  <w:szCs w:val="22"/>
                </w:rPr>
                <w:t xml:space="preserve">Weekly SLA review; GAP model retraining if GAP-01/03/13 below target; hypercare active phase</w:t>
              </w:r>
            </w:p>
          </w:tc>
          <w:tc>
            <w:tcPr>
              <w:tcBorders>
                <w:top w:val="single" w:sz="4" w:space="0" w:color="C0C0C0"/>
                <w:left w:val="single" w:sz="4" w:space="0" w:color="C0C0C0"/>
                <w:bottom w:val="single" w:sz="4" w:space="0" w:color="C0C0C0"/>
                <w:right w:val="single" w:sz="4" w:space="0" w:color="C0C0C0"/>
              </w:tcBorders>
              <w:tcMar>
                <w:top w:w="60" w:type="dxa"/>
                <w:left w:w="80" w:type="dxa"/>
                <w:bottom w:w="60" w:type="dxa"/>
                <w:right w:w="80" w:type="dxa"/>
              </w:tcMar>
            </w:tcPr>
            <w:p>
              <w:r>
                <w:rPr>
                  <w:rFonts w:ascii="Calibri" w:hAnsi="Calibri"/>
                  <w:sz w:val="22"/>
                  <w:szCs w:val="22"/>
                </w:rPr>
                <w:t xml:space="preserve">WS Leads + Vendor TAMs</w:t>
              </w:r>
            </w:p>
          </w:tc>
        </w:tr>
        <w:tr>
          <w:tc>
            <w:tcPr>
              <w:tcBorders>
                <w:top w:val="single" w:sz="4" w:space="0" w:color="C0C0C0"/>
                <w:left w:val="single" w:sz="4" w:space="0" w:color="C0C0C0"/>
                <w:bottom w:val="single" w:sz="4" w:space="0" w:color="C0C0C0"/>
                <w:right w:val="single" w:sz="4" w:space="0" w:color="C0C0C0"/>
              </w:tcBorders>
              <w:tcMar>
                <w:top w:w="60" w:type="dxa"/>
                <w:left w:w="80" w:type="dxa"/>
                <w:bottom w:w="60" w:type="dxa"/>
                <w:right w:w="80" w:type="dxa"/>
              </w:tcMar>
            </w:tcPr>
            <w:p>
              <w:r>
                <w:rPr>
                  <w:rFonts w:ascii="Calibri" w:hAnsi="Calibri"/>
                  <w:b/>
                  <w:bCs/>
                  <w:sz w:val="22"/>
                  <w:szCs w:val="22"/>
                </w:rPr>
                <w:t xml:space="preserve">Phase 3 — Consolidation</w:t>
              </w:r>
            </w:p>
          </w:tc>
          <w:tc>
            <w:tcPr>
              <w:tcBorders>
                <w:top w:val="single" w:sz="4" w:space="0" w:color="C0C0C0"/>
                <w:left w:val="single" w:sz="4" w:space="0" w:color="C0C0C0"/>
                <w:bottom w:val="single" w:sz="4" w:space="0" w:color="C0C0C0"/>
                <w:right w:val="single" w:sz="4" w:space="0" w:color="C0C0C0"/>
              </w:tcBorders>
              <w:tcMar>
                <w:top w:w="60" w:type="dxa"/>
                <w:left w:w="80" w:type="dxa"/>
                <w:bottom w:w="60" w:type="dxa"/>
                <w:right w:w="80" w:type="dxa"/>
              </w:tcMar>
            </w:tcPr>
            <w:p>
              <w:r>
                <w:rPr>
                  <w:rFonts w:ascii="Calibri" w:hAnsi="Calibri"/>
                  <w:sz w:val="22"/>
                  <w:szCs w:val="22"/>
                </w:rPr>
                <w:t xml:space="preserve">Day 61–90</w:t>
              </w:r>
            </w:p>
          </w:tc>
          <w:tc>
            <w:tcPr>
              <w:tcBorders>
                <w:top w:val="single" w:sz="4" w:space="0" w:color="C0C0C0"/>
                <w:left w:val="single" w:sz="4" w:space="0" w:color="C0C0C0"/>
                <w:bottom w:val="single" w:sz="4" w:space="0" w:color="C0C0C0"/>
                <w:right w:val="single" w:sz="4" w:space="0" w:color="C0C0C0"/>
              </w:tcBorders>
              <w:tcMar>
                <w:top w:w="60" w:type="dxa"/>
                <w:left w:w="80" w:type="dxa"/>
                <w:bottom w:w="60" w:type="dxa"/>
                <w:right w:w="80" w:type="dxa"/>
              </w:tcMar>
            </w:tcPr>
            <w:p>
              <w:r>
                <w:rPr>
                  <w:rFonts w:ascii="Calibri" w:hAnsi="Calibri"/>
                  <w:sz w:val="22"/>
                  <w:szCs w:val="22"/>
                </w:rPr>
                <w:t xml:space="preserve">≥ 92%</w:t>
              </w:r>
            </w:p>
          </w:tc>
          <w:tc>
            <w:tcPr>
              <w:tcBorders>
                <w:top w:val="single" w:sz="4" w:space="0" w:color="C0C0C0"/>
                <w:left w:val="single" w:sz="4" w:space="0" w:color="C0C0C0"/>
                <w:bottom w:val="single" w:sz="4" w:space="0" w:color="C0C0C0"/>
                <w:right w:val="single" w:sz="4" w:space="0" w:color="C0C0C0"/>
              </w:tcBorders>
              <w:tcMar>
                <w:top w:w="60" w:type="dxa"/>
                <w:left w:w="80" w:type="dxa"/>
                <w:bottom w:w="60" w:type="dxa"/>
                <w:right w:w="80" w:type="dxa"/>
              </w:tcMar>
            </w:tcPr>
            <w:p>
              <w:r>
                <w:rPr>
                  <w:rFonts w:ascii="Calibri" w:hAnsi="Calibri"/>
                  <w:sz w:val="22"/>
                  <w:szCs w:val="22"/>
                </w:rPr>
                <w:t xml:space="preserve">Monthly SC update; SLA performance report to Ledger; hypercare transition to standard support</w:t>
              </w:r>
            </w:p>
          </w:tc>
          <w:tc>
            <w:tcPr>
              <w:tcBorders>
                <w:top w:val="single" w:sz="4" w:space="0" w:color="C0C0C0"/>
                <w:left w:val="single" w:sz="4" w:space="0" w:color="C0C0C0"/>
                <w:bottom w:val="single" w:sz="4" w:space="0" w:color="C0C0C0"/>
                <w:right w:val="single" w:sz="4" w:space="0" w:color="C0C0C0"/>
              </w:tcBorders>
              <w:tcMar>
                <w:top w:w="60" w:type="dxa"/>
                <w:left w:w="80" w:type="dxa"/>
                <w:bottom w:w="60" w:type="dxa"/>
                <w:right w:w="80" w:type="dxa"/>
              </w:tcMar>
            </w:tcPr>
            <w:p>
              <w:r>
                <w:rPr>
                  <w:rFonts w:ascii="Calibri" w:hAnsi="Calibri"/>
                  <w:sz w:val="22"/>
                  <w:szCs w:val="22"/>
                </w:rPr>
                <w:t xml:space="preserve">Signal/Aria/Core + Ledger</w:t>
              </w:r>
            </w:p>
          </w:tc>
        </w:tr>
        <w:tr>
          <w:tc>
            <w:tcPr>
              <w:tcBorders>
                <w:top w:val="single" w:sz="4" w:space="0" w:color="C0C0C0"/>
                <w:left w:val="single" w:sz="4" w:space="0" w:color="C0C0C0"/>
                <w:bottom w:val="single" w:sz="4" w:space="0" w:color="C0C0C0"/>
                <w:right w:val="single" w:sz="4" w:space="0" w:color="C0C0C0"/>
              </w:tcBorders>
              <w:tcMar>
                <w:top w:w="60" w:type="dxa"/>
                <w:left w:w="80" w:type="dxa"/>
                <w:bottom w:w="60" w:type="dxa"/>
                <w:right w:w="80" w:type="dxa"/>
              </w:tcMar>
            </w:tcPr>
            <w:p>
              <w:r>
                <w:rPr>
                  <w:rFonts w:ascii="Calibri" w:hAnsi="Calibri"/>
                  <w:b/>
                  <w:bCs/>
                  <w:sz w:val="22"/>
                  <w:szCs w:val="22"/>
                </w:rPr>
                <w:t xml:space="preserve">BAU Operations</w:t>
              </w:r>
            </w:p>
          </w:tc>
          <w:tc>
            <w:tcPr>
              <w:tcBorders>
                <w:top w:val="single" w:sz="4" w:space="0" w:color="C0C0C0"/>
                <w:left w:val="single" w:sz="4" w:space="0" w:color="C0C0C0"/>
                <w:bottom w:val="single" w:sz="4" w:space="0" w:color="C0C0C0"/>
                <w:right w:val="single" w:sz="4" w:space="0" w:color="C0C0C0"/>
              </w:tcBorders>
              <w:tcMar>
                <w:top w:w="60" w:type="dxa"/>
                <w:left w:w="80" w:type="dxa"/>
                <w:bottom w:w="60" w:type="dxa"/>
                <w:right w:w="80" w:type="dxa"/>
              </w:tcMar>
            </w:tcPr>
            <w:p>
              <w:r>
                <w:rPr>
                  <w:rFonts w:ascii="Calibri" w:hAnsi="Calibri"/>
                  <w:sz w:val="22"/>
                  <w:szCs w:val="22"/>
                </w:rPr>
                <w:t xml:space="preserve">Day 91+ (post P3-M4)</w:t>
              </w:r>
            </w:p>
          </w:tc>
          <w:tc>
            <w:tcPr>
              <w:tcBorders>
                <w:top w:val="single" w:sz="4" w:space="0" w:color="C0C0C0"/>
                <w:left w:val="single" w:sz="4" w:space="0" w:color="C0C0C0"/>
                <w:bottom w:val="single" w:sz="4" w:space="0" w:color="C0C0C0"/>
                <w:right w:val="single" w:sz="4" w:space="0" w:color="C0C0C0"/>
              </w:tcBorders>
              <w:tcMar>
                <w:top w:w="60" w:type="dxa"/>
                <w:left w:w="80" w:type="dxa"/>
                <w:bottom w:w="60" w:type="dxa"/>
                <w:right w:w="80" w:type="dxa"/>
              </w:tcMar>
            </w:tcPr>
            <w:p>
              <w:r>
                <w:rPr>
                  <w:rFonts w:ascii="Calibri" w:hAnsi="Calibri"/>
                  <w:sz w:val="22"/>
                  <w:szCs w:val="22"/>
                </w:rPr>
                <w:t xml:space="preserve">Maintain ≥ 92%</w:t>
              </w:r>
            </w:p>
          </w:tc>
          <w:tc>
            <w:tcPr>
              <w:tcBorders>
                <w:top w:val="single" w:sz="4" w:space="0" w:color="C0C0C0"/>
                <w:left w:val="single" w:sz="4" w:space="0" w:color="C0C0C0"/>
                <w:bottom w:val="single" w:sz="4" w:space="0" w:color="C0C0C0"/>
                <w:right w:val="single" w:sz="4" w:space="0" w:color="C0C0C0"/>
              </w:tcBorders>
              <w:tcMar>
                <w:top w:w="60" w:type="dxa"/>
                <w:left w:w="80" w:type="dxa"/>
                <w:bottom w:w="60" w:type="dxa"/>
                <w:right w:w="80" w:type="dxa"/>
              </w:tcMar>
            </w:tcPr>
            <w:p>
              <w:r>
                <w:rPr>
                  <w:rFonts w:ascii="Calibri" w:hAnsi="Calibri"/>
                  <w:sz w:val="22"/>
                  <w:szCs w:val="22"/>
                </w:rPr>
                <w:t xml:space="preserve">Quarterly SC governance; ITIL standard support; Vega continuous monitoring; annual GAP review cycle</w:t>
              </w:r>
            </w:p>
          </w:tc>
          <w:tc>
            <w:tcPr>
              <w:tcBorders>
                <w:top w:val="single" w:sz="4" w:space="0" w:color="C0C0C0"/>
                <w:left w:val="single" w:sz="4" w:space="0" w:color="C0C0C0"/>
                <w:bottom w:val="single" w:sz="4" w:space="0" w:color="C0C0C0"/>
                <w:right w:val="single" w:sz="4" w:space="0" w:color="C0C0C0"/>
              </w:tcBorders>
              <w:tcMar>
                <w:top w:w="60" w:type="dxa"/>
                <w:left w:w="80" w:type="dxa"/>
                <w:bottom w:w="60" w:type="dxa"/>
                <w:right w:w="80" w:type="dxa"/>
              </w:tcMar>
            </w:tcPr>
            <w:p>
              <w:r>
                <w:rPr>
                  <w:rFonts w:ascii="Calibri" w:hAnsi="Calibri"/>
                  <w:sz w:val="22"/>
                  <w:szCs w:val="22"/>
                </w:rPr>
                <w:t xml:space="preserve">Ongoing — WS Leads + Vega</w:t>
              </w:r>
            </w:p>
          </w:tc>
        </w:tr>
      </w:tbl>
    </w:ins>
    <w:ins w:id="2791" w:author="Scispace Agent" w:date="2026-09-04T00:00:00Z">
      <w:p>
        <w:pPr>
          <w:spacing w:after="40"/>
        </w:pPr>
      </w:p>
    </w:ins>
    <w:ins w:id="2792" w:author="Scispace Agent" w:date="2026-09-04T00:00:00Z">
      <w:p>
        <w:pPr>
          <w:ind w:left="400"/>
          <w:spacing w:after="80"/>
        </w:pPr>
        <w:r>
          <w:rPr>
            <w:rFonts w:ascii="Calibri" w:hAnsi="Calibri"/>
            <w:sz w:val="24"/>
            <w:szCs w:val="24"/>
          </w:rPr>
          <w:t xml:space="preserve">92% Coverage Breakdown by Workstream and SLA Group:</w:t>
        </w:r>
      </w:p>
    </w:ins>
    <w:ins w:id="2793" w:author="Scispace Agent" w:date="2026-09-04T00:00:00Z">
      <w:p>
        <w:pPr>
          <w:ind w:left="600" w:hanging="200"/>
          <w:spacing w:after="60"/>
        </w:pPr>
        <w:r>
          <w:rPr>
            <w:rFonts w:ascii="Calibri" w:hAnsi="Calibri"/>
            <w:sz w:val="22"/>
            <w:szCs w:val="22"/>
          </w:rPr>
          <w:t xml:space="preserve">• WS-A (GAP-01/02): Signal agent — Biophilic scoring active for all MONOLITH projects; Design Freeze Gate automated across all applicable milestones</w:t>
        </w:r>
      </w:p>
    </w:ins>
    <w:ins w:id="2794" w:author="Scispace Agent" w:date="2026-09-04T00:00:00Z">
      <w:p>
        <w:pPr>
          <w:ind w:left="600" w:hanging="200"/>
          <w:spacing w:after="60"/>
        </w:pPr>
        <w:r>
          <w:rPr>
            <w:rFonts w:ascii="Calibri" w:hAnsi="Calibri"/>
            <w:sz w:val="22"/>
            <w:szCs w:val="22"/>
          </w:rPr>
          <w:t xml:space="preserve">• WS-B (GAP-03/04): Aria agent — Sensory commissioning reports auto-generated for all completed rooms; POE analytics live for all occupied spaces</w:t>
        </w:r>
      </w:p>
    </w:ins>
    <w:ins w:id="2795" w:author="Scispace Agent" w:date="2026-09-04T00:00:00Z">
      <w:p>
        <w:pPr>
          <w:ind w:left="600" w:hanging="200"/>
          <w:spacing w:after="60"/>
        </w:pPr>
        <w:r>
          <w:rPr>
            <w:rFonts w:ascii="Calibri" w:hAnsi="Calibri"/>
            <w:sz w:val="22"/>
            <w:szCs w:val="22"/>
          </w:rPr>
          <w:t xml:space="preserve">• WS-C (GAP-13): Core agent — NPS accuracy ≥ 80% maintained across all 28 agents; Kelly/Signal/Aria/Blaze/Nova at Group A target (≥ 95%)</w:t>
        </w:r>
      </w:p>
    </w:ins>
    <w:ins w:id="2796" w:author="Scispace Agent" w:date="2026-09-04T00:00:00Z">
      <w:p>
        <w:pPr>
          <w:ind w:left="600" w:hanging="200"/>
          <w:spacing w:after="60"/>
        </w:pPr>
        <w:r>
          <w:rPr>
            <w:rFonts w:ascii="Calibri" w:hAnsi="Calibri"/>
            <w:sz w:val="22"/>
            <w:szCs w:val="22"/>
          </w:rPr>
          <w:t xml:space="preserve">• WS-C (GAP-14): Ledger agent — ESG coverage ≥ 80% across all active material procurement events; quarterly ESG report auto-generated</w:t>
        </w:r>
      </w:p>
    </w:ins>
    <w:ins w:id="2797" w:author="Scispace Agent" w:date="2026-09-04T00:00:00Z">
      <w:p>
        <w:pPr>
          <w:ind w:left="600" w:hanging="200"/>
          <w:spacing w:after="60"/>
        </w:pPr>
        <w:r>
          <w:rPr>
            <w:rFonts w:ascii="Calibri" w:hAnsi="Calibri"/>
            <w:sz w:val="22"/>
            <w:szCs w:val="22"/>
          </w:rPr>
          <w:t xml:space="preserve">• WS-C (GAP-15): Vega agent — Drift monitoring live for all 28 agents; alert latency ≤ 1h; model retraining triggered within 24h of confirmed drift</w:t>
        </w:r>
      </w:p>
    </w:ins>
    <w:ins w:id="2798" w:author="Scispace Agent" w:date="2026-09-04T00:00:00Z">
      <w:p>
        <w:pPr>
          <w:ind w:left="600" w:hanging="200"/>
          <w:spacing w:after="60"/>
        </w:pPr>
        <w:r>
          <w:rPr>
            <w:rFonts w:ascii="Calibri" w:hAnsi="Calibri"/>
            <w:sz w:val="22"/>
            <w:szCs w:val="22"/>
          </w:rPr>
          <w:t xml:space="preserve">• Programme total: Phase 1 (68%) + Phase 2 (80%) + Phase 3 (92%) — THB 18.2M over three phases</w:t>
        </w:r>
      </w:p>
    </w:ins>
    <w:ins w:id="2799" w:author="Scispace Agent" w:date="2026-09-04T00:00:00Z">
      <w:p>
        <w:pPr>
          <w:spacing w:after="40"/>
        </w:pPr>
      </w:p>
    </w:ins>
    <w:ins w:id="2800" w:author="Scispace Agent" w:date="2026-09-04T00:00:00Z">
      <w:p>
        <w:pPr>
          <w:pStyle w:val="Heading2"/>
          <w:spacing w:before="200" w:after="80"/>
        </w:pPr>
        <w:r>
          <w:rPr>
            <w:rFonts w:ascii="Calibri" w:hAnsi="Calibri"/>
            <w:b/>
            <w:bCs/>
            <w:color w:val="2e75b6"/>
            <w:sz w:val="28"/>
            <w:szCs w:val="28"/>
          </w:rPr>
          <w:t xml:space="preserve">57.4 Phase 3 Readiness Gate Criteria (P3-GL-CHK-01–10)</w:t>
        </w:r>
      </w:p>
    </w:ins>
    <w:ins w:id="2801" w:author="Scispace Agent" w:date="2026-09-04T00:00:00Z">
      <w:p>
        <w:pPr>
          <w:ind w:left="400"/>
          <w:spacing w:after="80"/>
        </w:pPr>
        <w:r>
          <w:rPr>
            <w:rFonts w:ascii="Calibri" w:hAnsi="Calibri"/>
            <w:sz w:val="24"/>
            <w:szCs w:val="24"/>
          </w:rPr>
          <w:t xml:space="preserve">The Phase 3 Go-Live readiness gate (P3-GL-CHK-01–10) must be fully satisfied before the Go/No-Go meeting (P3-GL-CHK-08) and SC final approval (P3-GL-CHK-10). This checklist mirrors GL-CHK-01–10 from S53 (Phase 2 Go-Live) and is mandatory for the P3-M4 milestone gate. P3-GL-CHK-08 and P3-GL-CHK-10 are hard SC gates.</w:t>
        </w:r>
      </w:p>
    </w:ins>
    <w:ins w:id="2802" w:author="Scispace Agent" w:date="2026-09-04T00:00:00Z">
      <w:tbl>
        <w:tblPr>
          <w:tblW w:w="9000" w:type="dxa"/>
          <w:tblBorders>
            <w:insideH w:val="single" w:sz="4" w:space="0" w:color="C0C0C0"/>
            <w:insideV w:val="single" w:sz="4" w:space="0" w:color="C0C0C0"/>
          </w:tblBorders>
          <w:tblCellMar>
            <w:top w:w="60" w:type="dxa"/>
            <w:left w:w="80" w:type="dxa"/>
            <w:bottom w:w="60" w:type="dxa"/>
            <w:right w:w="80" w:type="dxa"/>
          </w:tblCellMar>
        </w:tblPr>
        <w:tr>
          <w:tc>
            <w:tcPr>
              <w:shd w:val="clear" w:color="auto" w:fill="1f2d5a"/>
              <w:tcBorders>
                <w:top w:val="single" w:sz="4" w:space="0" w:color="1f2d5a"/>
                <w:left w:val="single" w:sz="4" w:space="0" w:color="1f2d5a"/>
                <w:bottom w:val="single" w:sz="4" w:space="0" w:color="1f2d5a"/>
                <w:right w:val="single" w:sz="4" w:space="0" w:color="1f2d5a"/>
              </w:tcBorders>
              <w:tcMar>
                <w:top w:w="60" w:type="dxa"/>
                <w:left w:w="80" w:type="dxa"/>
                <w:bottom w:w="60" w:type="dxa"/>
                <w:right w:w="80" w:type="dxa"/>
              </w:tcMar>
            </w:tcPr>
            <w:p>
              <w:r>
                <w:rPr>
                  <w:rFonts w:ascii="Calibri" w:hAnsi="Calibri"/>
                  <w:b/>
                  <w:bCs/>
                  <w:color w:val="FFFFFF"/>
                  <w:sz w:val="20"/>
                  <w:szCs w:val="20"/>
                </w:rPr>
                <w:t xml:space="preserve">CHK ID</w:t>
              </w:r>
            </w:p>
          </w:tc>
          <w:tc>
            <w:tcPr>
              <w:shd w:val="clear" w:color="auto" w:fill="1f2d5a"/>
              <w:tcBorders>
                <w:top w:val="single" w:sz="4" w:space="0" w:color="1f2d5a"/>
                <w:left w:val="single" w:sz="4" w:space="0" w:color="1f2d5a"/>
                <w:bottom w:val="single" w:sz="4" w:space="0" w:color="1f2d5a"/>
                <w:right w:val="single" w:sz="4" w:space="0" w:color="1f2d5a"/>
              </w:tcBorders>
              <w:tcMar>
                <w:top w:w="60" w:type="dxa"/>
                <w:left w:w="80" w:type="dxa"/>
                <w:bottom w:w="60" w:type="dxa"/>
                <w:right w:w="80" w:type="dxa"/>
              </w:tcMar>
            </w:tcPr>
            <w:p>
              <w:r>
                <w:rPr>
                  <w:rFonts w:ascii="Calibri" w:hAnsi="Calibri"/>
                  <w:b/>
                  <w:bCs/>
                  <w:color w:val="FFFFFF"/>
                  <w:sz w:val="20"/>
                  <w:szCs w:val="20"/>
                </w:rPr>
                <w:t xml:space="preserve">Readiness Criterion</w:t>
              </w:r>
            </w:p>
          </w:tc>
          <w:tc>
            <w:tcPr>
              <w:shd w:val="clear" w:color="auto" w:fill="1f2d5a"/>
              <w:tcBorders>
                <w:top w:val="single" w:sz="4" w:space="0" w:color="1f2d5a"/>
                <w:left w:val="single" w:sz="4" w:space="0" w:color="1f2d5a"/>
                <w:bottom w:val="single" w:sz="4" w:space="0" w:color="1f2d5a"/>
                <w:right w:val="single" w:sz="4" w:space="0" w:color="1f2d5a"/>
              </w:tcBorders>
              <w:tcMar>
                <w:top w:w="60" w:type="dxa"/>
                <w:left w:w="80" w:type="dxa"/>
                <w:bottom w:w="60" w:type="dxa"/>
                <w:right w:w="80" w:type="dxa"/>
              </w:tcMar>
            </w:tcPr>
            <w:p>
              <w:r>
                <w:rPr>
                  <w:rFonts w:ascii="Calibri" w:hAnsi="Calibri"/>
                  <w:b/>
                  <w:bCs/>
                  <w:color w:val="FFFFFF"/>
                  <w:sz w:val="20"/>
                  <w:szCs w:val="20"/>
                </w:rPr>
                <w:t xml:space="preserve">Owner</w:t>
              </w:r>
            </w:p>
          </w:tc>
          <w:tc>
            <w:tcPr>
              <w:shd w:val="clear" w:color="auto" w:fill="1f2d5a"/>
              <w:tcBorders>
                <w:top w:val="single" w:sz="4" w:space="0" w:color="1f2d5a"/>
                <w:left w:val="single" w:sz="4" w:space="0" w:color="1f2d5a"/>
                <w:bottom w:val="single" w:sz="4" w:space="0" w:color="1f2d5a"/>
                <w:right w:val="single" w:sz="4" w:space="0" w:color="1f2d5a"/>
              </w:tcBorders>
              <w:tcMar>
                <w:top w:w="60" w:type="dxa"/>
                <w:left w:w="80" w:type="dxa"/>
                <w:bottom w:w="60" w:type="dxa"/>
                <w:right w:w="80" w:type="dxa"/>
              </w:tcMar>
            </w:tcPr>
            <w:p>
              <w:r>
                <w:rPr>
                  <w:rFonts w:ascii="Calibri" w:hAnsi="Calibri"/>
                  <w:b/>
                  <w:bCs/>
                  <w:color w:val="FFFFFF"/>
                  <w:sz w:val="20"/>
                  <w:szCs w:val="20"/>
                </w:rPr>
                <w:t xml:space="preserve">Evidence Required</w:t>
              </w:r>
            </w:p>
          </w:tc>
        </w:tr>
        <w:tr>
          <w:tc>
            <w:tcPr>
              <w:tcBorders>
                <w:top w:val="single" w:sz="4" w:space="0" w:color="C0C0C0"/>
                <w:left w:val="single" w:sz="4" w:space="0" w:color="C0C0C0"/>
                <w:bottom w:val="single" w:sz="4" w:space="0" w:color="C0C0C0"/>
                <w:right w:val="single" w:sz="4" w:space="0" w:color="C0C0C0"/>
              </w:tcBorders>
              <w:tcMar>
                <w:top w:w="60" w:type="dxa"/>
                <w:left w:w="80" w:type="dxa"/>
                <w:bottom w:w="60" w:type="dxa"/>
                <w:right w:w="80" w:type="dxa"/>
              </w:tcMar>
            </w:tcPr>
            <w:p>
              <w:r>
                <w:rPr>
                  <w:rFonts w:ascii="Calibri" w:hAnsi="Calibri"/>
                  <w:b/>
                  <w:bCs/>
                  <w:sz w:val="22"/>
                  <w:szCs w:val="22"/>
                </w:rPr>
                <w:t xml:space="preserve">P3-GL-CHK-01</w:t>
              </w:r>
            </w:p>
          </w:tc>
          <w:tc>
            <w:tcPr>
              <w:tcBorders>
                <w:top w:val="single" w:sz="4" w:space="0" w:color="C0C0C0"/>
                <w:left w:val="single" w:sz="4" w:space="0" w:color="C0C0C0"/>
                <w:bottom w:val="single" w:sz="4" w:space="0" w:color="C0C0C0"/>
                <w:right w:val="single" w:sz="4" w:space="0" w:color="C0C0C0"/>
              </w:tcBorders>
              <w:tcMar>
                <w:top w:w="60" w:type="dxa"/>
                <w:left w:w="80" w:type="dxa"/>
                <w:bottom w:w="60" w:type="dxa"/>
                <w:right w:w="80" w:type="dxa"/>
              </w:tcMar>
            </w:tcPr>
            <w:p>
              <w:r>
                <w:rPr>
                  <w:rFonts w:ascii="Calibri" w:hAnsi="Calibri"/>
                  <w:sz w:val="22"/>
                  <w:szCs w:val="22"/>
                </w:rPr>
                <w:t xml:space="preserve">P3-ONB-CHK-01–12 fully complete — all vendors onboarded, SLA tests passed (S56)</w:t>
              </w:r>
            </w:p>
          </w:tc>
          <w:tc>
            <w:tcPr>
              <w:tcBorders>
                <w:top w:val="single" w:sz="4" w:space="0" w:color="C0C0C0"/>
                <w:left w:val="single" w:sz="4" w:space="0" w:color="C0C0C0"/>
                <w:bottom w:val="single" w:sz="4" w:space="0" w:color="C0C0C0"/>
                <w:right w:val="single" w:sz="4" w:space="0" w:color="C0C0C0"/>
              </w:tcBorders>
              <w:tcMar>
                <w:top w:w="60" w:type="dxa"/>
                <w:left w:w="80" w:type="dxa"/>
                <w:bottom w:w="60" w:type="dxa"/>
                <w:right w:w="80" w:type="dxa"/>
              </w:tcMar>
            </w:tcPr>
            <w:p>
              <w:r>
                <w:rPr>
                  <w:rFonts w:ascii="Calibri" w:hAnsi="Calibri"/>
                  <w:sz w:val="22"/>
                  <w:szCs w:val="22"/>
                </w:rPr>
                <w:t xml:space="preserve">Programme Director</w:t>
              </w:r>
            </w:p>
          </w:tc>
          <w:tc>
            <w:tcPr>
              <w:tcBorders>
                <w:top w:val="single" w:sz="4" w:space="0" w:color="C0C0C0"/>
                <w:left w:val="single" w:sz="4" w:space="0" w:color="C0C0C0"/>
                <w:bottom w:val="single" w:sz="4" w:space="0" w:color="C0C0C0"/>
                <w:right w:val="single" w:sz="4" w:space="0" w:color="C0C0C0"/>
              </w:tcBorders>
              <w:tcMar>
                <w:top w:w="60" w:type="dxa"/>
                <w:left w:w="80" w:type="dxa"/>
                <w:bottom w:w="60" w:type="dxa"/>
                <w:right w:w="80" w:type="dxa"/>
              </w:tcMar>
            </w:tcPr>
            <w:p>
              <w:r>
                <w:rPr>
                  <w:rFonts w:ascii="Calibri" w:hAnsi="Calibri"/>
                  <w:sz w:val="22"/>
                  <w:szCs w:val="22"/>
                </w:rPr>
                <w:t xml:space="preserve">S56 completion report signed by Programme Director</w:t>
              </w:r>
            </w:p>
          </w:tc>
        </w:tr>
        <w:tr>
          <w:tc>
            <w:tcPr>
              <w:tcBorders>
                <w:top w:val="single" w:sz="4" w:space="0" w:color="C0C0C0"/>
                <w:left w:val="single" w:sz="4" w:space="0" w:color="C0C0C0"/>
                <w:bottom w:val="single" w:sz="4" w:space="0" w:color="C0C0C0"/>
                <w:right w:val="single" w:sz="4" w:space="0" w:color="C0C0C0"/>
              </w:tcBorders>
              <w:tcMar>
                <w:top w:w="60" w:type="dxa"/>
                <w:left w:w="80" w:type="dxa"/>
                <w:bottom w:w="60" w:type="dxa"/>
                <w:right w:w="80" w:type="dxa"/>
              </w:tcMar>
            </w:tcPr>
            <w:p>
              <w:r>
                <w:rPr>
                  <w:rFonts w:ascii="Calibri" w:hAnsi="Calibri"/>
                  <w:b/>
                  <w:bCs/>
                  <w:sz w:val="22"/>
                  <w:szCs w:val="22"/>
                </w:rPr>
                <w:t xml:space="preserve">P3-GL-CHK-02</w:t>
              </w:r>
            </w:p>
          </w:tc>
          <w:tc>
            <w:tcPr>
              <w:tcBorders>
                <w:top w:val="single" w:sz="4" w:space="0" w:color="C0C0C0"/>
                <w:left w:val="single" w:sz="4" w:space="0" w:color="C0C0C0"/>
                <w:bottom w:val="single" w:sz="4" w:space="0" w:color="C0C0C0"/>
                <w:right w:val="single" w:sz="4" w:space="0" w:color="C0C0C0"/>
              </w:tcBorders>
              <w:tcMar>
                <w:top w:w="60" w:type="dxa"/>
                <w:left w:w="80" w:type="dxa"/>
                <w:bottom w:w="60" w:type="dxa"/>
                <w:right w:w="80" w:type="dxa"/>
              </w:tcMar>
            </w:tcPr>
            <w:p>
              <w:r>
                <w:rPr>
                  <w:rFonts w:ascii="Calibri" w:hAnsi="Calibri"/>
                  <w:sz w:val="22"/>
                  <w:szCs w:val="22"/>
                </w:rPr>
                <w:t xml:space="preserve">All 7 GAP SLA acceptance tests passed — no remediation windows open</w:t>
              </w:r>
            </w:p>
          </w:tc>
          <w:tc>
            <w:tcPr>
              <w:tcBorders>
                <w:top w:val="single" w:sz="4" w:space="0" w:color="C0C0C0"/>
                <w:left w:val="single" w:sz="4" w:space="0" w:color="C0C0C0"/>
                <w:bottom w:val="single" w:sz="4" w:space="0" w:color="C0C0C0"/>
                <w:right w:val="single" w:sz="4" w:space="0" w:color="C0C0C0"/>
              </w:tcBorders>
              <w:tcMar>
                <w:top w:w="60" w:type="dxa"/>
                <w:left w:w="80" w:type="dxa"/>
                <w:bottom w:w="60" w:type="dxa"/>
                <w:right w:w="80" w:type="dxa"/>
              </w:tcMar>
            </w:tcPr>
            <w:p>
              <w:r>
                <w:rPr>
                  <w:rFonts w:ascii="Calibri" w:hAnsi="Calibri"/>
                  <w:sz w:val="22"/>
                  <w:szCs w:val="22"/>
                </w:rPr>
                <w:t xml:space="preserve">Tech Lead</w:t>
              </w:r>
            </w:p>
          </w:tc>
          <w:tc>
            <w:tcPr>
              <w:tcBorders>
                <w:top w:val="single" w:sz="4" w:space="0" w:color="C0C0C0"/>
                <w:left w:val="single" w:sz="4" w:space="0" w:color="C0C0C0"/>
                <w:bottom w:val="single" w:sz="4" w:space="0" w:color="C0C0C0"/>
                <w:right w:val="single" w:sz="4" w:space="0" w:color="C0C0C0"/>
              </w:tcBorders>
              <w:tcMar>
                <w:top w:w="60" w:type="dxa"/>
                <w:left w:w="80" w:type="dxa"/>
                <w:bottom w:w="60" w:type="dxa"/>
                <w:right w:w="80" w:type="dxa"/>
              </w:tcMar>
            </w:tcPr>
            <w:p>
              <w:r>
                <w:rPr>
                  <w:rFonts w:ascii="Calibri" w:hAnsi="Calibri"/>
                  <w:sz w:val="22"/>
                  <w:szCs w:val="22"/>
                </w:rPr>
                <w:t xml:space="preserve">SLA test result certificates per GAP (per S56 §56.4)</w:t>
              </w:r>
            </w:p>
          </w:tc>
        </w:tr>
        <w:tr>
          <w:tc>
            <w:tcPr>
              <w:tcBorders>
                <w:top w:val="single" w:sz="4" w:space="0" w:color="C0C0C0"/>
                <w:left w:val="single" w:sz="4" w:space="0" w:color="C0C0C0"/>
                <w:bottom w:val="single" w:sz="4" w:space="0" w:color="C0C0C0"/>
                <w:right w:val="single" w:sz="4" w:space="0" w:color="C0C0C0"/>
              </w:tcBorders>
              <w:tcMar>
                <w:top w:w="60" w:type="dxa"/>
                <w:left w:w="80" w:type="dxa"/>
                <w:bottom w:w="60" w:type="dxa"/>
                <w:right w:w="80" w:type="dxa"/>
              </w:tcMar>
            </w:tcPr>
            <w:p>
              <w:r>
                <w:rPr>
                  <w:rFonts w:ascii="Calibri" w:hAnsi="Calibri"/>
                  <w:b/>
                  <w:bCs/>
                  <w:sz w:val="22"/>
                  <w:szCs w:val="22"/>
                </w:rPr>
                <w:t xml:space="preserve">P3-GL-CHK-03</w:t>
              </w:r>
            </w:p>
          </w:tc>
          <w:tc>
            <w:tcPr>
              <w:tcBorders>
                <w:top w:val="single" w:sz="4" w:space="0" w:color="C0C0C0"/>
                <w:left w:val="single" w:sz="4" w:space="0" w:color="C0C0C0"/>
                <w:bottom w:val="single" w:sz="4" w:space="0" w:color="C0C0C0"/>
                <w:right w:val="single" w:sz="4" w:space="0" w:color="C0C0C0"/>
              </w:tcBorders>
              <w:tcMar>
                <w:top w:w="60" w:type="dxa"/>
                <w:left w:w="80" w:type="dxa"/>
                <w:bottom w:w="60" w:type="dxa"/>
                <w:right w:w="80" w:type="dxa"/>
              </w:tcMar>
            </w:tcPr>
            <w:p>
              <w:r>
                <w:rPr>
                  <w:rFonts w:ascii="Calibri" w:hAnsi="Calibri"/>
                  <w:sz w:val="22"/>
                  <w:szCs w:val="22"/>
                </w:rPr>
                <w:t xml:space="preserve">72-hour clean data pipeline run — WS-A/B/C all pipelines &lt; 1% data drop</w:t>
              </w:r>
            </w:p>
          </w:tc>
          <w:tc>
            <w:tcPr>
              <w:tcBorders>
                <w:top w:val="single" w:sz="4" w:space="0" w:color="C0C0C0"/>
                <w:left w:val="single" w:sz="4" w:space="0" w:color="C0C0C0"/>
                <w:bottom w:val="single" w:sz="4" w:space="0" w:color="C0C0C0"/>
                <w:right w:val="single" w:sz="4" w:space="0" w:color="C0C0C0"/>
              </w:tcBorders>
              <w:tcMar>
                <w:top w:w="60" w:type="dxa"/>
                <w:left w:w="80" w:type="dxa"/>
                <w:bottom w:w="60" w:type="dxa"/>
                <w:right w:w="80" w:type="dxa"/>
              </w:tcMar>
            </w:tcPr>
            <w:p>
              <w:r>
                <w:rPr>
                  <w:rFonts w:ascii="Calibri" w:hAnsi="Calibri"/>
                  <w:sz w:val="22"/>
                  <w:szCs w:val="22"/>
                </w:rPr>
                <w:t xml:space="preserve">Signal/Aria/Core</w:t>
              </w:r>
            </w:p>
          </w:tc>
          <w:tc>
            <w:tcPr>
              <w:tcBorders>
                <w:top w:val="single" w:sz="4" w:space="0" w:color="C0C0C0"/>
                <w:left w:val="single" w:sz="4" w:space="0" w:color="C0C0C0"/>
                <w:bottom w:val="single" w:sz="4" w:space="0" w:color="C0C0C0"/>
                <w:right w:val="single" w:sz="4" w:space="0" w:color="C0C0C0"/>
              </w:tcBorders>
              <w:tcMar>
                <w:top w:w="60" w:type="dxa"/>
                <w:left w:w="80" w:type="dxa"/>
                <w:bottom w:w="60" w:type="dxa"/>
                <w:right w:w="80" w:type="dxa"/>
              </w:tcMar>
            </w:tcPr>
            <w:p>
              <w:r>
                <w:rPr>
                  <w:rFonts w:ascii="Calibri" w:hAnsi="Calibri"/>
                  <w:sz w:val="22"/>
                  <w:szCs w:val="22"/>
                </w:rPr>
                <w:t xml:space="preserve">Vega pipeline monitoring report (72h window)</w:t>
              </w:r>
            </w:p>
          </w:tc>
        </w:tr>
        <w:tr>
          <w:tc>
            <w:tcPr>
              <w:tcBorders>
                <w:top w:val="single" w:sz="4" w:space="0" w:color="C0C0C0"/>
                <w:left w:val="single" w:sz="4" w:space="0" w:color="C0C0C0"/>
                <w:bottom w:val="single" w:sz="4" w:space="0" w:color="C0C0C0"/>
                <w:right w:val="single" w:sz="4" w:space="0" w:color="C0C0C0"/>
              </w:tcBorders>
              <w:tcMar>
                <w:top w:w="60" w:type="dxa"/>
                <w:left w:w="80" w:type="dxa"/>
                <w:bottom w:w="60" w:type="dxa"/>
                <w:right w:w="80" w:type="dxa"/>
              </w:tcMar>
            </w:tcPr>
            <w:p>
              <w:r>
                <w:rPr>
                  <w:rFonts w:ascii="Calibri" w:hAnsi="Calibri"/>
                  <w:b/>
                  <w:bCs/>
                  <w:sz w:val="22"/>
                  <w:szCs w:val="22"/>
                </w:rPr>
                <w:t xml:space="preserve">P3-GL-CHK-04</w:t>
              </w:r>
            </w:p>
          </w:tc>
          <w:tc>
            <w:tcPr>
              <w:tcBorders>
                <w:top w:val="single" w:sz="4" w:space="0" w:color="C0C0C0"/>
                <w:left w:val="single" w:sz="4" w:space="0" w:color="C0C0C0"/>
                <w:bottom w:val="single" w:sz="4" w:space="0" w:color="C0C0C0"/>
                <w:right w:val="single" w:sz="4" w:space="0" w:color="C0C0C0"/>
              </w:tcBorders>
              <w:tcMar>
                <w:top w:w="60" w:type="dxa"/>
                <w:left w:w="80" w:type="dxa"/>
                <w:bottom w:w="60" w:type="dxa"/>
                <w:right w:w="80" w:type="dxa"/>
              </w:tcMar>
            </w:tcPr>
            <w:p>
              <w:r>
                <w:rPr>
                  <w:rFonts w:ascii="Calibri" w:hAnsi="Calibri"/>
                  <w:sz w:val="22"/>
                  <w:szCs w:val="22"/>
                </w:rPr>
                <w:t xml:space="preserve">Security penetration test complete — zero critical vulnerabilities open</w:t>
              </w:r>
            </w:p>
          </w:tc>
          <w:tc>
            <w:tcPr>
              <w:tcBorders>
                <w:top w:val="single" w:sz="4" w:space="0" w:color="C0C0C0"/>
                <w:left w:val="single" w:sz="4" w:space="0" w:color="C0C0C0"/>
                <w:bottom w:val="single" w:sz="4" w:space="0" w:color="C0C0C0"/>
                <w:right w:val="single" w:sz="4" w:space="0" w:color="C0C0C0"/>
              </w:tcBorders>
              <w:tcMar>
                <w:top w:w="60" w:type="dxa"/>
                <w:left w:w="80" w:type="dxa"/>
                <w:bottom w:w="60" w:type="dxa"/>
                <w:right w:w="80" w:type="dxa"/>
              </w:tcMar>
            </w:tcPr>
            <w:p>
              <w:r>
                <w:rPr>
                  <w:rFonts w:ascii="Calibri" w:hAnsi="Calibri"/>
                  <w:sz w:val="22"/>
                  <w:szCs w:val="22"/>
                </w:rPr>
                <w:t xml:space="preserve">Guardian</w:t>
              </w:r>
            </w:p>
          </w:tc>
          <w:tc>
            <w:tcPr>
              <w:tcBorders>
                <w:top w:val="single" w:sz="4" w:space="0" w:color="C0C0C0"/>
                <w:left w:val="single" w:sz="4" w:space="0" w:color="C0C0C0"/>
                <w:bottom w:val="single" w:sz="4" w:space="0" w:color="C0C0C0"/>
                <w:right w:val="single" w:sz="4" w:space="0" w:color="C0C0C0"/>
              </w:tcBorders>
              <w:tcMar>
                <w:top w:w="60" w:type="dxa"/>
                <w:left w:w="80" w:type="dxa"/>
                <w:bottom w:w="60" w:type="dxa"/>
                <w:right w:w="80" w:type="dxa"/>
              </w:tcMar>
            </w:tcPr>
            <w:p>
              <w:r>
                <w:rPr>
                  <w:rFonts w:ascii="Calibri" w:hAnsi="Calibri"/>
                  <w:sz w:val="22"/>
                  <w:szCs w:val="22"/>
                </w:rPr>
                <w:t xml:space="preserve">Guardian pen-test sign-off certificate</w:t>
              </w:r>
            </w:p>
          </w:tc>
        </w:tr>
        <w:tr>
          <w:tc>
            <w:tcPr>
              <w:tcBorders>
                <w:top w:val="single" w:sz="4" w:space="0" w:color="C0C0C0"/>
                <w:left w:val="single" w:sz="4" w:space="0" w:color="C0C0C0"/>
                <w:bottom w:val="single" w:sz="4" w:space="0" w:color="C0C0C0"/>
                <w:right w:val="single" w:sz="4" w:space="0" w:color="C0C0C0"/>
              </w:tcBorders>
              <w:tcMar>
                <w:top w:w="60" w:type="dxa"/>
                <w:left w:w="80" w:type="dxa"/>
                <w:bottom w:w="60" w:type="dxa"/>
                <w:right w:w="80" w:type="dxa"/>
              </w:tcMar>
            </w:tcPr>
            <w:p>
              <w:r>
                <w:rPr>
                  <w:rFonts w:ascii="Calibri" w:hAnsi="Calibri"/>
                  <w:b/>
                  <w:bCs/>
                  <w:sz w:val="22"/>
                  <w:szCs w:val="22"/>
                </w:rPr>
                <w:t xml:space="preserve">P3-GL-CHK-05</w:t>
              </w:r>
            </w:p>
          </w:tc>
          <w:tc>
            <w:tcPr>
              <w:tcBorders>
                <w:top w:val="single" w:sz="4" w:space="0" w:color="C0C0C0"/>
                <w:left w:val="single" w:sz="4" w:space="0" w:color="C0C0C0"/>
                <w:bottom w:val="single" w:sz="4" w:space="0" w:color="C0C0C0"/>
                <w:right w:val="single" w:sz="4" w:space="0" w:color="C0C0C0"/>
              </w:tcBorders>
              <w:tcMar>
                <w:top w:w="60" w:type="dxa"/>
                <w:left w:w="80" w:type="dxa"/>
                <w:bottom w:w="60" w:type="dxa"/>
                <w:right w:w="80" w:type="dxa"/>
              </w:tcMar>
            </w:tcPr>
            <w:p>
              <w:r>
                <w:rPr>
                  <w:rFonts w:ascii="Calibri" w:hAnsi="Calibri"/>
                  <w:sz w:val="22"/>
                  <w:szCs w:val="22"/>
                </w:rPr>
                <w:t xml:space="preserve">Rollback procedure rehearsed — staging rollback ≤ 2 hours; documented</w:t>
              </w:r>
            </w:p>
          </w:tc>
          <w:tc>
            <w:tcPr>
              <w:tcBorders>
                <w:top w:val="single" w:sz="4" w:space="0" w:color="C0C0C0"/>
                <w:left w:val="single" w:sz="4" w:space="0" w:color="C0C0C0"/>
                <w:bottom w:val="single" w:sz="4" w:space="0" w:color="C0C0C0"/>
                <w:right w:val="single" w:sz="4" w:space="0" w:color="C0C0C0"/>
              </w:tcBorders>
              <w:tcMar>
                <w:top w:w="60" w:type="dxa"/>
                <w:left w:w="80" w:type="dxa"/>
                <w:bottom w:w="60" w:type="dxa"/>
                <w:right w:w="80" w:type="dxa"/>
              </w:tcMar>
            </w:tcPr>
            <w:p>
              <w:r>
                <w:rPr>
                  <w:rFonts w:ascii="Calibri" w:hAnsi="Calibri"/>
                  <w:sz w:val="22"/>
                  <w:szCs w:val="22"/>
                </w:rPr>
                <w:t xml:space="preserve">Tech Lead + Nexus</w:t>
              </w:r>
            </w:p>
          </w:tc>
          <w:tc>
            <w:tcPr>
              <w:tcBorders>
                <w:top w:val="single" w:sz="4" w:space="0" w:color="C0C0C0"/>
                <w:left w:val="single" w:sz="4" w:space="0" w:color="C0C0C0"/>
                <w:bottom w:val="single" w:sz="4" w:space="0" w:color="C0C0C0"/>
                <w:right w:val="single" w:sz="4" w:space="0" w:color="C0C0C0"/>
              </w:tcBorders>
              <w:tcMar>
                <w:top w:w="60" w:type="dxa"/>
                <w:left w:w="80" w:type="dxa"/>
                <w:bottom w:w="60" w:type="dxa"/>
                <w:right w:w="80" w:type="dxa"/>
              </w:tcMar>
            </w:tcPr>
            <w:p>
              <w:r>
                <w:rPr>
                  <w:rFonts w:ascii="Calibri" w:hAnsi="Calibri"/>
                  <w:sz w:val="22"/>
                  <w:szCs w:val="22"/>
                </w:rPr>
                <w:t xml:space="preserve">Rollback rehearsal report with timestamps</w:t>
              </w:r>
            </w:p>
          </w:tc>
        </w:tr>
        <w:tr>
          <w:tc>
            <w:tcPr>
              <w:tcBorders>
                <w:top w:val="single" w:sz="4" w:space="0" w:color="C0C0C0"/>
                <w:left w:val="single" w:sz="4" w:space="0" w:color="C0C0C0"/>
                <w:bottom w:val="single" w:sz="4" w:space="0" w:color="C0C0C0"/>
                <w:right w:val="single" w:sz="4" w:space="0" w:color="C0C0C0"/>
              </w:tcBorders>
              <w:tcMar>
                <w:top w:w="60" w:type="dxa"/>
                <w:left w:w="80" w:type="dxa"/>
                <w:bottom w:w="60" w:type="dxa"/>
                <w:right w:w="80" w:type="dxa"/>
              </w:tcMar>
            </w:tcPr>
            <w:p>
              <w:r>
                <w:rPr>
                  <w:rFonts w:ascii="Calibri" w:hAnsi="Calibri"/>
                  <w:b/>
                  <w:bCs/>
                  <w:sz w:val="22"/>
                  <w:szCs w:val="22"/>
                </w:rPr>
                <w:t xml:space="preserve">P3-GL-CHK-06</w:t>
              </w:r>
            </w:p>
          </w:tc>
          <w:tc>
            <w:tcPr>
              <w:tcBorders>
                <w:top w:val="single" w:sz="4" w:space="0" w:color="C0C0C0"/>
                <w:left w:val="single" w:sz="4" w:space="0" w:color="C0C0C0"/>
                <w:bottom w:val="single" w:sz="4" w:space="0" w:color="C0C0C0"/>
                <w:right w:val="single" w:sz="4" w:space="0" w:color="C0C0C0"/>
              </w:tcBorders>
              <w:tcMar>
                <w:top w:w="60" w:type="dxa"/>
                <w:left w:w="80" w:type="dxa"/>
                <w:bottom w:w="60" w:type="dxa"/>
                <w:right w:w="80" w:type="dxa"/>
              </w:tcMar>
            </w:tcPr>
            <w:p>
              <w:r>
                <w:rPr>
                  <w:rFonts w:ascii="Calibri" w:hAnsi="Calibri"/>
                  <w:sz w:val="22"/>
                  <w:szCs w:val="22"/>
                </w:rPr>
                <w:t xml:space="preserve">Phase 3 cutover plan approved — cutover schedule (§57.2) distributed to all stakeholders</w:t>
              </w:r>
            </w:p>
          </w:tc>
          <w:tc>
            <w:tcPr>
              <w:tcBorders>
                <w:top w:val="single" w:sz="4" w:space="0" w:color="C0C0C0"/>
                <w:left w:val="single" w:sz="4" w:space="0" w:color="C0C0C0"/>
                <w:bottom w:val="single" w:sz="4" w:space="0" w:color="C0C0C0"/>
                <w:right w:val="single" w:sz="4" w:space="0" w:color="C0C0C0"/>
              </w:tcBorders>
              <w:tcMar>
                <w:top w:w="60" w:type="dxa"/>
                <w:left w:w="80" w:type="dxa"/>
                <w:bottom w:w="60" w:type="dxa"/>
                <w:right w:w="80" w:type="dxa"/>
              </w:tcMar>
            </w:tcPr>
            <w:p>
              <w:r>
                <w:rPr>
                  <w:rFonts w:ascii="Calibri" w:hAnsi="Calibri"/>
                  <w:sz w:val="22"/>
                  <w:szCs w:val="22"/>
                </w:rPr>
                <w:t xml:space="preserve">Programme Director</w:t>
              </w:r>
            </w:p>
          </w:tc>
          <w:tc>
            <w:tcPr>
              <w:tcBorders>
                <w:top w:val="single" w:sz="4" w:space="0" w:color="C0C0C0"/>
                <w:left w:val="single" w:sz="4" w:space="0" w:color="C0C0C0"/>
                <w:bottom w:val="single" w:sz="4" w:space="0" w:color="C0C0C0"/>
                <w:right w:val="single" w:sz="4" w:space="0" w:color="C0C0C0"/>
              </w:tcBorders>
              <w:tcMar>
                <w:top w:w="60" w:type="dxa"/>
                <w:left w:w="80" w:type="dxa"/>
                <w:bottom w:w="60" w:type="dxa"/>
                <w:right w:w="80" w:type="dxa"/>
              </w:tcMar>
            </w:tcPr>
            <w:p>
              <w:r>
                <w:rPr>
                  <w:rFonts w:ascii="Calibri" w:hAnsi="Calibri"/>
                  <w:sz w:val="22"/>
                  <w:szCs w:val="22"/>
                </w:rPr>
                <w:t xml:space="preserve">Signed cutover plan; stakeholder distribution list</w:t>
              </w:r>
            </w:p>
          </w:tc>
        </w:tr>
        <w:tr>
          <w:tc>
            <w:tcPr>
              <w:tcBorders>
                <w:top w:val="single" w:sz="4" w:space="0" w:color="C0C0C0"/>
                <w:left w:val="single" w:sz="4" w:space="0" w:color="C0C0C0"/>
                <w:bottom w:val="single" w:sz="4" w:space="0" w:color="C0C0C0"/>
                <w:right w:val="single" w:sz="4" w:space="0" w:color="C0C0C0"/>
              </w:tcBorders>
              <w:tcMar>
                <w:top w:w="60" w:type="dxa"/>
                <w:left w:w="80" w:type="dxa"/>
                <w:bottom w:w="60" w:type="dxa"/>
                <w:right w:w="80" w:type="dxa"/>
              </w:tcMar>
            </w:tcPr>
            <w:p>
              <w:r>
                <w:rPr>
                  <w:rFonts w:ascii="Calibri" w:hAnsi="Calibri"/>
                  <w:b/>
                  <w:bCs/>
                  <w:sz w:val="22"/>
                  <w:szCs w:val="22"/>
                </w:rPr>
                <w:t xml:space="preserve">P3-GL-CHK-07</w:t>
              </w:r>
            </w:p>
          </w:tc>
          <w:tc>
            <w:tcPr>
              <w:tcBorders>
                <w:top w:val="single" w:sz="4" w:space="0" w:color="C0C0C0"/>
                <w:left w:val="single" w:sz="4" w:space="0" w:color="C0C0C0"/>
                <w:bottom w:val="single" w:sz="4" w:space="0" w:color="C0C0C0"/>
                <w:right w:val="single" w:sz="4" w:space="0" w:color="C0C0C0"/>
              </w:tcBorders>
              <w:tcMar>
                <w:top w:w="60" w:type="dxa"/>
                <w:left w:w="80" w:type="dxa"/>
                <w:bottom w:w="60" w:type="dxa"/>
                <w:right w:w="80" w:type="dxa"/>
              </w:tcMar>
            </w:tcPr>
            <w:p>
              <w:r>
                <w:rPr>
                  <w:rFonts w:ascii="Calibri" w:hAnsi="Calibri"/>
                  <w:sz w:val="22"/>
                  <w:szCs w:val="22"/>
                </w:rPr>
                <w:t xml:space="preserve">Hypercare activation criteria — all 3 vendor TAMs assigned; authorized LINE groups and delivery verified; escalation ladder active</w:t>
              </w:r>
            </w:p>
          </w:tc>
          <w:tc>
            <w:tcPr>
              <w:tcBorders>
                <w:top w:val="single" w:sz="4" w:space="0" w:color="C0C0C0"/>
                <w:left w:val="single" w:sz="4" w:space="0" w:color="C0C0C0"/>
                <w:bottom w:val="single" w:sz="4" w:space="0" w:color="C0C0C0"/>
                <w:right w:val="single" w:sz="4" w:space="0" w:color="C0C0C0"/>
              </w:tcBorders>
              <w:tcMar>
                <w:top w:w="60" w:type="dxa"/>
                <w:left w:w="80" w:type="dxa"/>
                <w:bottom w:w="60" w:type="dxa"/>
                <w:right w:w="80" w:type="dxa"/>
              </w:tcMar>
            </w:tcPr>
            <w:p>
              <w:r>
                <w:rPr>
                  <w:rFonts w:ascii="Calibri" w:hAnsi="Calibri"/>
                  <w:sz w:val="22"/>
                  <w:szCs w:val="22"/>
                </w:rPr>
                <w:t xml:space="preserve">Programme Director</w:t>
              </w:r>
            </w:p>
          </w:tc>
          <w:tc>
            <w:tcPr>
              <w:tcBorders>
                <w:top w:val="single" w:sz="4" w:space="0" w:color="C0C0C0"/>
                <w:left w:val="single" w:sz="4" w:space="0" w:color="C0C0C0"/>
                <w:bottom w:val="single" w:sz="4" w:space="0" w:color="C0C0C0"/>
                <w:right w:val="single" w:sz="4" w:space="0" w:color="C0C0C0"/>
              </w:tcBorders>
              <w:tcMar>
                <w:top w:w="60" w:type="dxa"/>
                <w:left w:w="80" w:type="dxa"/>
                <w:bottom w:w="60" w:type="dxa"/>
                <w:right w:w="80" w:type="dxa"/>
              </w:tcMar>
            </w:tcPr>
            <w:p>
              <w:r>
                <w:rPr>
                  <w:rFonts w:ascii="Calibri" w:hAnsi="Calibri"/>
                  <w:sz w:val="22"/>
                  <w:szCs w:val="22"/>
                </w:rPr>
                <w:t xml:space="preserve">Hypercare activation confirmation (per S56 §56.5)</w:t>
              </w:r>
            </w:p>
          </w:tc>
        </w:tr>
        <w:tr>
          <w:tc>
            <w:tcPr>
              <w:tcBorders>
                <w:top w:val="single" w:sz="4" w:space="0" w:color="C0C0C0"/>
                <w:left w:val="single" w:sz="4" w:space="0" w:color="C0C0C0"/>
                <w:bottom w:val="single" w:sz="4" w:space="0" w:color="C0C0C0"/>
                <w:right w:val="single" w:sz="4" w:space="0" w:color="C0C0C0"/>
              </w:tcBorders>
              <w:tcMar>
                <w:top w:w="60" w:type="dxa"/>
                <w:left w:w="80" w:type="dxa"/>
                <w:bottom w:w="60" w:type="dxa"/>
                <w:right w:w="80" w:type="dxa"/>
              </w:tcMar>
            </w:tcPr>
            <w:p>
              <w:r>
                <w:rPr>
                  <w:rFonts w:ascii="Calibri" w:hAnsi="Calibri"/>
                  <w:b/>
                  <w:bCs/>
                  <w:sz w:val="22"/>
                  <w:szCs w:val="22"/>
                </w:rPr>
                <w:t xml:space="preserve">P3-GL-CHK-08</w:t>
              </w:r>
            </w:p>
          </w:tc>
          <w:tc>
            <w:tcPr>
              <w:tcBorders>
                <w:top w:val="single" w:sz="4" w:space="0" w:color="C0C0C0"/>
                <w:left w:val="single" w:sz="4" w:space="0" w:color="C0C0C0"/>
                <w:bottom w:val="single" w:sz="4" w:space="0" w:color="C0C0C0"/>
                <w:right w:val="single" w:sz="4" w:space="0" w:color="C0C0C0"/>
              </w:tcBorders>
              <w:tcMar>
                <w:top w:w="60" w:type="dxa"/>
                <w:left w:w="80" w:type="dxa"/>
                <w:bottom w:w="60" w:type="dxa"/>
                <w:right w:w="80" w:type="dxa"/>
              </w:tcMar>
            </w:tcPr>
            <w:p>
              <w:r>
                <w:rPr>
                  <w:rFonts w:ascii="Calibri" w:hAnsi="Calibri"/>
                  <w:sz w:val="22"/>
                  <w:szCs w:val="22"/>
                </w:rPr>
                <w:t xml:space="preserve">Go/No-Go meeting held — P3-GL-CHK-01–07 reviewed; SC Chair present; formal decision recorded</w:t>
              </w:r>
            </w:p>
          </w:tc>
          <w:tc>
            <w:tcPr>
              <w:tcBorders>
                <w:top w:val="single" w:sz="4" w:space="0" w:color="C0C0C0"/>
                <w:left w:val="single" w:sz="4" w:space="0" w:color="C0C0C0"/>
                <w:bottom w:val="single" w:sz="4" w:space="0" w:color="C0C0C0"/>
                <w:right w:val="single" w:sz="4" w:space="0" w:color="C0C0C0"/>
              </w:tcBorders>
              <w:tcMar>
                <w:top w:w="60" w:type="dxa"/>
                <w:left w:w="80" w:type="dxa"/>
                <w:bottom w:w="60" w:type="dxa"/>
                <w:right w:w="80" w:type="dxa"/>
              </w:tcMar>
            </w:tcPr>
            <w:p>
              <w:r>
                <w:rPr>
                  <w:rFonts w:ascii="Calibri" w:hAnsi="Calibri"/>
                  <w:sz w:val="22"/>
                  <w:szCs w:val="22"/>
                </w:rPr>
                <w:t xml:space="preserve">SC Chair + Programme Director</w:t>
              </w:r>
            </w:p>
          </w:tc>
          <w:tc>
            <w:tcPr>
              <w:tcBorders>
                <w:top w:val="single" w:sz="4" w:space="0" w:color="C0C0C0"/>
                <w:left w:val="single" w:sz="4" w:space="0" w:color="C0C0C0"/>
                <w:bottom w:val="single" w:sz="4" w:space="0" w:color="C0C0C0"/>
                <w:right w:val="single" w:sz="4" w:space="0" w:color="C0C0C0"/>
              </w:tcBorders>
              <w:tcMar>
                <w:top w:w="60" w:type="dxa"/>
                <w:left w:w="80" w:type="dxa"/>
                <w:bottom w:w="60" w:type="dxa"/>
                <w:right w:w="80" w:type="dxa"/>
              </w:tcMar>
            </w:tcPr>
            <w:p>
              <w:r>
                <w:rPr>
                  <w:rFonts w:ascii="Calibri" w:hAnsi="Calibri"/>
                  <w:sz w:val="22"/>
                  <w:szCs w:val="22"/>
                </w:rPr>
                <w:t xml:space="preserve">Go/No-Go meeting minutes with formal Go decision</w:t>
              </w:r>
            </w:p>
          </w:tc>
        </w:tr>
        <w:tr>
          <w:tc>
            <w:tcPr>
              <w:tcBorders>
                <w:top w:val="single" w:sz="4" w:space="0" w:color="C0C0C0"/>
                <w:left w:val="single" w:sz="4" w:space="0" w:color="C0C0C0"/>
                <w:bottom w:val="single" w:sz="4" w:space="0" w:color="C0C0C0"/>
                <w:right w:val="single" w:sz="4" w:space="0" w:color="C0C0C0"/>
              </w:tcBorders>
              <w:tcMar>
                <w:top w:w="60" w:type="dxa"/>
                <w:left w:w="80" w:type="dxa"/>
                <w:bottom w:w="60" w:type="dxa"/>
                <w:right w:w="80" w:type="dxa"/>
              </w:tcMar>
            </w:tcPr>
            <w:p>
              <w:r>
                <w:rPr>
                  <w:rFonts w:ascii="Calibri" w:hAnsi="Calibri"/>
                  <w:b/>
                  <w:bCs/>
                  <w:sz w:val="22"/>
                  <w:szCs w:val="22"/>
                </w:rPr>
                <w:t xml:space="preserve">P3-GL-CHK-09</w:t>
              </w:r>
            </w:p>
          </w:tc>
          <w:tc>
            <w:tcPr>
              <w:tcBorders>
                <w:top w:val="single" w:sz="4" w:space="0" w:color="C0C0C0"/>
                <w:left w:val="single" w:sz="4" w:space="0" w:color="C0C0C0"/>
                <w:bottom w:val="single" w:sz="4" w:space="0" w:color="C0C0C0"/>
                <w:right w:val="single" w:sz="4" w:space="0" w:color="C0C0C0"/>
              </w:tcBorders>
              <w:tcMar>
                <w:top w:w="60" w:type="dxa"/>
                <w:left w:w="80" w:type="dxa"/>
                <w:bottom w:w="60" w:type="dxa"/>
                <w:right w:w="80" w:type="dxa"/>
              </w:tcMar>
            </w:tcPr>
            <w:p>
              <w:r>
                <w:rPr>
                  <w:rFonts w:ascii="Calibri" w:hAnsi="Calibri"/>
                  <w:sz w:val="22"/>
                  <w:szCs w:val="22"/>
                </w:rPr>
                <w:t xml:space="preserve">92% coverage baseline confirmed — pre-go-live agent coverage audit validates 92% target achievable</w:t>
              </w:r>
            </w:p>
          </w:tc>
          <w:tc>
            <w:tcPr>
              <w:tcBorders>
                <w:top w:val="single" w:sz="4" w:space="0" w:color="C0C0C0"/>
                <w:left w:val="single" w:sz="4" w:space="0" w:color="C0C0C0"/>
                <w:bottom w:val="single" w:sz="4" w:space="0" w:color="C0C0C0"/>
                <w:right w:val="single" w:sz="4" w:space="0" w:color="C0C0C0"/>
              </w:tcBorders>
              <w:tcMar>
                <w:top w:w="60" w:type="dxa"/>
                <w:left w:w="80" w:type="dxa"/>
                <w:bottom w:w="60" w:type="dxa"/>
                <w:right w:w="80" w:type="dxa"/>
              </w:tcMar>
            </w:tcPr>
            <w:p>
              <w:r>
                <w:rPr>
                  <w:rFonts w:ascii="Calibri" w:hAnsi="Calibri"/>
                  <w:sz w:val="22"/>
                  <w:szCs w:val="22"/>
                </w:rPr>
                <w:t xml:space="preserve">Vega + Nexus</w:t>
              </w:r>
            </w:p>
          </w:tc>
          <w:tc>
            <w:tcPr>
              <w:tcBorders>
                <w:top w:val="single" w:sz="4" w:space="0" w:color="C0C0C0"/>
                <w:left w:val="single" w:sz="4" w:space="0" w:color="C0C0C0"/>
                <w:bottom w:val="single" w:sz="4" w:space="0" w:color="C0C0C0"/>
                <w:right w:val="single" w:sz="4" w:space="0" w:color="C0C0C0"/>
              </w:tcBorders>
              <w:tcMar>
                <w:top w:w="60" w:type="dxa"/>
                <w:left w:w="80" w:type="dxa"/>
                <w:bottom w:w="60" w:type="dxa"/>
                <w:right w:w="80" w:type="dxa"/>
              </w:tcMar>
            </w:tcPr>
            <w:p>
              <w:r>
                <w:rPr>
                  <w:rFonts w:ascii="Calibri" w:hAnsi="Calibri"/>
                  <w:sz w:val="22"/>
                  <w:szCs w:val="22"/>
                </w:rPr>
                <w:t xml:space="preserve">Coverage audit report — all 28 agents; 7 GAPs active</w:t>
              </w:r>
            </w:p>
          </w:tc>
        </w:tr>
        <w:tr>
          <w:tc>
            <w:tcPr>
              <w:tcBorders>
                <w:top w:val="single" w:sz="4" w:space="0" w:color="C0C0C0"/>
                <w:left w:val="single" w:sz="4" w:space="0" w:color="C0C0C0"/>
                <w:bottom w:val="single" w:sz="4" w:space="0" w:color="C0C0C0"/>
                <w:right w:val="single" w:sz="4" w:space="0" w:color="C0C0C0"/>
              </w:tcBorders>
              <w:tcMar>
                <w:top w:w="60" w:type="dxa"/>
                <w:left w:w="80" w:type="dxa"/>
                <w:bottom w:w="60" w:type="dxa"/>
                <w:right w:w="80" w:type="dxa"/>
              </w:tcMar>
            </w:tcPr>
            <w:p>
              <w:r>
                <w:rPr>
                  <w:rFonts w:ascii="Calibri" w:hAnsi="Calibri"/>
                  <w:b/>
                  <w:bCs/>
                  <w:sz w:val="22"/>
                  <w:szCs w:val="22"/>
                </w:rPr>
                <w:t xml:space="preserve">P3-GL-CHK-10</w:t>
              </w:r>
            </w:p>
          </w:tc>
          <w:tc>
            <w:tcPr>
              <w:tcBorders>
                <w:top w:val="single" w:sz="4" w:space="0" w:color="C0C0C0"/>
                <w:left w:val="single" w:sz="4" w:space="0" w:color="C0C0C0"/>
                <w:bottom w:val="single" w:sz="4" w:space="0" w:color="C0C0C0"/>
                <w:right w:val="single" w:sz="4" w:space="0" w:color="C0C0C0"/>
              </w:tcBorders>
              <w:tcMar>
                <w:top w:w="60" w:type="dxa"/>
                <w:left w:w="80" w:type="dxa"/>
                <w:bottom w:w="60" w:type="dxa"/>
                <w:right w:w="80" w:type="dxa"/>
              </w:tcMar>
            </w:tcPr>
            <w:p>
              <w:r>
                <w:rPr>
                  <w:rFonts w:ascii="Calibri" w:hAnsi="Calibri"/>
                  <w:sz w:val="22"/>
                  <w:szCs w:val="22"/>
                </w:rPr>
                <w:t xml:space="preserve">SC Chair final approval — Phase 3 Go-Live authorised; P3-M4 milestone formally approved</w:t>
              </w:r>
            </w:p>
          </w:tc>
          <w:tc>
            <w:tcPr>
              <w:tcBorders>
                <w:top w:val="single" w:sz="4" w:space="0" w:color="C0C0C0"/>
                <w:left w:val="single" w:sz="4" w:space="0" w:color="C0C0C0"/>
                <w:bottom w:val="single" w:sz="4" w:space="0" w:color="C0C0C0"/>
                <w:right w:val="single" w:sz="4" w:space="0" w:color="C0C0C0"/>
              </w:tcBorders>
              <w:tcMar>
                <w:top w:w="60" w:type="dxa"/>
                <w:left w:w="80" w:type="dxa"/>
                <w:bottom w:w="60" w:type="dxa"/>
                <w:right w:w="80" w:type="dxa"/>
              </w:tcMar>
            </w:tcPr>
            <w:p>
              <w:r>
                <w:rPr>
                  <w:rFonts w:ascii="Calibri" w:hAnsi="Calibri"/>
                  <w:sz w:val="22"/>
                  <w:szCs w:val="22"/>
                </w:rPr>
                <w:t xml:space="preserve">SC Chair</w:t>
              </w:r>
            </w:p>
          </w:tc>
          <w:tc>
            <w:tcPr>
              <w:tcBorders>
                <w:top w:val="single" w:sz="4" w:space="0" w:color="C0C0C0"/>
                <w:left w:val="single" w:sz="4" w:space="0" w:color="C0C0C0"/>
                <w:bottom w:val="single" w:sz="4" w:space="0" w:color="C0C0C0"/>
                <w:right w:val="single" w:sz="4" w:space="0" w:color="C0C0C0"/>
              </w:tcBorders>
              <w:tcMar>
                <w:top w:w="60" w:type="dxa"/>
                <w:left w:w="80" w:type="dxa"/>
                <w:bottom w:w="60" w:type="dxa"/>
                <w:right w:w="80" w:type="dxa"/>
              </w:tcMar>
            </w:tcPr>
            <w:p>
              <w:r>
                <w:rPr>
                  <w:rFonts w:ascii="Calibri" w:hAnsi="Calibri"/>
                  <w:sz w:val="22"/>
                  <w:szCs w:val="22"/>
                </w:rPr>
                <w:t xml:space="preserve">SC resolution MONOLITH-SC-P3GL-001 signed and lodged with Ledger</w:t>
              </w:r>
            </w:p>
          </w:tc>
        </w:tr>
      </w:tbl>
    </w:ins>
    <w:ins w:id="2803" w:author="Scispace Agent" w:date="2026-09-04T00:00:00Z">
      <w:p>
        <w:pPr>
          <w:spacing w:after="40"/>
        </w:pPr>
      </w:p>
    </w:ins>
    <w:ins w:id="2804" w:author="Scispace Agent" w:date="2026-09-04T00:00:00Z">
      <w:p>
        <w:pPr>
          <w:ind w:left="400"/>
          <w:spacing w:after="80"/>
        </w:pPr>
        <w:r>
          <w:rPr>
            <w:rFonts w:ascii="Calibri" w:hAnsi="Calibri"/>
            <w:sz w:val="24"/>
            <w:szCs w:val="24"/>
          </w:rPr>
          <w:t xml:space="preserve">Note: P3-GL-CHK-10 (SC Chair final approval) mirrors GL-CHK-10 from S53, which triggered Phase 3 programme initiation. P3-GL-CHK-10 completes the Phase 3 delivery cycle and authorises transition to BAU operations. Any failure at P3-GL-CHK-08 (Go/No-Go) triggers a 5-working-day remediation window before re-assessment.</w:t>
        </w:r>
      </w:p>
    </w:ins>
    <w:ins w:id="2805" w:author="Scispace Agent" w:date="2026-09-04T00:00:00Z">
      <w:p>
        <w:pPr>
          <w:spacing w:after="40"/>
        </w:pPr>
      </w:p>
    </w:ins>
    <w:ins w:id="2806" w:author="Scispace Agent" w:date="2026-09-04T00:00:00Z">
      <w:p>
        <w:pPr>
          <w:pStyle w:val="Heading2"/>
          <w:spacing w:before="200" w:after="80"/>
        </w:pPr>
        <w:r>
          <w:rPr>
            <w:rFonts w:ascii="Calibri" w:hAnsi="Calibri"/>
            <w:b/>
            <w:bCs/>
            <w:color w:val="2e75b6"/>
            <w:sz w:val="28"/>
            <w:szCs w:val="28"/>
          </w:rPr>
          <w:t xml:space="preserve">57.5 Post-Go-Live Monitoring &amp; Programme Milestone P3-M4</w:t>
        </w:r>
      </w:p>
    </w:ins>
    <w:ins w:id="2807" w:author="Scispace Agent" w:date="2026-09-04T00:00:00Z">
      <w:p>
        <w:pPr>
          <w:ind w:left="400"/>
          <w:spacing w:after="80"/>
        </w:pPr>
        <w:r>
          <w:rPr>
            <w:rFonts w:ascii="Calibri" w:hAnsi="Calibri"/>
            <w:sz w:val="24"/>
            <w:szCs w:val="24"/>
          </w:rPr>
          <w:t xml:space="preserve">Following Phase 3 Go-Live and 72-hour review, the programme enters the P3-M4 milestone completion phase. P3-M4 represents the final programme delivery milestone of the three-phase MONOLITH/DAPH Decor AI Agent Programme. Completion of P3-M4 triggers formal programme closure activities and transition to MONOLITH BAU governance under the SC.</w:t>
        </w:r>
      </w:p>
    </w:ins>
    <w:ins w:id="2808" w:author="Scispace Agent" w:date="2026-09-04T00:00:00Z">
      <w:p>
        <w:pPr>
          <w:ind w:left="600" w:hanging="200"/>
          <w:spacing w:after="60"/>
        </w:pPr>
        <w:r>
          <w:rPr>
            <w:rFonts w:ascii="Calibri" w:hAnsi="Calibri"/>
            <w:sz w:val="22"/>
            <w:szCs w:val="22"/>
          </w:rPr>
          <w:t xml:space="preserve">• Vega agent: Continuous 24/7 monitoring of all 28 agents; daily SLA scorecards to Programme Director; weekly dashboard to SC</w:t>
        </w:r>
      </w:p>
    </w:ins>
    <w:ins w:id="2809" w:author="Scispace Agent" w:date="2026-09-04T00:00:00Z">
      <w:p>
        <w:pPr>
          <w:ind w:left="600" w:hanging="200"/>
          <w:spacing w:after="60"/>
        </w:pPr>
        <w:r>
          <w:rPr>
            <w:rFonts w:ascii="Calibri" w:hAnsi="Calibri"/>
            <w:sz w:val="22"/>
            <w:szCs w:val="22"/>
          </w:rPr>
          <w:t xml:space="preserve">• Nexus agent: API gateway health monitoring; rate limiting and capacity management for production Phase 3 load</w:t>
        </w:r>
      </w:p>
    </w:ins>
    <w:ins w:id="2810" w:author="Scispace Agent" w:date="2026-09-04T00:00:00Z">
      <w:p>
        <w:pPr>
          <w:ind w:left="600" w:hanging="200"/>
          <w:spacing w:after="60"/>
        </w:pPr>
        <w:r>
          <w:rPr>
            <w:rFonts w:ascii="Calibri" w:hAnsi="Calibri"/>
            <w:sz w:val="22"/>
            <w:szCs w:val="22"/>
          </w:rPr>
          <w:t xml:space="preserve">• Guardian agent: Ongoing PDPA and security compliance monitoring; monthly security posture report to SC</w:t>
        </w:r>
      </w:p>
    </w:ins>
    <w:ins w:id="2811" w:author="Scispace Agent" w:date="2026-09-04T00:00:00Z">
      <w:p>
        <w:pPr>
          <w:ind w:left="600" w:hanging="200"/>
          <w:spacing w:after="60"/>
        </w:pPr>
        <w:r>
          <w:rPr>
            <w:rFonts w:ascii="Calibri" w:hAnsi="Calibri"/>
            <w:sz w:val="22"/>
            <w:szCs w:val="22"/>
          </w:rPr>
          <w:t xml:space="preserve">• Ledger agent: Contract performance tracking — monthly SLA reports per vendor; payment milestone management per MSA</w:t>
        </w:r>
      </w:p>
    </w:ins>
    <w:ins w:id="2812" w:author="Scispace Agent" w:date="2026-09-04T00:00:00Z">
      <w:p>
        <w:pPr>
          <w:ind w:left="600" w:hanging="200"/>
          <w:spacing w:after="60"/>
        </w:pPr>
        <w:r>
          <w:rPr>
            <w:rFonts w:ascii="Calibri" w:hAnsi="Calibri"/>
            <w:sz w:val="22"/>
            <w:szCs w:val="22"/>
          </w:rPr>
          <w:t xml:space="preserve">• Core agent: GAP-13/14/15 BAU performance monitoring; NPS accuracy trending; ESG quarterly report generation</w:t>
        </w:r>
      </w:p>
    </w:ins>
    <w:ins w:id="2813" w:author="Scispace Agent" w:date="2026-09-04T00:00:00Z">
      <w:p>
        <w:pPr>
          <w:ind w:left="600" w:hanging="200"/>
          <w:spacing w:after="60"/>
        </w:pPr>
        <w:r>
          <w:rPr>
            <w:rFonts w:ascii="Calibri" w:hAnsi="Calibri"/>
            <w:sz w:val="22"/>
            <w:szCs w:val="22"/>
          </w:rPr>
          <w:t xml:space="preserve">• Signal agent: GAP-01/02 BAU accuracy monitoring; biophilic scoring quality review; design freeze gate accuracy trending</w:t>
        </w:r>
      </w:p>
    </w:ins>
    <w:ins w:id="2814" w:author="Scispace Agent" w:date="2026-09-04T00:00:00Z">
      <w:p>
        <w:pPr>
          <w:ind w:left="600" w:hanging="200"/>
          <w:spacing w:after="60"/>
        </w:pPr>
        <w:r>
          <w:rPr>
            <w:rFonts w:ascii="Calibri" w:hAnsi="Calibri"/>
            <w:sz w:val="22"/>
            <w:szCs w:val="22"/>
          </w:rPr>
          <w:t xml:space="preserve">• Aria agent: GAP-03/04 commissioning completion rates; POE survey completion monitoring; sensory data quality review</w:t>
        </w:r>
      </w:p>
    </w:ins>
    <w:ins w:id="2815" w:author="Scispace Agent" w:date="2026-09-04T00:00:00Z">
      <w:p>
        <w:pPr>
          <w:spacing w:after="40"/>
        </w:pPr>
      </w:p>
    </w:ins>
    <w:ins w:id="2816" w:author="Scispace Agent" w:date="2026-09-04T00:00:00Z">
      <w:p>
        <w:pPr>
          <w:ind w:left="400"/>
          <w:spacing w:after="80"/>
        </w:pPr>
        <w:r>
          <w:rPr>
            <w:rFonts w:ascii="Calibri" w:hAnsi="Calibri"/>
            <w:sz w:val="24"/>
            <w:szCs w:val="24"/>
          </w:rPr>
          <w:t xml:space="preserve">P3-M4 Milestone Completion Criteria:</w:t>
        </w:r>
      </w:p>
    </w:ins>
    <w:ins w:id="2817" w:author="Scispace Agent" w:date="2026-09-04T00:00:00Z">
      <w:p>
        <w:pPr>
          <w:ind w:left="600" w:hanging="200"/>
          <w:spacing w:after="60"/>
        </w:pPr>
        <w:r>
          <w:rPr>
            <w:rFonts w:ascii="Calibri" w:hAnsi="Calibri"/>
            <w:sz w:val="22"/>
            <w:szCs w:val="22"/>
          </w:rPr>
          <w:t xml:space="preserve">• T+72h post-go-live review complete; SC acceptance of P3-M4 milestone confirmed</w:t>
        </w:r>
      </w:p>
    </w:ins>
    <w:ins w:id="2818" w:author="Scispace Agent" w:date="2026-09-04T00:00:00Z">
      <w:p>
        <w:pPr>
          <w:ind w:left="600" w:hanging="200"/>
          <w:spacing w:after="60"/>
        </w:pPr>
        <w:r>
          <w:rPr>
            <w:rFonts w:ascii="Calibri" w:hAnsi="Calibri"/>
            <w:sz w:val="22"/>
            <w:szCs w:val="22"/>
          </w:rPr>
          <w:t xml:space="preserve">• All P3-GL-CHK-01–10 verified and signed off; documented in Ledger</w:t>
        </w:r>
      </w:p>
    </w:ins>
    <w:ins w:id="2819" w:author="Scispace Agent" w:date="2026-09-04T00:00:00Z">
      <w:p>
        <w:pPr>
          <w:ind w:left="600" w:hanging="200"/>
          <w:spacing w:after="60"/>
        </w:pPr>
        <w:r>
          <w:rPr>
            <w:rFonts w:ascii="Calibri" w:hAnsi="Calibri"/>
            <w:sz w:val="22"/>
            <w:szCs w:val="22"/>
          </w:rPr>
          <w:t xml:space="preserve">• 92% coverage confirmed across all 28 agents; Vega coverage report accepted by SC</w:t>
        </w:r>
      </w:p>
    </w:ins>
    <w:ins w:id="2820" w:author="Scispace Agent" w:date="2026-09-04T00:00:00Z">
      <w:p>
        <w:pPr>
          <w:ind w:left="600" w:hanging="200"/>
          <w:spacing w:after="60"/>
        </w:pPr>
        <w:r>
          <w:rPr>
            <w:rFonts w:ascii="Calibri" w:hAnsi="Calibri"/>
            <w:sz w:val="22"/>
            <w:szCs w:val="22"/>
          </w:rPr>
          <w:t xml:space="preserve">• No unresolved P1 incidents at P3-M4 gate date</w:t>
        </w:r>
      </w:p>
    </w:ins>
    <w:ins w:id="2821" w:author="Scispace Agent" w:date="2026-09-04T00:00:00Z">
      <w:p>
        <w:pPr>
          <w:ind w:left="600" w:hanging="200"/>
          <w:spacing w:after="60"/>
        </w:pPr>
        <w:r>
          <w:rPr>
            <w:rFonts w:ascii="Calibri" w:hAnsi="Calibri"/>
            <w:sz w:val="22"/>
            <w:szCs w:val="22"/>
          </w:rPr>
          <w:t xml:space="preserve">• Hypercare active for all 3 vendors; transition to BAU support schedule confirmed</w:t>
        </w:r>
      </w:p>
    </w:ins>
    <w:ins w:id="2822" w:author="Scispace Agent" w:date="2026-09-04T00:00:00Z">
      <w:p>
        <w:pPr>
          <w:ind w:left="600" w:hanging="200"/>
          <w:spacing w:after="60"/>
        </w:pPr>
        <w:r>
          <w:rPr>
            <w:rFonts w:ascii="Calibri" w:hAnsi="Calibri"/>
            <w:sz w:val="22"/>
            <w:szCs w:val="22"/>
          </w:rPr>
          <w:t xml:space="preserve">• Programme financial reconciliation: THB 18.2M total actuals vs. budget; Ledger variance report &lt; 5%</w:t>
        </w:r>
      </w:p>
    </w:ins>
    <w:ins w:id="2823" w:author="Scispace Agent" w:date="2026-09-04T00:00:00Z">
      <w:p>
        <w:pPr>
          <w:ind w:left="600" w:hanging="200"/>
          <w:spacing w:after="60"/>
        </w:pPr>
        <w:r>
          <w:rPr>
            <w:rFonts w:ascii="Calibri" w:hAnsi="Calibri"/>
            <w:sz w:val="22"/>
            <w:szCs w:val="22"/>
          </w:rPr>
          <w:t xml:space="preserve">• Phase 3 Programme Closure Report (MONOLITH-S57-P3GOLIVE-001) signed by Programme Director and SC Chair</w:t>
        </w:r>
      </w:p>
    </w:ins>
    <w:ins w:id="2824" w:author="Scispace Agent" w:date="2026-09-04T00:00:00Z">
      <w:p>
        <w:pPr>
          <w:spacing w:after="40"/>
        </w:pPr>
      </w:p>
    </w:ins>
    <w:ins w:id="2825" w:author="Scispace Agent" w:date="2026-09-04T00:00:00Z">
      <w:p>
        <w:pPr>
          <w:ind w:left="400"/>
          <w:spacing w:after="60"/>
        </w:pPr>
        <w:r>
          <w:rPr>
            <w:rFonts w:ascii="Calibri" w:hAnsi="Calibri"/>
            <w:b/>
            <w:bCs/>
            <w:sz w:val="22"/>
            <w:szCs w:val="22"/>
          </w:rPr>
          <w:t xml:space="preserve">P3-M4 gate owner: </w:t>
        </w:r>
        <w:r>
          <w:rPr>
            <w:rFonts w:ascii="Calibri" w:hAnsi="Calibri"/>
            <w:sz w:val="22"/>
            <w:szCs w:val="22"/>
          </w:rPr>
          <w:t xml:space="preserve">Phase 3 Programme Director with SC Chair ratification</w:t>
        </w:r>
      </w:p>
    </w:ins>
    <w:ins w:id="2826" w:author="Scispace Agent" w:date="2026-09-04T00:00:00Z">
      <w:p>
        <w:pPr>
          <w:ind w:left="400"/>
          <w:spacing w:after="60"/>
        </w:pPr>
        <w:r>
          <w:rPr>
            <w:rFonts w:ascii="Calibri" w:hAnsi="Calibri"/>
            <w:b/>
            <w:bCs/>
            <w:sz w:val="22"/>
            <w:szCs w:val="22"/>
          </w:rPr>
          <w:t xml:space="preserve">Programme closure: </w:t>
        </w:r>
        <w:r>
          <w:rPr>
            <w:rFonts w:ascii="Calibri" w:hAnsi="Calibri"/>
            <w:sz w:val="22"/>
            <w:szCs w:val="22"/>
          </w:rPr>
          <w:t xml:space="preserve">Post-P3-M4: MONOLITH BAU Governance Charter activated; quarterly SC review cycle; annual GAP effectiveness review</w:t>
        </w:r>
      </w:p>
    </w:ins>
    <w:ins w:id="2827" w:author="Scispace Agent" w:date="2026-09-04T00:00:00Z">
      <w:p>
        <w:pPr>
          <w:ind w:left="400"/>
          <w:spacing w:after="60"/>
        </w:pPr>
        <w:r>
          <w:rPr>
            <w:rFonts w:ascii="Calibri" w:hAnsi="Calibri"/>
            <w:b/>
            <w:bCs/>
            <w:sz w:val="22"/>
            <w:szCs w:val="22"/>
          </w:rPr>
          <w:t xml:space="preserve">Coverage trajectory: </w:t>
        </w:r>
        <w:r>
          <w:rPr>
            <w:rFonts w:ascii="Calibri" w:hAnsi="Calibri"/>
            <w:sz w:val="22"/>
            <w:szCs w:val="22"/>
          </w:rPr>
          <w:t xml:space="preserve">Baseline 56% → Phase 1 68% (THB 5.2M) → Phase 2 80% (THB 6.0M) → Phase 3 92% (THB 7.0M) → Programme total THB 18.2M</w:t>
        </w:r>
      </w:p>
    </w:ins>
    <w:ins w:id="2828" w:author="Scispace Agent" w:date="2026-09-04T00:00:00Z">
      <w:p>
        <w:pPr>
          <w:ind w:left="400"/>
          <w:spacing w:after="60"/>
        </w:pPr>
        <w:r>
          <w:rPr>
            <w:rFonts w:ascii="Calibri" w:hAnsi="Calibri"/>
            <w:b/>
            <w:bCs/>
            <w:sz w:val="22"/>
            <w:szCs w:val="22"/>
          </w:rPr>
          <w:t xml:space="preserve">Related documents: </w:t>
        </w:r>
        <w:r>
          <w:rPr>
            <w:rFonts w:ascii="Calibri" w:hAnsi="Calibri"/>
            <w:sz w:val="22"/>
            <w:szCs w:val="22"/>
          </w:rPr>
          <w:t xml:space="preserve">S56 (Phase 3 Vendor Onboarding) · S55 (Phase 3 RFP) · S54 (Phase 3 PDD) · S53 (Phase 2 Go-Live, GL-CHK-10) · MONOLITH-S57-P3GOLIVE-001 v1.0</w:t>
        </w:r>
      </w:p>
    </w:ins>
    <w:ins w:id="2829" w:author="Scispace Agent" w:date="2026-09-04T00:00:00Z">
      <w:p>
        <w:pPr>
          <w:spacing w:after="40"/>
        </w:pPr>
      </w:p>
    </w:ins>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a="http://schemas.openxmlformats.org/drawingml/2006/main" xmlns:wps="http://schemas.microsoft.com/office/word/2010/wordprocessingShape" mc:Ignorable="w14 w15 wp14">
  <w:endnote w:type="separator" w:id="-1">
    <w:p>
      <w:pPr>
        <w:pBdr/>
        <w:spacing w:after="0" w:line="240" w:lineRule="auto"/>
        <w:ind/>
        <w:rPr/>
      </w:pPr>
      <w:r>
        <w:separator/>
      </w:r>
      <w:r/>
    </w:p>
  </w:endnote>
  <w:endnote w:type="continuationSeparator" w:id="0">
    <w:p>
      <w:pPr>
        <w:pBdr/>
        <w:spacing w:after="0" w:line="240" w:lineRule="auto"/>
        <w:ind/>
        <w:rPr/>
      </w:pPr>
      <w:r>
        <w:continuationSeparator/>
      </w: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Calibri">
    <w:panose1 w:val="020B0604020202020204"/>
  </w:font>
  <w:font w:name="Courier New">
    <w:panose1 w:val="02070409020205020404"/>
  </w:font>
  <w:font w:name="Arial">
    <w:panose1 w:val="020B0604020202020204"/>
  </w:font>
  <w:font w:name="Times New Roman">
    <w:panose1 w:val="02020603050405020304"/>
  </w:font>
  <w:font w:name="Cambria">
    <w:panose1 w:val="02020603050405020304"/>
  </w:font>
</w:fonts>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a="http://schemas.openxmlformats.org/drawingml/2006/main" xmlns:wps="http://schemas.microsoft.com/office/word/2010/wordprocessingShape" mc:Ignorable="w14 w15 wp14">
  <w:footnote w:type="separator" w:id="-1">
    <w:p>
      <w:pPr>
        <w:pBdr/>
        <w:spacing w:after="0" w:line="240" w:lineRule="auto"/>
        <w:ind/>
        <w:rPr/>
      </w:pPr>
      <w:r>
        <w:separator/>
      </w:r>
      <w:r/>
    </w:p>
  </w:footnote>
  <w:footnote w:type="continuationSeparator" w:id="0">
    <w:p>
      <w:pPr>
        <w:pBdr/>
        <w:spacing w:after="0" w:line="240" w:lineRule="auto"/>
        <w:ind/>
        <w:rPr/>
      </w:pPr>
      <w:r>
        <w:continuationSeparator/>
      </w:r>
      <w:r/>
    </w:p>
  </w:footnote>
</w:footnote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zoom w:percent="100"/>
  <w:trackRevisions w:val="true"/>
  <w:documentProtection/>
  <w:defaultTabStop w:val="708"/>
  <w:characterSpacingControl w:val="doNotCompress"/>
  <w:footnotePr>
    <w:pos w:val="pageBottom"/>
    <w:numFmt w:val="decimal"/>
    <w:numStart w:val="1"/>
    <w:numRestart w:val="continuous"/>
    <w:footnote w:id="-1"/>
    <w:footnote w:id="0"/>
  </w:footnotePr>
  <w:endnotePr>
    <w:pos w:val="docEnd"/>
    <w:numFmt w:val="lowerRoman"/>
    <w:numStart w:val="1"/>
    <w:numRestart w:val="continuous"/>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m:mathPr/>
  <w:themeFontLang w:val="en-US" w:eastAsia="zh-CN"/>
  <w:clrSchemeMapping w:bg1="light1" w:t1="dark1" w:bg2="light2" w:t2="dark2" w:accent1="accent1" w:accent2="accent2" w:accent3="accent3" w:accent4="accent4" w:accent5="accent5" w:accent6="accent6" w:hyperlink="hyperlink" w:followedHyperlink="followedHyperlink"/>
  <w:shapeDefaults>
    <o:shapedefaults v:ext="edit" spidmax="1026" strokecolor="000000"/>
    <o:shapelayout v:ext="edit">
      <o:idmap v:ext="edit" data="1"/>
    </o:shapelayout>
  </w:shapeDefaults>
  <w:decimalSymbol w:val="."/>
  <w:listSeparator w:val=","/>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hint="default" w:asciiTheme="minorHAnsi" w:hAnsiTheme="minorHAnsi" w:eastAsiaTheme="minorHAnsi" w:cstheme="minorBidi"/>
        <w:sz w:val="22"/>
        <w:szCs w:val="22"/>
        <w:lang w:val="en-US" w:eastAsia="en-US" w:bidi="ar-SA"/>
      </w:rPr>
    </w:rPrDefault>
    <w:pPrDefault>
      <w:pPr>
        <w:pBdr/>
        <w:spacing w:after="200" w:afterAutospacing="0" w:before="0" w:beforeAutospacing="0" w:line="276" w:lineRule="auto"/>
        <w:ind/>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table" w:styleId="701">
    <w:name w:val="Table Grid"/>
    <w:basedOn w:val="887"/>
    <w:uiPriority w:val="59"/>
    <w:pPr>
      <w:pBdr/>
      <w:spacing w:after="0" w:line="240" w:lineRule="auto"/>
      <w:ind/>
    </w:pPr>
    <w:tblPr>
      <w:tblInd w:w="0" w:type="dxa"/>
      <w:tblCellMar>
        <w:left w:w="108" w:type="dxa"/>
        <w:top w:w="0" w:type="dxa"/>
        <w:right w:w="108" w:type="dxa"/>
        <w:bottom w:w="0" w:type="dxa"/>
      </w:tblCellMar>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Pr>
    <w:tcPr>
      <w:tcBorders/>
    </w:tcPr>
    <w:tblStylePr w:type="band1Horz">
      <w:pPr>
        <w:pBdr/>
        <w:spacing/>
        <w:ind/>
      </w:pPr>
      <w:tblPr>
        <w:tblBorders/>
      </w:tblPr>
      <w:tcPr>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pPr>
        <w:pBdr/>
        <w:spacing/>
        <w:ind/>
      </w:pPr>
      <w:tblPr>
        <w:tblBorders/>
      </w:tblPr>
      <w:tcPr>
        <w:tcBorders/>
      </w:tcPr>
    </w:tblStylePr>
    <w:tblStylePr w:type="firstRow">
      <w:pPr>
        <w:pBdr/>
        <w:spacing/>
        <w:ind/>
      </w:pPr>
      <w:tblPr>
        <w:tblBorders/>
      </w:tblPr>
      <w:tcPr>
        <w:tcBorders/>
      </w:tcPr>
    </w:tblStylePr>
    <w:tblStylePr w:type="lastCol">
      <w:pPr>
        <w:pBdr/>
        <w:spacing/>
        <w:ind/>
      </w:pPr>
      <w:tblPr>
        <w:tblBorders/>
      </w:tblPr>
      <w:tcPr>
        <w:tcBorders/>
      </w:tcPr>
    </w:tblStylePr>
    <w:tblStylePr w:type="lastRow">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02">
    <w:name w:val="Table Grid Light"/>
    <w:basedOn w:val="887"/>
    <w:uiPriority w:val="59"/>
    <w:pPr>
      <w:pBdr/>
      <w:spacing w:after="0" w:line="240" w:lineRule="auto"/>
      <w:ind/>
    </w:pPr>
    <w:tblPr>
      <w:tblInd w:w="0" w:type="dxa"/>
      <w:tblCellMar>
        <w:left w:w="108" w:type="dxa"/>
        <w:top w:w="0" w:type="dxa"/>
        <w:right w:w="108" w:type="dxa"/>
        <w:bottom w:w="0" w:type="dxa"/>
      </w:tblCellMar>
      <w:tblBorders>
        <w:top w:val="single" w:color="000000" w:themeColor="text1" w:themeTint="50" w:sz="4" w:space="0"/>
        <w:left w:val="single" w:color="000000" w:themeColor="text1" w:themeTint="50" w:sz="4" w:space="0"/>
        <w:bottom w:val="single" w:color="000000" w:themeColor="text1" w:themeTint="50" w:sz="4" w:space="0"/>
        <w:right w:val="single" w:color="000000" w:themeColor="text1" w:themeTint="50" w:sz="4" w:space="0"/>
        <w:insideH w:val="single" w:color="000000" w:themeColor="text1" w:themeTint="50" w:sz="4" w:space="0"/>
        <w:insideV w:val="single" w:color="000000" w:themeColor="text1" w:themeTint="50" w:sz="4" w:space="0"/>
      </w:tblBorders>
    </w:tblPr>
    <w:tcPr>
      <w:tcBorders/>
    </w:tcPr>
    <w:tblStylePr w:type="band1Horz">
      <w:pPr>
        <w:pBdr/>
        <w:spacing/>
        <w:ind/>
      </w:pPr>
      <w:tblPr>
        <w:tblBorders/>
      </w:tblPr>
      <w:tcPr>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pPr>
        <w:pBdr/>
        <w:spacing/>
        <w:ind/>
      </w:pPr>
      <w:tblPr>
        <w:tblBorders/>
      </w:tblPr>
      <w:tcPr>
        <w:tcBorders/>
      </w:tcPr>
    </w:tblStylePr>
    <w:tblStylePr w:type="firstRow">
      <w:pPr>
        <w:pBdr/>
        <w:spacing/>
        <w:ind/>
      </w:pPr>
      <w:tblPr>
        <w:tblBorders/>
      </w:tblPr>
      <w:tcPr>
        <w:tcBorders/>
      </w:tcPr>
    </w:tblStylePr>
    <w:tblStylePr w:type="lastCol">
      <w:pPr>
        <w:pBdr/>
        <w:spacing/>
        <w:ind/>
      </w:pPr>
      <w:tblPr>
        <w:tblBorders/>
      </w:tblPr>
      <w:tcPr>
        <w:tcBorders/>
      </w:tcPr>
    </w:tblStylePr>
    <w:tblStylePr w:type="lastRow">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03">
    <w:name w:val="Plain Table 1"/>
    <w:basedOn w:val="887"/>
    <w:uiPriority w:val="59"/>
    <w:pPr>
      <w:pBdr/>
      <w:spacing w:after="0" w:line="240" w:lineRule="auto"/>
      <w:ind/>
    </w:pPr>
    <w:tblPr>
      <w:tblInd w:w="0" w:type="dxa"/>
      <w:tblCellMar>
        <w:left w:w="108" w:type="dxa"/>
        <w:top w:w="0" w:type="dxa"/>
        <w:right w:w="108" w:type="dxa"/>
        <w:bottom w:w="0" w:type="dxa"/>
      </w:tblCellMar>
      <w:tblBorders>
        <w:top w:val="single" w:color="000000" w:themeColor="text1" w:themeTint="50" w:sz="4" w:space="0"/>
        <w:left w:val="single" w:color="000000" w:themeColor="text1" w:themeTint="50" w:sz="4" w:space="0"/>
        <w:bottom w:val="single" w:color="000000" w:themeColor="text1" w:themeTint="50" w:sz="4" w:space="0"/>
        <w:right w:val="single" w:color="000000" w:themeColor="text1" w:themeTint="50" w:sz="4" w:space="0"/>
        <w:insideH w:val="single" w:color="000000" w:themeColor="text1" w:themeTint="50" w:sz="4" w:space="0"/>
        <w:insideV w:val="single" w:color="000000" w:themeColor="text1" w:themeTint="50" w:sz="4" w:space="0"/>
      </w:tblBorders>
    </w:tblPr>
    <w:tcPr>
      <w:tcBorders/>
    </w:tcPr>
    <w:tblStylePr w:type="band1Horz">
      <w:pPr>
        <w:pBdr/>
        <w:spacing/>
        <w:ind/>
      </w:pPr>
      <w:tblPr>
        <w:tblBorders/>
      </w:tblPr>
      <w:tcPr>
        <w:shd w:val="clear" w:color="ffffff" w:themeColor="text1" w:themeTint="0D" w:fill="f2f2f2" w:themeFill="text1" w:themeFillTint="0D"/>
        <w:tcBorders/>
      </w:tcPr>
    </w:tblStylePr>
    <w:tblStylePr w:type="band1Vert">
      <w:pPr>
        <w:pBdr/>
        <w:spacing/>
        <w:ind/>
      </w:pPr>
      <w:tblPr>
        <w:tblBorders/>
      </w:tblPr>
      <w:tcPr>
        <w:shd w:val="clear" w:color="ffffff" w:themeColor="text1" w:themeTint="0D" w:fill="f2f2f2" w:themeFill="text1" w:themeFillTint="0D"/>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404040"/>
        <w:sz w:val="22"/>
      </w:rPr>
      <w:pPr>
        <w:pBdr/>
        <w:spacing/>
        <w:ind/>
      </w:pPr>
      <w:tblPr>
        <w:tblBorders/>
      </w:tblPr>
      <w:tcPr>
        <w:tcBorders/>
      </w:tcPr>
    </w:tblStylePr>
    <w:tblStylePr w:type="firstRow">
      <w:rPr>
        <w:rFonts w:ascii="Arial" w:hAnsi="Arial"/>
        <w:b/>
        <w:color w:val="404040"/>
        <w:sz w:val="22"/>
      </w:rPr>
      <w:pPr>
        <w:pBdr/>
        <w:spacing/>
        <w:ind/>
      </w:pPr>
      <w:tblPr>
        <w:tblBorders/>
      </w:tblPr>
      <w:tcPr>
        <w:tcBorders/>
      </w:tcPr>
    </w:tblStylePr>
    <w:tblStylePr w:type="lastCol">
      <w:rPr>
        <w:rFonts w:ascii="Arial" w:hAnsi="Arial"/>
        <w:b/>
        <w:color w:val="404040"/>
        <w:sz w:val="22"/>
      </w:rPr>
      <w:pPr>
        <w:pBdr/>
        <w:spacing/>
        <w:ind/>
      </w:pPr>
      <w:tblPr>
        <w:tblBorders/>
      </w:tblPr>
      <w:tcPr>
        <w:tcBorders/>
      </w:tcPr>
    </w:tblStylePr>
    <w:tblStylePr w:type="lastRow">
      <w:rPr>
        <w:rFonts w:ascii="Arial" w:hAnsi="Arial"/>
        <w:b/>
        <w:color w:val="404040"/>
        <w:sz w:val="22"/>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04">
    <w:name w:val="Plain Table 2"/>
    <w:basedOn w:val="887"/>
    <w:uiPriority w:val="59"/>
    <w:pPr>
      <w:pBdr/>
      <w:spacing w:after="0" w:line="240" w:lineRule="auto"/>
      <w:ind/>
    </w:pPr>
    <w:tblPr>
      <w:tblInd w:w="0" w:type="dxa"/>
      <w:tblCellMar>
        <w:left w:w="108" w:type="dxa"/>
        <w:top w:w="0" w:type="dxa"/>
        <w:right w:w="108" w:type="dxa"/>
        <w:bottom w:w="0" w:type="dxa"/>
      </w:tblCellMar>
      <w:tblBorders>
        <w:top w:val="single" w:color="000000" w:themeColor="text1" w:sz="4" w:space="0"/>
        <w:left w:val="none" w:color="000000" w:themeColor="text1" w:sz="4" w:space="0"/>
        <w:bottom w:val="single" w:color="000000" w:themeColor="text1" w:sz="4" w:space="0"/>
        <w:right w:val="none" w:color="000000" w:themeColor="text1" w:sz="4" w:space="0"/>
      </w:tblBorders>
    </w:tblPr>
    <w:tcPr>
      <w:tcBorders/>
    </w:tcPr>
    <w:tblStylePr w:type="band1Horz">
      <w:pPr>
        <w:pBdr/>
        <w:spacing/>
        <w:ind/>
      </w:pPr>
      <w:tblPr>
        <w:tblBorders/>
      </w:tblPr>
      <w:tcPr>
        <w:tcBorders>
          <w:top w:val="single" w:color="000000" w:themeColor="text1" w:sz="4" w:space="0"/>
          <w:bottom w:val="single" w:color="000000" w:themeColor="text1" w:sz="4" w:space="0"/>
        </w:tcBorders>
      </w:tcPr>
    </w:tblStylePr>
    <w:tblStylePr w:type="band1Vert">
      <w:pPr>
        <w:pBdr/>
        <w:spacing/>
        <w:ind/>
      </w:pPr>
      <w:tblPr>
        <w:tblBorders/>
      </w:tblPr>
      <w:tcPr>
        <w:tcBorders>
          <w:left w:val="single" w:color="000000" w:themeColor="text1" w:sz="4" w:space="0"/>
          <w:right w:val="single" w:color="000000" w:themeColor="text1" w:sz="4" w:space="0"/>
        </w:tcBorders>
      </w:tcPr>
    </w:tblStylePr>
    <w:tblStylePr w:type="band2Horz">
      <w:pPr>
        <w:pBdr/>
        <w:spacing/>
        <w:ind/>
      </w:pPr>
      <w:tblPr>
        <w:tblBorders/>
      </w:tblPr>
      <w:tcPr>
        <w:tcBorders/>
      </w:tcPr>
    </w:tblStylePr>
    <w:tblStylePr w:type="band2Vert">
      <w:pPr>
        <w:pBdr/>
        <w:spacing/>
        <w:ind/>
      </w:pPr>
      <w:tblPr>
        <w:tblBorders/>
      </w:tblPr>
      <w:tcPr>
        <w:tcBorders>
          <w:left w:val="single" w:color="000000" w:themeColor="text1" w:sz="4" w:space="0"/>
          <w:right w:val="single" w:color="000000" w:themeColor="text1" w:sz="4" w:space="0"/>
        </w:tcBorders>
      </w:tcPr>
    </w:tblStylePr>
    <w:tblStylePr w:type="firstCol">
      <w:rPr>
        <w:rFonts w:ascii="Arial" w:hAnsi="Arial"/>
        <w:b/>
        <w:color w:val="404040"/>
        <w:sz w:val="22"/>
      </w:rPr>
      <w:pPr>
        <w:pBdr/>
        <w:spacing/>
        <w:ind/>
      </w:pPr>
      <w:tblPr>
        <w:tblBorders/>
      </w:tblPr>
      <w:tcPr>
        <w:tcBorders/>
      </w:tcPr>
    </w:tblStylePr>
    <w:tblStylePr w:type="firstRow">
      <w:rPr>
        <w:rFonts w:ascii="Arial" w:hAnsi="Arial"/>
        <w:b/>
        <w:color w:val="404040"/>
        <w:sz w:val="22"/>
      </w:rPr>
      <w:pPr>
        <w:pBdr/>
        <w:spacing/>
        <w:ind/>
      </w:pPr>
      <w:tblPr>
        <w:tblBorders/>
      </w:tblPr>
      <w:tcPr>
        <w:tcBorders>
          <w:top w:val="single" w:color="000000" w:themeColor="text1" w:sz="4" w:space="0"/>
          <w:bottom w:val="single" w:color="000000" w:themeColor="text1" w:sz="4" w:space="0"/>
        </w:tcBorders>
      </w:tcPr>
    </w:tblStylePr>
    <w:tblStylePr w:type="lastCol">
      <w:rPr>
        <w:rFonts w:ascii="Arial" w:hAnsi="Arial"/>
        <w:b/>
        <w:color w:val="404040"/>
        <w:sz w:val="22"/>
      </w:rPr>
      <w:pPr>
        <w:pBdr/>
        <w:spacing/>
        <w:ind/>
      </w:pPr>
      <w:tblPr>
        <w:tblBorders/>
      </w:tblPr>
      <w:tcPr>
        <w:tcBorders/>
      </w:tcPr>
    </w:tblStylePr>
    <w:tblStylePr w:type="lastRow">
      <w:rPr>
        <w:rFonts w:ascii="Arial" w:hAnsi="Arial"/>
        <w:b/>
        <w:color w:val="404040"/>
        <w:sz w:val="22"/>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05">
    <w:name w:val="Plain Table 3"/>
    <w:basedOn w:val="887"/>
    <w:uiPriority w:val="99"/>
    <w:pPr>
      <w:pBdr/>
      <w:spacing w:after="0" w:line="240" w:lineRule="auto"/>
      <w:ind/>
    </w:pPr>
    <w:tblPr>
      <w:tblStyleRowBandSize w:val="1"/>
      <w:tblStyleColBandSize w:val="1"/>
      <w:tblInd w:w="0" w:type="dxa"/>
      <w:tblBorders/>
    </w:tblPr>
    <w:tcPr>
      <w:tcBorders/>
    </w:tcPr>
    <w:tblStylePr w:type="band1Horz">
      <w:rPr>
        <w:rFonts w:ascii="Arial" w:hAnsi="Arial"/>
        <w:color w:val="404040"/>
        <w:sz w:val="22"/>
      </w:rPr>
      <w:pPr>
        <w:pBdr/>
        <w:spacing/>
        <w:ind/>
      </w:pPr>
      <w:tblPr>
        <w:tblBorders/>
      </w:tblPr>
      <w:tcPr>
        <w:shd w:val="clear" w:color="ffffff" w:themeColor="text1" w:themeTint="0D" w:fill="f2f2f2" w:themeFill="text1" w:themeFillTint="0D"/>
        <w:tcBorders/>
      </w:tcPr>
    </w:tblStylePr>
    <w:tblStylePr w:type="band1Vert">
      <w:rPr>
        <w:rFonts w:ascii="Arial" w:hAnsi="Arial"/>
        <w:color w:val="404040"/>
        <w:sz w:val="22"/>
      </w:rPr>
      <w:pPr>
        <w:pBdr/>
        <w:spacing/>
        <w:ind/>
      </w:pPr>
      <w:tblPr>
        <w:tblBorders/>
      </w:tblPr>
      <w:tcPr>
        <w:shd w:val="clear" w:color="ffffff" w:themeColor="text1" w:themeTint="0D" w:fill="f2f2f2" w:themeFill="text1" w:themeFillTint="0D"/>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aps/>
        <w:color w:val="404040"/>
      </w:rPr>
      <w:pPr>
        <w:pBdr/>
        <w:spacing/>
        <w:ind/>
      </w:pPr>
      <w:tblPr>
        <w:tblBorders/>
      </w:tblPr>
      <w:tcPr>
        <w:tcBorders>
          <w:top w:val="none" w:color="000000" w:sz="4" w:space="0"/>
          <w:left w:val="none" w:color="000000" w:sz="4" w:space="0"/>
          <w:bottom w:val="none" w:color="000000" w:sz="4" w:space="0"/>
          <w:right w:val="single" w:color="404040" w:sz="4" w:space="0"/>
        </w:tcBorders>
      </w:tcPr>
    </w:tblStylePr>
    <w:tblStylePr w:type="firstRow">
      <w:rPr>
        <w:b/>
        <w:caps/>
        <w:color w:val="404040"/>
      </w:rPr>
      <w:pPr>
        <w:pBdr/>
        <w:spacing/>
        <w:ind/>
      </w:pPr>
      <w:tblPr>
        <w:tblBorders/>
      </w:tblPr>
      <w:tcPr>
        <w:tcBorders>
          <w:top w:val="none" w:color="000000" w:sz="4" w:space="0"/>
          <w:left w:val="none" w:color="000000" w:sz="4" w:space="0"/>
          <w:bottom w:val="single" w:color="404040" w:sz="4" w:space="0"/>
          <w:right w:val="none" w:color="000000" w:sz="4" w:space="0"/>
        </w:tcBorders>
      </w:tcPr>
    </w:tblStylePr>
    <w:tblStylePr w:type="lastCol">
      <w:rPr>
        <w:b/>
        <w:caps/>
        <w:color w:val="404040"/>
      </w:rPr>
      <w:pPr>
        <w:pBdr/>
        <w:spacing/>
        <w:ind/>
      </w:pPr>
      <w:tblPr>
        <w:tblBorders/>
      </w:tblPr>
      <w:tcPr>
        <w:tcBorders/>
      </w:tcPr>
    </w:tblStylePr>
    <w:tblStylePr w:type="lastRow">
      <w:rPr>
        <w:b/>
        <w:caps/>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06">
    <w:name w:val="Plain Table 4"/>
    <w:basedOn w:val="887"/>
    <w:uiPriority w:val="99"/>
    <w:pPr>
      <w:pBdr/>
      <w:spacing w:after="0" w:line="240" w:lineRule="auto"/>
      <w:ind/>
    </w:pPr>
    <w:tblPr>
      <w:tblStyleRowBandSize w:val="1"/>
      <w:tblStyleColBandSize w:val="1"/>
      <w:tblInd w:w="0" w:type="dxa"/>
      <w:tblBorders/>
    </w:tblPr>
    <w:tcPr>
      <w:tcBorders/>
    </w:tcPr>
    <w:tblStylePr w:type="band1Horz">
      <w:rPr>
        <w:rFonts w:ascii="Arial" w:hAnsi="Arial"/>
        <w:color w:val="404040"/>
        <w:sz w:val="22"/>
      </w:rPr>
      <w:pPr>
        <w:pBdr/>
        <w:spacing/>
        <w:ind/>
      </w:pPr>
      <w:tblPr>
        <w:tblBorders/>
      </w:tblPr>
      <w:tcPr>
        <w:shd w:val="clear" w:color="ffffff" w:themeColor="text1" w:themeTint="0D" w:fill="f2f2f2" w:themeFill="text1" w:themeFillTint="0D"/>
        <w:tcBorders/>
      </w:tcPr>
    </w:tblStylePr>
    <w:tblStylePr w:type="band1Vert">
      <w:rPr>
        <w:rFonts w:ascii="Arial" w:hAnsi="Arial"/>
        <w:color w:val="404040"/>
        <w:sz w:val="22"/>
      </w:rPr>
      <w:pPr>
        <w:pBdr/>
        <w:spacing/>
        <w:ind/>
      </w:pPr>
      <w:tblPr>
        <w:tblBorders/>
      </w:tblPr>
      <w:tcPr>
        <w:shd w:val="clear" w:color="ffffff" w:themeColor="text1" w:themeTint="0D" w:fill="f2f2f2" w:themeFill="text1" w:themeFillTint="0D"/>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07">
    <w:name w:val="Plain Table 5"/>
    <w:basedOn w:val="887"/>
    <w:uiPriority w:val="99"/>
    <w:pPr>
      <w:pBdr/>
      <w:spacing w:after="0" w:line="240" w:lineRule="auto"/>
      <w:ind/>
    </w:pPr>
    <w:tblPr>
      <w:tblStyleRowBandSize w:val="1"/>
      <w:tblStyleColBandSize w:val="1"/>
      <w:tblInd w:w="0" w:type="dxa"/>
      <w:tblBorders/>
    </w:tblPr>
    <w:tcPr>
      <w:tcBorders/>
    </w:tcPr>
    <w:tblStylePr w:type="band1Horz">
      <w:rPr>
        <w:rFonts w:ascii="Arial" w:hAnsi="Arial"/>
        <w:color w:val="404040"/>
        <w:sz w:val="22"/>
      </w:rPr>
      <w:pPr>
        <w:pBdr/>
        <w:spacing/>
        <w:ind/>
      </w:pPr>
      <w:tblPr>
        <w:tblBorders/>
      </w:tblPr>
      <w:tcPr>
        <w:shd w:val="clear" w:color="ffffff" w:themeColor="text1" w:themeTint="0D" w:fill="f2f2f2" w:themeFill="text1" w:themeFillTint="0D"/>
        <w:tcBorders/>
      </w:tcPr>
    </w:tblStylePr>
    <w:tblStylePr w:type="band1Vert">
      <w:rPr>
        <w:rFonts w:ascii="Arial" w:hAnsi="Arial"/>
        <w:color w:val="404040"/>
        <w:sz w:val="22"/>
      </w:rPr>
      <w:pPr>
        <w:pBdr/>
        <w:spacing/>
        <w:ind/>
      </w:pPr>
      <w:tblPr>
        <w:tblBorders/>
      </w:tblPr>
      <w:tcPr>
        <w:shd w:val="clear" w:color="ffffff" w:themeColor="text1" w:themeTint="0D" w:fill="f2f2f2" w:themeFill="text1" w:themeFillTint="0D"/>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i/>
        <w:color w:val="404040"/>
      </w:rPr>
      <w:pPr>
        <w:pBdr/>
        <w:spacing/>
        <w:ind/>
        <w:jc w:val="right"/>
      </w:pPr>
      <w:tblPr>
        <w:tblBorders/>
      </w:tblPr>
      <w:tcPr>
        <w:shd w:val="clear" w:color="ffffff"/>
        <w:tcBorders>
          <w:right w:val="single" w:color="404040" w:sz="4" w:space="0"/>
        </w:tcBorders>
      </w:tcPr>
    </w:tblStylePr>
    <w:tblStylePr w:type="firstRow">
      <w:rPr>
        <w:i/>
        <w:color w:val="404040"/>
      </w:rPr>
      <w:pPr>
        <w:pBdr/>
        <w:spacing/>
        <w:ind/>
      </w:pPr>
      <w:tblPr>
        <w:tblBorders/>
      </w:tblPr>
      <w:tcPr>
        <w:shd w:val="clear" w:color="ffffff"/>
        <w:tcBorders>
          <w:left w:val="none" w:color="000000" w:sz="4" w:space="0"/>
          <w:bottom w:val="single" w:color="404040" w:sz="4" w:space="0"/>
          <w:right w:val="none" w:color="000000" w:sz="4" w:space="0"/>
        </w:tcBorders>
      </w:tcPr>
    </w:tblStylePr>
    <w:tblStylePr w:type="lastCol">
      <w:rPr>
        <w:i/>
        <w:color w:val="404040"/>
      </w:rPr>
      <w:pPr>
        <w:pBdr/>
        <w:spacing/>
        <w:ind/>
      </w:pPr>
      <w:tblPr>
        <w:tblBorders/>
      </w:tblPr>
      <w:tcPr>
        <w:shd w:val="clear" w:color="ffffff"/>
        <w:tcBorders>
          <w:left w:val="single" w:color="404040" w:sz="4" w:space="0"/>
        </w:tcBorders>
      </w:tcPr>
    </w:tblStylePr>
    <w:tblStylePr w:type="lastRow">
      <w:rPr>
        <w:i/>
        <w:color w:val="404040"/>
      </w:rPr>
      <w:pPr>
        <w:pBdr/>
        <w:spacing/>
        <w:ind/>
      </w:pPr>
      <w:tblPr>
        <w:tblBorders/>
      </w:tblPr>
      <w:tcPr>
        <w:shd w:val="clear" w:color="ffffff"/>
        <w:tcBorders>
          <w:top w:val="single" w:color="404040" w:sz="4" w:space="0"/>
          <w:left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08">
    <w:name w:val="Grid Table 1 Light"/>
    <w:basedOn w:val="887"/>
    <w:uiPriority w:val="99"/>
    <w:pPr>
      <w:pBdr/>
      <w:spacing w:after="0" w:line="240" w:lineRule="auto"/>
      <w:ind/>
    </w:pPr>
    <w:tblPr>
      <w:tblStyleRowBandSize w:val="1"/>
      <w:tblStyleColBandSize w:val="1"/>
      <w:tblInd w:w="0" w:type="dxa"/>
      <w:tblBorders>
        <w:top w:val="single" w:color="000000" w:themeColor="text1" w:themeTint="67" w:sz="4" w:space="0"/>
        <w:left w:val="single" w:color="000000" w:themeColor="text1" w:themeTint="67" w:sz="4" w:space="0"/>
        <w:bottom w:val="single" w:color="000000" w:themeColor="text1" w:themeTint="67" w:sz="4" w:space="0"/>
        <w:right w:val="single" w:color="000000" w:themeColor="text1" w:themeTint="67" w:sz="4" w:space="0"/>
        <w:insideH w:val="single" w:color="000000" w:themeColor="text1" w:themeTint="67" w:sz="4" w:space="0"/>
        <w:insideV w:val="single" w:color="000000" w:themeColor="text1" w:themeTint="67" w:sz="4" w:space="0"/>
      </w:tblBorders>
    </w:tblPr>
    <w:tcPr>
      <w:tcBorders/>
    </w:tcPr>
    <w:tblStylePr w:type="band1Horz">
      <w:rPr>
        <w:rFonts w:ascii="Arial" w:hAnsi="Arial"/>
        <w:color w:val="404040"/>
        <w:sz w:val="22"/>
      </w:rPr>
      <w:pPr>
        <w:pBdr/>
        <w:spacing/>
        <w:ind/>
      </w:pPr>
      <w:tblPr>
        <w:tblBorders/>
      </w:tblPr>
      <w:tcPr>
        <w:tcBorders>
          <w:top w:val="single" w:color="000000" w:themeColor="text1" w:themeTint="67" w:sz="4" w:space="0"/>
          <w:left w:val="single" w:color="000000" w:themeColor="text1" w:themeTint="67" w:sz="4" w:space="0"/>
          <w:bottom w:val="single" w:color="000000" w:themeColor="text1" w:themeTint="67" w:sz="4" w:space="0"/>
          <w:right w:val="single" w:color="000000" w:themeColor="text1"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bottom w:val="single" w:color="000000" w:themeColor="text1" w:themeTint="95" w:sz="12"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09">
    <w:name w:val="Grid Table 1 Light - Accent 1"/>
    <w:basedOn w:val="887"/>
    <w:uiPriority w:val="99"/>
    <w:pPr>
      <w:pBdr/>
      <w:spacing w:after="0" w:line="240" w:lineRule="auto"/>
      <w:ind/>
    </w:pPr>
    <w:tblPr>
      <w:tblStyleRowBandSize w:val="1"/>
      <w:tblStyleColBandSize w:val="1"/>
      <w:tblInd w:w="0" w:type="dxa"/>
      <w:tblBorders>
        <w:top w:val="single" w:color="000000" w:themeColor="accent1" w:themeTint="67" w:sz="4" w:space="0"/>
        <w:left w:val="single" w:color="000000" w:themeColor="accent1" w:themeTint="67" w:sz="4" w:space="0"/>
        <w:bottom w:val="single" w:color="000000" w:themeColor="accent1" w:themeTint="67" w:sz="4" w:space="0"/>
        <w:right w:val="single" w:color="000000" w:themeColor="accent1" w:themeTint="67" w:sz="4" w:space="0"/>
        <w:insideH w:val="single" w:color="000000" w:themeColor="accent1" w:themeTint="67" w:sz="4" w:space="0"/>
        <w:insideV w:val="single" w:color="000000" w:themeColor="accent1" w:themeTint="67" w:sz="4" w:space="0"/>
      </w:tblBorders>
    </w:tblPr>
    <w:tcPr>
      <w:tcBorders/>
    </w:tcPr>
    <w:tblStylePr w:type="band1Horz">
      <w:rPr>
        <w:rFonts w:ascii="Arial" w:hAnsi="Arial"/>
        <w:color w:val="404040"/>
        <w:sz w:val="22"/>
      </w:rPr>
      <w:pPr>
        <w:pBdr/>
        <w:spacing/>
        <w:ind/>
      </w:pPr>
      <w:tblPr>
        <w:tblBorders/>
      </w:tblPr>
      <w:tcPr>
        <w:tcBorders>
          <w:top w:val="single" w:color="000000" w:themeColor="accent1" w:themeTint="67" w:sz="4" w:space="0"/>
          <w:left w:val="single" w:color="000000" w:themeColor="accent1" w:themeTint="67" w:sz="4" w:space="0"/>
          <w:bottom w:val="single" w:color="000000" w:themeColor="accent1" w:themeTint="67" w:sz="4" w:space="0"/>
          <w:right w:val="single" w:color="000000" w:themeColor="accent1"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bottom w:val="single" w:color="000000" w:themeColor="accent1" w:themeTint="95" w:sz="12"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10">
    <w:name w:val="Grid Table 1 Light - Accent 2"/>
    <w:basedOn w:val="887"/>
    <w:uiPriority w:val="99"/>
    <w:pPr>
      <w:pBdr/>
      <w:spacing w:after="0" w:line="240" w:lineRule="auto"/>
      <w:ind/>
    </w:pPr>
    <w:tblPr>
      <w:tblStyleRowBandSize w:val="1"/>
      <w:tblStyleColBandSize w:val="1"/>
      <w:tblInd w:w="0" w:type="dxa"/>
      <w:tblBorders>
        <w:top w:val="single" w:color="000000" w:themeColor="accent2" w:themeTint="67" w:sz="4" w:space="0"/>
        <w:left w:val="single" w:color="000000" w:themeColor="accent2" w:themeTint="67" w:sz="4" w:space="0"/>
        <w:bottom w:val="single" w:color="000000" w:themeColor="accent2" w:themeTint="67" w:sz="4" w:space="0"/>
        <w:right w:val="single" w:color="000000" w:themeColor="accent2" w:themeTint="67" w:sz="4" w:space="0"/>
        <w:insideH w:val="single" w:color="000000" w:themeColor="accent2" w:themeTint="67" w:sz="4" w:space="0"/>
        <w:insideV w:val="single" w:color="000000" w:themeColor="accent2" w:themeTint="67" w:sz="4" w:space="0"/>
      </w:tblBorders>
    </w:tblPr>
    <w:tcPr>
      <w:tcBorders/>
    </w:tcPr>
    <w:tblStylePr w:type="band1Horz">
      <w:rPr>
        <w:rFonts w:ascii="Arial" w:hAnsi="Arial"/>
        <w:color w:val="404040"/>
        <w:sz w:val="22"/>
      </w:rPr>
      <w:pPr>
        <w:pBdr/>
        <w:spacing/>
        <w:ind/>
      </w:pPr>
      <w:tblPr>
        <w:tblBorders/>
      </w:tblPr>
      <w:tcPr>
        <w:tcBorders>
          <w:top w:val="single" w:color="000000" w:themeColor="accent2" w:themeTint="67" w:sz="4" w:space="0"/>
          <w:left w:val="single" w:color="000000" w:themeColor="accent2" w:themeTint="67" w:sz="4" w:space="0"/>
          <w:bottom w:val="single" w:color="000000" w:themeColor="accent2" w:themeTint="67" w:sz="4" w:space="0"/>
          <w:right w:val="single" w:color="000000" w:themeColor="accent2"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bottom w:val="single" w:color="000000" w:themeColor="accent2" w:themeTint="95" w:sz="12"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11">
    <w:name w:val="Grid Table 1 Light - Accent 3"/>
    <w:basedOn w:val="887"/>
    <w:uiPriority w:val="99"/>
    <w:pPr>
      <w:pBdr/>
      <w:spacing w:after="0" w:line="240" w:lineRule="auto"/>
      <w:ind/>
    </w:pPr>
    <w:tblPr>
      <w:tblStyleRowBandSize w:val="1"/>
      <w:tblStyleColBandSize w:val="1"/>
      <w:tblInd w:w="0" w:type="dxa"/>
      <w:tblBorders>
        <w:top w:val="single" w:color="000000" w:themeColor="accent3" w:themeTint="67" w:sz="4" w:space="0"/>
        <w:left w:val="single" w:color="000000" w:themeColor="accent3" w:themeTint="67" w:sz="4" w:space="0"/>
        <w:bottom w:val="single" w:color="000000" w:themeColor="accent3" w:themeTint="67" w:sz="4" w:space="0"/>
        <w:right w:val="single" w:color="000000" w:themeColor="accent3" w:themeTint="67" w:sz="4" w:space="0"/>
        <w:insideH w:val="single" w:color="000000" w:themeColor="accent3" w:themeTint="67" w:sz="4" w:space="0"/>
        <w:insideV w:val="single" w:color="000000" w:themeColor="accent3" w:themeTint="67" w:sz="4" w:space="0"/>
      </w:tblBorders>
    </w:tblPr>
    <w:tcPr>
      <w:tcBorders/>
    </w:tcPr>
    <w:tblStylePr w:type="band1Horz">
      <w:rPr>
        <w:rFonts w:ascii="Arial" w:hAnsi="Arial"/>
        <w:color w:val="404040"/>
        <w:sz w:val="22"/>
      </w:rPr>
      <w:pPr>
        <w:pBdr/>
        <w:spacing/>
        <w:ind/>
      </w:pPr>
      <w:tblPr>
        <w:tblBorders/>
      </w:tblPr>
      <w:tcPr>
        <w:tcBorders>
          <w:top w:val="single" w:color="000000" w:themeColor="accent3" w:themeTint="67" w:sz="4" w:space="0"/>
          <w:left w:val="single" w:color="000000" w:themeColor="accent3" w:themeTint="67" w:sz="4" w:space="0"/>
          <w:bottom w:val="single" w:color="000000" w:themeColor="accent3" w:themeTint="67" w:sz="4" w:space="0"/>
          <w:right w:val="single" w:color="000000" w:themeColor="accent3"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bottom w:val="single" w:color="000000" w:themeColor="accent3" w:themeTint="95" w:sz="12"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12">
    <w:name w:val="Grid Table 1 Light - Accent 4"/>
    <w:basedOn w:val="887"/>
    <w:uiPriority w:val="99"/>
    <w:pPr>
      <w:pBdr/>
      <w:spacing w:after="0" w:line="240" w:lineRule="auto"/>
      <w:ind/>
    </w:pPr>
    <w:tblPr>
      <w:tblStyleRowBandSize w:val="1"/>
      <w:tblStyleColBandSize w:val="1"/>
      <w:tblInd w:w="0" w:type="dxa"/>
      <w:tblBorders>
        <w:top w:val="single" w:color="000000" w:themeColor="accent4" w:themeTint="67" w:sz="4" w:space="0"/>
        <w:left w:val="single" w:color="000000" w:themeColor="accent4" w:themeTint="67" w:sz="4" w:space="0"/>
        <w:bottom w:val="single" w:color="000000" w:themeColor="accent4" w:themeTint="67" w:sz="4" w:space="0"/>
        <w:right w:val="single" w:color="000000" w:themeColor="accent4" w:themeTint="67" w:sz="4" w:space="0"/>
        <w:insideH w:val="single" w:color="000000" w:themeColor="accent4" w:themeTint="67" w:sz="4" w:space="0"/>
        <w:insideV w:val="single" w:color="000000" w:themeColor="accent4" w:themeTint="67" w:sz="4" w:space="0"/>
      </w:tblBorders>
    </w:tblPr>
    <w:tcPr>
      <w:tcBorders/>
    </w:tcPr>
    <w:tblStylePr w:type="band1Horz">
      <w:rPr>
        <w:rFonts w:ascii="Arial" w:hAnsi="Arial"/>
        <w:color w:val="404040"/>
        <w:sz w:val="22"/>
      </w:rPr>
      <w:pPr>
        <w:pBdr/>
        <w:spacing/>
        <w:ind/>
      </w:pPr>
      <w:tblPr>
        <w:tblBorders/>
      </w:tblPr>
      <w:tcPr>
        <w:tcBorders>
          <w:top w:val="single" w:color="000000" w:themeColor="accent4" w:themeTint="67" w:sz="4" w:space="0"/>
          <w:left w:val="single" w:color="000000" w:themeColor="accent4" w:themeTint="67" w:sz="4" w:space="0"/>
          <w:bottom w:val="single" w:color="000000" w:themeColor="accent4" w:themeTint="67" w:sz="4" w:space="0"/>
          <w:right w:val="single" w:color="000000" w:themeColor="accent4"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bottom w:val="single" w:color="000000" w:themeColor="accent4" w:themeTint="95" w:sz="12"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13">
    <w:name w:val="Grid Table 1 Light - Accent 5"/>
    <w:basedOn w:val="887"/>
    <w:uiPriority w:val="99"/>
    <w:pPr>
      <w:pBdr/>
      <w:spacing w:after="0" w:line="240" w:lineRule="auto"/>
      <w:ind/>
    </w:pPr>
    <w:tblPr>
      <w:tblStyleRowBandSize w:val="1"/>
      <w:tblStyleColBandSize w:val="1"/>
      <w:tblInd w:w="0" w:type="dxa"/>
      <w:tblBorders>
        <w:top w:val="single" w:color="000000" w:themeColor="accent5" w:themeTint="67" w:sz="4" w:space="0"/>
        <w:left w:val="single" w:color="000000" w:themeColor="accent5" w:themeTint="67" w:sz="4" w:space="0"/>
        <w:bottom w:val="single" w:color="000000" w:themeColor="accent5" w:themeTint="67" w:sz="4" w:space="0"/>
        <w:right w:val="single" w:color="000000" w:themeColor="accent5" w:themeTint="67" w:sz="4" w:space="0"/>
        <w:insideH w:val="single" w:color="000000" w:themeColor="accent5" w:themeTint="67" w:sz="4" w:space="0"/>
        <w:insideV w:val="single" w:color="000000" w:themeColor="accent5" w:themeTint="67" w:sz="4" w:space="0"/>
      </w:tblBorders>
    </w:tblPr>
    <w:tcPr>
      <w:tcBorders/>
    </w:tcPr>
    <w:tblStylePr w:type="band1Horz">
      <w:rPr>
        <w:rFonts w:ascii="Arial" w:hAnsi="Arial"/>
        <w:color w:val="404040"/>
        <w:sz w:val="22"/>
      </w:rPr>
      <w:pPr>
        <w:pBdr/>
        <w:spacing/>
        <w:ind/>
      </w:pPr>
      <w:tblPr>
        <w:tblBorders/>
      </w:tblPr>
      <w:tcPr>
        <w:tcBorders>
          <w:top w:val="single" w:color="000000" w:themeColor="accent5" w:themeTint="67" w:sz="4" w:space="0"/>
          <w:left w:val="single" w:color="000000" w:themeColor="accent5" w:themeTint="67" w:sz="4" w:space="0"/>
          <w:bottom w:val="single" w:color="000000" w:themeColor="accent5" w:themeTint="67" w:sz="4" w:space="0"/>
          <w:right w:val="single" w:color="000000" w:themeColor="accent5"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bottom w:val="single" w:color="000000" w:themeColor="accent5" w:themeTint="95" w:sz="12"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14">
    <w:name w:val="Grid Table 1 Light - Accent 6"/>
    <w:basedOn w:val="887"/>
    <w:uiPriority w:val="99"/>
    <w:pPr>
      <w:pBdr/>
      <w:spacing w:after="0" w:line="240" w:lineRule="auto"/>
      <w:ind/>
    </w:pPr>
    <w:tblPr>
      <w:tblStyleRowBandSize w:val="1"/>
      <w:tblStyleColBandSize w:val="1"/>
      <w:tblInd w:w="0" w:type="dxa"/>
      <w:tblBorders>
        <w:top w:val="single" w:color="000000" w:themeColor="accent6" w:themeTint="67" w:sz="4" w:space="0"/>
        <w:left w:val="single" w:color="000000" w:themeColor="accent6" w:themeTint="67" w:sz="4" w:space="0"/>
        <w:bottom w:val="single" w:color="000000" w:themeColor="accent6" w:themeTint="67" w:sz="4" w:space="0"/>
        <w:right w:val="single" w:color="000000" w:themeColor="accent6" w:themeTint="67" w:sz="4" w:space="0"/>
        <w:insideH w:val="single" w:color="000000" w:themeColor="accent6" w:themeTint="67" w:sz="4" w:space="0"/>
        <w:insideV w:val="single" w:color="000000" w:themeColor="accent6" w:themeTint="67" w:sz="4" w:space="0"/>
      </w:tblBorders>
    </w:tblPr>
    <w:tcPr>
      <w:tcBorders/>
    </w:tcPr>
    <w:tblStylePr w:type="band1Horz">
      <w:rPr>
        <w:rFonts w:ascii="Arial" w:hAnsi="Arial"/>
        <w:color w:val="404040"/>
        <w:sz w:val="22"/>
      </w:rPr>
      <w:pPr>
        <w:pBdr/>
        <w:spacing/>
        <w:ind/>
      </w:pPr>
      <w:tblPr>
        <w:tblBorders/>
      </w:tblPr>
      <w:tcPr>
        <w:tcBorders>
          <w:top w:val="single" w:color="000000" w:themeColor="accent6" w:themeTint="67" w:sz="4" w:space="0"/>
          <w:left w:val="single" w:color="000000" w:themeColor="accent6" w:themeTint="67" w:sz="4" w:space="0"/>
          <w:bottom w:val="single" w:color="000000" w:themeColor="accent6" w:themeTint="67" w:sz="4" w:space="0"/>
          <w:right w:val="single" w:color="000000" w:themeColor="accent6"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bottom w:val="single" w:color="000000" w:themeColor="accent6" w:themeTint="95" w:sz="12"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15">
    <w:name w:val="Grid Table 2"/>
    <w:basedOn w:val="887"/>
    <w:uiPriority w:val="99"/>
    <w:pPr>
      <w:pBdr/>
      <w:spacing w:after="0" w:line="240" w:lineRule="auto"/>
      <w:ind/>
    </w:pPr>
    <w:tblPr>
      <w:tblStyleRowBandSize w:val="1"/>
      <w:tblStyleColBandSize w:val="1"/>
      <w:tblInd w:w="0" w:type="dxa"/>
      <w:tblBorders>
        <w:bottom w:val="single" w:color="000000" w:themeColor="text1" w:themeTint="95" w:sz="4" w:space="0"/>
        <w:insideH w:val="single" w:color="000000" w:themeColor="text1" w:themeTint="95" w:sz="4" w:space="0"/>
        <w:insideV w:val="single" w:color="000000" w:themeColor="text1" w:themeTint="95" w:sz="4" w:space="0"/>
      </w:tblBorders>
    </w:tblPr>
    <w:tcPr>
      <w:tcBorders/>
    </w:tcPr>
    <w:tblStylePr w:type="band1Horz">
      <w:rPr>
        <w:rFonts w:ascii="Arial" w:hAnsi="Arial"/>
        <w:color w:val="404040"/>
        <w:sz w:val="22"/>
      </w:rPr>
      <w:pPr>
        <w:pBdr/>
        <w:spacing/>
        <w:ind/>
      </w:pPr>
      <w:tblPr>
        <w:tblBorders/>
      </w:tblPr>
      <w:tcPr>
        <w:shd w:val="clear" w:color="ffffff" w:themeColor="text1" w:themeTint="34" w:fill="cbcbcb" w:themeFill="text1" w:themeFillTint="34"/>
        <w:tcBorders/>
      </w:tcPr>
    </w:tblStylePr>
    <w:tblStylePr w:type="band1Vert">
      <w:rPr>
        <w:rFonts w:ascii="Arial" w:hAnsi="Arial"/>
        <w:color w:val="404040"/>
        <w:sz w:val="22"/>
      </w:rPr>
      <w:pPr>
        <w:pBdr/>
        <w:spacing/>
        <w:ind/>
      </w:pPr>
      <w:tblPr>
        <w:tblBorders/>
      </w:tblPr>
      <w:tcPr>
        <w:shd w:val="clear" w:color="ffffff" w:themeColor="text1" w:themeTint="34" w:fill="cbcbcb" w:themeFill="text1"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single" w:color="000000" w:themeColor="text1" w:themeTint="95" w:sz="12"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shd w:val="clear" w:color="ffffff"/>
        <w:tcBorders>
          <w:top w:val="single" w:color="000000" w:themeColor="text1" w:themeTint="95"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16">
    <w:name w:val="Grid Table 2 - Accent 1"/>
    <w:basedOn w:val="887"/>
    <w:uiPriority w:val="99"/>
    <w:pPr>
      <w:pBdr/>
      <w:spacing w:after="0" w:line="240" w:lineRule="auto"/>
      <w:ind/>
    </w:pPr>
    <w:tblPr>
      <w:tblStyleRowBandSize w:val="1"/>
      <w:tblStyleColBandSize w:val="1"/>
      <w:tblInd w:w="0" w:type="dxa"/>
      <w:tblBorders>
        <w:bottom w:val="single" w:color="000000" w:themeColor="accent1" w:themeTint="EA" w:sz="4" w:space="0"/>
        <w:insideH w:val="single" w:color="000000" w:themeColor="accent1" w:themeTint="EA" w:sz="4" w:space="0"/>
        <w:insideV w:val="single" w:color="000000" w:themeColor="accent1" w:themeTint="EA" w:sz="4" w:space="0"/>
      </w:tblBorders>
    </w:tblPr>
    <w:tcPr>
      <w:tcBorders/>
    </w:tcPr>
    <w:tblStylePr w:type="band1Horz">
      <w:rPr>
        <w:rFonts w:ascii="Arial" w:hAnsi="Arial"/>
        <w:color w:val="404040"/>
        <w:sz w:val="22"/>
      </w:rPr>
      <w:pPr>
        <w:pBdr/>
        <w:spacing/>
        <w:ind/>
      </w:pPr>
      <w:tblPr>
        <w:tblBorders/>
      </w:tblPr>
      <w:tcPr>
        <w:shd w:val="clear" w:color="ffffff" w:themeColor="accent1" w:themeTint="34" w:fill="deebf6" w:themeFill="accent1" w:themeFillTint="34"/>
        <w:tcBorders/>
      </w:tcPr>
    </w:tblStylePr>
    <w:tblStylePr w:type="band1Vert">
      <w:rPr>
        <w:rFonts w:ascii="Arial" w:hAnsi="Arial"/>
        <w:color w:val="404040"/>
        <w:sz w:val="22"/>
      </w:rPr>
      <w:pPr>
        <w:pBdr/>
        <w:spacing/>
        <w:ind/>
      </w:pPr>
      <w:tblPr>
        <w:tblBorders/>
      </w:tblPr>
      <w:tcPr>
        <w:shd w:val="clear" w:color="ffffff" w:themeColor="accent1" w:themeTint="34" w:fill="deebf6" w:themeFill="accent1"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single" w:color="000000" w:themeColor="accent1" w:themeTint="EA" w:sz="12"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shd w:val="clear" w:color="ffffff"/>
        <w:tcBorders>
          <w:top w:val="single" w:color="000000" w:themeColor="accent1" w:themeTint="EA"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17">
    <w:name w:val="Grid Table 2 - Accent 2"/>
    <w:basedOn w:val="887"/>
    <w:uiPriority w:val="99"/>
    <w:pPr>
      <w:pBdr/>
      <w:spacing w:after="0" w:line="240" w:lineRule="auto"/>
      <w:ind/>
    </w:pPr>
    <w:tblPr>
      <w:tblStyleRowBandSize w:val="1"/>
      <w:tblStyleColBandSize w:val="1"/>
      <w:tblInd w:w="0" w:type="dxa"/>
      <w:tblBorders>
        <w:bottom w:val="single" w:color="000000" w:themeColor="accent2" w:themeTint="97" w:sz="4" w:space="0"/>
        <w:insideH w:val="single" w:color="000000" w:themeColor="accent2" w:themeTint="97" w:sz="4" w:space="0"/>
        <w:insideV w:val="single" w:color="000000" w:themeColor="accent2" w:themeTint="97" w:sz="4" w:space="0"/>
      </w:tblBorders>
    </w:tblPr>
    <w:tcPr>
      <w:tcBorders/>
    </w:tcPr>
    <w:tblStylePr w:type="band1Horz">
      <w:rPr>
        <w:rFonts w:ascii="Arial" w:hAnsi="Arial"/>
        <w:color w:val="404040"/>
        <w:sz w:val="22"/>
      </w:rPr>
      <w:pPr>
        <w:pBdr/>
        <w:spacing/>
        <w:ind/>
      </w:pPr>
      <w:tblPr>
        <w:tblBorders/>
      </w:tblPr>
      <w:tcPr>
        <w:shd w:val="clear" w:color="ffffff" w:themeColor="accent2" w:themeTint="32" w:fill="fbe6d7" w:themeFill="accent2" w:themeFillTint="32"/>
        <w:tcBorders/>
      </w:tcPr>
    </w:tblStylePr>
    <w:tblStylePr w:type="band1Vert">
      <w:rPr>
        <w:rFonts w:ascii="Arial" w:hAnsi="Arial"/>
        <w:color w:val="404040"/>
        <w:sz w:val="22"/>
      </w:rPr>
      <w:pPr>
        <w:pBdr/>
        <w:spacing/>
        <w:ind/>
      </w:pPr>
      <w:tblPr>
        <w:tblBorders/>
      </w:tblPr>
      <w:tcPr>
        <w:shd w:val="clear" w:color="ffffff" w:themeColor="accent2" w:themeTint="32" w:fill="fbe6d7" w:themeFill="accent2" w:themeFillTint="32"/>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single" w:color="000000" w:themeColor="accent2" w:themeTint="97" w:sz="12"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shd w:val="clear" w:color="ffffff"/>
        <w:tcBorders>
          <w:top w:val="single" w:color="000000" w:themeColor="accent2" w:themeTint="97"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18">
    <w:name w:val="Grid Table 2 - Accent 3"/>
    <w:basedOn w:val="887"/>
    <w:uiPriority w:val="99"/>
    <w:pPr>
      <w:pBdr/>
      <w:spacing w:after="0" w:line="240" w:lineRule="auto"/>
      <w:ind/>
    </w:pPr>
    <w:tblPr>
      <w:tblStyleRowBandSize w:val="1"/>
      <w:tblStyleColBandSize w:val="1"/>
      <w:tblInd w:w="0" w:type="dxa"/>
      <w:tblBorders>
        <w:bottom w:val="single" w:color="000000" w:themeColor="accent3" w:themeTint="FE" w:sz="4" w:space="0"/>
        <w:insideH w:val="single" w:color="000000" w:themeColor="accent3" w:themeTint="FE" w:sz="4" w:space="0"/>
        <w:insideV w:val="single" w:color="000000" w:themeColor="accent3" w:themeTint="FE" w:sz="4" w:space="0"/>
      </w:tblBorders>
    </w:tblPr>
    <w:tcPr>
      <w:tcBorders/>
    </w:tcPr>
    <w:tblStylePr w:type="band1Horz">
      <w:rPr>
        <w:rFonts w:ascii="Arial" w:hAnsi="Arial"/>
        <w:color w:val="404040"/>
        <w:sz w:val="22"/>
      </w:rPr>
      <w:pPr>
        <w:pBdr/>
        <w:spacing/>
        <w:ind/>
      </w:pPr>
      <w:tblPr>
        <w:tblBorders/>
      </w:tblPr>
      <w:tcPr>
        <w:shd w:val="clear" w:color="ffffff" w:themeColor="accent3" w:themeTint="34" w:fill="ededed" w:themeFill="accent3" w:themeFillTint="34"/>
        <w:tcBorders/>
      </w:tcPr>
    </w:tblStylePr>
    <w:tblStylePr w:type="band1Vert">
      <w:rPr>
        <w:rFonts w:ascii="Arial" w:hAnsi="Arial"/>
        <w:color w:val="404040"/>
        <w:sz w:val="22"/>
      </w:rPr>
      <w:pPr>
        <w:pBdr/>
        <w:spacing/>
        <w:ind/>
      </w:pPr>
      <w:tblPr>
        <w:tblBorders/>
      </w:tblPr>
      <w:tcPr>
        <w:shd w:val="clear" w:color="ffffff" w:themeColor="accent3" w:themeTint="34" w:fill="ededed" w:themeFill="accent3"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single" w:color="000000" w:themeColor="accent3" w:themeTint="FE" w:sz="12"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shd w:val="clear" w:color="ffffff"/>
        <w:tcBorders>
          <w:top w:val="single" w:color="000000" w:themeColor="accent3" w:themeTint="FE"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19">
    <w:name w:val="Grid Table 2 - Accent 4"/>
    <w:basedOn w:val="887"/>
    <w:uiPriority w:val="99"/>
    <w:pPr>
      <w:pBdr/>
      <w:spacing w:after="0" w:line="240" w:lineRule="auto"/>
      <w:ind/>
    </w:pPr>
    <w:tblPr>
      <w:tblStyleRowBandSize w:val="1"/>
      <w:tblStyleColBandSize w:val="1"/>
      <w:tblInd w:w="0" w:type="dxa"/>
      <w:tblBorders>
        <w:bottom w:val="single" w:color="000000" w:themeColor="accent4" w:themeTint="9A" w:sz="4" w:space="0"/>
        <w:insideH w:val="single" w:color="000000" w:themeColor="accent4" w:themeTint="9A" w:sz="4" w:space="0"/>
        <w:insideV w:val="single" w:color="000000" w:themeColor="accent4" w:themeTint="9A" w:sz="4" w:space="0"/>
      </w:tblBorders>
    </w:tblPr>
    <w:tcPr>
      <w:tcBorders/>
    </w:tcPr>
    <w:tblStylePr w:type="band1Horz">
      <w:rPr>
        <w:rFonts w:ascii="Arial" w:hAnsi="Arial"/>
        <w:color w:val="404040"/>
        <w:sz w:val="22"/>
      </w:rPr>
      <w:pPr>
        <w:pBdr/>
        <w:spacing/>
        <w:ind/>
      </w:pPr>
      <w:tblPr>
        <w:tblBorders/>
      </w:tblPr>
      <w:tcPr>
        <w:shd w:val="clear" w:color="ffffff" w:themeColor="accent4" w:themeTint="34" w:fill="fff2cb" w:themeFill="accent4" w:themeFillTint="34"/>
        <w:tcBorders/>
      </w:tcPr>
    </w:tblStylePr>
    <w:tblStylePr w:type="band1Vert">
      <w:rPr>
        <w:rFonts w:ascii="Arial" w:hAnsi="Arial"/>
        <w:color w:val="404040"/>
        <w:sz w:val="22"/>
      </w:rPr>
      <w:pPr>
        <w:pBdr/>
        <w:spacing/>
        <w:ind/>
      </w:pPr>
      <w:tblPr>
        <w:tblBorders/>
      </w:tblPr>
      <w:tcPr>
        <w:shd w:val="clear" w:color="ffffff" w:themeColor="accent4" w:themeTint="34" w:fill="fff2cb" w:themeFill="accent4"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single" w:color="000000" w:themeColor="accent4" w:themeTint="9A" w:sz="12"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shd w:val="clear" w:color="ffffff"/>
        <w:tcBorders>
          <w:top w:val="single" w:color="000000" w:themeColor="accent4" w:themeTint="9A"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20">
    <w:name w:val="Grid Table 2 - Accent 5"/>
    <w:basedOn w:val="887"/>
    <w:uiPriority w:val="99"/>
    <w:pPr>
      <w:pBdr/>
      <w:spacing w:after="0" w:line="240" w:lineRule="auto"/>
      <w:ind/>
    </w:pPr>
    <w:tblPr>
      <w:tblStyleRowBandSize w:val="1"/>
      <w:tblStyleColBandSize w:val="1"/>
      <w:tblInd w:w="0" w:type="dxa"/>
      <w:tblBorders>
        <w:bottom w:val="single" w:color="000000" w:themeColor="accent5" w:sz="4" w:space="0"/>
        <w:insideH w:val="single" w:color="000000" w:themeColor="accent5" w:sz="4" w:space="0"/>
        <w:insideV w:val="single" w:color="000000" w:themeColor="accent5" w:sz="4" w:space="0"/>
      </w:tblBorders>
    </w:tblPr>
    <w:tcPr>
      <w:tcBorders/>
    </w:tcPr>
    <w:tblStylePr w:type="band1Horz">
      <w:rPr>
        <w:rFonts w:ascii="Arial" w:hAnsi="Arial"/>
        <w:color w:val="404040"/>
        <w:sz w:val="22"/>
      </w:rPr>
      <w:pPr>
        <w:pBdr/>
        <w:spacing/>
        <w:ind/>
      </w:pPr>
      <w:tblPr>
        <w:tblBorders/>
      </w:tblPr>
      <w:tcPr>
        <w:shd w:val="clear" w:color="ffffff" w:themeColor="accent5" w:themeTint="34" w:fill="d9e2f3" w:themeFill="accent5" w:themeFillTint="34"/>
        <w:tcBorders/>
      </w:tcPr>
    </w:tblStylePr>
    <w:tblStylePr w:type="band1Vert">
      <w:rPr>
        <w:rFonts w:ascii="Arial" w:hAnsi="Arial"/>
        <w:color w:val="404040"/>
        <w:sz w:val="22"/>
      </w:rPr>
      <w:pPr>
        <w:pBdr/>
        <w:spacing/>
        <w:ind/>
      </w:pPr>
      <w:tblPr>
        <w:tblBorders/>
      </w:tblPr>
      <w:tcPr>
        <w:shd w:val="clear" w:color="ffffff" w:themeColor="accent5" w:themeTint="34" w:fill="d9e2f3" w:themeFill="accent5"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single" w:color="000000" w:themeColor="accent5" w:sz="12"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shd w:val="clear" w:color="ffffff"/>
        <w:tcBorders>
          <w:top w:val="single" w:color="000000" w:themeColor="accent5"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21">
    <w:name w:val="Grid Table 2 - Accent 6"/>
    <w:basedOn w:val="887"/>
    <w:uiPriority w:val="99"/>
    <w:pPr>
      <w:pBdr/>
      <w:spacing w:after="0" w:line="240" w:lineRule="auto"/>
      <w:ind/>
    </w:pPr>
    <w:tblPr>
      <w:tblStyleRowBandSize w:val="1"/>
      <w:tblStyleColBandSize w:val="1"/>
      <w:tblInd w:w="0" w:type="dxa"/>
      <w:tblBorders>
        <w:bottom w:val="single" w:color="000000" w:themeColor="accent6" w:sz="4" w:space="0"/>
        <w:insideH w:val="single" w:color="000000" w:themeColor="accent6" w:sz="4" w:space="0"/>
        <w:insideV w:val="single" w:color="000000" w:themeColor="accent6" w:sz="4" w:space="0"/>
      </w:tblBorders>
    </w:tblPr>
    <w:tcPr>
      <w:tcBorders/>
    </w:tcPr>
    <w:tblStylePr w:type="band1Horz">
      <w:rPr>
        <w:rFonts w:ascii="Arial" w:hAnsi="Arial"/>
        <w:color w:val="404040"/>
        <w:sz w:val="22"/>
      </w:rPr>
      <w:pPr>
        <w:pBdr/>
        <w:spacing/>
        <w:ind/>
      </w:pPr>
      <w:tblPr>
        <w:tblBorders/>
      </w:tblPr>
      <w:tcPr>
        <w:shd w:val="clear" w:color="ffffff" w:themeColor="accent6" w:themeTint="34" w:fill="e2efd9" w:themeFill="accent6" w:themeFillTint="34"/>
        <w:tcBorders/>
      </w:tcPr>
    </w:tblStylePr>
    <w:tblStylePr w:type="band1Vert">
      <w:rPr>
        <w:rFonts w:ascii="Arial" w:hAnsi="Arial"/>
        <w:color w:val="404040"/>
        <w:sz w:val="22"/>
      </w:rPr>
      <w:pPr>
        <w:pBdr/>
        <w:spacing/>
        <w:ind/>
      </w:pPr>
      <w:tblPr>
        <w:tblBorders/>
      </w:tblPr>
      <w:tcPr>
        <w:shd w:val="clear" w:color="ffffff" w:themeColor="accent6" w:themeTint="34" w:fill="e2efd9" w:themeFill="accent6"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single" w:color="000000" w:themeColor="accent6" w:sz="12"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shd w:val="clear" w:color="ffffff"/>
        <w:tcBorders>
          <w:top w:val="single" w:color="000000" w:themeColor="accent6"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22">
    <w:name w:val="Grid Table 3"/>
    <w:basedOn w:val="887"/>
    <w:uiPriority w:val="99"/>
    <w:pPr>
      <w:pBdr/>
      <w:spacing w:after="0" w:line="240" w:lineRule="auto"/>
      <w:ind/>
    </w:pPr>
    <w:tblPr>
      <w:tblStyleRowBandSize w:val="1"/>
      <w:tblStyleColBandSize w:val="1"/>
      <w:tblInd w:w="0" w:type="dxa"/>
      <w:tblBorders>
        <w:bottom w:val="single" w:color="000000" w:themeColor="text1" w:themeTint="95" w:sz="4" w:space="0"/>
        <w:insideH w:val="single" w:color="000000" w:themeColor="text1" w:themeTint="95" w:sz="4" w:space="0"/>
        <w:insideV w:val="single" w:color="000000" w:themeColor="text1" w:themeTint="95" w:sz="4" w:space="0"/>
      </w:tblBorders>
    </w:tblPr>
    <w:tcPr>
      <w:tcBorders/>
    </w:tcPr>
    <w:tblStylePr w:type="band1Horz">
      <w:rPr>
        <w:rFonts w:ascii="Arial" w:hAnsi="Arial"/>
        <w:color w:val="404040"/>
        <w:sz w:val="22"/>
      </w:rPr>
      <w:pPr>
        <w:pBdr/>
        <w:spacing/>
        <w:ind/>
      </w:pPr>
      <w:tblPr>
        <w:tblBorders/>
      </w:tblPr>
      <w:tcPr>
        <w:shd w:val="clear" w:color="ffffff" w:themeColor="text1" w:themeTint="34" w:fill="cbcbcb" w:themeFill="text1" w:themeFillTint="34"/>
        <w:tcBorders/>
      </w:tcPr>
    </w:tblStylePr>
    <w:tblStylePr w:type="band1Vert">
      <w:rPr>
        <w:rFonts w:ascii="Arial" w:hAnsi="Arial"/>
        <w:color w:val="404040"/>
        <w:sz w:val="22"/>
      </w:rPr>
      <w:pPr>
        <w:pBdr/>
        <w:spacing/>
        <w:ind/>
      </w:pPr>
      <w:tblPr>
        <w:tblBorders/>
      </w:tblPr>
      <w:tcPr>
        <w:shd w:val="clear" w:color="ffffff" w:themeColor="text1" w:themeTint="34" w:fill="cbcbcb" w:themeFill="text1"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i/>
        <w:color w:val="404040"/>
      </w:rPr>
      <w:pPr>
        <w:pBdr/>
        <w:spacing/>
        <w:ind/>
        <w:jc w:val="right"/>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lastCol">
      <w:rPr>
        <w:i/>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la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23">
    <w:name w:val="Grid Table 3 - Accent 1"/>
    <w:basedOn w:val="887"/>
    <w:uiPriority w:val="99"/>
    <w:pPr>
      <w:pBdr/>
      <w:spacing w:after="0" w:line="240" w:lineRule="auto"/>
      <w:ind/>
    </w:pPr>
    <w:tblPr>
      <w:tblStyleRowBandSize w:val="1"/>
      <w:tblStyleColBandSize w:val="1"/>
      <w:tblInd w:w="0" w:type="dxa"/>
      <w:tblBorders>
        <w:bottom w:val="single" w:color="000000" w:themeColor="accent1" w:themeTint="EA" w:sz="4" w:space="0"/>
        <w:insideH w:val="single" w:color="000000" w:themeColor="accent1" w:themeTint="EA" w:sz="4" w:space="0"/>
        <w:insideV w:val="single" w:color="000000" w:themeColor="accent1" w:themeTint="EA" w:sz="4" w:space="0"/>
      </w:tblBorders>
    </w:tblPr>
    <w:tcPr>
      <w:tcBorders/>
    </w:tcPr>
    <w:tblStylePr w:type="band1Horz">
      <w:rPr>
        <w:rFonts w:ascii="Arial" w:hAnsi="Arial"/>
        <w:color w:val="404040"/>
        <w:sz w:val="22"/>
      </w:rPr>
      <w:pPr>
        <w:pBdr/>
        <w:spacing/>
        <w:ind/>
      </w:pPr>
      <w:tblPr>
        <w:tblBorders/>
      </w:tblPr>
      <w:tcPr>
        <w:shd w:val="clear" w:color="ffffff" w:themeColor="accent1" w:themeTint="34" w:fill="deebf6" w:themeFill="accent1" w:themeFillTint="34"/>
        <w:tcBorders/>
      </w:tcPr>
    </w:tblStylePr>
    <w:tblStylePr w:type="band1Vert">
      <w:rPr>
        <w:rFonts w:ascii="Arial" w:hAnsi="Arial"/>
        <w:color w:val="404040"/>
        <w:sz w:val="22"/>
      </w:rPr>
      <w:pPr>
        <w:pBdr/>
        <w:spacing/>
        <w:ind/>
      </w:pPr>
      <w:tblPr>
        <w:tblBorders/>
      </w:tblPr>
      <w:tcPr>
        <w:shd w:val="clear" w:color="ffffff" w:themeColor="accent1" w:themeTint="34" w:fill="deebf6" w:themeFill="accent1"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i/>
        <w:color w:val="404040"/>
      </w:rPr>
      <w:pPr>
        <w:pBdr/>
        <w:spacing/>
        <w:ind/>
        <w:jc w:val="right"/>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lastCol">
      <w:rPr>
        <w:i/>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la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24">
    <w:name w:val="Grid Table 3 - Accent 2"/>
    <w:basedOn w:val="887"/>
    <w:uiPriority w:val="99"/>
    <w:pPr>
      <w:pBdr/>
      <w:spacing w:after="0" w:line="240" w:lineRule="auto"/>
      <w:ind/>
    </w:pPr>
    <w:tblPr>
      <w:tblStyleRowBandSize w:val="1"/>
      <w:tblStyleColBandSize w:val="1"/>
      <w:tblInd w:w="0" w:type="dxa"/>
      <w:tblBorders>
        <w:bottom w:val="single" w:color="000000" w:themeColor="accent2" w:themeTint="97" w:sz="4" w:space="0"/>
        <w:insideH w:val="single" w:color="000000" w:themeColor="accent2" w:themeTint="97" w:sz="4" w:space="0"/>
        <w:insideV w:val="single" w:color="000000" w:themeColor="accent2" w:themeTint="97" w:sz="4" w:space="0"/>
      </w:tblBorders>
    </w:tblPr>
    <w:tcPr>
      <w:tcBorders/>
    </w:tcPr>
    <w:tblStylePr w:type="band1Horz">
      <w:rPr>
        <w:rFonts w:ascii="Arial" w:hAnsi="Arial"/>
        <w:color w:val="404040"/>
        <w:sz w:val="22"/>
      </w:rPr>
      <w:pPr>
        <w:pBdr/>
        <w:spacing/>
        <w:ind/>
      </w:pPr>
      <w:tblPr>
        <w:tblBorders/>
      </w:tblPr>
      <w:tcPr>
        <w:shd w:val="clear" w:color="ffffff" w:themeColor="accent2" w:themeTint="32" w:fill="fbe6d7" w:themeFill="accent2" w:themeFillTint="32"/>
        <w:tcBorders/>
      </w:tcPr>
    </w:tblStylePr>
    <w:tblStylePr w:type="band1Vert">
      <w:rPr>
        <w:rFonts w:ascii="Arial" w:hAnsi="Arial"/>
        <w:color w:val="404040"/>
        <w:sz w:val="22"/>
      </w:rPr>
      <w:pPr>
        <w:pBdr/>
        <w:spacing/>
        <w:ind/>
      </w:pPr>
      <w:tblPr>
        <w:tblBorders/>
      </w:tblPr>
      <w:tcPr>
        <w:shd w:val="clear" w:color="ffffff" w:themeColor="accent2" w:themeTint="32" w:fill="fbe6d7" w:themeFill="accent2" w:themeFillTint="32"/>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i/>
        <w:color w:val="404040"/>
      </w:rPr>
      <w:pPr>
        <w:pBdr/>
        <w:spacing/>
        <w:ind/>
        <w:jc w:val="right"/>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lastCol">
      <w:rPr>
        <w:i/>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la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25">
    <w:name w:val="Grid Table 3 - Accent 3"/>
    <w:basedOn w:val="887"/>
    <w:uiPriority w:val="99"/>
    <w:pPr>
      <w:pBdr/>
      <w:spacing w:after="0" w:line="240" w:lineRule="auto"/>
      <w:ind/>
    </w:pPr>
    <w:tblPr>
      <w:tblStyleRowBandSize w:val="1"/>
      <w:tblStyleColBandSize w:val="1"/>
      <w:tblInd w:w="0" w:type="dxa"/>
      <w:tblBorders>
        <w:bottom w:val="single" w:color="000000" w:themeColor="accent3" w:themeTint="FE" w:sz="4" w:space="0"/>
        <w:insideH w:val="single" w:color="000000" w:themeColor="accent3" w:themeTint="FE" w:sz="4" w:space="0"/>
        <w:insideV w:val="single" w:color="000000" w:themeColor="accent3" w:themeTint="FE" w:sz="4" w:space="0"/>
      </w:tblBorders>
    </w:tblPr>
    <w:tcPr>
      <w:tcBorders/>
    </w:tcPr>
    <w:tblStylePr w:type="band1Horz">
      <w:rPr>
        <w:rFonts w:ascii="Arial" w:hAnsi="Arial"/>
        <w:color w:val="404040"/>
        <w:sz w:val="22"/>
      </w:rPr>
      <w:pPr>
        <w:pBdr/>
        <w:spacing/>
        <w:ind/>
      </w:pPr>
      <w:tblPr>
        <w:tblBorders/>
      </w:tblPr>
      <w:tcPr>
        <w:shd w:val="clear" w:color="ffffff" w:themeColor="accent3" w:themeTint="34" w:fill="ededed" w:themeFill="accent3" w:themeFillTint="34"/>
        <w:tcBorders/>
      </w:tcPr>
    </w:tblStylePr>
    <w:tblStylePr w:type="band1Vert">
      <w:rPr>
        <w:rFonts w:ascii="Arial" w:hAnsi="Arial"/>
        <w:color w:val="404040"/>
        <w:sz w:val="22"/>
      </w:rPr>
      <w:pPr>
        <w:pBdr/>
        <w:spacing/>
        <w:ind/>
      </w:pPr>
      <w:tblPr>
        <w:tblBorders/>
      </w:tblPr>
      <w:tcPr>
        <w:shd w:val="clear" w:color="ffffff" w:themeColor="accent3" w:themeTint="34" w:fill="ededed" w:themeFill="accent3"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i/>
        <w:color w:val="404040"/>
      </w:rPr>
      <w:pPr>
        <w:pBdr/>
        <w:spacing/>
        <w:ind/>
        <w:jc w:val="right"/>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lastCol">
      <w:rPr>
        <w:i/>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la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26">
    <w:name w:val="Grid Table 3 - Accent 4"/>
    <w:basedOn w:val="887"/>
    <w:uiPriority w:val="99"/>
    <w:pPr>
      <w:pBdr/>
      <w:spacing w:after="0" w:line="240" w:lineRule="auto"/>
      <w:ind/>
    </w:pPr>
    <w:tblPr>
      <w:tblStyleRowBandSize w:val="1"/>
      <w:tblStyleColBandSize w:val="1"/>
      <w:tblInd w:w="0" w:type="dxa"/>
      <w:tblBorders>
        <w:bottom w:val="single" w:color="000000" w:themeColor="accent4" w:themeTint="9A" w:sz="4" w:space="0"/>
        <w:insideH w:val="single" w:color="000000" w:themeColor="accent4" w:themeTint="9A" w:sz="4" w:space="0"/>
        <w:insideV w:val="single" w:color="000000" w:themeColor="accent4" w:themeTint="9A" w:sz="4" w:space="0"/>
      </w:tblBorders>
    </w:tblPr>
    <w:tcPr>
      <w:tcBorders/>
    </w:tcPr>
    <w:tblStylePr w:type="band1Horz">
      <w:rPr>
        <w:rFonts w:ascii="Arial" w:hAnsi="Arial"/>
        <w:color w:val="404040"/>
        <w:sz w:val="22"/>
      </w:rPr>
      <w:pPr>
        <w:pBdr/>
        <w:spacing/>
        <w:ind/>
      </w:pPr>
      <w:tblPr>
        <w:tblBorders/>
      </w:tblPr>
      <w:tcPr>
        <w:shd w:val="clear" w:color="ffffff" w:themeColor="accent4" w:themeTint="34" w:fill="fff2cb" w:themeFill="accent4" w:themeFillTint="34"/>
        <w:tcBorders/>
      </w:tcPr>
    </w:tblStylePr>
    <w:tblStylePr w:type="band1Vert">
      <w:rPr>
        <w:rFonts w:ascii="Arial" w:hAnsi="Arial"/>
        <w:color w:val="404040"/>
        <w:sz w:val="22"/>
      </w:rPr>
      <w:pPr>
        <w:pBdr/>
        <w:spacing/>
        <w:ind/>
      </w:pPr>
      <w:tblPr>
        <w:tblBorders/>
      </w:tblPr>
      <w:tcPr>
        <w:shd w:val="clear" w:color="ffffff" w:themeColor="accent4" w:themeTint="34" w:fill="fff2cb" w:themeFill="accent4"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i/>
        <w:color w:val="404040"/>
      </w:rPr>
      <w:pPr>
        <w:pBdr/>
        <w:spacing/>
        <w:ind/>
        <w:jc w:val="right"/>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lastCol">
      <w:rPr>
        <w:i/>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la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27">
    <w:name w:val="Grid Table 3 - Accent 5"/>
    <w:basedOn w:val="887"/>
    <w:uiPriority w:val="99"/>
    <w:pPr>
      <w:pBdr/>
      <w:spacing w:after="0" w:line="240" w:lineRule="auto"/>
      <w:ind/>
    </w:pPr>
    <w:tblPr>
      <w:tblStyleRowBandSize w:val="1"/>
      <w:tblStyleColBandSize w:val="1"/>
      <w:tblInd w:w="0" w:type="dxa"/>
      <w:tblBorders>
        <w:bottom w:val="single" w:color="000000" w:themeColor="accent5" w:sz="4" w:space="0"/>
        <w:insideH w:val="single" w:color="000000" w:themeColor="accent5" w:sz="4" w:space="0"/>
        <w:insideV w:val="single" w:color="000000" w:themeColor="accent5" w:sz="4" w:space="0"/>
      </w:tblBorders>
    </w:tblPr>
    <w:tcPr>
      <w:tcBorders/>
    </w:tcPr>
    <w:tblStylePr w:type="band1Horz">
      <w:rPr>
        <w:rFonts w:ascii="Arial" w:hAnsi="Arial"/>
        <w:color w:val="404040"/>
        <w:sz w:val="22"/>
      </w:rPr>
      <w:pPr>
        <w:pBdr/>
        <w:spacing/>
        <w:ind/>
      </w:pPr>
      <w:tblPr>
        <w:tblBorders/>
      </w:tblPr>
      <w:tcPr>
        <w:shd w:val="clear" w:color="ffffff" w:themeColor="accent5" w:themeTint="34" w:fill="d9e2f3" w:themeFill="accent5" w:themeFillTint="34"/>
        <w:tcBorders/>
      </w:tcPr>
    </w:tblStylePr>
    <w:tblStylePr w:type="band1Vert">
      <w:rPr>
        <w:rFonts w:ascii="Arial" w:hAnsi="Arial"/>
        <w:color w:val="404040"/>
        <w:sz w:val="22"/>
      </w:rPr>
      <w:pPr>
        <w:pBdr/>
        <w:spacing/>
        <w:ind/>
      </w:pPr>
      <w:tblPr>
        <w:tblBorders/>
      </w:tblPr>
      <w:tcPr>
        <w:shd w:val="clear" w:color="ffffff" w:themeColor="accent5" w:themeTint="34" w:fill="d9e2f3" w:themeFill="accent5"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i/>
        <w:color w:val="404040"/>
      </w:rPr>
      <w:pPr>
        <w:pBdr/>
        <w:spacing/>
        <w:ind/>
        <w:jc w:val="right"/>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lastCol">
      <w:rPr>
        <w:i/>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la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28">
    <w:name w:val="Grid Table 3 - Accent 6"/>
    <w:basedOn w:val="887"/>
    <w:uiPriority w:val="99"/>
    <w:pPr>
      <w:pBdr/>
      <w:spacing w:after="0" w:line="240" w:lineRule="auto"/>
      <w:ind/>
    </w:pPr>
    <w:tblPr>
      <w:tblStyleRowBandSize w:val="1"/>
      <w:tblStyleColBandSize w:val="1"/>
      <w:tblInd w:w="0" w:type="dxa"/>
      <w:tblBorders>
        <w:bottom w:val="single" w:color="000000" w:themeColor="accent6" w:sz="4" w:space="0"/>
        <w:insideH w:val="single" w:color="000000" w:themeColor="accent6" w:sz="4" w:space="0"/>
        <w:insideV w:val="single" w:color="000000" w:themeColor="accent6" w:sz="4" w:space="0"/>
      </w:tblBorders>
    </w:tblPr>
    <w:tcPr>
      <w:tcBorders/>
    </w:tcPr>
    <w:tblStylePr w:type="band1Horz">
      <w:rPr>
        <w:rFonts w:ascii="Arial" w:hAnsi="Arial"/>
        <w:color w:val="404040"/>
        <w:sz w:val="22"/>
      </w:rPr>
      <w:pPr>
        <w:pBdr/>
        <w:spacing/>
        <w:ind/>
      </w:pPr>
      <w:tblPr>
        <w:tblBorders/>
      </w:tblPr>
      <w:tcPr>
        <w:shd w:val="clear" w:color="ffffff" w:themeColor="accent6" w:themeTint="34" w:fill="e2efd9" w:themeFill="accent6" w:themeFillTint="34"/>
        <w:tcBorders/>
      </w:tcPr>
    </w:tblStylePr>
    <w:tblStylePr w:type="band1Vert">
      <w:rPr>
        <w:rFonts w:ascii="Arial" w:hAnsi="Arial"/>
        <w:color w:val="404040"/>
        <w:sz w:val="22"/>
      </w:rPr>
      <w:pPr>
        <w:pBdr/>
        <w:spacing/>
        <w:ind/>
      </w:pPr>
      <w:tblPr>
        <w:tblBorders/>
      </w:tblPr>
      <w:tcPr>
        <w:shd w:val="clear" w:color="ffffff" w:themeColor="accent6" w:themeTint="34" w:fill="e2efd9" w:themeFill="accent6"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i/>
        <w:color w:val="404040"/>
      </w:rPr>
      <w:pPr>
        <w:pBdr/>
        <w:spacing/>
        <w:ind/>
        <w:jc w:val="right"/>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lastCol">
      <w:rPr>
        <w:i/>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la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29">
    <w:name w:val="Grid Table 4"/>
    <w:basedOn w:val="887"/>
    <w:uiPriority w:val="59"/>
    <w:pPr>
      <w:pBdr/>
      <w:spacing w:after="0" w:line="240" w:lineRule="auto"/>
      <w:ind/>
    </w:pPr>
    <w:tblPr>
      <w:tblStyleRowBandSize w:val="1"/>
      <w:tblStyleColBandSize w:val="1"/>
      <w:tblInd w:w="0" w:type="dxa"/>
      <w:tblBorders>
        <w:top w:val="single" w:color="000000" w:themeColor="text1" w:themeTint="90" w:sz="4" w:space="0"/>
        <w:left w:val="single" w:color="000000" w:themeColor="text1" w:themeTint="90" w:sz="4" w:space="0"/>
        <w:bottom w:val="single" w:color="000000" w:themeColor="text1" w:themeTint="90" w:sz="4" w:space="0"/>
        <w:right w:val="single" w:color="000000" w:themeColor="text1" w:themeTint="90" w:sz="4" w:space="0"/>
        <w:insideH w:val="single" w:color="000000" w:themeColor="text1" w:themeTint="90" w:sz="4" w:space="0"/>
        <w:insideV w:val="single" w:color="000000" w:themeColor="text1" w:themeTint="90" w:sz="4" w:space="0"/>
      </w:tblBorders>
    </w:tblPr>
    <w:tcPr>
      <w:tcBorders/>
    </w:tcPr>
    <w:tblStylePr w:type="band1Horz">
      <w:rPr>
        <w:rFonts w:ascii="Arial" w:hAnsi="Arial"/>
        <w:color w:val="404040"/>
        <w:sz w:val="22"/>
      </w:rPr>
      <w:pPr>
        <w:pBdr/>
        <w:spacing/>
        <w:ind/>
      </w:pPr>
      <w:tblPr>
        <w:tblBorders/>
      </w:tblPr>
      <w:tcPr>
        <w:shd w:val="clear" w:color="ffffff" w:themeColor="text1" w:themeTint="34" w:fill="cbcbcb" w:themeFill="text1" w:themeFillTint="34"/>
        <w:tcBorders/>
      </w:tcPr>
    </w:tblStylePr>
    <w:tblStylePr w:type="band1Vert">
      <w:rPr>
        <w:rFonts w:ascii="Arial" w:hAnsi="Arial"/>
        <w:color w:val="404040"/>
        <w:sz w:val="22"/>
      </w:rPr>
      <w:pPr>
        <w:pBdr/>
        <w:spacing/>
        <w:ind/>
      </w:pPr>
      <w:tblPr>
        <w:tblBorders/>
      </w:tblPr>
      <w:tcPr>
        <w:shd w:val="clear" w:color="ffffff" w:themeColor="text1" w:themeTint="34" w:fill="cbcbcb" w:themeFill="text1"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text1" w:fill="000000" w:themeFill="text1"/>
        <w:tcBorders>
          <w:top w:val="single" w:color="000000" w:themeColor="text1" w:sz="4" w:space="0"/>
          <w:left w:val="single" w:color="000000" w:themeColor="text1" w:sz="4" w:space="0"/>
          <w:bottom w:val="single" w:color="000000" w:themeColor="text1" w:sz="4" w:space="0"/>
          <w:right w:val="single" w:color="000000" w:themeColor="text1"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text1"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30">
    <w:name w:val="Grid Table 4 - Accent 1"/>
    <w:basedOn w:val="887"/>
    <w:uiPriority w:val="59"/>
    <w:pPr>
      <w:pBdr/>
      <w:spacing w:after="0" w:line="240" w:lineRule="auto"/>
      <w:ind/>
    </w:pPr>
    <w:tblPr>
      <w:tblStyleRowBandSize w:val="1"/>
      <w:tblStyleColBandSize w:val="1"/>
      <w:tblInd w:w="0" w:type="dxa"/>
      <w:tblBorders>
        <w:top w:val="single" w:color="000000" w:themeColor="accent1" w:themeTint="90" w:sz="4" w:space="0"/>
        <w:left w:val="single" w:color="000000" w:themeColor="accent1" w:themeTint="90" w:sz="4" w:space="0"/>
        <w:bottom w:val="single" w:color="000000" w:themeColor="accent1" w:themeTint="90" w:sz="4" w:space="0"/>
        <w:right w:val="single" w:color="000000" w:themeColor="accent1" w:themeTint="90" w:sz="4" w:space="0"/>
        <w:insideH w:val="single" w:color="000000" w:themeColor="accent1" w:themeTint="90" w:sz="4" w:space="0"/>
        <w:insideV w:val="single" w:color="000000" w:themeColor="accent1" w:themeTint="90" w:sz="4" w:space="0"/>
      </w:tblBorders>
    </w:tblPr>
    <w:tcPr>
      <w:tcBorders/>
    </w:tcPr>
    <w:tblStylePr w:type="band1Horz">
      <w:rPr>
        <w:rFonts w:ascii="Arial" w:hAnsi="Arial"/>
        <w:color w:val="404040"/>
        <w:sz w:val="22"/>
      </w:rPr>
      <w:pPr>
        <w:pBdr/>
        <w:spacing/>
        <w:ind/>
      </w:pPr>
      <w:tblPr>
        <w:tblBorders/>
      </w:tblPr>
      <w:tcPr>
        <w:shd w:val="clear" w:color="ffffff" w:themeColor="accent1" w:themeTint="32" w:fill="dfebf7" w:themeFill="accent1" w:themeFillTint="32"/>
        <w:tcBorders/>
      </w:tcPr>
    </w:tblStylePr>
    <w:tblStylePr w:type="band1Vert">
      <w:rPr>
        <w:rFonts w:ascii="Arial" w:hAnsi="Arial"/>
        <w:color w:val="404040"/>
        <w:sz w:val="22"/>
      </w:rPr>
      <w:pPr>
        <w:pBdr/>
        <w:spacing/>
        <w:ind/>
      </w:pPr>
      <w:tblPr>
        <w:tblBorders/>
      </w:tblPr>
      <w:tcPr>
        <w:shd w:val="clear" w:color="ffffff" w:themeColor="accent1" w:themeTint="32" w:fill="dfebf7" w:themeFill="accent1" w:themeFillTint="32"/>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1" w:themeTint="EA" w:fill="69a3d8" w:themeFill="accent1" w:themeFillTint="EA"/>
        <w:tcBorders>
          <w:top w:val="single" w:color="000000" w:themeColor="accent1" w:themeTint="EA" w:sz="4" w:space="0"/>
          <w:left w:val="single" w:color="000000" w:themeColor="accent1" w:themeTint="EA" w:sz="4" w:space="0"/>
          <w:bottom w:val="single" w:color="000000" w:themeColor="accent1" w:themeTint="EA" w:sz="4" w:space="0"/>
          <w:right w:val="single" w:color="000000" w:themeColor="accent1" w:themeTint="EA"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accent1" w:themeTint="EA"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31">
    <w:name w:val="Grid Table 4 - Accent 2"/>
    <w:basedOn w:val="887"/>
    <w:uiPriority w:val="59"/>
    <w:pPr>
      <w:pBdr/>
      <w:spacing w:after="0" w:line="240" w:lineRule="auto"/>
      <w:ind/>
    </w:pPr>
    <w:tblPr>
      <w:tblStyleRowBandSize w:val="1"/>
      <w:tblStyleColBandSize w:val="1"/>
      <w:tblInd w:w="0" w:type="dxa"/>
      <w:tblBorders>
        <w:top w:val="single" w:color="000000" w:themeColor="accent2" w:themeTint="90" w:sz="4" w:space="0"/>
        <w:left w:val="single" w:color="000000" w:themeColor="accent2" w:themeTint="90" w:sz="4" w:space="0"/>
        <w:bottom w:val="single" w:color="000000" w:themeColor="accent2" w:themeTint="90" w:sz="4" w:space="0"/>
        <w:right w:val="single" w:color="000000" w:themeColor="accent2" w:themeTint="90" w:sz="4" w:space="0"/>
        <w:insideH w:val="single" w:color="000000" w:themeColor="accent2" w:themeTint="90" w:sz="4" w:space="0"/>
        <w:insideV w:val="single" w:color="000000" w:themeColor="accent2" w:themeTint="90" w:sz="4" w:space="0"/>
      </w:tblBorders>
    </w:tblPr>
    <w:tcPr>
      <w:tcBorders/>
    </w:tcPr>
    <w:tblStylePr w:type="band1Horz">
      <w:rPr>
        <w:rFonts w:ascii="Arial" w:hAnsi="Arial"/>
        <w:color w:val="404040"/>
        <w:sz w:val="22"/>
      </w:rPr>
      <w:pPr>
        <w:pBdr/>
        <w:spacing/>
        <w:ind/>
      </w:pPr>
      <w:tblPr>
        <w:tblBorders/>
      </w:tblPr>
      <w:tcPr>
        <w:shd w:val="clear" w:color="ffffff" w:themeColor="accent2" w:themeTint="32" w:fill="fbe6d7" w:themeFill="accent2" w:themeFillTint="32"/>
        <w:tcBorders/>
      </w:tcPr>
    </w:tblStylePr>
    <w:tblStylePr w:type="band1Vert">
      <w:rPr>
        <w:rFonts w:ascii="Arial" w:hAnsi="Arial"/>
        <w:color w:val="404040"/>
        <w:sz w:val="22"/>
      </w:rPr>
      <w:pPr>
        <w:pBdr/>
        <w:spacing/>
        <w:ind/>
      </w:pPr>
      <w:tblPr>
        <w:tblBorders/>
      </w:tblPr>
      <w:tcPr>
        <w:shd w:val="clear" w:color="ffffff" w:themeColor="accent2" w:themeTint="32" w:fill="fbe6d7" w:themeFill="accent2" w:themeFillTint="32"/>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2" w:themeTint="97" w:fill="f4b285" w:themeFill="accent2" w:themeFillTint="97"/>
        <w:tcBorders>
          <w:top w:val="single" w:color="000000" w:themeColor="accent2" w:themeTint="97" w:sz="4" w:space="0"/>
          <w:left w:val="single" w:color="000000" w:themeColor="accent2" w:themeTint="97" w:sz="4" w:space="0"/>
          <w:bottom w:val="single" w:color="000000" w:themeColor="accent2" w:themeTint="97" w:sz="4" w:space="0"/>
          <w:right w:val="single" w:color="000000" w:themeColor="accent2" w:themeTint="97"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accent2" w:themeTint="97"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32">
    <w:name w:val="Grid Table 4 - Accent 3"/>
    <w:basedOn w:val="887"/>
    <w:uiPriority w:val="59"/>
    <w:pPr>
      <w:pBdr/>
      <w:spacing w:after="0" w:line="240" w:lineRule="auto"/>
      <w:ind/>
    </w:pPr>
    <w:tblPr>
      <w:tblStyleRowBandSize w:val="1"/>
      <w:tblStyleColBandSize w:val="1"/>
      <w:tblInd w:w="0" w:type="dxa"/>
      <w:tblBorders>
        <w:top w:val="single" w:color="000000" w:themeColor="accent3" w:themeTint="90" w:sz="4" w:space="0"/>
        <w:left w:val="single" w:color="000000" w:themeColor="accent3" w:themeTint="90" w:sz="4" w:space="0"/>
        <w:bottom w:val="single" w:color="000000" w:themeColor="accent3" w:themeTint="90" w:sz="4" w:space="0"/>
        <w:right w:val="single" w:color="000000" w:themeColor="accent3" w:themeTint="90" w:sz="4" w:space="0"/>
        <w:insideH w:val="single" w:color="000000" w:themeColor="accent3" w:themeTint="90" w:sz="4" w:space="0"/>
        <w:insideV w:val="single" w:color="000000" w:themeColor="accent3" w:themeTint="90" w:sz="4" w:space="0"/>
      </w:tblBorders>
    </w:tblPr>
    <w:tcPr>
      <w:tcBorders/>
    </w:tcPr>
    <w:tblStylePr w:type="band1Horz">
      <w:rPr>
        <w:rFonts w:ascii="Arial" w:hAnsi="Arial"/>
        <w:color w:val="404040"/>
        <w:sz w:val="22"/>
      </w:rPr>
      <w:pPr>
        <w:pBdr/>
        <w:spacing/>
        <w:ind/>
      </w:pPr>
      <w:tblPr>
        <w:tblBorders/>
      </w:tblPr>
      <w:tcPr>
        <w:shd w:val="clear" w:color="ffffff" w:themeColor="accent3" w:themeTint="34" w:fill="ededed" w:themeFill="accent3" w:themeFillTint="34"/>
        <w:tcBorders/>
      </w:tcPr>
    </w:tblStylePr>
    <w:tblStylePr w:type="band1Vert">
      <w:rPr>
        <w:rFonts w:ascii="Arial" w:hAnsi="Arial"/>
        <w:color w:val="404040"/>
        <w:sz w:val="22"/>
      </w:rPr>
      <w:pPr>
        <w:pBdr/>
        <w:spacing/>
        <w:ind/>
      </w:pPr>
      <w:tblPr>
        <w:tblBorders/>
      </w:tblPr>
      <w:tcPr>
        <w:shd w:val="clear" w:color="ffffff" w:themeColor="accent3" w:themeTint="34" w:fill="ededed" w:themeFill="accent3"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3" w:themeTint="FE" w:fill="a5a5a5" w:themeFill="accent3" w:themeFillTint="FE"/>
        <w:tcBorders>
          <w:top w:val="single" w:color="000000" w:themeColor="accent3" w:themeTint="FE" w:sz="4" w:space="0"/>
          <w:left w:val="single" w:color="000000" w:themeColor="accent3" w:themeTint="FE" w:sz="4" w:space="0"/>
          <w:bottom w:val="single" w:color="000000" w:themeColor="accent3" w:themeTint="FE" w:sz="4" w:space="0"/>
          <w:right w:val="single" w:color="000000" w:themeColor="accent3" w:themeTint="FE"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accent3" w:themeTint="FE"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33">
    <w:name w:val="Grid Table 4 - Accent 4"/>
    <w:basedOn w:val="887"/>
    <w:uiPriority w:val="59"/>
    <w:pPr>
      <w:pBdr/>
      <w:spacing w:after="0" w:line="240" w:lineRule="auto"/>
      <w:ind/>
    </w:pPr>
    <w:tblPr>
      <w:tblStyleRowBandSize w:val="1"/>
      <w:tblStyleColBandSize w:val="1"/>
      <w:tblInd w:w="0" w:type="dxa"/>
      <w:tblBorders>
        <w:top w:val="single" w:color="000000" w:themeColor="accent4" w:themeTint="90" w:sz="4" w:space="0"/>
        <w:left w:val="single" w:color="000000" w:themeColor="accent4" w:themeTint="90" w:sz="4" w:space="0"/>
        <w:bottom w:val="single" w:color="000000" w:themeColor="accent4" w:themeTint="90" w:sz="4" w:space="0"/>
        <w:right w:val="single" w:color="000000" w:themeColor="accent4" w:themeTint="90" w:sz="4" w:space="0"/>
        <w:insideH w:val="single" w:color="000000" w:themeColor="accent4" w:themeTint="90" w:sz="4" w:space="0"/>
        <w:insideV w:val="single" w:color="000000" w:themeColor="accent4" w:themeTint="90" w:sz="4" w:space="0"/>
      </w:tblBorders>
    </w:tblPr>
    <w:tcPr>
      <w:tcBorders/>
    </w:tcPr>
    <w:tblStylePr w:type="band1Horz">
      <w:rPr>
        <w:rFonts w:ascii="Arial" w:hAnsi="Arial"/>
        <w:color w:val="404040"/>
        <w:sz w:val="22"/>
      </w:rPr>
      <w:pPr>
        <w:pBdr/>
        <w:spacing/>
        <w:ind/>
      </w:pPr>
      <w:tblPr>
        <w:tblBorders/>
      </w:tblPr>
      <w:tcPr>
        <w:shd w:val="clear" w:color="ffffff" w:themeColor="accent4" w:themeTint="34" w:fill="fff2cb" w:themeFill="accent4" w:themeFillTint="34"/>
        <w:tcBorders/>
      </w:tcPr>
    </w:tblStylePr>
    <w:tblStylePr w:type="band1Vert">
      <w:rPr>
        <w:rFonts w:ascii="Arial" w:hAnsi="Arial"/>
        <w:color w:val="404040"/>
        <w:sz w:val="22"/>
      </w:rPr>
      <w:pPr>
        <w:pBdr/>
        <w:spacing/>
        <w:ind/>
      </w:pPr>
      <w:tblPr>
        <w:tblBorders/>
      </w:tblPr>
      <w:tcPr>
        <w:shd w:val="clear" w:color="ffffff" w:themeColor="accent4" w:themeTint="34" w:fill="fff2cb" w:themeFill="accent4"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4" w:themeTint="9A" w:fill="ffd965" w:themeFill="accent4" w:themeFillTint="9A"/>
        <w:tcBorders>
          <w:top w:val="single" w:color="000000" w:themeColor="accent4" w:themeTint="9A" w:sz="4" w:space="0"/>
          <w:left w:val="single" w:color="000000" w:themeColor="accent4" w:themeTint="9A" w:sz="4" w:space="0"/>
          <w:bottom w:val="single" w:color="000000" w:themeColor="accent4" w:themeTint="9A" w:sz="4" w:space="0"/>
          <w:right w:val="single" w:color="000000" w:themeColor="accent4" w:themeTint="9A"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accent4" w:themeTint="9A"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34">
    <w:name w:val="Grid Table 4 - Accent 5"/>
    <w:basedOn w:val="887"/>
    <w:uiPriority w:val="59"/>
    <w:pPr>
      <w:pBdr/>
      <w:spacing w:after="0" w:line="240" w:lineRule="auto"/>
      <w:ind/>
    </w:pPr>
    <w:tblPr>
      <w:tblStyleRowBandSize w:val="1"/>
      <w:tblStyleColBandSize w:val="1"/>
      <w:tblInd w:w="0" w:type="dxa"/>
      <w:tblBorders>
        <w:top w:val="single" w:color="000000" w:themeColor="accent5" w:themeTint="90" w:sz="4" w:space="0"/>
        <w:left w:val="single" w:color="000000" w:themeColor="accent5" w:themeTint="90" w:sz="4" w:space="0"/>
        <w:bottom w:val="single" w:color="000000" w:themeColor="accent5" w:themeTint="90" w:sz="4" w:space="0"/>
        <w:right w:val="single" w:color="000000" w:themeColor="accent5" w:themeTint="90" w:sz="4" w:space="0"/>
        <w:insideH w:val="single" w:color="000000" w:themeColor="accent5" w:themeTint="90" w:sz="4" w:space="0"/>
        <w:insideV w:val="single" w:color="000000" w:themeColor="accent5" w:themeTint="90" w:sz="4" w:space="0"/>
      </w:tblBorders>
    </w:tblPr>
    <w:tcPr>
      <w:tcBorders/>
    </w:tcPr>
    <w:tblStylePr w:type="band1Horz">
      <w:rPr>
        <w:rFonts w:ascii="Arial" w:hAnsi="Arial"/>
        <w:color w:val="404040"/>
        <w:sz w:val="22"/>
      </w:rPr>
      <w:pPr>
        <w:pBdr/>
        <w:spacing/>
        <w:ind/>
      </w:pPr>
      <w:tblPr>
        <w:tblBorders/>
      </w:tblPr>
      <w:tcPr>
        <w:shd w:val="clear" w:color="ffffff" w:themeColor="accent5" w:themeTint="34" w:fill="d9e2f3" w:themeFill="accent5" w:themeFillTint="34"/>
        <w:tcBorders/>
      </w:tcPr>
    </w:tblStylePr>
    <w:tblStylePr w:type="band1Vert">
      <w:rPr>
        <w:rFonts w:ascii="Arial" w:hAnsi="Arial"/>
        <w:color w:val="404040"/>
        <w:sz w:val="22"/>
      </w:rPr>
      <w:pPr>
        <w:pBdr/>
        <w:spacing/>
        <w:ind/>
      </w:pPr>
      <w:tblPr>
        <w:tblBorders/>
      </w:tblPr>
      <w:tcPr>
        <w:shd w:val="clear" w:color="ffffff" w:themeColor="accent5" w:themeTint="34" w:fill="d9e2f3" w:themeFill="accent5"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5" w:fill="4472c4" w:themeFill="accent5"/>
        <w:tcBorders>
          <w:top w:val="single" w:color="000000" w:themeColor="accent5" w:sz="4" w:space="0"/>
          <w:left w:val="single" w:color="000000" w:themeColor="accent5" w:sz="4" w:space="0"/>
          <w:bottom w:val="single" w:color="000000" w:themeColor="accent5" w:sz="4" w:space="0"/>
          <w:right w:val="single" w:color="000000" w:themeColor="accent5"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accent5"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35">
    <w:name w:val="Grid Table 4 - Accent 6"/>
    <w:basedOn w:val="887"/>
    <w:uiPriority w:val="59"/>
    <w:pPr>
      <w:pBdr/>
      <w:spacing w:after="0" w:line="240" w:lineRule="auto"/>
      <w:ind/>
    </w:pPr>
    <w:tblPr>
      <w:tblStyleRowBandSize w:val="1"/>
      <w:tblStyleColBandSize w:val="1"/>
      <w:tblInd w:w="0" w:type="dxa"/>
      <w:tblBorders>
        <w:top w:val="single" w:color="000000" w:themeColor="accent6" w:themeTint="90" w:sz="4" w:space="0"/>
        <w:left w:val="single" w:color="000000" w:themeColor="accent6" w:themeTint="90" w:sz="4" w:space="0"/>
        <w:bottom w:val="single" w:color="000000" w:themeColor="accent6" w:themeTint="90" w:sz="4" w:space="0"/>
        <w:right w:val="single" w:color="000000" w:themeColor="accent6" w:themeTint="90" w:sz="4" w:space="0"/>
        <w:insideH w:val="single" w:color="000000" w:themeColor="accent6" w:themeTint="90" w:sz="4" w:space="0"/>
        <w:insideV w:val="single" w:color="000000" w:themeColor="accent6" w:themeTint="90" w:sz="4" w:space="0"/>
      </w:tblBorders>
    </w:tblPr>
    <w:tcPr>
      <w:tcBorders/>
    </w:tcPr>
    <w:tblStylePr w:type="band1Horz">
      <w:rPr>
        <w:rFonts w:ascii="Arial" w:hAnsi="Arial"/>
        <w:color w:val="404040"/>
        <w:sz w:val="22"/>
      </w:rPr>
      <w:pPr>
        <w:pBdr/>
        <w:spacing/>
        <w:ind/>
      </w:pPr>
      <w:tblPr>
        <w:tblBorders/>
      </w:tblPr>
      <w:tcPr>
        <w:shd w:val="clear" w:color="ffffff" w:themeColor="accent6" w:themeTint="34" w:fill="e2efd9" w:themeFill="accent6" w:themeFillTint="34"/>
        <w:tcBorders/>
      </w:tcPr>
    </w:tblStylePr>
    <w:tblStylePr w:type="band1Vert">
      <w:rPr>
        <w:rFonts w:ascii="Arial" w:hAnsi="Arial"/>
        <w:color w:val="404040"/>
        <w:sz w:val="22"/>
      </w:rPr>
      <w:pPr>
        <w:pBdr/>
        <w:spacing/>
        <w:ind/>
      </w:pPr>
      <w:tblPr>
        <w:tblBorders/>
      </w:tblPr>
      <w:tcPr>
        <w:shd w:val="clear" w:color="ffffff" w:themeColor="accent6" w:themeTint="34" w:fill="e2efd9" w:themeFill="accent6"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6" w:fill="70ad47" w:themeFill="accent6"/>
        <w:tcBorders>
          <w:top w:val="single" w:color="000000" w:themeColor="accent6" w:sz="4" w:space="0"/>
          <w:left w:val="single" w:color="000000" w:themeColor="accent6" w:sz="4" w:space="0"/>
          <w:bottom w:val="single" w:color="000000" w:themeColor="accent6" w:sz="4" w:space="0"/>
          <w:right w:val="single" w:color="000000" w:themeColor="accent6"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accent6"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36">
    <w:name w:val="Grid Table 5 Dark"/>
    <w:basedOn w:val="887"/>
    <w:uiPriority w:val="99"/>
    <w:pPr>
      <w:pBdr/>
      <w:spacing w:after="0" w:line="240" w:lineRule="auto"/>
      <w:ind/>
    </w:pPr>
    <w:tblPr>
      <w:tblStyleRowBandSize w:val="1"/>
      <w:tblStyleColBandSize w:val="1"/>
      <w:tblInd w:w="0" w:type="dxa"/>
      <w:tblBorders>
        <w:top w:val="single" w:color="000000" w:themeColor="light1" w:sz="4" w:space="0"/>
        <w:left w:val="single" w:color="000000" w:themeColor="light1" w:sz="4" w:space="0"/>
        <w:bottom w:val="single" w:color="000000" w:themeColor="light1" w:sz="4" w:space="0"/>
        <w:right w:val="single" w:color="000000" w:themeColor="light1" w:sz="4" w:space="0"/>
        <w:insideH w:val="single" w:color="000000" w:themeColor="light1" w:sz="4" w:space="0"/>
        <w:insideV w:val="single" w:color="000000" w:themeColor="light1" w:sz="4" w:space="0"/>
      </w:tblBorders>
      <w:shd w:val="clear" w:color="ffffff" w:themeColor="text1" w:themeTint="40" w:fill="bfbfbf" w:themeFill="text1" w:themeFillTint="40"/>
    </w:tblPr>
    <w:tcPr>
      <w:tcBorders/>
    </w:tcPr>
    <w:tblStylePr w:type="band1Horz">
      <w:pPr>
        <w:pBdr/>
        <w:spacing/>
        <w:ind/>
      </w:pPr>
      <w:tblPr>
        <w:tblBorders/>
      </w:tblPr>
      <w:tcPr>
        <w:shd w:val="clear" w:color="ffffff" w:themeColor="text1" w:themeTint="75" w:fill="8a8a8a" w:themeFill="text1" w:themeFillTint="75"/>
        <w:tcBorders/>
      </w:tcPr>
    </w:tblStylePr>
    <w:tblStylePr w:type="band1Vert">
      <w:pPr>
        <w:pBdr/>
        <w:spacing/>
        <w:ind/>
      </w:pPr>
      <w:tblPr>
        <w:tblBorders/>
      </w:tblPr>
      <w:tcPr>
        <w:shd w:val="clear" w:color="ffffff" w:themeColor="text1" w:themeTint="75" w:fill="8a8a8a" w:themeFill="text1" w:themeFillTint="75"/>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ffffff"/>
        <w:sz w:val="22"/>
      </w:rPr>
      <w:pPr>
        <w:pBdr/>
        <w:spacing/>
        <w:ind/>
      </w:pPr>
      <w:tblPr>
        <w:tblBorders/>
      </w:tblPr>
      <w:tcPr>
        <w:shd w:val="clear" w:color="ffffff" w:themeColor="text1" w:fill="000000" w:themeFill="text1"/>
        <w:tcBorders/>
      </w:tcPr>
    </w:tblStylePr>
    <w:tblStylePr w:type="firstRow">
      <w:rPr>
        <w:rFonts w:ascii="Arial" w:hAnsi="Arial"/>
        <w:b/>
        <w:color w:val="ffffff"/>
        <w:sz w:val="22"/>
      </w:rPr>
      <w:pPr>
        <w:pBdr/>
        <w:spacing/>
        <w:ind/>
      </w:pPr>
      <w:tblPr>
        <w:tblBorders/>
      </w:tblPr>
      <w:tcPr>
        <w:shd w:val="clear" w:color="ffffff" w:themeColor="text1" w:fill="000000" w:themeFill="text1"/>
        <w:tcBorders/>
      </w:tcPr>
    </w:tblStylePr>
    <w:tblStylePr w:type="lastCol">
      <w:rPr>
        <w:rFonts w:ascii="Arial" w:hAnsi="Arial"/>
        <w:b/>
        <w:color w:val="ffffff"/>
        <w:sz w:val="22"/>
      </w:rPr>
      <w:pPr>
        <w:pBdr/>
        <w:spacing/>
        <w:ind/>
      </w:pPr>
      <w:tblPr>
        <w:tblBorders/>
      </w:tblPr>
      <w:tcPr>
        <w:shd w:val="clear" w:color="ffffff" w:themeColor="text1" w:fill="000000" w:themeFill="text1"/>
        <w:tcBorders/>
      </w:tcPr>
    </w:tblStylePr>
    <w:tblStylePr w:type="lastRow">
      <w:rPr>
        <w:rFonts w:ascii="Arial" w:hAnsi="Arial"/>
        <w:b/>
        <w:color w:val="ffffff"/>
        <w:sz w:val="22"/>
      </w:rPr>
      <w:pPr>
        <w:pBdr/>
        <w:spacing/>
        <w:ind/>
      </w:pPr>
      <w:tblPr>
        <w:tblBorders/>
      </w:tblPr>
      <w:tcPr>
        <w:shd w:val="clear" w:color="ffffff" w:themeColor="text1" w:fill="000000" w:themeFill="text1"/>
        <w:tcBorders>
          <w:top w:val="single" w:color="000000" w:themeColor="light1"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37">
    <w:name w:val="Grid Table 5 Dark- Accent 1"/>
    <w:basedOn w:val="887"/>
    <w:uiPriority w:val="99"/>
    <w:pPr>
      <w:pBdr/>
      <w:spacing w:after="0" w:line="240" w:lineRule="auto"/>
      <w:ind/>
    </w:pPr>
    <w:tblPr>
      <w:tblStyleRowBandSize w:val="1"/>
      <w:tblStyleColBandSize w:val="1"/>
      <w:tblInd w:w="0" w:type="dxa"/>
      <w:tblBorders>
        <w:top w:val="single" w:color="000000" w:themeColor="light1" w:sz="4" w:space="0"/>
        <w:left w:val="single" w:color="000000" w:themeColor="light1" w:sz="4" w:space="0"/>
        <w:bottom w:val="single" w:color="000000" w:themeColor="light1" w:sz="4" w:space="0"/>
        <w:right w:val="single" w:color="000000" w:themeColor="light1" w:sz="4" w:space="0"/>
        <w:insideH w:val="single" w:color="000000" w:themeColor="light1" w:sz="4" w:space="0"/>
        <w:insideV w:val="single" w:color="000000" w:themeColor="light1" w:sz="4" w:space="0"/>
      </w:tblBorders>
      <w:shd w:val="clear" w:color="ffffff" w:themeColor="accent1" w:themeTint="34" w:fill="deebf6" w:themeFill="accent1" w:themeFillTint="34"/>
    </w:tblPr>
    <w:tcPr>
      <w:tcBorders/>
    </w:tcPr>
    <w:tblStylePr w:type="band1Horz">
      <w:pPr>
        <w:pBdr/>
        <w:spacing/>
        <w:ind/>
      </w:pPr>
      <w:tblPr>
        <w:tblBorders/>
      </w:tblPr>
      <w:tcPr>
        <w:shd w:val="clear" w:color="ffffff" w:themeColor="accent1" w:themeTint="75" w:fill="b4d1ec" w:themeFill="accent1" w:themeFillTint="75"/>
        <w:tcBorders/>
      </w:tcPr>
    </w:tblStylePr>
    <w:tblStylePr w:type="band1Vert">
      <w:pPr>
        <w:pBdr/>
        <w:spacing/>
        <w:ind/>
      </w:pPr>
      <w:tblPr>
        <w:tblBorders/>
      </w:tblPr>
      <w:tcPr>
        <w:shd w:val="clear" w:color="ffffff" w:themeColor="accent1" w:themeTint="75" w:fill="b4d1ec" w:themeFill="accent1" w:themeFillTint="75"/>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ffffff"/>
        <w:sz w:val="22"/>
      </w:rPr>
      <w:pPr>
        <w:pBdr/>
        <w:spacing/>
        <w:ind/>
      </w:pPr>
      <w:tblPr>
        <w:tblBorders/>
      </w:tblPr>
      <w:tcPr>
        <w:shd w:val="clear" w:color="ffffff" w:themeColor="accent1" w:fill="5b9bd5" w:themeFill="accent1"/>
        <w:tcBorders/>
      </w:tcPr>
    </w:tblStylePr>
    <w:tblStylePr w:type="firstRow">
      <w:rPr>
        <w:rFonts w:ascii="Arial" w:hAnsi="Arial"/>
        <w:b/>
        <w:color w:val="ffffff"/>
        <w:sz w:val="22"/>
      </w:rPr>
      <w:pPr>
        <w:pBdr/>
        <w:spacing/>
        <w:ind/>
      </w:pPr>
      <w:tblPr>
        <w:tblBorders/>
      </w:tblPr>
      <w:tcPr>
        <w:shd w:val="clear" w:color="ffffff" w:themeColor="accent1" w:fill="5b9bd5" w:themeFill="accent1"/>
        <w:tcBorders/>
      </w:tcPr>
    </w:tblStylePr>
    <w:tblStylePr w:type="lastCol">
      <w:rPr>
        <w:rFonts w:ascii="Arial" w:hAnsi="Arial"/>
        <w:b/>
        <w:color w:val="ffffff"/>
        <w:sz w:val="22"/>
      </w:rPr>
      <w:pPr>
        <w:pBdr/>
        <w:spacing/>
        <w:ind/>
      </w:pPr>
      <w:tblPr>
        <w:tblBorders/>
      </w:tblPr>
      <w:tcPr>
        <w:shd w:val="clear" w:color="ffffff" w:themeColor="accent1" w:fill="5b9bd5" w:themeFill="accent1"/>
        <w:tcBorders/>
      </w:tcPr>
    </w:tblStylePr>
    <w:tblStylePr w:type="lastRow">
      <w:rPr>
        <w:rFonts w:ascii="Arial" w:hAnsi="Arial"/>
        <w:b/>
        <w:color w:val="ffffff"/>
        <w:sz w:val="22"/>
      </w:rPr>
      <w:pPr>
        <w:pBdr/>
        <w:spacing/>
        <w:ind/>
      </w:pPr>
      <w:tblPr>
        <w:tblBorders/>
      </w:tblPr>
      <w:tcPr>
        <w:shd w:val="clear" w:color="ffffff" w:themeColor="accent1" w:fill="5b9bd5" w:themeFill="accent1"/>
        <w:tcBorders>
          <w:top w:val="single" w:color="000000" w:themeColor="light1"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38">
    <w:name w:val="Grid Table 5 Dark - Accent 2"/>
    <w:basedOn w:val="887"/>
    <w:uiPriority w:val="99"/>
    <w:pPr>
      <w:pBdr/>
      <w:spacing w:after="0" w:line="240" w:lineRule="auto"/>
      <w:ind/>
    </w:pPr>
    <w:tblPr>
      <w:tblStyleRowBandSize w:val="1"/>
      <w:tblStyleColBandSize w:val="1"/>
      <w:tblInd w:w="0" w:type="dxa"/>
      <w:tblBorders>
        <w:top w:val="single" w:color="000000" w:themeColor="light1" w:sz="4" w:space="0"/>
        <w:left w:val="single" w:color="000000" w:themeColor="light1" w:sz="4" w:space="0"/>
        <w:bottom w:val="single" w:color="000000" w:themeColor="light1" w:sz="4" w:space="0"/>
        <w:right w:val="single" w:color="000000" w:themeColor="light1" w:sz="4" w:space="0"/>
        <w:insideH w:val="single" w:color="000000" w:themeColor="light1" w:sz="4" w:space="0"/>
        <w:insideV w:val="single" w:color="000000" w:themeColor="light1" w:sz="4" w:space="0"/>
      </w:tblBorders>
      <w:shd w:val="clear" w:color="ffffff" w:themeColor="accent2" w:themeTint="32" w:fill="fbe6d7" w:themeFill="accent2" w:themeFillTint="32"/>
    </w:tblPr>
    <w:tcPr>
      <w:tcBorders/>
    </w:tcPr>
    <w:tblStylePr w:type="band1Horz">
      <w:pPr>
        <w:pBdr/>
        <w:spacing/>
        <w:ind/>
      </w:pPr>
      <w:tblPr>
        <w:tblBorders/>
      </w:tblPr>
      <w:tcPr>
        <w:shd w:val="clear" w:color="ffffff" w:themeColor="accent2" w:themeTint="75" w:fill="f7c3a0" w:themeFill="accent2" w:themeFillTint="75"/>
        <w:tcBorders/>
      </w:tcPr>
    </w:tblStylePr>
    <w:tblStylePr w:type="band1Vert">
      <w:pPr>
        <w:pBdr/>
        <w:spacing/>
        <w:ind/>
      </w:pPr>
      <w:tblPr>
        <w:tblBorders/>
      </w:tblPr>
      <w:tcPr>
        <w:shd w:val="clear" w:color="ffffff" w:themeColor="accent2" w:themeTint="75" w:fill="f7c3a0" w:themeFill="accent2" w:themeFillTint="75"/>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ffffff"/>
        <w:sz w:val="22"/>
      </w:rPr>
      <w:pPr>
        <w:pBdr/>
        <w:spacing/>
        <w:ind/>
      </w:pPr>
      <w:tblPr>
        <w:tblBorders/>
      </w:tblPr>
      <w:tcPr>
        <w:shd w:val="clear" w:color="ffffff" w:themeColor="accent2" w:fill="ed7d31" w:themeFill="accent2"/>
        <w:tcBorders/>
      </w:tcPr>
    </w:tblStylePr>
    <w:tblStylePr w:type="firstRow">
      <w:rPr>
        <w:rFonts w:ascii="Arial" w:hAnsi="Arial"/>
        <w:b/>
        <w:color w:val="ffffff"/>
        <w:sz w:val="22"/>
      </w:rPr>
      <w:pPr>
        <w:pBdr/>
        <w:spacing/>
        <w:ind/>
      </w:pPr>
      <w:tblPr>
        <w:tblBorders/>
      </w:tblPr>
      <w:tcPr>
        <w:shd w:val="clear" w:color="ffffff" w:themeColor="accent2" w:fill="ed7d31" w:themeFill="accent2"/>
        <w:tcBorders/>
      </w:tcPr>
    </w:tblStylePr>
    <w:tblStylePr w:type="lastCol">
      <w:rPr>
        <w:rFonts w:ascii="Arial" w:hAnsi="Arial"/>
        <w:b/>
        <w:color w:val="ffffff"/>
        <w:sz w:val="22"/>
      </w:rPr>
      <w:pPr>
        <w:pBdr/>
        <w:spacing/>
        <w:ind/>
      </w:pPr>
      <w:tblPr>
        <w:tblBorders/>
      </w:tblPr>
      <w:tcPr>
        <w:shd w:val="clear" w:color="ffffff" w:themeColor="accent2" w:fill="ed7d31" w:themeFill="accent2"/>
        <w:tcBorders/>
      </w:tcPr>
    </w:tblStylePr>
    <w:tblStylePr w:type="lastRow">
      <w:rPr>
        <w:rFonts w:ascii="Arial" w:hAnsi="Arial"/>
        <w:b/>
        <w:color w:val="ffffff"/>
        <w:sz w:val="22"/>
      </w:rPr>
      <w:pPr>
        <w:pBdr/>
        <w:spacing/>
        <w:ind/>
      </w:pPr>
      <w:tblPr>
        <w:tblBorders/>
      </w:tblPr>
      <w:tcPr>
        <w:shd w:val="clear" w:color="ffffff" w:themeColor="accent2" w:fill="ed7d31" w:themeFill="accent2"/>
        <w:tcBorders>
          <w:top w:val="single" w:color="000000" w:themeColor="light1"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39">
    <w:name w:val="Grid Table 5 Dark - Accent 3"/>
    <w:basedOn w:val="887"/>
    <w:uiPriority w:val="99"/>
    <w:pPr>
      <w:pBdr/>
      <w:spacing w:after="0" w:line="240" w:lineRule="auto"/>
      <w:ind/>
    </w:pPr>
    <w:tblPr>
      <w:tblStyleRowBandSize w:val="1"/>
      <w:tblStyleColBandSize w:val="1"/>
      <w:tblInd w:w="0" w:type="dxa"/>
      <w:tblBorders>
        <w:top w:val="single" w:color="000000" w:themeColor="light1" w:sz="4" w:space="0"/>
        <w:left w:val="single" w:color="000000" w:themeColor="light1" w:sz="4" w:space="0"/>
        <w:bottom w:val="single" w:color="000000" w:themeColor="light1" w:sz="4" w:space="0"/>
        <w:right w:val="single" w:color="000000" w:themeColor="light1" w:sz="4" w:space="0"/>
        <w:insideH w:val="single" w:color="000000" w:themeColor="light1" w:sz="4" w:space="0"/>
        <w:insideV w:val="single" w:color="000000" w:themeColor="light1" w:sz="4" w:space="0"/>
      </w:tblBorders>
      <w:shd w:val="clear" w:color="ffffff" w:themeColor="accent3" w:themeTint="34" w:fill="ededed" w:themeFill="accent3" w:themeFillTint="34"/>
    </w:tblPr>
    <w:tcPr>
      <w:tcBorders/>
    </w:tcPr>
    <w:tblStylePr w:type="band1Horz">
      <w:pPr>
        <w:pBdr/>
        <w:spacing/>
        <w:ind/>
      </w:pPr>
      <w:tblPr>
        <w:tblBorders/>
      </w:tblPr>
      <w:tcPr>
        <w:shd w:val="clear" w:color="ffffff" w:themeColor="accent3" w:themeTint="75" w:fill="d6d6d6" w:themeFill="accent3" w:themeFillTint="75"/>
        <w:tcBorders/>
      </w:tcPr>
    </w:tblStylePr>
    <w:tblStylePr w:type="band1Vert">
      <w:pPr>
        <w:pBdr/>
        <w:spacing/>
        <w:ind/>
      </w:pPr>
      <w:tblPr>
        <w:tblBorders/>
      </w:tblPr>
      <w:tcPr>
        <w:shd w:val="clear" w:color="ffffff" w:themeColor="accent3" w:themeTint="75" w:fill="d6d6d6" w:themeFill="accent3" w:themeFillTint="75"/>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ffffff"/>
        <w:sz w:val="22"/>
      </w:rPr>
      <w:pPr>
        <w:pBdr/>
        <w:spacing/>
        <w:ind/>
      </w:pPr>
      <w:tblPr>
        <w:tblBorders/>
      </w:tblPr>
      <w:tcPr>
        <w:shd w:val="clear" w:color="ffffff" w:themeColor="accent3" w:fill="a5a5a5" w:themeFill="accent3"/>
        <w:tcBorders/>
      </w:tcPr>
    </w:tblStylePr>
    <w:tblStylePr w:type="firstRow">
      <w:rPr>
        <w:rFonts w:ascii="Arial" w:hAnsi="Arial"/>
        <w:b/>
        <w:color w:val="ffffff"/>
        <w:sz w:val="22"/>
      </w:rPr>
      <w:pPr>
        <w:pBdr/>
        <w:spacing/>
        <w:ind/>
      </w:pPr>
      <w:tblPr>
        <w:tblBorders/>
      </w:tblPr>
      <w:tcPr>
        <w:shd w:val="clear" w:color="ffffff" w:themeColor="accent3" w:fill="a5a5a5" w:themeFill="accent3"/>
        <w:tcBorders/>
      </w:tcPr>
    </w:tblStylePr>
    <w:tblStylePr w:type="lastCol">
      <w:rPr>
        <w:rFonts w:ascii="Arial" w:hAnsi="Arial"/>
        <w:b/>
        <w:color w:val="ffffff"/>
        <w:sz w:val="22"/>
      </w:rPr>
      <w:pPr>
        <w:pBdr/>
        <w:spacing/>
        <w:ind/>
      </w:pPr>
      <w:tblPr>
        <w:tblBorders/>
      </w:tblPr>
      <w:tcPr>
        <w:shd w:val="clear" w:color="ffffff" w:themeColor="accent3" w:fill="a5a5a5" w:themeFill="accent3"/>
        <w:tcBorders/>
      </w:tcPr>
    </w:tblStylePr>
    <w:tblStylePr w:type="lastRow">
      <w:rPr>
        <w:rFonts w:ascii="Arial" w:hAnsi="Arial"/>
        <w:b/>
        <w:color w:val="ffffff"/>
        <w:sz w:val="22"/>
      </w:rPr>
      <w:pPr>
        <w:pBdr/>
        <w:spacing/>
        <w:ind/>
      </w:pPr>
      <w:tblPr>
        <w:tblBorders/>
      </w:tblPr>
      <w:tcPr>
        <w:shd w:val="clear" w:color="ffffff" w:themeColor="accent3" w:fill="a5a5a5" w:themeFill="accent3"/>
        <w:tcBorders>
          <w:top w:val="single" w:color="000000" w:themeColor="light1"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40">
    <w:name w:val="Grid Table 5 Dark- Accent 4"/>
    <w:basedOn w:val="887"/>
    <w:uiPriority w:val="99"/>
    <w:pPr>
      <w:pBdr/>
      <w:spacing w:after="0" w:line="240" w:lineRule="auto"/>
      <w:ind/>
    </w:pPr>
    <w:tblPr>
      <w:tblStyleRowBandSize w:val="1"/>
      <w:tblStyleColBandSize w:val="1"/>
      <w:tblInd w:w="0" w:type="dxa"/>
      <w:tblBorders>
        <w:top w:val="single" w:color="000000" w:themeColor="light1" w:sz="4" w:space="0"/>
        <w:left w:val="single" w:color="000000" w:themeColor="light1" w:sz="4" w:space="0"/>
        <w:bottom w:val="single" w:color="000000" w:themeColor="light1" w:sz="4" w:space="0"/>
        <w:right w:val="single" w:color="000000" w:themeColor="light1" w:sz="4" w:space="0"/>
        <w:insideH w:val="single" w:color="000000" w:themeColor="light1" w:sz="4" w:space="0"/>
        <w:insideV w:val="single" w:color="000000" w:themeColor="light1" w:sz="4" w:space="0"/>
      </w:tblBorders>
      <w:shd w:val="clear" w:color="ffffff" w:themeColor="accent4" w:themeTint="34" w:fill="fff2cb" w:themeFill="accent4" w:themeFillTint="34"/>
    </w:tblPr>
    <w:tcPr>
      <w:tcBorders/>
    </w:tcPr>
    <w:tblStylePr w:type="band1Horz">
      <w:pPr>
        <w:pBdr/>
        <w:spacing/>
        <w:ind/>
      </w:pPr>
      <w:tblPr>
        <w:tblBorders/>
      </w:tblPr>
      <w:tcPr>
        <w:shd w:val="clear" w:color="ffffff" w:themeColor="accent4" w:themeTint="75" w:fill="ffe28a" w:themeFill="accent4" w:themeFillTint="75"/>
        <w:tcBorders/>
      </w:tcPr>
    </w:tblStylePr>
    <w:tblStylePr w:type="band1Vert">
      <w:pPr>
        <w:pBdr/>
        <w:spacing/>
        <w:ind/>
      </w:pPr>
      <w:tblPr>
        <w:tblBorders/>
      </w:tblPr>
      <w:tcPr>
        <w:shd w:val="clear" w:color="ffffff" w:themeColor="accent4" w:themeTint="75" w:fill="ffe28a" w:themeFill="accent4" w:themeFillTint="75"/>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ffffff"/>
        <w:sz w:val="22"/>
      </w:rPr>
      <w:pPr>
        <w:pBdr/>
        <w:spacing/>
        <w:ind/>
      </w:pPr>
      <w:tblPr>
        <w:tblBorders/>
      </w:tblPr>
      <w:tcPr>
        <w:shd w:val="clear" w:color="ffffff" w:themeColor="accent4" w:fill="ffc000" w:themeFill="accent4"/>
        <w:tcBorders/>
      </w:tcPr>
    </w:tblStylePr>
    <w:tblStylePr w:type="firstRow">
      <w:rPr>
        <w:rFonts w:ascii="Arial" w:hAnsi="Arial"/>
        <w:b/>
        <w:color w:val="ffffff"/>
        <w:sz w:val="22"/>
      </w:rPr>
      <w:pPr>
        <w:pBdr/>
        <w:spacing/>
        <w:ind/>
      </w:pPr>
      <w:tblPr>
        <w:tblBorders/>
      </w:tblPr>
      <w:tcPr>
        <w:shd w:val="clear" w:color="ffffff" w:themeColor="accent4" w:fill="ffc000" w:themeFill="accent4"/>
        <w:tcBorders/>
      </w:tcPr>
    </w:tblStylePr>
    <w:tblStylePr w:type="lastCol">
      <w:rPr>
        <w:rFonts w:ascii="Arial" w:hAnsi="Arial"/>
        <w:b/>
        <w:color w:val="ffffff"/>
        <w:sz w:val="22"/>
      </w:rPr>
      <w:pPr>
        <w:pBdr/>
        <w:spacing/>
        <w:ind/>
      </w:pPr>
      <w:tblPr>
        <w:tblBorders/>
      </w:tblPr>
      <w:tcPr>
        <w:shd w:val="clear" w:color="ffffff" w:themeColor="accent4" w:fill="ffc000" w:themeFill="accent4"/>
        <w:tcBorders/>
      </w:tcPr>
    </w:tblStylePr>
    <w:tblStylePr w:type="lastRow">
      <w:rPr>
        <w:rFonts w:ascii="Arial" w:hAnsi="Arial"/>
        <w:b/>
        <w:color w:val="ffffff"/>
        <w:sz w:val="22"/>
      </w:rPr>
      <w:pPr>
        <w:pBdr/>
        <w:spacing/>
        <w:ind/>
      </w:pPr>
      <w:tblPr>
        <w:tblBorders/>
      </w:tblPr>
      <w:tcPr>
        <w:shd w:val="clear" w:color="ffffff" w:themeColor="accent4" w:fill="ffc000" w:themeFill="accent4"/>
        <w:tcBorders>
          <w:top w:val="single" w:color="000000" w:themeColor="light1"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41">
    <w:name w:val="Grid Table 5 Dark - Accent 5"/>
    <w:basedOn w:val="887"/>
    <w:uiPriority w:val="99"/>
    <w:pPr>
      <w:pBdr/>
      <w:spacing w:after="0" w:line="240" w:lineRule="auto"/>
      <w:ind/>
    </w:pPr>
    <w:tblPr>
      <w:tblStyleRowBandSize w:val="1"/>
      <w:tblStyleColBandSize w:val="1"/>
      <w:tblInd w:w="0" w:type="dxa"/>
      <w:tblBorders>
        <w:top w:val="single" w:color="000000" w:themeColor="light1" w:sz="4" w:space="0"/>
        <w:left w:val="single" w:color="000000" w:themeColor="light1" w:sz="4" w:space="0"/>
        <w:bottom w:val="single" w:color="000000" w:themeColor="light1" w:sz="4" w:space="0"/>
        <w:right w:val="single" w:color="000000" w:themeColor="light1" w:sz="4" w:space="0"/>
        <w:insideH w:val="single" w:color="000000" w:themeColor="light1" w:sz="4" w:space="0"/>
        <w:insideV w:val="single" w:color="000000" w:themeColor="light1" w:sz="4" w:space="0"/>
      </w:tblBorders>
      <w:shd w:val="clear" w:color="ffffff" w:themeColor="accent5" w:themeTint="34" w:fill="d9e2f3" w:themeFill="accent5" w:themeFillTint="34"/>
    </w:tblPr>
    <w:tcPr>
      <w:tcBorders/>
    </w:tcPr>
    <w:tblStylePr w:type="band1Horz">
      <w:pPr>
        <w:pBdr/>
        <w:spacing/>
        <w:ind/>
      </w:pPr>
      <w:tblPr>
        <w:tblBorders/>
      </w:tblPr>
      <w:tcPr>
        <w:shd w:val="clear" w:color="ffffff" w:themeColor="accent5" w:themeTint="75" w:fill="a9bee4" w:themeFill="accent5" w:themeFillTint="75"/>
        <w:tcBorders/>
      </w:tcPr>
    </w:tblStylePr>
    <w:tblStylePr w:type="band1Vert">
      <w:pPr>
        <w:pBdr/>
        <w:spacing/>
        <w:ind/>
      </w:pPr>
      <w:tblPr>
        <w:tblBorders/>
      </w:tblPr>
      <w:tcPr>
        <w:shd w:val="clear" w:color="ffffff" w:themeColor="accent5" w:themeTint="75" w:fill="a9bee4" w:themeFill="accent5" w:themeFillTint="75"/>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ffffff"/>
        <w:sz w:val="22"/>
      </w:rPr>
      <w:pPr>
        <w:pBdr/>
        <w:spacing/>
        <w:ind/>
      </w:pPr>
      <w:tblPr>
        <w:tblBorders/>
      </w:tblPr>
      <w:tcPr>
        <w:shd w:val="clear" w:color="ffffff" w:themeColor="accent5" w:fill="4472c4" w:themeFill="accent5"/>
        <w:tcBorders/>
      </w:tcPr>
    </w:tblStylePr>
    <w:tblStylePr w:type="firstRow">
      <w:rPr>
        <w:rFonts w:ascii="Arial" w:hAnsi="Arial"/>
        <w:b/>
        <w:color w:val="ffffff"/>
        <w:sz w:val="22"/>
      </w:rPr>
      <w:pPr>
        <w:pBdr/>
        <w:spacing/>
        <w:ind/>
      </w:pPr>
      <w:tblPr>
        <w:tblBorders/>
      </w:tblPr>
      <w:tcPr>
        <w:shd w:val="clear" w:color="ffffff" w:themeColor="accent5" w:fill="4472c4" w:themeFill="accent5"/>
        <w:tcBorders/>
      </w:tcPr>
    </w:tblStylePr>
    <w:tblStylePr w:type="lastCol">
      <w:rPr>
        <w:rFonts w:ascii="Arial" w:hAnsi="Arial"/>
        <w:b/>
        <w:color w:val="ffffff"/>
        <w:sz w:val="22"/>
      </w:rPr>
      <w:pPr>
        <w:pBdr/>
        <w:spacing/>
        <w:ind/>
      </w:pPr>
      <w:tblPr>
        <w:tblBorders/>
      </w:tblPr>
      <w:tcPr>
        <w:shd w:val="clear" w:color="ffffff" w:themeColor="accent5" w:fill="4472c4" w:themeFill="accent5"/>
        <w:tcBorders/>
      </w:tcPr>
    </w:tblStylePr>
    <w:tblStylePr w:type="lastRow">
      <w:rPr>
        <w:rFonts w:ascii="Arial" w:hAnsi="Arial"/>
        <w:b/>
        <w:color w:val="ffffff"/>
        <w:sz w:val="22"/>
      </w:rPr>
      <w:pPr>
        <w:pBdr/>
        <w:spacing/>
        <w:ind/>
      </w:pPr>
      <w:tblPr>
        <w:tblBorders/>
      </w:tblPr>
      <w:tcPr>
        <w:shd w:val="clear" w:color="ffffff" w:themeColor="accent5" w:fill="4472c4" w:themeFill="accent5"/>
        <w:tcBorders>
          <w:top w:val="single" w:color="000000" w:themeColor="light1"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42">
    <w:name w:val="Grid Table 5 Dark - Accent 6"/>
    <w:basedOn w:val="887"/>
    <w:uiPriority w:val="99"/>
    <w:pPr>
      <w:pBdr/>
      <w:spacing w:after="0" w:line="240" w:lineRule="auto"/>
      <w:ind/>
    </w:pPr>
    <w:tblPr>
      <w:tblStyleRowBandSize w:val="1"/>
      <w:tblStyleColBandSize w:val="1"/>
      <w:tblInd w:w="0" w:type="dxa"/>
      <w:tblBorders>
        <w:top w:val="single" w:color="000000" w:themeColor="light1" w:sz="4" w:space="0"/>
        <w:left w:val="single" w:color="000000" w:themeColor="light1" w:sz="4" w:space="0"/>
        <w:bottom w:val="single" w:color="000000" w:themeColor="light1" w:sz="4" w:space="0"/>
        <w:right w:val="single" w:color="000000" w:themeColor="light1" w:sz="4" w:space="0"/>
        <w:insideH w:val="single" w:color="000000" w:themeColor="light1" w:sz="4" w:space="0"/>
        <w:insideV w:val="single" w:color="000000" w:themeColor="light1" w:sz="4" w:space="0"/>
      </w:tblBorders>
      <w:shd w:val="clear" w:color="ffffff" w:themeColor="accent6" w:themeTint="34" w:fill="e2efd9" w:themeFill="accent6" w:themeFillTint="34"/>
    </w:tblPr>
    <w:tcPr>
      <w:tcBorders/>
    </w:tcPr>
    <w:tblStylePr w:type="band1Horz">
      <w:pPr>
        <w:pBdr/>
        <w:spacing/>
        <w:ind/>
      </w:pPr>
      <w:tblPr>
        <w:tblBorders/>
      </w:tblPr>
      <w:tcPr>
        <w:shd w:val="clear" w:color="ffffff" w:themeColor="accent6" w:themeTint="75" w:fill="bddba8" w:themeFill="accent6" w:themeFillTint="75"/>
        <w:tcBorders/>
      </w:tcPr>
    </w:tblStylePr>
    <w:tblStylePr w:type="band1Vert">
      <w:pPr>
        <w:pBdr/>
        <w:spacing/>
        <w:ind/>
      </w:pPr>
      <w:tblPr>
        <w:tblBorders/>
      </w:tblPr>
      <w:tcPr>
        <w:shd w:val="clear" w:color="ffffff" w:themeColor="accent6" w:themeTint="75" w:fill="bddba8" w:themeFill="accent6" w:themeFillTint="75"/>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ffffff"/>
        <w:sz w:val="22"/>
      </w:rPr>
      <w:pPr>
        <w:pBdr/>
        <w:spacing/>
        <w:ind/>
      </w:pPr>
      <w:tblPr>
        <w:tblBorders/>
      </w:tblPr>
      <w:tcPr>
        <w:shd w:val="clear" w:color="ffffff" w:themeColor="accent6" w:fill="70ad47" w:themeFill="accent6"/>
        <w:tcBorders/>
      </w:tcPr>
    </w:tblStylePr>
    <w:tblStylePr w:type="firstRow">
      <w:rPr>
        <w:rFonts w:ascii="Arial" w:hAnsi="Arial"/>
        <w:b/>
        <w:color w:val="ffffff"/>
        <w:sz w:val="22"/>
      </w:rPr>
      <w:pPr>
        <w:pBdr/>
        <w:spacing/>
        <w:ind/>
      </w:pPr>
      <w:tblPr>
        <w:tblBorders/>
      </w:tblPr>
      <w:tcPr>
        <w:shd w:val="clear" w:color="ffffff" w:themeColor="accent6" w:fill="70ad47" w:themeFill="accent6"/>
        <w:tcBorders/>
      </w:tcPr>
    </w:tblStylePr>
    <w:tblStylePr w:type="lastCol">
      <w:rPr>
        <w:rFonts w:ascii="Arial" w:hAnsi="Arial"/>
        <w:b/>
        <w:color w:val="ffffff"/>
        <w:sz w:val="22"/>
      </w:rPr>
      <w:pPr>
        <w:pBdr/>
        <w:spacing/>
        <w:ind/>
      </w:pPr>
      <w:tblPr>
        <w:tblBorders/>
      </w:tblPr>
      <w:tcPr>
        <w:shd w:val="clear" w:color="ffffff" w:themeColor="accent6" w:fill="70ad47" w:themeFill="accent6"/>
        <w:tcBorders/>
      </w:tcPr>
    </w:tblStylePr>
    <w:tblStylePr w:type="lastRow">
      <w:rPr>
        <w:rFonts w:ascii="Arial" w:hAnsi="Arial"/>
        <w:b/>
        <w:color w:val="ffffff"/>
        <w:sz w:val="22"/>
      </w:rPr>
      <w:pPr>
        <w:pBdr/>
        <w:spacing/>
        <w:ind/>
      </w:pPr>
      <w:tblPr>
        <w:tblBorders/>
      </w:tblPr>
      <w:tcPr>
        <w:shd w:val="clear" w:color="ffffff" w:themeColor="accent6" w:fill="70ad47" w:themeFill="accent6"/>
        <w:tcBorders>
          <w:top w:val="single" w:color="000000" w:themeColor="light1"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43">
    <w:name w:val="Grid Table 6 Colorful"/>
    <w:basedOn w:val="887"/>
    <w:uiPriority w:val="99"/>
    <w:pPr>
      <w:pBdr/>
      <w:spacing w:after="0" w:line="240" w:lineRule="auto"/>
      <w:ind/>
    </w:pPr>
    <w:tblPr>
      <w:tblStyleRowBandSize w:val="1"/>
      <w:tblStyleColBandSize w:val="1"/>
      <w:tblInd w:w="0" w:type="dxa"/>
      <w:tblBorders>
        <w:top w:val="single" w:color="000000" w:themeColor="text1" w:themeTint="80" w:sz="4" w:space="0"/>
        <w:left w:val="single" w:color="000000" w:themeColor="text1" w:themeTint="80" w:sz="4" w:space="0"/>
        <w:bottom w:val="single" w:color="000000" w:themeColor="text1" w:themeTint="80" w:sz="4" w:space="0"/>
        <w:right w:val="single" w:color="000000" w:themeColor="text1" w:themeTint="80" w:sz="4" w:space="0"/>
        <w:insideH w:val="single" w:color="000000" w:themeColor="text1" w:themeTint="80" w:sz="4" w:space="0"/>
        <w:insideV w:val="single" w:color="000000" w:themeColor="text1" w:themeTint="80" w:sz="4" w:space="0"/>
      </w:tblBorders>
    </w:tblPr>
    <w:tcPr>
      <w:tcBorders/>
    </w:tcPr>
    <w:tblStylePr w:type="band1Horz">
      <w:rPr>
        <w:rFonts w:ascii="Arial" w:hAnsi="Arial"/>
        <w:color w:val="404040" w:themeColor="text1" w:themeTint="80" w:themeShade="95"/>
        <w:sz w:val="22"/>
      </w:rPr>
      <w:pPr>
        <w:pBdr/>
        <w:spacing/>
        <w:ind/>
      </w:pPr>
      <w:tblPr>
        <w:tblBorders/>
      </w:tblPr>
      <w:tcPr>
        <w:shd w:val="clear" w:color="ffffff" w:themeColor="text1" w:themeTint="34" w:fill="cbcbcb" w:themeFill="text1" w:themeFillTint="34"/>
        <w:tcBorders/>
      </w:tcPr>
    </w:tblStylePr>
    <w:tblStylePr w:type="band1Vert">
      <w:pPr>
        <w:pBdr/>
        <w:spacing/>
        <w:ind/>
      </w:pPr>
      <w:tblPr>
        <w:tblBorders/>
      </w:tblPr>
      <w:tcPr>
        <w:shd w:val="clear" w:color="ffffff" w:themeColor="text1" w:themeTint="34" w:fill="cbcbcb" w:themeFill="text1" w:themeFillTint="34"/>
        <w:tcBorders/>
      </w:tcPr>
    </w:tblStylePr>
    <w:tblStylePr w:type="band2Horz">
      <w:rPr>
        <w:rFonts w:ascii="Arial" w:hAnsi="Arial"/>
        <w:color w:val="404040" w:themeColor="text1" w:themeTint="80"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4a4a4a" w:themeColor="text1" w:themeTint="80" w:themeShade="95"/>
      </w:rPr>
      <w:pPr>
        <w:pBdr/>
        <w:spacing/>
        <w:ind/>
      </w:pPr>
      <w:tblPr>
        <w:tblBorders/>
      </w:tblPr>
      <w:tcPr>
        <w:tcBorders/>
      </w:tcPr>
    </w:tblStylePr>
    <w:tblStylePr w:type="firstRow">
      <w:rPr>
        <w:b/>
        <w:color w:val="4a4a4a" w:themeColor="text1" w:themeTint="80" w:themeShade="95"/>
      </w:rPr>
      <w:pPr>
        <w:pBdr/>
        <w:spacing/>
        <w:ind/>
      </w:pPr>
      <w:tblPr>
        <w:tblBorders/>
      </w:tblPr>
      <w:tcPr>
        <w:tcBorders>
          <w:bottom w:val="single" w:color="000000" w:themeColor="text1" w:themeTint="80" w:sz="12" w:space="0"/>
        </w:tcBorders>
      </w:tcPr>
    </w:tblStylePr>
    <w:tblStylePr w:type="lastCol">
      <w:rPr>
        <w:b/>
        <w:color w:val="4a4a4a" w:themeColor="text1" w:themeTint="80" w:themeShade="95"/>
      </w:rPr>
      <w:pPr>
        <w:pBdr/>
        <w:spacing/>
        <w:ind/>
      </w:pPr>
      <w:tblPr>
        <w:tblBorders/>
      </w:tblPr>
      <w:tcPr>
        <w:tcBorders/>
      </w:tcPr>
    </w:tblStylePr>
    <w:tblStylePr w:type="lastRow">
      <w:rPr>
        <w:b/>
        <w:color w:val="4a4a4a" w:themeColor="text1" w:themeTint="80" w:themeShade="95"/>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404040" w:themeColor="text1" w:themeTint="80" w:themeShade="95"/>
        <w:sz w:val="22"/>
      </w:rPr>
      <w:pPr>
        <w:pBdr/>
        <w:spacing/>
        <w:ind/>
      </w:pPr>
      <w:tblPr>
        <w:tblBorders/>
      </w:tblPr>
      <w:tcPr>
        <w:tcBorders/>
      </w:tcPr>
    </w:tblStylePr>
  </w:style>
  <w:style w:type="table" w:styleId="744">
    <w:name w:val="Grid Table 6 Colorful - Accent 1"/>
    <w:basedOn w:val="887"/>
    <w:uiPriority w:val="99"/>
    <w:pPr>
      <w:pBdr/>
      <w:spacing w:after="0" w:line="240" w:lineRule="auto"/>
      <w:ind/>
    </w:pPr>
    <w:tblPr>
      <w:tblStyleRowBandSize w:val="1"/>
      <w:tblStyleColBandSize w:val="1"/>
      <w:tblInd w:w="0" w:type="dxa"/>
      <w:tblBorders>
        <w:top w:val="single" w:color="000000" w:themeColor="accent1" w:themeTint="80" w:sz="4" w:space="0"/>
        <w:left w:val="single" w:color="000000" w:themeColor="accent1" w:themeTint="80" w:sz="4" w:space="0"/>
        <w:bottom w:val="single" w:color="000000" w:themeColor="accent1" w:themeTint="80" w:sz="4" w:space="0"/>
        <w:right w:val="single" w:color="000000" w:themeColor="accent1" w:themeTint="80" w:sz="4" w:space="0"/>
        <w:insideH w:val="single" w:color="000000" w:themeColor="accent1" w:themeTint="80" w:sz="4" w:space="0"/>
        <w:insideV w:val="single" w:color="000000" w:themeColor="accent1" w:themeTint="80" w:sz="4" w:space="0"/>
      </w:tblBorders>
    </w:tblPr>
    <w:tcPr>
      <w:tcBorders/>
    </w:tcPr>
    <w:tblStylePr w:type="band1Horz">
      <w:rPr>
        <w:rFonts w:ascii="Arial" w:hAnsi="Arial"/>
        <w:color w:val="404040" w:themeColor="accent1" w:themeTint="80" w:themeShade="95"/>
        <w:sz w:val="22"/>
      </w:rPr>
      <w:pPr>
        <w:pBdr/>
        <w:spacing/>
        <w:ind/>
      </w:pPr>
      <w:tblPr>
        <w:tblBorders/>
      </w:tblPr>
      <w:tcPr>
        <w:shd w:val="clear" w:color="ffffff" w:themeColor="accent1" w:themeTint="34" w:fill="deebf6" w:themeFill="accent1" w:themeFillTint="34"/>
        <w:tcBorders/>
      </w:tcPr>
    </w:tblStylePr>
    <w:tblStylePr w:type="band1Vert">
      <w:pPr>
        <w:pBdr/>
        <w:spacing/>
        <w:ind/>
      </w:pPr>
      <w:tblPr>
        <w:tblBorders/>
      </w:tblPr>
      <w:tcPr>
        <w:shd w:val="clear" w:color="ffffff" w:themeColor="accent1" w:themeTint="34" w:fill="deebf6" w:themeFill="accent1" w:themeFillTint="34"/>
        <w:tcBorders/>
      </w:tcPr>
    </w:tblStylePr>
    <w:tblStylePr w:type="band2Horz">
      <w:rPr>
        <w:rFonts w:ascii="Arial" w:hAnsi="Arial"/>
        <w:color w:val="404040" w:themeColor="accent1" w:themeTint="80"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307abd" w:themeColor="accent1" w:themeTint="80" w:themeShade="95"/>
      </w:rPr>
      <w:pPr>
        <w:pBdr/>
        <w:spacing/>
        <w:ind/>
      </w:pPr>
      <w:tblPr>
        <w:tblBorders/>
      </w:tblPr>
      <w:tcPr>
        <w:tcBorders/>
      </w:tcPr>
    </w:tblStylePr>
    <w:tblStylePr w:type="firstRow">
      <w:rPr>
        <w:b/>
        <w:color w:val="307abd" w:themeColor="accent1" w:themeTint="80" w:themeShade="95"/>
      </w:rPr>
      <w:pPr>
        <w:pBdr/>
        <w:spacing/>
        <w:ind/>
      </w:pPr>
      <w:tblPr>
        <w:tblBorders/>
      </w:tblPr>
      <w:tcPr>
        <w:tcBorders>
          <w:bottom w:val="single" w:color="000000" w:themeColor="accent1" w:themeTint="80" w:sz="12" w:space="0"/>
        </w:tcBorders>
      </w:tcPr>
    </w:tblStylePr>
    <w:tblStylePr w:type="lastCol">
      <w:rPr>
        <w:b/>
        <w:color w:val="307abd" w:themeColor="accent1" w:themeTint="80" w:themeShade="95"/>
      </w:rPr>
      <w:pPr>
        <w:pBdr/>
        <w:spacing/>
        <w:ind/>
      </w:pPr>
      <w:tblPr>
        <w:tblBorders/>
      </w:tblPr>
      <w:tcPr>
        <w:tcBorders/>
      </w:tcPr>
    </w:tblStylePr>
    <w:tblStylePr w:type="lastRow">
      <w:rPr>
        <w:b/>
        <w:color w:val="307abd" w:themeColor="accent1" w:themeTint="80" w:themeShade="95"/>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404040" w:themeColor="accent1" w:themeTint="80" w:themeShade="95"/>
        <w:sz w:val="22"/>
      </w:rPr>
      <w:pPr>
        <w:pBdr/>
        <w:spacing/>
        <w:ind/>
      </w:pPr>
      <w:tblPr>
        <w:tblBorders/>
      </w:tblPr>
      <w:tcPr>
        <w:tcBorders/>
      </w:tcPr>
    </w:tblStylePr>
  </w:style>
  <w:style w:type="table" w:styleId="745">
    <w:name w:val="Grid Table 6 Colorful - Accent 2"/>
    <w:basedOn w:val="887"/>
    <w:uiPriority w:val="99"/>
    <w:pPr>
      <w:pBdr/>
      <w:spacing w:after="0" w:line="240" w:lineRule="auto"/>
      <w:ind/>
    </w:pPr>
    <w:tblPr>
      <w:tblStyleRowBandSize w:val="1"/>
      <w:tblStyleColBandSize w:val="1"/>
      <w:tblInd w:w="0" w:type="dxa"/>
      <w:tblBorders>
        <w:top w:val="single" w:color="000000" w:themeColor="accent2" w:themeTint="97" w:sz="4" w:space="0"/>
        <w:left w:val="single" w:color="000000" w:themeColor="accent2" w:themeTint="97" w:sz="4" w:space="0"/>
        <w:bottom w:val="single" w:color="000000" w:themeColor="accent2" w:themeTint="97" w:sz="4" w:space="0"/>
        <w:right w:val="single" w:color="000000" w:themeColor="accent2" w:themeTint="97" w:sz="4" w:space="0"/>
        <w:insideH w:val="single" w:color="000000" w:themeColor="accent2" w:themeTint="97" w:sz="4" w:space="0"/>
        <w:insideV w:val="single" w:color="000000" w:themeColor="accent2" w:themeTint="97" w:sz="4" w:space="0"/>
      </w:tblBorders>
    </w:tblPr>
    <w:tcPr>
      <w:tcBorders/>
    </w:tcPr>
    <w:tblStylePr w:type="band1Horz">
      <w:rPr>
        <w:rFonts w:ascii="Arial" w:hAnsi="Arial"/>
        <w:color w:val="404040" w:themeColor="accent2" w:themeTint="97" w:themeShade="95"/>
        <w:sz w:val="22"/>
      </w:rPr>
      <w:pPr>
        <w:pBdr/>
        <w:spacing/>
        <w:ind/>
      </w:pPr>
      <w:tblPr>
        <w:tblBorders/>
      </w:tblPr>
      <w:tcPr>
        <w:shd w:val="clear" w:color="ffffff" w:themeColor="accent2" w:themeTint="32" w:fill="fbe6d7" w:themeFill="accent2" w:themeFillTint="32"/>
        <w:tcBorders/>
      </w:tcPr>
    </w:tblStylePr>
    <w:tblStylePr w:type="band1Vert">
      <w:pPr>
        <w:pBdr/>
        <w:spacing/>
        <w:ind/>
      </w:pPr>
      <w:tblPr>
        <w:tblBorders/>
      </w:tblPr>
      <w:tcPr>
        <w:shd w:val="clear" w:color="ffffff" w:themeColor="accent2" w:themeTint="32" w:fill="fbe6d7" w:themeFill="accent2" w:themeFillTint="32"/>
        <w:tcBorders/>
      </w:tcPr>
    </w:tblStylePr>
    <w:tblStylePr w:type="band2Horz">
      <w:rPr>
        <w:rFonts w:ascii="Arial" w:hAnsi="Arial"/>
        <w:color w:val="404040" w:themeColor="accent2" w:themeTint="97"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cb5d12" w:themeColor="accent2" w:themeTint="97" w:themeShade="95"/>
      </w:rPr>
      <w:pPr>
        <w:pBdr/>
        <w:spacing/>
        <w:ind/>
      </w:pPr>
      <w:tblPr>
        <w:tblBorders/>
      </w:tblPr>
      <w:tcPr>
        <w:tcBorders/>
      </w:tcPr>
    </w:tblStylePr>
    <w:tblStylePr w:type="firstRow">
      <w:rPr>
        <w:b/>
        <w:color w:val="cb5d12" w:themeColor="accent2" w:themeTint="97" w:themeShade="95"/>
      </w:rPr>
      <w:pPr>
        <w:pBdr/>
        <w:spacing/>
        <w:ind/>
      </w:pPr>
      <w:tblPr>
        <w:tblBorders/>
      </w:tblPr>
      <w:tcPr>
        <w:tcBorders>
          <w:bottom w:val="single" w:color="000000" w:themeColor="accent2" w:themeTint="97" w:sz="12" w:space="0"/>
        </w:tcBorders>
      </w:tcPr>
    </w:tblStylePr>
    <w:tblStylePr w:type="lastCol">
      <w:rPr>
        <w:b/>
        <w:color w:val="cb5d12" w:themeColor="accent2" w:themeTint="97" w:themeShade="95"/>
      </w:rPr>
      <w:pPr>
        <w:pBdr/>
        <w:spacing/>
        <w:ind/>
      </w:pPr>
      <w:tblPr>
        <w:tblBorders/>
      </w:tblPr>
      <w:tcPr>
        <w:tcBorders/>
      </w:tcPr>
    </w:tblStylePr>
    <w:tblStylePr w:type="lastRow">
      <w:rPr>
        <w:b/>
        <w:color w:val="cb5d12" w:themeColor="accent2" w:themeTint="97" w:themeShade="95"/>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404040" w:themeColor="accent2" w:themeTint="97" w:themeShade="95"/>
        <w:sz w:val="22"/>
      </w:rPr>
      <w:pPr>
        <w:pBdr/>
        <w:spacing/>
        <w:ind/>
      </w:pPr>
      <w:tblPr>
        <w:tblBorders/>
      </w:tblPr>
      <w:tcPr>
        <w:tcBorders/>
      </w:tcPr>
    </w:tblStylePr>
  </w:style>
  <w:style w:type="table" w:styleId="746">
    <w:name w:val="Grid Table 6 Colorful - Accent 3"/>
    <w:basedOn w:val="887"/>
    <w:uiPriority w:val="99"/>
    <w:pPr>
      <w:pBdr/>
      <w:spacing w:after="0" w:line="240" w:lineRule="auto"/>
      <w:ind/>
    </w:pPr>
    <w:tblPr>
      <w:tblStyleRowBandSize w:val="1"/>
      <w:tblStyleColBandSize w:val="1"/>
      <w:tblInd w:w="0" w:type="dxa"/>
      <w:tblBorders>
        <w:top w:val="single" w:color="000000" w:themeColor="accent3" w:themeTint="FE" w:sz="4" w:space="0"/>
        <w:left w:val="single" w:color="000000" w:themeColor="accent3" w:themeTint="FE" w:sz="4" w:space="0"/>
        <w:bottom w:val="single" w:color="000000" w:themeColor="accent3" w:themeTint="FE" w:sz="4" w:space="0"/>
        <w:right w:val="single" w:color="000000" w:themeColor="accent3" w:themeTint="FE" w:sz="4" w:space="0"/>
        <w:insideH w:val="single" w:color="000000" w:themeColor="accent3" w:themeTint="FE" w:sz="4" w:space="0"/>
        <w:insideV w:val="single" w:color="000000" w:themeColor="accent3" w:themeTint="FE" w:sz="4" w:space="0"/>
      </w:tblBorders>
    </w:tblPr>
    <w:tcPr>
      <w:tcBorders/>
    </w:tcPr>
    <w:tblStylePr w:type="band1Horz">
      <w:rPr>
        <w:rFonts w:ascii="Arial" w:hAnsi="Arial"/>
        <w:color w:val="404040" w:themeColor="accent3" w:themeTint="FE" w:themeShade="95"/>
        <w:sz w:val="22"/>
      </w:rPr>
      <w:pPr>
        <w:pBdr/>
        <w:spacing/>
        <w:ind/>
      </w:pPr>
      <w:tblPr>
        <w:tblBorders/>
      </w:tblPr>
      <w:tcPr>
        <w:shd w:val="clear" w:color="ffffff" w:themeColor="accent3" w:themeTint="34" w:fill="ededed" w:themeFill="accent3" w:themeFillTint="34"/>
        <w:tcBorders/>
      </w:tcPr>
    </w:tblStylePr>
    <w:tblStylePr w:type="band1Vert">
      <w:pPr>
        <w:pBdr/>
        <w:spacing/>
        <w:ind/>
      </w:pPr>
      <w:tblPr>
        <w:tblBorders/>
      </w:tblPr>
      <w:tcPr>
        <w:shd w:val="clear" w:color="ffffff" w:themeColor="accent3" w:themeTint="34" w:fill="ededed" w:themeFill="accent3" w:themeFillTint="34"/>
        <w:tcBorders/>
      </w:tcPr>
    </w:tblStylePr>
    <w:tblStylePr w:type="band2Horz">
      <w:rPr>
        <w:rFonts w:ascii="Arial" w:hAnsi="Arial"/>
        <w:color w:val="404040" w:themeColor="accent3" w:themeTint="FE"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616161" w:themeColor="accent3" w:themeTint="FE" w:themeShade="95"/>
      </w:rPr>
      <w:pPr>
        <w:pBdr/>
        <w:spacing/>
        <w:ind/>
      </w:pPr>
      <w:tblPr>
        <w:tblBorders/>
      </w:tblPr>
      <w:tcPr>
        <w:tcBorders/>
      </w:tcPr>
    </w:tblStylePr>
    <w:tblStylePr w:type="firstRow">
      <w:rPr>
        <w:b/>
        <w:color w:val="616161" w:themeColor="accent3" w:themeTint="FE" w:themeShade="95"/>
      </w:rPr>
      <w:pPr>
        <w:pBdr/>
        <w:spacing/>
        <w:ind/>
      </w:pPr>
      <w:tblPr>
        <w:tblBorders/>
      </w:tblPr>
      <w:tcPr>
        <w:tcBorders>
          <w:bottom w:val="single" w:color="000000" w:themeColor="accent3" w:themeTint="FE" w:sz="12" w:space="0"/>
        </w:tcBorders>
      </w:tcPr>
    </w:tblStylePr>
    <w:tblStylePr w:type="lastCol">
      <w:rPr>
        <w:b/>
        <w:color w:val="616161" w:themeColor="accent3" w:themeTint="FE" w:themeShade="95"/>
      </w:rPr>
      <w:pPr>
        <w:pBdr/>
        <w:spacing/>
        <w:ind/>
      </w:pPr>
      <w:tblPr>
        <w:tblBorders/>
      </w:tblPr>
      <w:tcPr>
        <w:tcBorders/>
      </w:tcPr>
    </w:tblStylePr>
    <w:tblStylePr w:type="lastRow">
      <w:rPr>
        <w:b/>
        <w:color w:val="616161" w:themeColor="accent3" w:themeTint="FE" w:themeShade="95"/>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404040" w:themeColor="accent3" w:themeTint="FE" w:themeShade="95"/>
        <w:sz w:val="22"/>
      </w:rPr>
      <w:pPr>
        <w:pBdr/>
        <w:spacing/>
        <w:ind/>
      </w:pPr>
      <w:tblPr>
        <w:tblBorders/>
      </w:tblPr>
      <w:tcPr>
        <w:tcBorders/>
      </w:tcPr>
    </w:tblStylePr>
  </w:style>
  <w:style w:type="table" w:styleId="747">
    <w:name w:val="Grid Table 6 Colorful - Accent 4"/>
    <w:basedOn w:val="887"/>
    <w:uiPriority w:val="99"/>
    <w:pPr>
      <w:pBdr/>
      <w:spacing w:after="0" w:line="240" w:lineRule="auto"/>
      <w:ind/>
    </w:pPr>
    <w:tblPr>
      <w:tblStyleRowBandSize w:val="1"/>
      <w:tblStyleColBandSize w:val="1"/>
      <w:tblInd w:w="0" w:type="dxa"/>
      <w:tblBorders>
        <w:top w:val="single" w:color="000000" w:themeColor="accent4" w:themeTint="9A" w:sz="4" w:space="0"/>
        <w:left w:val="single" w:color="000000" w:themeColor="accent4" w:themeTint="9A" w:sz="4" w:space="0"/>
        <w:bottom w:val="single" w:color="000000" w:themeColor="accent4" w:themeTint="9A" w:sz="4" w:space="0"/>
        <w:right w:val="single" w:color="000000" w:themeColor="accent4" w:themeTint="9A" w:sz="4" w:space="0"/>
        <w:insideH w:val="single" w:color="000000" w:themeColor="accent4" w:themeTint="9A" w:sz="4" w:space="0"/>
        <w:insideV w:val="single" w:color="000000" w:themeColor="accent4" w:themeTint="9A" w:sz="4" w:space="0"/>
      </w:tblBorders>
    </w:tblPr>
    <w:tcPr>
      <w:tcBorders/>
    </w:tcPr>
    <w:tblStylePr w:type="band1Horz">
      <w:rPr>
        <w:rFonts w:ascii="Arial" w:hAnsi="Arial"/>
        <w:color w:val="404040" w:themeColor="accent4" w:themeTint="9A" w:themeShade="95"/>
        <w:sz w:val="22"/>
      </w:rPr>
      <w:pPr>
        <w:pBdr/>
        <w:spacing/>
        <w:ind/>
      </w:pPr>
      <w:tblPr>
        <w:tblBorders/>
      </w:tblPr>
      <w:tcPr>
        <w:shd w:val="clear" w:color="ffffff" w:themeColor="accent4" w:themeTint="34" w:fill="fff2cb" w:themeFill="accent4" w:themeFillTint="34"/>
        <w:tcBorders/>
      </w:tcPr>
    </w:tblStylePr>
    <w:tblStylePr w:type="band1Vert">
      <w:pPr>
        <w:pBdr/>
        <w:spacing/>
        <w:ind/>
      </w:pPr>
      <w:tblPr>
        <w:tblBorders/>
      </w:tblPr>
      <w:tcPr>
        <w:shd w:val="clear" w:color="ffffff" w:themeColor="accent4" w:themeTint="34" w:fill="fff2cb" w:themeFill="accent4" w:themeFillTint="34"/>
        <w:tcBorders/>
      </w:tcPr>
    </w:tblStylePr>
    <w:tblStylePr w:type="band2Horz">
      <w:rPr>
        <w:rFonts w:ascii="Arial" w:hAnsi="Arial"/>
        <w:color w:val="404040" w:themeColor="accent4" w:themeTint="9A"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d09d00" w:themeColor="accent4" w:themeTint="9A" w:themeShade="95"/>
      </w:rPr>
      <w:pPr>
        <w:pBdr/>
        <w:spacing/>
        <w:ind/>
      </w:pPr>
      <w:tblPr>
        <w:tblBorders/>
      </w:tblPr>
      <w:tcPr>
        <w:tcBorders/>
      </w:tcPr>
    </w:tblStylePr>
    <w:tblStylePr w:type="firstRow">
      <w:rPr>
        <w:b/>
        <w:color w:val="d09d00" w:themeColor="accent4" w:themeTint="9A" w:themeShade="95"/>
      </w:rPr>
      <w:pPr>
        <w:pBdr/>
        <w:spacing/>
        <w:ind/>
      </w:pPr>
      <w:tblPr>
        <w:tblBorders/>
      </w:tblPr>
      <w:tcPr>
        <w:tcBorders>
          <w:bottom w:val="single" w:color="000000" w:themeColor="accent4" w:themeTint="9A" w:sz="12" w:space="0"/>
        </w:tcBorders>
      </w:tcPr>
    </w:tblStylePr>
    <w:tblStylePr w:type="lastCol">
      <w:rPr>
        <w:b/>
        <w:color w:val="d09d00" w:themeColor="accent4" w:themeTint="9A" w:themeShade="95"/>
      </w:rPr>
      <w:pPr>
        <w:pBdr/>
        <w:spacing/>
        <w:ind/>
      </w:pPr>
      <w:tblPr>
        <w:tblBorders/>
      </w:tblPr>
      <w:tcPr>
        <w:tcBorders/>
      </w:tcPr>
    </w:tblStylePr>
    <w:tblStylePr w:type="lastRow">
      <w:rPr>
        <w:b/>
        <w:color w:val="d09d00" w:themeColor="accent4" w:themeTint="9A" w:themeShade="95"/>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404040" w:themeColor="accent4" w:themeTint="9A" w:themeShade="95"/>
        <w:sz w:val="22"/>
      </w:rPr>
      <w:pPr>
        <w:pBdr/>
        <w:spacing/>
        <w:ind/>
      </w:pPr>
      <w:tblPr>
        <w:tblBorders/>
      </w:tblPr>
      <w:tcPr>
        <w:tcBorders/>
      </w:tcPr>
    </w:tblStylePr>
  </w:style>
  <w:style w:type="table" w:styleId="748">
    <w:name w:val="Grid Table 6 Colorful - Accent 5"/>
    <w:basedOn w:val="887"/>
    <w:uiPriority w:val="99"/>
    <w:pPr>
      <w:pBdr/>
      <w:spacing w:after="0" w:line="240" w:lineRule="auto"/>
      <w:ind/>
    </w:pPr>
    <w:tblPr>
      <w:tblStyleRowBandSize w:val="1"/>
      <w:tblStyleColBandSize w:val="1"/>
      <w:tblInd w:w="0" w:type="dxa"/>
      <w:tblBorders>
        <w:top w:val="single" w:color="000000" w:themeColor="accent5" w:sz="4" w:space="0"/>
        <w:left w:val="single" w:color="000000" w:themeColor="accent5" w:sz="4" w:space="0"/>
        <w:bottom w:val="single" w:color="000000" w:themeColor="accent5" w:sz="4" w:space="0"/>
        <w:right w:val="single" w:color="000000" w:themeColor="accent5" w:sz="4" w:space="0"/>
        <w:insideH w:val="single" w:color="000000" w:themeColor="accent5" w:sz="4" w:space="0"/>
        <w:insideV w:val="single" w:color="000000" w:themeColor="accent5" w:sz="4" w:space="0"/>
      </w:tblBorders>
    </w:tblPr>
    <w:tcPr>
      <w:tcBorders/>
    </w:tcPr>
    <w:tblStylePr w:type="band1Horz">
      <w:rPr>
        <w:rFonts w:ascii="Arial" w:hAnsi="Arial"/>
        <w:color w:val="404040" w:themeColor="accent5" w:themeShade="95"/>
        <w:sz w:val="22"/>
      </w:rPr>
      <w:pPr>
        <w:pBdr/>
        <w:spacing/>
        <w:ind/>
      </w:pPr>
      <w:tblPr>
        <w:tblBorders/>
      </w:tblPr>
      <w:tcPr>
        <w:shd w:val="clear" w:color="ffffff" w:themeColor="accent5" w:themeTint="34" w:fill="d9e2f3" w:themeFill="accent5" w:themeFillTint="34"/>
        <w:tcBorders/>
      </w:tcPr>
    </w:tblStylePr>
    <w:tblStylePr w:type="band1Vert">
      <w:pPr>
        <w:pBdr/>
        <w:spacing/>
        <w:ind/>
      </w:pPr>
      <w:tblPr>
        <w:tblBorders/>
      </w:tblPr>
      <w:tcPr>
        <w:shd w:val="clear" w:color="ffffff" w:themeColor="accent5" w:themeTint="34" w:fill="d9e2f3" w:themeFill="accent5" w:themeFillTint="34"/>
        <w:tcBorders/>
      </w:tcPr>
    </w:tblStylePr>
    <w:tblStylePr w:type="band2Horz">
      <w:rPr>
        <w:rFonts w:ascii="Arial" w:hAnsi="Arial"/>
        <w:color w:val="404040" w:themeColor="accent5"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254275" w:themeColor="accent5" w:themeShade="95"/>
      </w:rPr>
      <w:pPr>
        <w:pBdr/>
        <w:spacing/>
        <w:ind/>
      </w:pPr>
      <w:tblPr>
        <w:tblBorders/>
      </w:tblPr>
      <w:tcPr>
        <w:tcBorders/>
      </w:tcPr>
    </w:tblStylePr>
    <w:tblStylePr w:type="firstRow">
      <w:rPr>
        <w:b/>
        <w:color w:val="254275" w:themeColor="accent5" w:themeShade="95"/>
      </w:rPr>
      <w:pPr>
        <w:pBdr/>
        <w:spacing/>
        <w:ind/>
      </w:pPr>
      <w:tblPr>
        <w:tblBorders/>
      </w:tblPr>
      <w:tcPr>
        <w:tcBorders>
          <w:bottom w:val="single" w:color="000000" w:themeColor="accent5" w:sz="12" w:space="0"/>
        </w:tcBorders>
      </w:tcPr>
    </w:tblStylePr>
    <w:tblStylePr w:type="lastCol">
      <w:rPr>
        <w:b/>
        <w:color w:val="254275" w:themeColor="accent5" w:themeShade="95"/>
      </w:rPr>
      <w:pPr>
        <w:pBdr/>
        <w:spacing/>
        <w:ind/>
      </w:pPr>
      <w:tblPr>
        <w:tblBorders/>
      </w:tblPr>
      <w:tcPr>
        <w:tcBorders/>
      </w:tcPr>
    </w:tblStylePr>
    <w:tblStylePr w:type="lastRow">
      <w:rPr>
        <w:b/>
        <w:color w:val="254275" w:themeColor="accent5" w:themeShade="95"/>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404040" w:themeColor="accent5" w:themeShade="95"/>
        <w:sz w:val="22"/>
      </w:rPr>
      <w:pPr>
        <w:pBdr/>
        <w:spacing/>
        <w:ind/>
      </w:pPr>
      <w:tblPr>
        <w:tblBorders/>
      </w:tblPr>
      <w:tcPr>
        <w:tcBorders/>
      </w:tcPr>
    </w:tblStylePr>
  </w:style>
  <w:style w:type="table" w:styleId="749">
    <w:name w:val="Grid Table 6 Colorful - Accent 6"/>
    <w:basedOn w:val="887"/>
    <w:uiPriority w:val="99"/>
    <w:pPr>
      <w:pBdr/>
      <w:spacing w:after="0" w:line="240" w:lineRule="auto"/>
      <w:ind/>
    </w:pPr>
    <w:tblPr>
      <w:tblStyleRowBandSize w:val="1"/>
      <w:tblStyleColBandSize w:val="1"/>
      <w:tblInd w:w="0" w:type="dxa"/>
      <w:tblBorders>
        <w:top w:val="single" w:color="000000" w:themeColor="accent6" w:sz="4" w:space="0"/>
        <w:left w:val="single" w:color="000000" w:themeColor="accent6" w:sz="4" w:space="0"/>
        <w:bottom w:val="single" w:color="000000" w:themeColor="accent6" w:sz="4" w:space="0"/>
        <w:right w:val="single" w:color="000000" w:themeColor="accent6" w:sz="4" w:space="0"/>
        <w:insideH w:val="single" w:color="000000" w:themeColor="accent6" w:sz="4" w:space="0"/>
        <w:insideV w:val="single" w:color="000000" w:themeColor="accent6" w:sz="4" w:space="0"/>
      </w:tblBorders>
    </w:tblPr>
    <w:tcPr>
      <w:tcBorders/>
    </w:tcPr>
    <w:tblStylePr w:type="band1Horz">
      <w:rPr>
        <w:rFonts w:ascii="Arial" w:hAnsi="Arial"/>
        <w:color w:val="404040" w:themeColor="accent5" w:themeShade="95"/>
        <w:sz w:val="22"/>
      </w:rPr>
      <w:pPr>
        <w:pBdr/>
        <w:spacing/>
        <w:ind/>
      </w:pPr>
      <w:tblPr>
        <w:tblBorders/>
      </w:tblPr>
      <w:tcPr>
        <w:shd w:val="clear" w:color="ffffff" w:themeColor="accent6" w:themeTint="34" w:fill="e2efd9" w:themeFill="accent6" w:themeFillTint="34"/>
        <w:tcBorders/>
      </w:tcPr>
    </w:tblStylePr>
    <w:tblStylePr w:type="band1Vert">
      <w:pPr>
        <w:pBdr/>
        <w:spacing/>
        <w:ind/>
      </w:pPr>
      <w:tblPr>
        <w:tblBorders/>
      </w:tblPr>
      <w:tcPr>
        <w:shd w:val="clear" w:color="ffffff" w:themeColor="accent6" w:themeTint="34" w:fill="e2efd9" w:themeFill="accent6" w:themeFillTint="34"/>
        <w:tcBorders/>
      </w:tcPr>
    </w:tblStylePr>
    <w:tblStylePr w:type="band2Horz">
      <w:rPr>
        <w:rFonts w:ascii="Arial" w:hAnsi="Arial"/>
        <w:color w:val="404040" w:themeColor="accent5"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254275" w:themeColor="accent5" w:themeShade="95"/>
      </w:rPr>
      <w:pPr>
        <w:pBdr/>
        <w:spacing/>
        <w:ind/>
      </w:pPr>
      <w:tblPr>
        <w:tblBorders/>
      </w:tblPr>
      <w:tcPr>
        <w:tcBorders/>
      </w:tcPr>
    </w:tblStylePr>
    <w:tblStylePr w:type="firstRow">
      <w:rPr>
        <w:b/>
        <w:color w:val="254275" w:themeColor="accent5" w:themeShade="95"/>
      </w:rPr>
      <w:pPr>
        <w:pBdr/>
        <w:spacing/>
        <w:ind/>
      </w:pPr>
      <w:tblPr>
        <w:tblBorders/>
      </w:tblPr>
      <w:tcPr>
        <w:tcBorders>
          <w:bottom w:val="single" w:color="000000" w:themeColor="accent6" w:sz="12" w:space="0"/>
        </w:tcBorders>
      </w:tcPr>
    </w:tblStylePr>
    <w:tblStylePr w:type="lastCol">
      <w:rPr>
        <w:b/>
        <w:color w:val="254275" w:themeColor="accent5" w:themeShade="95"/>
      </w:rPr>
      <w:pPr>
        <w:pBdr/>
        <w:spacing/>
        <w:ind/>
      </w:pPr>
      <w:tblPr>
        <w:tblBorders/>
      </w:tblPr>
      <w:tcPr>
        <w:tcBorders/>
      </w:tcPr>
    </w:tblStylePr>
    <w:tblStylePr w:type="lastRow">
      <w:rPr>
        <w:b/>
        <w:color w:val="254275" w:themeColor="accent5" w:themeShade="95"/>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404040" w:themeColor="accent5" w:themeShade="95"/>
        <w:sz w:val="22"/>
      </w:rPr>
      <w:pPr>
        <w:pBdr/>
        <w:spacing/>
        <w:ind/>
      </w:pPr>
      <w:tblPr>
        <w:tblBorders/>
      </w:tblPr>
      <w:tcPr>
        <w:tcBorders/>
      </w:tcPr>
    </w:tblStylePr>
  </w:style>
  <w:style w:type="table" w:styleId="750">
    <w:name w:val="Grid Table 7 Colorful"/>
    <w:basedOn w:val="887"/>
    <w:uiPriority w:val="99"/>
    <w:pPr>
      <w:pBdr/>
      <w:spacing w:after="0" w:line="240" w:lineRule="auto"/>
      <w:ind/>
    </w:pPr>
    <w:tblPr>
      <w:tblStyleRowBandSize w:val="1"/>
      <w:tblStyleColBandSize w:val="1"/>
      <w:tblInd w:w="0" w:type="dxa"/>
      <w:tblBorders>
        <w:bottom w:val="single" w:color="000000" w:themeColor="text1" w:themeTint="80" w:sz="4" w:space="0"/>
        <w:right w:val="single" w:color="000000" w:themeColor="text1" w:themeTint="80" w:sz="4" w:space="0"/>
        <w:insideH w:val="single" w:color="000000" w:themeColor="text1" w:themeTint="80" w:sz="4" w:space="0"/>
        <w:insideV w:val="single" w:color="000000" w:themeColor="text1" w:themeTint="80" w:sz="4" w:space="0"/>
      </w:tblBorders>
    </w:tblPr>
    <w:tcPr>
      <w:tcBorders/>
    </w:tcPr>
    <w:tblStylePr w:type="band1Horz">
      <w:rPr>
        <w:rFonts w:ascii="Arial" w:hAnsi="Arial"/>
        <w:color w:val="4a4a4a" w:themeColor="text1" w:themeTint="80" w:themeShade="95"/>
        <w:sz w:val="22"/>
      </w:rPr>
      <w:pPr>
        <w:pBdr/>
        <w:spacing/>
        <w:ind/>
      </w:pPr>
      <w:tblPr>
        <w:tblBorders/>
      </w:tblPr>
      <w:tcPr>
        <w:shd w:val="clear" w:color="ffffff" w:themeColor="text1" w:themeTint="0D" w:fill="f2f2f2" w:themeFill="text1" w:themeFillTint="0D"/>
        <w:tcBorders/>
      </w:tcPr>
    </w:tblStylePr>
    <w:tblStylePr w:type="band1Vert">
      <w:pPr>
        <w:pBdr/>
        <w:spacing/>
        <w:ind/>
      </w:pPr>
      <w:tblPr>
        <w:tblBorders/>
      </w:tblPr>
      <w:tcPr>
        <w:shd w:val="clear" w:color="ffffff" w:themeColor="text1" w:themeTint="0D" w:fill="f2f2f2" w:themeFill="text1" w:themeFillTint="0D"/>
        <w:tcBorders/>
      </w:tcPr>
    </w:tblStylePr>
    <w:tblStylePr w:type="band2Horz">
      <w:rPr>
        <w:rFonts w:ascii="Arial" w:hAnsi="Arial"/>
        <w:color w:val="4a4a4a" w:themeColor="text1" w:themeTint="80"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4a4a4a" w:themeColor="text1" w:themeTint="80" w:themeShade="95"/>
        <w:sz w:val="22"/>
      </w:rPr>
      <w:pPr>
        <w:pBdr/>
        <w:spacing/>
        <w:ind/>
        <w:jc w:val="right"/>
      </w:pPr>
      <w:tblPr>
        <w:tblBorders/>
      </w:tblPr>
      <w:tcPr>
        <w:shd w:val="clear" w:color="ffffff"/>
        <w:tcBorders>
          <w:top w:val="none" w:color="000000" w:sz="4" w:space="0"/>
          <w:left w:val="none" w:color="000000" w:sz="4" w:space="0"/>
          <w:bottom w:val="none" w:color="000000" w:sz="4" w:space="0"/>
          <w:right w:val="single" w:color="000000" w:themeColor="text1" w:themeTint="80" w:sz="4" w:space="0"/>
        </w:tcBorders>
      </w:tcPr>
    </w:tblStylePr>
    <w:tblStylePr w:type="firstRow">
      <w:rPr>
        <w:rFonts w:ascii="Arial" w:hAnsi="Arial"/>
        <w:b/>
        <w:color w:val="4a4a4a" w:themeColor="text1" w:themeTint="80" w:themeShade="95"/>
        <w:sz w:val="22"/>
      </w:rPr>
      <w:pPr>
        <w:pBdr/>
        <w:spacing/>
        <w:ind/>
      </w:pPr>
      <w:tblPr>
        <w:tblBorders/>
      </w:tblPr>
      <w:tcPr>
        <w:shd w:val="clear" w:color="ffffff" w:themeColor="light1" w:fill="ffffff" w:themeFill="light1"/>
        <w:tcBorders>
          <w:top w:val="none" w:color="000000" w:sz="4" w:space="0"/>
          <w:left w:val="none" w:color="000000" w:sz="4" w:space="0"/>
          <w:bottom w:val="single" w:color="000000" w:themeColor="text1" w:themeTint="80" w:sz="4" w:space="0"/>
          <w:right w:val="none" w:color="000000" w:sz="4" w:space="0"/>
        </w:tcBorders>
      </w:tcPr>
    </w:tblStylePr>
    <w:tblStylePr w:type="lastCol">
      <w:rPr>
        <w:rFonts w:ascii="Arial" w:hAnsi="Arial"/>
        <w:i/>
        <w:color w:val="4a4a4a" w:themeColor="text1" w:themeTint="80" w:themeShade="95"/>
        <w:sz w:val="22"/>
      </w:rPr>
      <w:pPr>
        <w:pBdr/>
        <w:spacing/>
        <w:ind/>
      </w:pPr>
      <w:tblPr>
        <w:tblBorders/>
      </w:tblPr>
      <w:tcPr>
        <w:shd w:val="clear" w:color="ffffff"/>
        <w:tcBorders>
          <w:top w:val="none" w:color="000000" w:sz="4" w:space="0"/>
          <w:left w:val="single" w:color="000000" w:themeColor="text1" w:themeTint="80" w:sz="4" w:space="0"/>
          <w:bottom w:val="none" w:color="000000" w:sz="4" w:space="0"/>
          <w:right w:val="none" w:color="000000" w:sz="4" w:space="0"/>
        </w:tcBorders>
      </w:tcPr>
    </w:tblStylePr>
    <w:tblStylePr w:type="lastRow">
      <w:rPr>
        <w:rFonts w:ascii="Arial" w:hAnsi="Arial"/>
        <w:b/>
        <w:color w:val="4a4a4a" w:themeColor="text1" w:themeTint="80" w:themeShade="95"/>
        <w:sz w:val="22"/>
      </w:rPr>
      <w:pPr>
        <w:pBdr/>
        <w:spacing/>
        <w:ind/>
      </w:pPr>
      <w:tblPr>
        <w:tblBorders/>
      </w:tblPr>
      <w:tcPr>
        <w:shd w:val="clear" w:color="ffffff" w:themeColor="light1" w:fill="ffffff" w:themeFill="light1"/>
        <w:tcBorders>
          <w:top w:val="single" w:color="000000" w:themeColor="text1" w:themeTint="80"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51">
    <w:name w:val="Grid Table 7 Colorful - Accent 1"/>
    <w:basedOn w:val="887"/>
    <w:uiPriority w:val="99"/>
    <w:pPr>
      <w:pBdr/>
      <w:spacing w:after="0" w:line="240" w:lineRule="auto"/>
      <w:ind/>
    </w:pPr>
    <w:tblPr>
      <w:tblStyleRowBandSize w:val="1"/>
      <w:tblStyleColBandSize w:val="1"/>
      <w:tblInd w:w="0" w:type="dxa"/>
      <w:tblBorders>
        <w:bottom w:val="single" w:color="000000" w:themeColor="accent1" w:themeTint="80" w:sz="4" w:space="0"/>
        <w:right w:val="single" w:color="000000" w:themeColor="accent1" w:themeTint="80" w:sz="4" w:space="0"/>
        <w:insideH w:val="single" w:color="000000" w:themeColor="accent1" w:themeTint="80" w:sz="4" w:space="0"/>
        <w:insideV w:val="single" w:color="000000" w:themeColor="accent1" w:themeTint="80" w:sz="4" w:space="0"/>
      </w:tblBorders>
    </w:tblPr>
    <w:tcPr>
      <w:tcBorders/>
    </w:tcPr>
    <w:tblStylePr w:type="band1Horz">
      <w:rPr>
        <w:rFonts w:ascii="Arial" w:hAnsi="Arial"/>
        <w:color w:val="307abd" w:themeColor="accent1" w:themeTint="80" w:themeShade="95"/>
        <w:sz w:val="22"/>
      </w:rPr>
      <w:pPr>
        <w:pBdr/>
        <w:spacing/>
        <w:ind/>
      </w:pPr>
      <w:tblPr>
        <w:tblBorders/>
      </w:tblPr>
      <w:tcPr>
        <w:shd w:val="clear" w:color="ffffff" w:themeColor="accent1" w:themeTint="34" w:fill="deebf6" w:themeFill="accent1" w:themeFillTint="34"/>
        <w:tcBorders/>
      </w:tcPr>
    </w:tblStylePr>
    <w:tblStylePr w:type="band1Vert">
      <w:pPr>
        <w:pBdr/>
        <w:spacing/>
        <w:ind/>
      </w:pPr>
      <w:tblPr>
        <w:tblBorders/>
      </w:tblPr>
      <w:tcPr>
        <w:shd w:val="clear" w:color="ffffff" w:themeColor="accent1" w:themeTint="34" w:fill="deebf6" w:themeFill="accent1" w:themeFillTint="34"/>
        <w:tcBorders/>
      </w:tcPr>
    </w:tblStylePr>
    <w:tblStylePr w:type="band2Horz">
      <w:rPr>
        <w:rFonts w:ascii="Arial" w:hAnsi="Arial"/>
        <w:color w:val="307abd" w:themeColor="accent1" w:themeTint="80"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307abd" w:themeColor="accent1" w:themeTint="80" w:themeShade="95"/>
        <w:sz w:val="22"/>
      </w:rPr>
      <w:pPr>
        <w:pBdr/>
        <w:spacing/>
        <w:ind/>
        <w:jc w:val="right"/>
      </w:pPr>
      <w:tblPr>
        <w:tblBorders/>
      </w:tblPr>
      <w:tcPr>
        <w:shd w:val="clear" w:color="ffffff"/>
        <w:tcBorders>
          <w:top w:val="none" w:color="000000" w:sz="4" w:space="0"/>
          <w:left w:val="none" w:color="000000" w:sz="4" w:space="0"/>
          <w:bottom w:val="none" w:color="000000" w:sz="4" w:space="0"/>
          <w:right w:val="single" w:color="000000" w:themeColor="accent1" w:themeTint="80" w:sz="4" w:space="0"/>
        </w:tcBorders>
      </w:tcPr>
    </w:tblStylePr>
    <w:tblStylePr w:type="firstRow">
      <w:rPr>
        <w:rFonts w:ascii="Arial" w:hAnsi="Arial"/>
        <w:b/>
        <w:color w:val="307abd" w:themeColor="accent1" w:themeTint="80" w:themeShade="95"/>
        <w:sz w:val="22"/>
      </w:rPr>
      <w:pPr>
        <w:pBdr/>
        <w:spacing/>
        <w:ind/>
      </w:pPr>
      <w:tblPr>
        <w:tblBorders/>
      </w:tblPr>
      <w:tcPr>
        <w:shd w:val="clear" w:color="ffffff" w:themeColor="light1" w:fill="ffffff" w:themeFill="light1"/>
        <w:tcBorders>
          <w:top w:val="none" w:color="000000" w:sz="4" w:space="0"/>
          <w:left w:val="none" w:color="000000" w:sz="4" w:space="0"/>
          <w:bottom w:val="single" w:color="000000" w:themeColor="accent1" w:themeTint="80" w:sz="4" w:space="0"/>
          <w:right w:val="none" w:color="000000" w:sz="4" w:space="0"/>
        </w:tcBorders>
      </w:tcPr>
    </w:tblStylePr>
    <w:tblStylePr w:type="lastCol">
      <w:rPr>
        <w:rFonts w:ascii="Arial" w:hAnsi="Arial"/>
        <w:i/>
        <w:color w:val="307abd" w:themeColor="accent1" w:themeTint="80" w:themeShade="95"/>
        <w:sz w:val="22"/>
      </w:rPr>
      <w:pPr>
        <w:pBdr/>
        <w:spacing/>
        <w:ind/>
      </w:pPr>
      <w:tblPr>
        <w:tblBorders/>
      </w:tblPr>
      <w:tcPr>
        <w:shd w:val="clear" w:color="ffffff"/>
        <w:tcBorders>
          <w:top w:val="none" w:color="000000" w:sz="4" w:space="0"/>
          <w:left w:val="single" w:color="000000" w:themeColor="accent1" w:themeTint="80" w:sz="4" w:space="0"/>
          <w:bottom w:val="none" w:color="000000" w:sz="4" w:space="0"/>
          <w:right w:val="none" w:color="000000" w:sz="4" w:space="0"/>
        </w:tcBorders>
      </w:tcPr>
    </w:tblStylePr>
    <w:tblStylePr w:type="lastRow">
      <w:rPr>
        <w:rFonts w:ascii="Arial" w:hAnsi="Arial"/>
        <w:b/>
        <w:color w:val="307abd" w:themeColor="accent1" w:themeTint="80" w:themeShade="95"/>
        <w:sz w:val="22"/>
      </w:rPr>
      <w:pPr>
        <w:pBdr/>
        <w:spacing/>
        <w:ind/>
      </w:pPr>
      <w:tblPr>
        <w:tblBorders/>
      </w:tblPr>
      <w:tcPr>
        <w:shd w:val="clear" w:color="ffffff" w:themeColor="light1" w:fill="ffffff" w:themeFill="light1"/>
        <w:tcBorders>
          <w:top w:val="single" w:color="000000" w:themeColor="accent1" w:themeTint="80"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52">
    <w:name w:val="Grid Table 7 Colorful - Accent 2"/>
    <w:basedOn w:val="887"/>
    <w:uiPriority w:val="99"/>
    <w:pPr>
      <w:pBdr/>
      <w:spacing w:after="0" w:line="240" w:lineRule="auto"/>
      <w:ind/>
    </w:pPr>
    <w:tblPr>
      <w:tblStyleRowBandSize w:val="1"/>
      <w:tblStyleColBandSize w:val="1"/>
      <w:tblInd w:w="0" w:type="dxa"/>
      <w:tblBorders>
        <w:bottom w:val="single" w:color="000000" w:themeColor="accent2" w:themeTint="97" w:sz="4" w:space="0"/>
        <w:right w:val="single" w:color="000000" w:themeColor="accent2" w:themeTint="97" w:sz="4" w:space="0"/>
        <w:insideH w:val="single" w:color="000000" w:themeColor="accent2" w:themeTint="97" w:sz="4" w:space="0"/>
        <w:insideV w:val="single" w:color="000000" w:themeColor="accent2" w:themeTint="97" w:sz="4" w:space="0"/>
      </w:tblBorders>
    </w:tblPr>
    <w:tcPr>
      <w:tcBorders/>
    </w:tcPr>
    <w:tblStylePr w:type="band1Horz">
      <w:rPr>
        <w:rFonts w:ascii="Arial" w:hAnsi="Arial"/>
        <w:color w:val="cb5d12" w:themeColor="accent2" w:themeTint="97" w:themeShade="95"/>
        <w:sz w:val="22"/>
      </w:rPr>
      <w:pPr>
        <w:pBdr/>
        <w:spacing/>
        <w:ind/>
      </w:pPr>
      <w:tblPr>
        <w:tblBorders/>
      </w:tblPr>
      <w:tcPr>
        <w:shd w:val="clear" w:color="ffffff" w:themeColor="accent2" w:themeTint="32" w:fill="fbe6d7" w:themeFill="accent2" w:themeFillTint="32"/>
        <w:tcBorders/>
      </w:tcPr>
    </w:tblStylePr>
    <w:tblStylePr w:type="band1Vert">
      <w:pPr>
        <w:pBdr/>
        <w:spacing/>
        <w:ind/>
      </w:pPr>
      <w:tblPr>
        <w:tblBorders/>
      </w:tblPr>
      <w:tcPr>
        <w:shd w:val="clear" w:color="ffffff" w:themeColor="accent2" w:themeTint="32" w:fill="fbe6d7" w:themeFill="accent2" w:themeFillTint="32"/>
        <w:tcBorders/>
      </w:tcPr>
    </w:tblStylePr>
    <w:tblStylePr w:type="band2Horz">
      <w:rPr>
        <w:rFonts w:ascii="Arial" w:hAnsi="Arial"/>
        <w:color w:val="cb5d12" w:themeColor="accent2" w:themeTint="97"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cb5d12" w:themeColor="accent2" w:themeTint="97" w:themeShade="95"/>
        <w:sz w:val="22"/>
      </w:rPr>
      <w:pPr>
        <w:pBdr/>
        <w:spacing/>
        <w:ind/>
        <w:jc w:val="right"/>
      </w:pPr>
      <w:tblPr>
        <w:tblBorders/>
      </w:tblPr>
      <w:tcPr>
        <w:shd w:val="clear" w:color="ffffff"/>
        <w:tcBorders>
          <w:top w:val="none" w:color="000000" w:sz="4" w:space="0"/>
          <w:left w:val="none" w:color="000000" w:sz="4" w:space="0"/>
          <w:bottom w:val="none" w:color="000000" w:sz="4" w:space="0"/>
          <w:right w:val="single" w:color="000000" w:themeColor="accent2" w:themeTint="97" w:sz="4" w:space="0"/>
        </w:tcBorders>
      </w:tcPr>
    </w:tblStylePr>
    <w:tblStylePr w:type="firstRow">
      <w:rPr>
        <w:rFonts w:ascii="Arial" w:hAnsi="Arial"/>
        <w:b/>
        <w:color w:val="cb5d12" w:themeColor="accent2" w:themeTint="97" w:themeShade="95"/>
        <w:sz w:val="22"/>
      </w:rPr>
      <w:pPr>
        <w:pBdr/>
        <w:spacing/>
        <w:ind/>
      </w:pPr>
      <w:tblPr>
        <w:tblBorders/>
      </w:tblPr>
      <w:tcPr>
        <w:shd w:val="clear" w:color="ffffff" w:themeColor="light1" w:fill="ffffff" w:themeFill="light1"/>
        <w:tcBorders>
          <w:top w:val="none" w:color="000000" w:sz="4" w:space="0"/>
          <w:left w:val="none" w:color="000000" w:sz="4" w:space="0"/>
          <w:bottom w:val="single" w:color="000000" w:themeColor="accent2" w:themeTint="97" w:sz="4" w:space="0"/>
          <w:right w:val="none" w:color="000000" w:sz="4" w:space="0"/>
        </w:tcBorders>
      </w:tcPr>
    </w:tblStylePr>
    <w:tblStylePr w:type="lastCol">
      <w:rPr>
        <w:rFonts w:ascii="Arial" w:hAnsi="Arial"/>
        <w:i/>
        <w:color w:val="cb5d12" w:themeColor="accent2" w:themeTint="97" w:themeShade="95"/>
        <w:sz w:val="22"/>
      </w:rPr>
      <w:pPr>
        <w:pBdr/>
        <w:spacing/>
        <w:ind/>
      </w:pPr>
      <w:tblPr>
        <w:tblBorders/>
      </w:tblPr>
      <w:tcPr>
        <w:shd w:val="clear" w:color="ffffff"/>
        <w:tcBorders>
          <w:top w:val="none" w:color="000000" w:sz="4" w:space="0"/>
          <w:left w:val="single" w:color="000000" w:themeColor="accent2" w:themeTint="97" w:sz="4" w:space="0"/>
          <w:bottom w:val="none" w:color="000000" w:sz="4" w:space="0"/>
          <w:right w:val="none" w:color="000000" w:sz="4" w:space="0"/>
        </w:tcBorders>
      </w:tcPr>
    </w:tblStylePr>
    <w:tblStylePr w:type="lastRow">
      <w:rPr>
        <w:rFonts w:ascii="Arial" w:hAnsi="Arial"/>
        <w:b/>
        <w:color w:val="cb5d12" w:themeColor="accent2" w:themeTint="97" w:themeShade="95"/>
        <w:sz w:val="22"/>
      </w:rPr>
      <w:pPr>
        <w:pBdr/>
        <w:spacing/>
        <w:ind/>
      </w:pPr>
      <w:tblPr>
        <w:tblBorders/>
      </w:tblPr>
      <w:tcPr>
        <w:shd w:val="clear" w:color="ffffff" w:themeColor="light1" w:fill="ffffff" w:themeFill="light1"/>
        <w:tcBorders>
          <w:top w:val="single" w:color="000000" w:themeColor="accent2" w:themeTint="97"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53">
    <w:name w:val="Grid Table 7 Colorful - Accent 3"/>
    <w:basedOn w:val="887"/>
    <w:uiPriority w:val="99"/>
    <w:pPr>
      <w:pBdr/>
      <w:spacing w:after="0" w:line="240" w:lineRule="auto"/>
      <w:ind/>
    </w:pPr>
    <w:tblPr>
      <w:tblStyleRowBandSize w:val="1"/>
      <w:tblStyleColBandSize w:val="1"/>
      <w:tblInd w:w="0" w:type="dxa"/>
      <w:tblBorders>
        <w:bottom w:val="single" w:color="000000" w:themeColor="accent3" w:themeTint="FE" w:sz="4" w:space="0"/>
        <w:right w:val="single" w:color="000000" w:themeColor="accent3" w:themeTint="FE" w:sz="4" w:space="0"/>
        <w:insideH w:val="single" w:color="000000" w:themeColor="accent3" w:themeTint="FE" w:sz="4" w:space="0"/>
        <w:insideV w:val="single" w:color="000000" w:themeColor="accent3" w:themeTint="FE" w:sz="4" w:space="0"/>
      </w:tblBorders>
    </w:tblPr>
    <w:tcPr>
      <w:tcBorders/>
    </w:tcPr>
    <w:tblStylePr w:type="band1Horz">
      <w:rPr>
        <w:rFonts w:ascii="Arial" w:hAnsi="Arial"/>
        <w:color w:val="616161" w:themeColor="accent3" w:themeTint="FE" w:themeShade="95"/>
        <w:sz w:val="22"/>
      </w:rPr>
      <w:pPr>
        <w:pBdr/>
        <w:spacing/>
        <w:ind/>
      </w:pPr>
      <w:tblPr>
        <w:tblBorders/>
      </w:tblPr>
      <w:tcPr>
        <w:shd w:val="clear" w:color="ffffff" w:themeColor="accent3" w:themeTint="34" w:fill="ededed" w:themeFill="accent3" w:themeFillTint="34"/>
        <w:tcBorders/>
      </w:tcPr>
    </w:tblStylePr>
    <w:tblStylePr w:type="band1Vert">
      <w:pPr>
        <w:pBdr/>
        <w:spacing/>
        <w:ind/>
      </w:pPr>
      <w:tblPr>
        <w:tblBorders/>
      </w:tblPr>
      <w:tcPr>
        <w:shd w:val="clear" w:color="ffffff" w:themeColor="accent3" w:themeTint="34" w:fill="ededed" w:themeFill="accent3" w:themeFillTint="34"/>
        <w:tcBorders/>
      </w:tcPr>
    </w:tblStylePr>
    <w:tblStylePr w:type="band2Horz">
      <w:rPr>
        <w:rFonts w:ascii="Arial" w:hAnsi="Arial"/>
        <w:color w:val="616161" w:themeColor="accent3" w:themeTint="FE"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616161" w:themeColor="accent3" w:themeTint="FE" w:themeShade="95"/>
        <w:sz w:val="22"/>
      </w:rPr>
      <w:pPr>
        <w:pBdr/>
        <w:spacing/>
        <w:ind/>
        <w:jc w:val="right"/>
      </w:pPr>
      <w:tblPr>
        <w:tblBorders/>
      </w:tblPr>
      <w:tcPr>
        <w:shd w:val="clear" w:color="ffffff"/>
        <w:tcBorders>
          <w:top w:val="none" w:color="000000" w:sz="4" w:space="0"/>
          <w:left w:val="none" w:color="000000" w:sz="4" w:space="0"/>
          <w:bottom w:val="none" w:color="000000" w:sz="4" w:space="0"/>
          <w:right w:val="single" w:color="000000" w:themeColor="accent3" w:themeTint="FE" w:sz="4" w:space="0"/>
        </w:tcBorders>
      </w:tcPr>
    </w:tblStylePr>
    <w:tblStylePr w:type="firstRow">
      <w:rPr>
        <w:rFonts w:ascii="Arial" w:hAnsi="Arial"/>
        <w:b/>
        <w:color w:val="616161" w:themeColor="accent3" w:themeTint="FE" w:themeShade="95"/>
        <w:sz w:val="22"/>
      </w:rPr>
      <w:pPr>
        <w:pBdr/>
        <w:spacing/>
        <w:ind/>
      </w:pPr>
      <w:tblPr>
        <w:tblBorders/>
      </w:tblPr>
      <w:tcPr>
        <w:shd w:val="clear" w:color="ffffff" w:themeColor="light1" w:fill="ffffff" w:themeFill="light1"/>
        <w:tcBorders>
          <w:top w:val="none" w:color="000000" w:sz="4" w:space="0"/>
          <w:left w:val="none" w:color="000000" w:sz="4" w:space="0"/>
          <w:bottom w:val="single" w:color="000000" w:themeColor="accent3" w:themeTint="FE" w:sz="4" w:space="0"/>
          <w:right w:val="none" w:color="000000" w:sz="4" w:space="0"/>
        </w:tcBorders>
      </w:tcPr>
    </w:tblStylePr>
    <w:tblStylePr w:type="lastCol">
      <w:rPr>
        <w:rFonts w:ascii="Arial" w:hAnsi="Arial"/>
        <w:i/>
        <w:color w:val="616161" w:themeColor="accent3" w:themeTint="FE" w:themeShade="95"/>
        <w:sz w:val="22"/>
      </w:rPr>
      <w:pPr>
        <w:pBdr/>
        <w:spacing/>
        <w:ind/>
      </w:pPr>
      <w:tblPr>
        <w:tblBorders/>
      </w:tblPr>
      <w:tcPr>
        <w:shd w:val="clear" w:color="ffffff"/>
        <w:tcBorders>
          <w:top w:val="none" w:color="000000" w:sz="4" w:space="0"/>
          <w:left w:val="single" w:color="000000" w:themeColor="accent3" w:themeTint="FE" w:sz="4" w:space="0"/>
          <w:bottom w:val="none" w:color="000000" w:sz="4" w:space="0"/>
          <w:right w:val="none" w:color="000000" w:sz="4" w:space="0"/>
        </w:tcBorders>
      </w:tcPr>
    </w:tblStylePr>
    <w:tblStylePr w:type="lastRow">
      <w:rPr>
        <w:rFonts w:ascii="Arial" w:hAnsi="Arial"/>
        <w:b/>
        <w:color w:val="616161" w:themeColor="accent3" w:themeTint="FE" w:themeShade="95"/>
        <w:sz w:val="22"/>
      </w:rPr>
      <w:pPr>
        <w:pBdr/>
        <w:spacing/>
        <w:ind/>
      </w:pPr>
      <w:tblPr>
        <w:tblBorders/>
      </w:tblPr>
      <w:tcPr>
        <w:shd w:val="clear" w:color="ffffff" w:themeColor="light1" w:fill="ffffff" w:themeFill="light1"/>
        <w:tcBorders>
          <w:top w:val="single" w:color="000000" w:themeColor="accent3" w:themeTint="FE"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54">
    <w:name w:val="Grid Table 7 Colorful - Accent 4"/>
    <w:basedOn w:val="887"/>
    <w:uiPriority w:val="99"/>
    <w:pPr>
      <w:pBdr/>
      <w:spacing w:after="0" w:line="240" w:lineRule="auto"/>
      <w:ind/>
    </w:pPr>
    <w:tblPr>
      <w:tblStyleRowBandSize w:val="1"/>
      <w:tblStyleColBandSize w:val="1"/>
      <w:tblInd w:w="0" w:type="dxa"/>
      <w:tblBorders>
        <w:bottom w:val="single" w:color="000000" w:themeColor="accent4" w:themeTint="9A" w:sz="4" w:space="0"/>
        <w:right w:val="single" w:color="000000" w:themeColor="accent4" w:themeTint="9A" w:sz="4" w:space="0"/>
        <w:insideH w:val="single" w:color="000000" w:themeColor="accent4" w:themeTint="9A" w:sz="4" w:space="0"/>
        <w:insideV w:val="single" w:color="000000" w:themeColor="accent4" w:themeTint="9A" w:sz="4" w:space="0"/>
      </w:tblBorders>
    </w:tblPr>
    <w:tcPr>
      <w:tcBorders/>
    </w:tcPr>
    <w:tblStylePr w:type="band1Horz">
      <w:rPr>
        <w:rFonts w:ascii="Arial" w:hAnsi="Arial"/>
        <w:color w:val="d09d00" w:themeColor="accent4" w:themeTint="9A" w:themeShade="95"/>
        <w:sz w:val="22"/>
      </w:rPr>
      <w:pPr>
        <w:pBdr/>
        <w:spacing/>
        <w:ind/>
      </w:pPr>
      <w:tblPr>
        <w:tblBorders/>
      </w:tblPr>
      <w:tcPr>
        <w:shd w:val="clear" w:color="ffffff" w:themeColor="accent4" w:themeTint="34" w:fill="fff2cb" w:themeFill="accent4" w:themeFillTint="34"/>
        <w:tcBorders/>
      </w:tcPr>
    </w:tblStylePr>
    <w:tblStylePr w:type="band1Vert">
      <w:pPr>
        <w:pBdr/>
        <w:spacing/>
        <w:ind/>
      </w:pPr>
      <w:tblPr>
        <w:tblBorders/>
      </w:tblPr>
      <w:tcPr>
        <w:shd w:val="clear" w:color="ffffff" w:themeColor="accent4" w:themeTint="34" w:fill="fff2cb" w:themeFill="accent4" w:themeFillTint="34"/>
        <w:tcBorders/>
      </w:tcPr>
    </w:tblStylePr>
    <w:tblStylePr w:type="band2Horz">
      <w:rPr>
        <w:rFonts w:ascii="Arial" w:hAnsi="Arial"/>
        <w:color w:val="d09d00" w:themeColor="accent4" w:themeTint="9A"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d09d00" w:themeColor="accent4" w:themeTint="9A" w:themeShade="95"/>
        <w:sz w:val="22"/>
      </w:rPr>
      <w:pPr>
        <w:pBdr/>
        <w:spacing/>
        <w:ind/>
        <w:jc w:val="right"/>
      </w:pPr>
      <w:tblPr>
        <w:tblBorders/>
      </w:tblPr>
      <w:tcPr>
        <w:shd w:val="clear" w:color="ffffff"/>
        <w:tcBorders>
          <w:top w:val="none" w:color="000000" w:sz="4" w:space="0"/>
          <w:left w:val="none" w:color="000000" w:sz="4" w:space="0"/>
          <w:bottom w:val="none" w:color="000000" w:sz="4" w:space="0"/>
          <w:right w:val="single" w:color="000000" w:themeColor="accent4" w:themeTint="9A" w:sz="4" w:space="0"/>
        </w:tcBorders>
      </w:tcPr>
    </w:tblStylePr>
    <w:tblStylePr w:type="firstRow">
      <w:rPr>
        <w:rFonts w:ascii="Arial" w:hAnsi="Arial"/>
        <w:b/>
        <w:color w:val="d09d00" w:themeColor="accent4" w:themeTint="9A" w:themeShade="95"/>
        <w:sz w:val="22"/>
      </w:rPr>
      <w:pPr>
        <w:pBdr/>
        <w:spacing/>
        <w:ind/>
      </w:pPr>
      <w:tblPr>
        <w:tblBorders/>
      </w:tblPr>
      <w:tcPr>
        <w:shd w:val="clear" w:color="ffffff" w:themeColor="light1" w:fill="ffffff" w:themeFill="light1"/>
        <w:tcBorders>
          <w:top w:val="none" w:color="000000" w:sz="4" w:space="0"/>
          <w:left w:val="none" w:color="000000" w:sz="4" w:space="0"/>
          <w:bottom w:val="single" w:color="000000" w:themeColor="accent4" w:themeTint="9A" w:sz="4" w:space="0"/>
          <w:right w:val="none" w:color="000000" w:sz="4" w:space="0"/>
        </w:tcBorders>
      </w:tcPr>
    </w:tblStylePr>
    <w:tblStylePr w:type="lastCol">
      <w:rPr>
        <w:rFonts w:ascii="Arial" w:hAnsi="Arial"/>
        <w:i/>
        <w:color w:val="d09d00" w:themeColor="accent4" w:themeTint="9A" w:themeShade="95"/>
        <w:sz w:val="22"/>
      </w:rPr>
      <w:pPr>
        <w:pBdr/>
        <w:spacing/>
        <w:ind/>
      </w:pPr>
      <w:tblPr>
        <w:tblBorders/>
      </w:tblPr>
      <w:tcPr>
        <w:shd w:val="clear" w:color="ffffff"/>
        <w:tcBorders>
          <w:top w:val="none" w:color="000000" w:sz="4" w:space="0"/>
          <w:left w:val="single" w:color="000000" w:themeColor="accent4" w:themeTint="9A" w:sz="4" w:space="0"/>
          <w:bottom w:val="none" w:color="000000" w:sz="4" w:space="0"/>
          <w:right w:val="none" w:color="000000" w:sz="4" w:space="0"/>
        </w:tcBorders>
      </w:tcPr>
    </w:tblStylePr>
    <w:tblStylePr w:type="lastRow">
      <w:rPr>
        <w:rFonts w:ascii="Arial" w:hAnsi="Arial"/>
        <w:b/>
        <w:color w:val="d09d00" w:themeColor="accent4" w:themeTint="9A" w:themeShade="95"/>
        <w:sz w:val="22"/>
      </w:rPr>
      <w:pPr>
        <w:pBdr/>
        <w:spacing/>
        <w:ind/>
      </w:pPr>
      <w:tblPr>
        <w:tblBorders/>
      </w:tblPr>
      <w:tcPr>
        <w:shd w:val="clear" w:color="ffffff" w:themeColor="light1" w:fill="ffffff" w:themeFill="light1"/>
        <w:tcBorders>
          <w:top w:val="single" w:color="000000" w:themeColor="accent4" w:themeTint="9A"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55">
    <w:name w:val="Grid Table 7 Colorful - Accent 5"/>
    <w:basedOn w:val="887"/>
    <w:uiPriority w:val="99"/>
    <w:pPr>
      <w:pBdr/>
      <w:spacing w:after="0" w:line="240" w:lineRule="auto"/>
      <w:ind/>
    </w:pPr>
    <w:tblPr>
      <w:tblStyleRowBandSize w:val="1"/>
      <w:tblStyleColBandSize w:val="1"/>
      <w:tblInd w:w="0" w:type="dxa"/>
      <w:tblBorders>
        <w:bottom w:val="single" w:color="000000" w:themeColor="accent5" w:themeTint="90" w:sz="4" w:space="0"/>
        <w:right w:val="single" w:color="000000" w:themeColor="accent5" w:themeTint="90" w:sz="4" w:space="0"/>
        <w:insideH w:val="single" w:color="000000" w:themeColor="accent5" w:themeTint="90" w:sz="4" w:space="0"/>
        <w:insideV w:val="single" w:color="000000" w:themeColor="accent5" w:themeTint="90" w:sz="4" w:space="0"/>
      </w:tblBorders>
    </w:tblPr>
    <w:tcPr>
      <w:tcBorders/>
    </w:tcPr>
    <w:tblStylePr w:type="band1Horz">
      <w:rPr>
        <w:rFonts w:ascii="Arial" w:hAnsi="Arial"/>
        <w:color w:val="254275" w:themeColor="accent5" w:themeShade="95"/>
        <w:sz w:val="22"/>
      </w:rPr>
      <w:pPr>
        <w:pBdr/>
        <w:spacing/>
        <w:ind/>
      </w:pPr>
      <w:tblPr>
        <w:tblBorders/>
      </w:tblPr>
      <w:tcPr>
        <w:shd w:val="clear" w:color="ffffff" w:themeColor="accent5" w:themeTint="34" w:fill="d9e2f3" w:themeFill="accent5" w:themeFillTint="34"/>
        <w:tcBorders/>
      </w:tcPr>
    </w:tblStylePr>
    <w:tblStylePr w:type="band1Vert">
      <w:pPr>
        <w:pBdr/>
        <w:spacing/>
        <w:ind/>
      </w:pPr>
      <w:tblPr>
        <w:tblBorders/>
      </w:tblPr>
      <w:tcPr>
        <w:shd w:val="clear" w:color="ffffff" w:themeColor="accent5" w:themeTint="34" w:fill="d9e2f3" w:themeFill="accent5" w:themeFillTint="34"/>
        <w:tcBorders/>
      </w:tcPr>
    </w:tblStylePr>
    <w:tblStylePr w:type="band2Horz">
      <w:rPr>
        <w:rFonts w:ascii="Arial" w:hAnsi="Arial"/>
        <w:color w:val="254275" w:themeColor="accent5"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254275" w:themeColor="accent5" w:themeShade="95"/>
        <w:sz w:val="22"/>
      </w:rPr>
      <w:pPr>
        <w:pBdr/>
        <w:spacing/>
        <w:ind/>
        <w:jc w:val="right"/>
      </w:pPr>
      <w:tblPr>
        <w:tblBorders/>
      </w:tblPr>
      <w:tcPr>
        <w:shd w:val="clear" w:color="ffffff"/>
        <w:tcBorders>
          <w:top w:val="none" w:color="000000" w:sz="4" w:space="0"/>
          <w:left w:val="none" w:color="000000" w:sz="4" w:space="0"/>
          <w:bottom w:val="none" w:color="000000" w:sz="4" w:space="0"/>
          <w:right w:val="single" w:color="000000" w:themeColor="accent5" w:themeTint="90" w:sz="4" w:space="0"/>
        </w:tcBorders>
      </w:tcPr>
    </w:tblStylePr>
    <w:tblStylePr w:type="firstRow">
      <w:rPr>
        <w:rFonts w:ascii="Arial" w:hAnsi="Arial"/>
        <w:b/>
        <w:color w:val="254275" w:themeColor="accent5" w:themeShade="95"/>
        <w:sz w:val="22"/>
      </w:rPr>
      <w:pPr>
        <w:pBdr/>
        <w:spacing/>
        <w:ind/>
      </w:pPr>
      <w:tblPr>
        <w:tblBorders/>
      </w:tblPr>
      <w:tcPr>
        <w:shd w:val="clear" w:color="ffffff" w:themeColor="light1" w:fill="ffffff" w:themeFill="light1"/>
        <w:tcBorders>
          <w:top w:val="none" w:color="000000" w:sz="4" w:space="0"/>
          <w:left w:val="none" w:color="000000" w:sz="4" w:space="0"/>
          <w:bottom w:val="single" w:color="000000" w:themeColor="accent5" w:themeTint="90" w:sz="4" w:space="0"/>
          <w:right w:val="none" w:color="000000" w:sz="4" w:space="0"/>
        </w:tcBorders>
      </w:tcPr>
    </w:tblStylePr>
    <w:tblStylePr w:type="lastCol">
      <w:rPr>
        <w:rFonts w:ascii="Arial" w:hAnsi="Arial"/>
        <w:i/>
        <w:color w:val="254275" w:themeColor="accent5" w:themeShade="95"/>
        <w:sz w:val="22"/>
      </w:rPr>
      <w:pPr>
        <w:pBdr/>
        <w:spacing/>
        <w:ind/>
      </w:pPr>
      <w:tblPr>
        <w:tblBorders/>
      </w:tblPr>
      <w:tcPr>
        <w:shd w:val="clear" w:color="ffffff"/>
        <w:tcBorders>
          <w:top w:val="none" w:color="000000" w:sz="4" w:space="0"/>
          <w:left w:val="single" w:color="000000" w:themeColor="accent5" w:themeTint="90" w:sz="4" w:space="0"/>
          <w:bottom w:val="none" w:color="000000" w:sz="4" w:space="0"/>
          <w:right w:val="none" w:color="000000" w:sz="4" w:space="0"/>
        </w:tcBorders>
      </w:tcPr>
    </w:tblStylePr>
    <w:tblStylePr w:type="lastRow">
      <w:rPr>
        <w:rFonts w:ascii="Arial" w:hAnsi="Arial"/>
        <w:b/>
        <w:color w:val="254275" w:themeColor="accent5" w:themeShade="95"/>
        <w:sz w:val="22"/>
      </w:rPr>
      <w:pPr>
        <w:pBdr/>
        <w:spacing/>
        <w:ind/>
      </w:pPr>
      <w:tblPr>
        <w:tblBorders/>
      </w:tblPr>
      <w:tcPr>
        <w:shd w:val="clear" w:color="ffffff" w:themeColor="light1" w:fill="ffffff" w:themeFill="light1"/>
        <w:tcBorders>
          <w:top w:val="single" w:color="000000" w:themeColor="accent5" w:themeTint="90"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56">
    <w:name w:val="Grid Table 7 Colorful - Accent 6"/>
    <w:basedOn w:val="887"/>
    <w:uiPriority w:val="99"/>
    <w:pPr>
      <w:pBdr/>
      <w:spacing w:after="0" w:line="240" w:lineRule="auto"/>
      <w:ind/>
    </w:pPr>
    <w:tblPr>
      <w:tblStyleRowBandSize w:val="1"/>
      <w:tblStyleColBandSize w:val="1"/>
      <w:tblInd w:w="0" w:type="dxa"/>
      <w:tblBorders>
        <w:bottom w:val="single" w:color="000000" w:themeColor="accent6" w:themeTint="90" w:sz="4" w:space="0"/>
        <w:right w:val="single" w:color="000000" w:themeColor="accent6" w:themeTint="90" w:sz="4" w:space="0"/>
        <w:insideH w:val="single" w:color="000000" w:themeColor="accent6" w:themeTint="90" w:sz="4" w:space="0"/>
        <w:insideV w:val="single" w:color="000000" w:themeColor="accent6" w:themeTint="90" w:sz="4" w:space="0"/>
      </w:tblBorders>
    </w:tblPr>
    <w:tcPr>
      <w:tcBorders/>
    </w:tcPr>
    <w:tblStylePr w:type="band1Horz">
      <w:rPr>
        <w:rFonts w:ascii="Arial" w:hAnsi="Arial"/>
        <w:color w:val="416529" w:themeColor="accent6" w:themeShade="95"/>
        <w:sz w:val="22"/>
      </w:rPr>
      <w:pPr>
        <w:pBdr/>
        <w:spacing/>
        <w:ind/>
      </w:pPr>
      <w:tblPr>
        <w:tblBorders/>
      </w:tblPr>
      <w:tcPr>
        <w:shd w:val="clear" w:color="ffffff" w:themeColor="accent6" w:themeTint="34" w:fill="e2efd9" w:themeFill="accent6" w:themeFillTint="34"/>
        <w:tcBorders/>
      </w:tcPr>
    </w:tblStylePr>
    <w:tblStylePr w:type="band1Vert">
      <w:pPr>
        <w:pBdr/>
        <w:spacing/>
        <w:ind/>
      </w:pPr>
      <w:tblPr>
        <w:tblBorders/>
      </w:tblPr>
      <w:tcPr>
        <w:shd w:val="clear" w:color="ffffff" w:themeColor="accent6" w:themeTint="34" w:fill="e2efd9" w:themeFill="accent6" w:themeFillTint="34"/>
        <w:tcBorders/>
      </w:tcPr>
    </w:tblStylePr>
    <w:tblStylePr w:type="band2Horz">
      <w:rPr>
        <w:rFonts w:ascii="Arial" w:hAnsi="Arial"/>
        <w:color w:val="416529" w:themeColor="accent6"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416529" w:themeColor="accent6" w:themeShade="95"/>
        <w:sz w:val="22"/>
      </w:rPr>
      <w:pPr>
        <w:pBdr/>
        <w:spacing/>
        <w:ind/>
        <w:jc w:val="right"/>
      </w:pPr>
      <w:tblPr>
        <w:tblBorders/>
      </w:tblPr>
      <w:tcPr>
        <w:shd w:val="clear" w:color="ffffff"/>
        <w:tcBorders>
          <w:top w:val="none" w:color="000000" w:sz="4" w:space="0"/>
          <w:left w:val="none" w:color="000000" w:sz="4" w:space="0"/>
          <w:bottom w:val="none" w:color="000000" w:sz="4" w:space="0"/>
          <w:right w:val="single" w:color="000000" w:themeColor="accent6" w:themeTint="90" w:sz="4" w:space="0"/>
        </w:tcBorders>
      </w:tcPr>
    </w:tblStylePr>
    <w:tblStylePr w:type="firstRow">
      <w:rPr>
        <w:rFonts w:ascii="Arial" w:hAnsi="Arial"/>
        <w:b/>
        <w:color w:val="416529" w:themeColor="accent6" w:themeShade="95"/>
        <w:sz w:val="22"/>
      </w:rPr>
      <w:pPr>
        <w:pBdr/>
        <w:spacing/>
        <w:ind/>
      </w:pPr>
      <w:tblPr>
        <w:tblBorders/>
      </w:tblPr>
      <w:tcPr>
        <w:shd w:val="clear" w:color="ffffff" w:themeColor="light1" w:fill="ffffff" w:themeFill="light1"/>
        <w:tcBorders>
          <w:top w:val="none" w:color="000000" w:sz="4" w:space="0"/>
          <w:left w:val="none" w:color="000000" w:sz="4" w:space="0"/>
          <w:bottom w:val="single" w:color="000000" w:themeColor="accent6" w:themeTint="90" w:sz="4" w:space="0"/>
          <w:right w:val="none" w:color="000000" w:sz="4" w:space="0"/>
        </w:tcBorders>
      </w:tcPr>
    </w:tblStylePr>
    <w:tblStylePr w:type="lastCol">
      <w:rPr>
        <w:rFonts w:ascii="Arial" w:hAnsi="Arial"/>
        <w:i/>
        <w:color w:val="416529" w:themeColor="accent6" w:themeShade="95"/>
        <w:sz w:val="22"/>
      </w:rPr>
      <w:pPr>
        <w:pBdr/>
        <w:spacing/>
        <w:ind/>
      </w:pPr>
      <w:tblPr>
        <w:tblBorders/>
      </w:tblPr>
      <w:tcPr>
        <w:shd w:val="clear" w:color="ffffff"/>
        <w:tcBorders>
          <w:top w:val="none" w:color="000000" w:sz="4" w:space="0"/>
          <w:left w:val="single" w:color="000000" w:themeColor="accent6" w:themeTint="90" w:sz="4" w:space="0"/>
          <w:bottom w:val="none" w:color="000000" w:sz="4" w:space="0"/>
          <w:right w:val="none" w:color="000000" w:sz="4" w:space="0"/>
        </w:tcBorders>
      </w:tcPr>
    </w:tblStylePr>
    <w:tblStylePr w:type="lastRow">
      <w:rPr>
        <w:rFonts w:ascii="Arial" w:hAnsi="Arial"/>
        <w:b/>
        <w:color w:val="416529" w:themeColor="accent6" w:themeShade="95"/>
        <w:sz w:val="22"/>
      </w:rPr>
      <w:pPr>
        <w:pBdr/>
        <w:spacing/>
        <w:ind/>
      </w:pPr>
      <w:tblPr>
        <w:tblBorders/>
      </w:tblPr>
      <w:tcPr>
        <w:shd w:val="clear" w:color="ffffff" w:themeColor="light1" w:fill="ffffff" w:themeFill="light1"/>
        <w:tcBorders>
          <w:top w:val="single" w:color="000000" w:themeColor="accent6" w:themeTint="90"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57">
    <w:name w:val="List Table 1 Light"/>
    <w:basedOn w:val="887"/>
    <w:uiPriority w:val="99"/>
    <w:pPr>
      <w:pBdr/>
      <w:spacing w:after="0" w:line="240" w:lineRule="auto"/>
      <w:ind/>
    </w:pPr>
    <w:tblPr>
      <w:tblStyleRowBandSize w:val="1"/>
      <w:tblStyleColBandSize w:val="1"/>
      <w:tblInd w:w="0" w:type="dxa"/>
      <w:tblBorders/>
    </w:tblPr>
    <w:tcPr>
      <w:tcBorders/>
    </w:tcPr>
    <w:tblStylePr w:type="band1Horz">
      <w:pPr>
        <w:pBdr/>
        <w:spacing/>
        <w:ind/>
      </w:pPr>
      <w:tblPr>
        <w:tblBorders/>
      </w:tblPr>
      <w:tcPr>
        <w:shd w:val="clear" w:color="ffffff" w:themeColor="text1" w:themeTint="40" w:fill="bfbfbf" w:themeFill="text1" w:themeFillTint="40"/>
        <w:tcBorders/>
      </w:tcPr>
    </w:tblStylePr>
    <w:tblStylePr w:type="band1Vert">
      <w:pPr>
        <w:pBdr/>
        <w:spacing/>
        <w:ind/>
      </w:pPr>
      <w:tblPr>
        <w:tblBorders/>
      </w:tblPr>
      <w:tcPr>
        <w:shd w:val="clear" w:color="ffffff" w:themeColor="text1" w:themeTint="40" w:fill="bfbfbf" w:themeFill="text1"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top w:val="none" w:color="000000" w:sz="4" w:space="0"/>
          <w:left w:val="none" w:color="000000" w:sz="4" w:space="0"/>
          <w:bottom w:val="single" w:color="000000" w:themeColor="text1" w:sz="4"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text1"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58">
    <w:name w:val="List Table 1 Light - Accent 1"/>
    <w:basedOn w:val="887"/>
    <w:uiPriority w:val="99"/>
    <w:pPr>
      <w:pBdr/>
      <w:spacing w:after="0" w:line="240" w:lineRule="auto"/>
      <w:ind/>
    </w:pPr>
    <w:tblPr>
      <w:tblStyleRowBandSize w:val="1"/>
      <w:tblStyleColBandSize w:val="1"/>
      <w:tblInd w:w="0" w:type="dxa"/>
      <w:tblBorders/>
    </w:tblPr>
    <w:tcPr>
      <w:tcBorders/>
    </w:tcPr>
    <w:tblStylePr w:type="band1Horz">
      <w:pPr>
        <w:pBdr/>
        <w:spacing/>
        <w:ind/>
      </w:pPr>
      <w:tblPr>
        <w:tblBorders/>
      </w:tblPr>
      <w:tcPr>
        <w:shd w:val="clear" w:color="ffffff" w:themeColor="accent1" w:themeTint="40" w:fill="d6e6f4" w:themeFill="accent1" w:themeFillTint="40"/>
        <w:tcBorders/>
      </w:tcPr>
    </w:tblStylePr>
    <w:tblStylePr w:type="band1Vert">
      <w:pPr>
        <w:pBdr/>
        <w:spacing/>
        <w:ind/>
      </w:pPr>
      <w:tblPr>
        <w:tblBorders/>
      </w:tblPr>
      <w:tcPr>
        <w:shd w:val="clear" w:color="ffffff" w:themeColor="accent1" w:themeTint="40" w:fill="d6e6f4" w:themeFill="accent1"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top w:val="none" w:color="000000" w:sz="4" w:space="0"/>
          <w:left w:val="none" w:color="000000" w:sz="4" w:space="0"/>
          <w:bottom w:val="single" w:color="000000" w:themeColor="accent1" w:sz="4"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accent1"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59">
    <w:name w:val="List Table 1 Light - Accent 2"/>
    <w:basedOn w:val="887"/>
    <w:uiPriority w:val="99"/>
    <w:pPr>
      <w:pBdr/>
      <w:spacing w:after="0" w:line="240" w:lineRule="auto"/>
      <w:ind/>
    </w:pPr>
    <w:tblPr>
      <w:tblStyleRowBandSize w:val="1"/>
      <w:tblStyleColBandSize w:val="1"/>
      <w:tblInd w:w="0" w:type="dxa"/>
      <w:tblBorders/>
    </w:tblPr>
    <w:tcPr>
      <w:tcBorders/>
    </w:tcPr>
    <w:tblStylePr w:type="band1Horz">
      <w:pPr>
        <w:pBdr/>
        <w:spacing/>
        <w:ind/>
      </w:pPr>
      <w:tblPr>
        <w:tblBorders/>
      </w:tblPr>
      <w:tcPr>
        <w:shd w:val="clear" w:color="ffffff" w:themeColor="accent2" w:themeTint="40" w:fill="fadecb" w:themeFill="accent2" w:themeFillTint="40"/>
        <w:tcBorders/>
      </w:tcPr>
    </w:tblStylePr>
    <w:tblStylePr w:type="band1Vert">
      <w:pPr>
        <w:pBdr/>
        <w:spacing/>
        <w:ind/>
      </w:pPr>
      <w:tblPr>
        <w:tblBorders/>
      </w:tblPr>
      <w:tcPr>
        <w:shd w:val="clear" w:color="ffffff" w:themeColor="accent2" w:themeTint="40" w:fill="fadecb" w:themeFill="accent2"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top w:val="none" w:color="000000" w:sz="4" w:space="0"/>
          <w:left w:val="none" w:color="000000" w:sz="4" w:space="0"/>
          <w:bottom w:val="single" w:color="000000" w:themeColor="accent2" w:sz="4"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accent2"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60">
    <w:name w:val="List Table 1 Light - Accent 3"/>
    <w:basedOn w:val="887"/>
    <w:uiPriority w:val="99"/>
    <w:pPr>
      <w:pBdr/>
      <w:spacing w:after="0" w:line="240" w:lineRule="auto"/>
      <w:ind/>
    </w:pPr>
    <w:tblPr>
      <w:tblStyleRowBandSize w:val="1"/>
      <w:tblStyleColBandSize w:val="1"/>
      <w:tblInd w:w="0" w:type="dxa"/>
      <w:tblBorders/>
    </w:tblPr>
    <w:tcPr>
      <w:tcBorders/>
    </w:tcPr>
    <w:tblStylePr w:type="band1Horz">
      <w:pPr>
        <w:pBdr/>
        <w:spacing/>
        <w:ind/>
      </w:pPr>
      <w:tblPr>
        <w:tblBorders/>
      </w:tblPr>
      <w:tcPr>
        <w:shd w:val="clear" w:color="ffffff" w:themeColor="accent3" w:themeTint="40" w:fill="e8e8e8" w:themeFill="accent3" w:themeFillTint="40"/>
        <w:tcBorders/>
      </w:tcPr>
    </w:tblStylePr>
    <w:tblStylePr w:type="band1Vert">
      <w:pPr>
        <w:pBdr/>
        <w:spacing/>
        <w:ind/>
      </w:pPr>
      <w:tblPr>
        <w:tblBorders/>
      </w:tblPr>
      <w:tcPr>
        <w:shd w:val="clear" w:color="ffffff" w:themeColor="accent3" w:themeTint="40" w:fill="e8e8e8" w:themeFill="accent3"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top w:val="none" w:color="000000" w:sz="4" w:space="0"/>
          <w:left w:val="none" w:color="000000" w:sz="4" w:space="0"/>
          <w:bottom w:val="single" w:color="000000" w:themeColor="accent3" w:sz="4"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accent3"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61">
    <w:name w:val="List Table 1 Light - Accent 4"/>
    <w:basedOn w:val="887"/>
    <w:uiPriority w:val="99"/>
    <w:pPr>
      <w:pBdr/>
      <w:spacing w:after="0" w:line="240" w:lineRule="auto"/>
      <w:ind/>
    </w:pPr>
    <w:tblPr>
      <w:tblStyleRowBandSize w:val="1"/>
      <w:tblStyleColBandSize w:val="1"/>
      <w:tblInd w:w="0" w:type="dxa"/>
      <w:tblBorders/>
    </w:tblPr>
    <w:tcPr>
      <w:tcBorders/>
    </w:tcPr>
    <w:tblStylePr w:type="band1Horz">
      <w:pPr>
        <w:pBdr/>
        <w:spacing/>
        <w:ind/>
      </w:pPr>
      <w:tblPr>
        <w:tblBorders/>
      </w:tblPr>
      <w:tcPr>
        <w:shd w:val="clear" w:color="ffffff" w:themeColor="accent4" w:themeTint="40" w:fill="ffefbf" w:themeFill="accent4" w:themeFillTint="40"/>
        <w:tcBorders/>
      </w:tcPr>
    </w:tblStylePr>
    <w:tblStylePr w:type="band1Vert">
      <w:pPr>
        <w:pBdr/>
        <w:spacing/>
        <w:ind/>
      </w:pPr>
      <w:tblPr>
        <w:tblBorders/>
      </w:tblPr>
      <w:tcPr>
        <w:shd w:val="clear" w:color="ffffff" w:themeColor="accent4" w:themeTint="40" w:fill="ffefbf" w:themeFill="accent4"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top w:val="none" w:color="000000" w:sz="4" w:space="0"/>
          <w:left w:val="none" w:color="000000" w:sz="4" w:space="0"/>
          <w:bottom w:val="single" w:color="000000" w:themeColor="accent4" w:sz="4"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accent4"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62">
    <w:name w:val="List Table 1 Light - Accent 5"/>
    <w:basedOn w:val="887"/>
    <w:uiPriority w:val="99"/>
    <w:pPr>
      <w:pBdr/>
      <w:spacing w:after="0" w:line="240" w:lineRule="auto"/>
      <w:ind/>
    </w:pPr>
    <w:tblPr>
      <w:tblStyleRowBandSize w:val="1"/>
      <w:tblStyleColBandSize w:val="1"/>
      <w:tblInd w:w="0" w:type="dxa"/>
      <w:tblBorders/>
    </w:tblPr>
    <w:tcPr>
      <w:tcBorders/>
    </w:tcPr>
    <w:tblStylePr w:type="band1Horz">
      <w:pPr>
        <w:pBdr/>
        <w:spacing/>
        <w:ind/>
      </w:pPr>
      <w:tblPr>
        <w:tblBorders/>
      </w:tblPr>
      <w:tcPr>
        <w:shd w:val="clear" w:color="ffffff" w:themeColor="accent5" w:themeTint="40" w:fill="d0dcf0" w:themeFill="accent5" w:themeFillTint="40"/>
        <w:tcBorders/>
      </w:tcPr>
    </w:tblStylePr>
    <w:tblStylePr w:type="band1Vert">
      <w:pPr>
        <w:pBdr/>
        <w:spacing/>
        <w:ind/>
      </w:pPr>
      <w:tblPr>
        <w:tblBorders/>
      </w:tblPr>
      <w:tcPr>
        <w:shd w:val="clear" w:color="ffffff" w:themeColor="accent5" w:themeTint="40" w:fill="d0dcf0" w:themeFill="accent5"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top w:val="none" w:color="000000" w:sz="4" w:space="0"/>
          <w:left w:val="none" w:color="000000" w:sz="4" w:space="0"/>
          <w:bottom w:val="single" w:color="000000" w:themeColor="accent5" w:sz="4"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accent5"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63">
    <w:name w:val="List Table 1 Light - Accent 6"/>
    <w:basedOn w:val="887"/>
    <w:uiPriority w:val="99"/>
    <w:pPr>
      <w:pBdr/>
      <w:spacing w:after="0" w:line="240" w:lineRule="auto"/>
      <w:ind/>
    </w:pPr>
    <w:tblPr>
      <w:tblStyleRowBandSize w:val="1"/>
      <w:tblStyleColBandSize w:val="1"/>
      <w:tblInd w:w="0" w:type="dxa"/>
      <w:tblBorders/>
    </w:tblPr>
    <w:tcPr>
      <w:tcBorders/>
    </w:tcPr>
    <w:tblStylePr w:type="band1Horz">
      <w:pPr>
        <w:pBdr/>
        <w:spacing/>
        <w:ind/>
      </w:pPr>
      <w:tblPr>
        <w:tblBorders/>
      </w:tblPr>
      <w:tcPr>
        <w:shd w:val="clear" w:color="ffffff" w:themeColor="accent6" w:themeTint="40" w:fill="dbecd0" w:themeFill="accent6" w:themeFillTint="40"/>
        <w:tcBorders/>
      </w:tcPr>
    </w:tblStylePr>
    <w:tblStylePr w:type="band1Vert">
      <w:pPr>
        <w:pBdr/>
        <w:spacing/>
        <w:ind/>
      </w:pPr>
      <w:tblPr>
        <w:tblBorders/>
      </w:tblPr>
      <w:tcPr>
        <w:shd w:val="clear" w:color="ffffff" w:themeColor="accent6" w:themeTint="40" w:fill="dbecd0" w:themeFill="accent6"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top w:val="none" w:color="000000" w:sz="4" w:space="0"/>
          <w:left w:val="none" w:color="000000" w:sz="4" w:space="0"/>
          <w:bottom w:val="single" w:color="000000" w:themeColor="accent6" w:sz="4"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accent6"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64">
    <w:name w:val="List Table 2"/>
    <w:basedOn w:val="887"/>
    <w:uiPriority w:val="99"/>
    <w:pPr>
      <w:pBdr/>
      <w:spacing w:after="0" w:line="240" w:lineRule="auto"/>
      <w:ind/>
    </w:pPr>
    <w:tblPr>
      <w:tblStyleRowBandSize w:val="1"/>
      <w:tblStyleColBandSize w:val="1"/>
      <w:tblInd w:w="0" w:type="dxa"/>
      <w:tblBorders>
        <w:top w:val="single" w:color="000000" w:themeColor="text1" w:themeTint="90" w:sz="4" w:space="0"/>
        <w:bottom w:val="single" w:color="000000" w:themeColor="text1" w:themeTint="90" w:sz="4" w:space="0"/>
        <w:insideH w:val="single" w:color="000000" w:themeColor="text1" w:themeTint="90" w:sz="4" w:space="0"/>
      </w:tblBorders>
    </w:tblPr>
    <w:tcPr>
      <w:tcBorders/>
    </w:tcPr>
    <w:tblStylePr w:type="band1Horz">
      <w:rPr>
        <w:rFonts w:ascii="Arial" w:hAnsi="Arial"/>
        <w:color w:val="404040"/>
        <w:sz w:val="22"/>
      </w:rPr>
      <w:pPr>
        <w:pBdr/>
        <w:spacing/>
        <w:ind/>
      </w:pPr>
      <w:tblPr>
        <w:tblBorders/>
      </w:tblPr>
      <w:tcPr>
        <w:shd w:val="clear" w:color="ffffff" w:themeColor="text1" w:themeTint="40" w:fill="bfbfbf" w:themeFill="text1" w:themeFillTint="40"/>
        <w:tcBorders/>
      </w:tcPr>
    </w:tblStylePr>
    <w:tblStylePr w:type="band1Vert">
      <w:rPr>
        <w:rFonts w:ascii="Arial" w:hAnsi="Arial"/>
        <w:color w:val="404040"/>
        <w:sz w:val="22"/>
      </w:rPr>
      <w:pPr>
        <w:pBdr/>
        <w:spacing/>
        <w:ind/>
      </w:pPr>
      <w:tblPr>
        <w:tblBorders/>
      </w:tblPr>
      <w:tcPr>
        <w:shd w:val="clear" w:color="ffffff" w:themeColor="text1" w:themeTint="40" w:fill="bfbfbf" w:themeFill="text1"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404040"/>
        <w:sz w:val="22"/>
      </w:rPr>
      <w:pPr>
        <w:pBdr/>
        <w:spacing/>
        <w:ind/>
      </w:pPr>
      <w:tblPr>
        <w:tblBorders/>
      </w:tblPr>
      <w:tcPr>
        <w:tcBorders/>
      </w:tcPr>
    </w:tblStylePr>
    <w:tblStylePr w:type="firstRow">
      <w:rPr>
        <w:rFonts w:ascii="Arial" w:hAnsi="Arial"/>
        <w:b/>
        <w:color w:val="404040"/>
        <w:sz w:val="22"/>
      </w:rPr>
      <w:pPr>
        <w:pBdr/>
        <w:spacing/>
        <w:ind/>
      </w:pPr>
      <w:tblPr>
        <w:tblBorders/>
      </w:tblPr>
      <w:tcPr>
        <w:tcBorders>
          <w:top w:val="single" w:color="000000" w:themeColor="text1" w:themeTint="90" w:sz="4" w:space="0"/>
          <w:left w:val="none" w:color="000000" w:sz="4" w:space="0"/>
          <w:bottom w:val="single" w:color="000000" w:themeColor="text1" w:themeTint="90" w:sz="4" w:space="0"/>
          <w:right w:val="none" w:color="000000" w:sz="4" w:space="0"/>
        </w:tcBorders>
      </w:tcPr>
    </w:tblStylePr>
    <w:tblStylePr w:type="lastCol">
      <w:rPr>
        <w:rFonts w:ascii="Arial" w:hAnsi="Arial"/>
        <w:b/>
        <w:color w:val="404040"/>
        <w:sz w:val="22"/>
      </w:rPr>
      <w:pPr>
        <w:pBdr/>
        <w:spacing/>
        <w:ind/>
      </w:pPr>
      <w:tblPr>
        <w:tblBorders/>
      </w:tblPr>
      <w:tcPr>
        <w:tcBorders/>
      </w:tcPr>
    </w:tblStylePr>
    <w:tblStylePr w:type="lastRow">
      <w:rPr>
        <w:rFonts w:ascii="Arial" w:hAnsi="Arial"/>
        <w:b/>
        <w:color w:val="404040"/>
        <w:sz w:val="22"/>
      </w:rPr>
      <w:pPr>
        <w:pBdr/>
        <w:spacing/>
        <w:ind/>
      </w:pPr>
      <w:tblPr>
        <w:tblBorders/>
      </w:tblPr>
      <w:tcPr>
        <w:tcBorders>
          <w:top w:val="single" w:color="000000" w:themeColor="text1" w:themeTint="90" w:sz="4" w:space="0"/>
          <w:left w:val="none" w:color="000000" w:sz="4" w:space="0"/>
          <w:bottom w:val="single" w:color="000000" w:themeColor="text1" w:themeTint="9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65">
    <w:name w:val="List Table 2 - Accent 1"/>
    <w:basedOn w:val="887"/>
    <w:uiPriority w:val="99"/>
    <w:pPr>
      <w:pBdr/>
      <w:spacing w:after="0" w:line="240" w:lineRule="auto"/>
      <w:ind/>
    </w:pPr>
    <w:tblPr>
      <w:tblStyleRowBandSize w:val="1"/>
      <w:tblStyleColBandSize w:val="1"/>
      <w:tblInd w:w="0" w:type="dxa"/>
      <w:tblBorders>
        <w:top w:val="single" w:color="000000" w:themeColor="accent1" w:themeTint="90" w:sz="4" w:space="0"/>
        <w:bottom w:val="single" w:color="000000" w:themeColor="accent1" w:themeTint="90" w:sz="4" w:space="0"/>
        <w:insideH w:val="single" w:color="000000" w:themeColor="accent1" w:themeTint="90" w:sz="4" w:space="0"/>
      </w:tblBorders>
    </w:tblPr>
    <w:tcPr>
      <w:tcBorders/>
    </w:tcPr>
    <w:tblStylePr w:type="band1Horz">
      <w:rPr>
        <w:rFonts w:ascii="Arial" w:hAnsi="Arial"/>
        <w:color w:val="404040"/>
        <w:sz w:val="22"/>
      </w:rPr>
      <w:pPr>
        <w:pBdr/>
        <w:spacing/>
        <w:ind/>
      </w:pPr>
      <w:tblPr>
        <w:tblBorders/>
      </w:tblPr>
      <w:tcPr>
        <w:shd w:val="clear" w:color="ffffff" w:themeColor="accent1" w:themeTint="40" w:fill="d6e6f4" w:themeFill="accent1" w:themeFillTint="40"/>
        <w:tcBorders/>
      </w:tcPr>
    </w:tblStylePr>
    <w:tblStylePr w:type="band1Vert">
      <w:rPr>
        <w:rFonts w:ascii="Arial" w:hAnsi="Arial"/>
        <w:color w:val="404040"/>
        <w:sz w:val="22"/>
      </w:rPr>
      <w:pPr>
        <w:pBdr/>
        <w:spacing/>
        <w:ind/>
      </w:pPr>
      <w:tblPr>
        <w:tblBorders/>
      </w:tblPr>
      <w:tcPr>
        <w:shd w:val="clear" w:color="ffffff" w:themeColor="accent1" w:themeTint="40" w:fill="d6e6f4" w:themeFill="accent1"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404040"/>
        <w:sz w:val="22"/>
      </w:rPr>
      <w:pPr>
        <w:pBdr/>
        <w:spacing/>
        <w:ind/>
      </w:pPr>
      <w:tblPr>
        <w:tblBorders/>
      </w:tblPr>
      <w:tcPr>
        <w:tcBorders/>
      </w:tcPr>
    </w:tblStylePr>
    <w:tblStylePr w:type="firstRow">
      <w:rPr>
        <w:rFonts w:ascii="Arial" w:hAnsi="Arial"/>
        <w:b/>
        <w:color w:val="404040"/>
        <w:sz w:val="22"/>
      </w:rPr>
      <w:pPr>
        <w:pBdr/>
        <w:spacing/>
        <w:ind/>
      </w:pPr>
      <w:tblPr>
        <w:tblBorders/>
      </w:tblPr>
      <w:tcPr>
        <w:tcBorders>
          <w:top w:val="single" w:color="000000" w:themeColor="accent1" w:themeTint="90" w:sz="4" w:space="0"/>
          <w:left w:val="none" w:color="000000" w:sz="4" w:space="0"/>
          <w:bottom w:val="single" w:color="000000" w:themeColor="accent1" w:themeTint="90" w:sz="4" w:space="0"/>
          <w:right w:val="none" w:color="000000" w:sz="4" w:space="0"/>
        </w:tcBorders>
      </w:tcPr>
    </w:tblStylePr>
    <w:tblStylePr w:type="lastCol">
      <w:rPr>
        <w:rFonts w:ascii="Arial" w:hAnsi="Arial"/>
        <w:b/>
        <w:color w:val="404040"/>
        <w:sz w:val="22"/>
      </w:rPr>
      <w:pPr>
        <w:pBdr/>
        <w:spacing/>
        <w:ind/>
      </w:pPr>
      <w:tblPr>
        <w:tblBorders/>
      </w:tblPr>
      <w:tcPr>
        <w:tcBorders/>
      </w:tcPr>
    </w:tblStylePr>
    <w:tblStylePr w:type="lastRow">
      <w:rPr>
        <w:rFonts w:ascii="Arial" w:hAnsi="Arial"/>
        <w:b/>
        <w:color w:val="404040"/>
        <w:sz w:val="22"/>
      </w:rPr>
      <w:pPr>
        <w:pBdr/>
        <w:spacing/>
        <w:ind/>
      </w:pPr>
      <w:tblPr>
        <w:tblBorders/>
      </w:tblPr>
      <w:tcPr>
        <w:tcBorders>
          <w:top w:val="single" w:color="000000" w:themeColor="accent1" w:themeTint="90" w:sz="4" w:space="0"/>
          <w:left w:val="none" w:color="000000" w:sz="4" w:space="0"/>
          <w:bottom w:val="single" w:color="000000" w:themeColor="accent1" w:themeTint="9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66">
    <w:name w:val="List Table 2 - Accent 2"/>
    <w:basedOn w:val="887"/>
    <w:uiPriority w:val="99"/>
    <w:pPr>
      <w:pBdr/>
      <w:spacing w:after="0" w:line="240" w:lineRule="auto"/>
      <w:ind/>
    </w:pPr>
    <w:tblPr>
      <w:tblStyleRowBandSize w:val="1"/>
      <w:tblStyleColBandSize w:val="1"/>
      <w:tblInd w:w="0" w:type="dxa"/>
      <w:tblBorders>
        <w:top w:val="single" w:color="000000" w:themeColor="accent2" w:themeTint="90" w:sz="4" w:space="0"/>
        <w:bottom w:val="single" w:color="000000" w:themeColor="accent2" w:themeTint="90" w:sz="4" w:space="0"/>
        <w:insideH w:val="single" w:color="000000" w:themeColor="accent2" w:themeTint="90" w:sz="4" w:space="0"/>
      </w:tblBorders>
    </w:tblPr>
    <w:tcPr>
      <w:tcBorders/>
    </w:tcPr>
    <w:tblStylePr w:type="band1Horz">
      <w:rPr>
        <w:rFonts w:ascii="Arial" w:hAnsi="Arial"/>
        <w:color w:val="404040"/>
        <w:sz w:val="22"/>
      </w:rPr>
      <w:pPr>
        <w:pBdr/>
        <w:spacing/>
        <w:ind/>
      </w:pPr>
      <w:tblPr>
        <w:tblBorders/>
      </w:tblPr>
      <w:tcPr>
        <w:shd w:val="clear" w:color="ffffff" w:themeColor="accent2" w:themeTint="40" w:fill="fadecb" w:themeFill="accent2" w:themeFillTint="40"/>
        <w:tcBorders/>
      </w:tcPr>
    </w:tblStylePr>
    <w:tblStylePr w:type="band1Vert">
      <w:rPr>
        <w:rFonts w:ascii="Arial" w:hAnsi="Arial"/>
        <w:color w:val="404040"/>
        <w:sz w:val="22"/>
      </w:rPr>
      <w:pPr>
        <w:pBdr/>
        <w:spacing/>
        <w:ind/>
      </w:pPr>
      <w:tblPr>
        <w:tblBorders/>
      </w:tblPr>
      <w:tcPr>
        <w:shd w:val="clear" w:color="ffffff" w:themeColor="accent2" w:themeTint="40" w:fill="fadecb" w:themeFill="accent2"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404040"/>
        <w:sz w:val="22"/>
      </w:rPr>
      <w:pPr>
        <w:pBdr/>
        <w:spacing/>
        <w:ind/>
      </w:pPr>
      <w:tblPr>
        <w:tblBorders/>
      </w:tblPr>
      <w:tcPr>
        <w:tcBorders/>
      </w:tcPr>
    </w:tblStylePr>
    <w:tblStylePr w:type="firstRow">
      <w:rPr>
        <w:rFonts w:ascii="Arial" w:hAnsi="Arial"/>
        <w:b/>
        <w:color w:val="404040"/>
        <w:sz w:val="22"/>
      </w:rPr>
      <w:pPr>
        <w:pBdr/>
        <w:spacing/>
        <w:ind/>
      </w:pPr>
      <w:tblPr>
        <w:tblBorders/>
      </w:tblPr>
      <w:tcPr>
        <w:tcBorders>
          <w:top w:val="single" w:color="000000" w:themeColor="accent2" w:themeTint="90" w:sz="4" w:space="0"/>
          <w:left w:val="none" w:color="000000" w:sz="4" w:space="0"/>
          <w:bottom w:val="single" w:color="000000" w:themeColor="accent2" w:themeTint="90" w:sz="4" w:space="0"/>
          <w:right w:val="none" w:color="000000" w:sz="4" w:space="0"/>
        </w:tcBorders>
      </w:tcPr>
    </w:tblStylePr>
    <w:tblStylePr w:type="lastCol">
      <w:rPr>
        <w:rFonts w:ascii="Arial" w:hAnsi="Arial"/>
        <w:b/>
        <w:color w:val="404040"/>
        <w:sz w:val="22"/>
      </w:rPr>
      <w:pPr>
        <w:pBdr/>
        <w:spacing/>
        <w:ind/>
      </w:pPr>
      <w:tblPr>
        <w:tblBorders/>
      </w:tblPr>
      <w:tcPr>
        <w:tcBorders/>
      </w:tcPr>
    </w:tblStylePr>
    <w:tblStylePr w:type="lastRow">
      <w:rPr>
        <w:rFonts w:ascii="Arial" w:hAnsi="Arial"/>
        <w:b/>
        <w:color w:val="404040"/>
        <w:sz w:val="22"/>
      </w:rPr>
      <w:pPr>
        <w:pBdr/>
        <w:spacing/>
        <w:ind/>
      </w:pPr>
      <w:tblPr>
        <w:tblBorders/>
      </w:tblPr>
      <w:tcPr>
        <w:tcBorders>
          <w:top w:val="single" w:color="000000" w:themeColor="accent2" w:themeTint="90" w:sz="4" w:space="0"/>
          <w:left w:val="none" w:color="000000" w:sz="4" w:space="0"/>
          <w:bottom w:val="single" w:color="000000" w:themeColor="accent2" w:themeTint="9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67">
    <w:name w:val="List Table 2 - Accent 3"/>
    <w:basedOn w:val="887"/>
    <w:uiPriority w:val="99"/>
    <w:pPr>
      <w:pBdr/>
      <w:spacing w:after="0" w:line="240" w:lineRule="auto"/>
      <w:ind/>
    </w:pPr>
    <w:tblPr>
      <w:tblStyleRowBandSize w:val="1"/>
      <w:tblStyleColBandSize w:val="1"/>
      <w:tblInd w:w="0" w:type="dxa"/>
      <w:tblBorders>
        <w:top w:val="single" w:color="000000" w:themeColor="accent3" w:themeTint="90" w:sz="4" w:space="0"/>
        <w:bottom w:val="single" w:color="000000" w:themeColor="accent3" w:themeTint="90" w:sz="4" w:space="0"/>
        <w:insideH w:val="single" w:color="000000" w:themeColor="accent3" w:themeTint="90" w:sz="4" w:space="0"/>
      </w:tblBorders>
    </w:tblPr>
    <w:tcPr>
      <w:tcBorders/>
    </w:tcPr>
    <w:tblStylePr w:type="band1Horz">
      <w:rPr>
        <w:rFonts w:ascii="Arial" w:hAnsi="Arial"/>
        <w:color w:val="404040"/>
        <w:sz w:val="22"/>
      </w:rPr>
      <w:pPr>
        <w:pBdr/>
        <w:spacing/>
        <w:ind/>
      </w:pPr>
      <w:tblPr>
        <w:tblBorders/>
      </w:tblPr>
      <w:tcPr>
        <w:shd w:val="clear" w:color="ffffff" w:themeColor="accent3" w:themeTint="40" w:fill="e8e8e8" w:themeFill="accent3" w:themeFillTint="40"/>
        <w:tcBorders/>
      </w:tcPr>
    </w:tblStylePr>
    <w:tblStylePr w:type="band1Vert">
      <w:rPr>
        <w:rFonts w:ascii="Arial" w:hAnsi="Arial"/>
        <w:color w:val="404040"/>
        <w:sz w:val="22"/>
      </w:rPr>
      <w:pPr>
        <w:pBdr/>
        <w:spacing/>
        <w:ind/>
      </w:pPr>
      <w:tblPr>
        <w:tblBorders/>
      </w:tblPr>
      <w:tcPr>
        <w:shd w:val="clear" w:color="ffffff" w:themeColor="accent3" w:themeTint="40" w:fill="e8e8e8" w:themeFill="accent3"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404040"/>
        <w:sz w:val="22"/>
      </w:rPr>
      <w:pPr>
        <w:pBdr/>
        <w:spacing/>
        <w:ind/>
      </w:pPr>
      <w:tblPr>
        <w:tblBorders/>
      </w:tblPr>
      <w:tcPr>
        <w:tcBorders/>
      </w:tcPr>
    </w:tblStylePr>
    <w:tblStylePr w:type="firstRow">
      <w:rPr>
        <w:rFonts w:ascii="Arial" w:hAnsi="Arial"/>
        <w:b/>
        <w:color w:val="404040"/>
        <w:sz w:val="22"/>
      </w:rPr>
      <w:pPr>
        <w:pBdr/>
        <w:spacing/>
        <w:ind/>
      </w:pPr>
      <w:tblPr>
        <w:tblBorders/>
      </w:tblPr>
      <w:tcPr>
        <w:tcBorders>
          <w:top w:val="single" w:color="000000" w:themeColor="accent3" w:themeTint="90" w:sz="4" w:space="0"/>
          <w:left w:val="none" w:color="000000" w:sz="4" w:space="0"/>
          <w:bottom w:val="single" w:color="000000" w:themeColor="accent3" w:themeTint="90" w:sz="4" w:space="0"/>
          <w:right w:val="none" w:color="000000" w:sz="4" w:space="0"/>
        </w:tcBorders>
      </w:tcPr>
    </w:tblStylePr>
    <w:tblStylePr w:type="lastCol">
      <w:rPr>
        <w:rFonts w:ascii="Arial" w:hAnsi="Arial"/>
        <w:b/>
        <w:color w:val="404040"/>
        <w:sz w:val="22"/>
      </w:rPr>
      <w:pPr>
        <w:pBdr/>
        <w:spacing/>
        <w:ind/>
      </w:pPr>
      <w:tblPr>
        <w:tblBorders/>
      </w:tblPr>
      <w:tcPr>
        <w:tcBorders/>
      </w:tcPr>
    </w:tblStylePr>
    <w:tblStylePr w:type="lastRow">
      <w:rPr>
        <w:rFonts w:ascii="Arial" w:hAnsi="Arial"/>
        <w:b/>
        <w:color w:val="404040"/>
        <w:sz w:val="22"/>
      </w:rPr>
      <w:pPr>
        <w:pBdr/>
        <w:spacing/>
        <w:ind/>
      </w:pPr>
      <w:tblPr>
        <w:tblBorders/>
      </w:tblPr>
      <w:tcPr>
        <w:tcBorders>
          <w:top w:val="single" w:color="000000" w:themeColor="accent3" w:themeTint="90" w:sz="4" w:space="0"/>
          <w:left w:val="none" w:color="000000" w:sz="4" w:space="0"/>
          <w:bottom w:val="single" w:color="000000" w:themeColor="accent3" w:themeTint="9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68">
    <w:name w:val="List Table 2 - Accent 4"/>
    <w:basedOn w:val="887"/>
    <w:uiPriority w:val="99"/>
    <w:pPr>
      <w:pBdr/>
      <w:spacing w:after="0" w:line="240" w:lineRule="auto"/>
      <w:ind/>
    </w:pPr>
    <w:tblPr>
      <w:tblStyleRowBandSize w:val="1"/>
      <w:tblStyleColBandSize w:val="1"/>
      <w:tblInd w:w="0" w:type="dxa"/>
      <w:tblBorders>
        <w:top w:val="single" w:color="000000" w:themeColor="accent4" w:themeTint="90" w:sz="4" w:space="0"/>
        <w:bottom w:val="single" w:color="000000" w:themeColor="accent4" w:themeTint="90" w:sz="4" w:space="0"/>
        <w:insideH w:val="single" w:color="000000" w:themeColor="accent4" w:themeTint="90" w:sz="4" w:space="0"/>
      </w:tblBorders>
    </w:tblPr>
    <w:tcPr>
      <w:tcBorders/>
    </w:tcPr>
    <w:tblStylePr w:type="band1Horz">
      <w:rPr>
        <w:rFonts w:ascii="Arial" w:hAnsi="Arial"/>
        <w:color w:val="404040"/>
        <w:sz w:val="22"/>
      </w:rPr>
      <w:pPr>
        <w:pBdr/>
        <w:spacing/>
        <w:ind/>
      </w:pPr>
      <w:tblPr>
        <w:tblBorders/>
      </w:tblPr>
      <w:tcPr>
        <w:shd w:val="clear" w:color="ffffff" w:themeColor="accent4" w:themeTint="40" w:fill="ffefbf" w:themeFill="accent4" w:themeFillTint="40"/>
        <w:tcBorders/>
      </w:tcPr>
    </w:tblStylePr>
    <w:tblStylePr w:type="band1Vert">
      <w:rPr>
        <w:rFonts w:ascii="Arial" w:hAnsi="Arial"/>
        <w:color w:val="404040"/>
        <w:sz w:val="22"/>
      </w:rPr>
      <w:pPr>
        <w:pBdr/>
        <w:spacing/>
        <w:ind/>
      </w:pPr>
      <w:tblPr>
        <w:tblBorders/>
      </w:tblPr>
      <w:tcPr>
        <w:shd w:val="clear" w:color="ffffff" w:themeColor="accent4" w:themeTint="40" w:fill="ffefbf" w:themeFill="accent4"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404040"/>
        <w:sz w:val="22"/>
      </w:rPr>
      <w:pPr>
        <w:pBdr/>
        <w:spacing/>
        <w:ind/>
      </w:pPr>
      <w:tblPr>
        <w:tblBorders/>
      </w:tblPr>
      <w:tcPr>
        <w:tcBorders/>
      </w:tcPr>
    </w:tblStylePr>
    <w:tblStylePr w:type="firstRow">
      <w:rPr>
        <w:rFonts w:ascii="Arial" w:hAnsi="Arial"/>
        <w:b/>
        <w:color w:val="404040"/>
        <w:sz w:val="22"/>
      </w:rPr>
      <w:pPr>
        <w:pBdr/>
        <w:spacing/>
        <w:ind/>
      </w:pPr>
      <w:tblPr>
        <w:tblBorders/>
      </w:tblPr>
      <w:tcPr>
        <w:tcBorders>
          <w:top w:val="single" w:color="000000" w:themeColor="accent4" w:themeTint="90" w:sz="4" w:space="0"/>
          <w:left w:val="none" w:color="000000" w:sz="4" w:space="0"/>
          <w:bottom w:val="single" w:color="000000" w:themeColor="accent4" w:themeTint="90" w:sz="4" w:space="0"/>
          <w:right w:val="none" w:color="000000" w:sz="4" w:space="0"/>
        </w:tcBorders>
      </w:tcPr>
    </w:tblStylePr>
    <w:tblStylePr w:type="lastCol">
      <w:rPr>
        <w:rFonts w:ascii="Arial" w:hAnsi="Arial"/>
        <w:b/>
        <w:color w:val="404040"/>
        <w:sz w:val="22"/>
      </w:rPr>
      <w:pPr>
        <w:pBdr/>
        <w:spacing/>
        <w:ind/>
      </w:pPr>
      <w:tblPr>
        <w:tblBorders/>
      </w:tblPr>
      <w:tcPr>
        <w:tcBorders/>
      </w:tcPr>
    </w:tblStylePr>
    <w:tblStylePr w:type="lastRow">
      <w:rPr>
        <w:rFonts w:ascii="Arial" w:hAnsi="Arial"/>
        <w:b/>
        <w:color w:val="404040"/>
        <w:sz w:val="22"/>
      </w:rPr>
      <w:pPr>
        <w:pBdr/>
        <w:spacing/>
        <w:ind/>
      </w:pPr>
      <w:tblPr>
        <w:tblBorders/>
      </w:tblPr>
      <w:tcPr>
        <w:tcBorders>
          <w:top w:val="single" w:color="000000" w:themeColor="accent4" w:themeTint="90" w:sz="4" w:space="0"/>
          <w:left w:val="none" w:color="000000" w:sz="4" w:space="0"/>
          <w:bottom w:val="single" w:color="000000" w:themeColor="accent4" w:themeTint="9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69">
    <w:name w:val="List Table 2 - Accent 5"/>
    <w:basedOn w:val="887"/>
    <w:uiPriority w:val="99"/>
    <w:pPr>
      <w:pBdr/>
      <w:spacing w:after="0" w:line="240" w:lineRule="auto"/>
      <w:ind/>
    </w:pPr>
    <w:tblPr>
      <w:tblStyleRowBandSize w:val="1"/>
      <w:tblStyleColBandSize w:val="1"/>
      <w:tblInd w:w="0" w:type="dxa"/>
      <w:tblBorders>
        <w:top w:val="single" w:color="000000" w:themeColor="accent5" w:themeTint="90" w:sz="4" w:space="0"/>
        <w:bottom w:val="single" w:color="000000" w:themeColor="accent5" w:themeTint="90" w:sz="4" w:space="0"/>
        <w:insideH w:val="single" w:color="000000" w:themeColor="accent5" w:themeTint="90" w:sz="4" w:space="0"/>
      </w:tblBorders>
    </w:tblPr>
    <w:tcPr>
      <w:tcBorders/>
    </w:tcPr>
    <w:tblStylePr w:type="band1Horz">
      <w:rPr>
        <w:rFonts w:ascii="Arial" w:hAnsi="Arial"/>
        <w:color w:val="404040"/>
        <w:sz w:val="22"/>
      </w:rPr>
      <w:pPr>
        <w:pBdr/>
        <w:spacing/>
        <w:ind/>
      </w:pPr>
      <w:tblPr>
        <w:tblBorders/>
      </w:tblPr>
      <w:tcPr>
        <w:shd w:val="clear" w:color="ffffff" w:themeColor="accent5" w:themeTint="40" w:fill="d0dcf0" w:themeFill="accent5" w:themeFillTint="40"/>
        <w:tcBorders/>
      </w:tcPr>
    </w:tblStylePr>
    <w:tblStylePr w:type="band1Vert">
      <w:rPr>
        <w:rFonts w:ascii="Arial" w:hAnsi="Arial"/>
        <w:color w:val="404040"/>
        <w:sz w:val="22"/>
      </w:rPr>
      <w:pPr>
        <w:pBdr/>
        <w:spacing/>
        <w:ind/>
      </w:pPr>
      <w:tblPr>
        <w:tblBorders/>
      </w:tblPr>
      <w:tcPr>
        <w:shd w:val="clear" w:color="ffffff" w:themeColor="accent5" w:themeTint="40" w:fill="d0dcf0" w:themeFill="accent5"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404040"/>
        <w:sz w:val="22"/>
      </w:rPr>
      <w:pPr>
        <w:pBdr/>
        <w:spacing/>
        <w:ind/>
      </w:pPr>
      <w:tblPr>
        <w:tblBorders/>
      </w:tblPr>
      <w:tcPr>
        <w:tcBorders/>
      </w:tcPr>
    </w:tblStylePr>
    <w:tblStylePr w:type="firstRow">
      <w:rPr>
        <w:rFonts w:ascii="Arial" w:hAnsi="Arial"/>
        <w:b/>
        <w:color w:val="404040"/>
        <w:sz w:val="22"/>
      </w:rPr>
      <w:pPr>
        <w:pBdr/>
        <w:spacing/>
        <w:ind/>
      </w:pPr>
      <w:tblPr>
        <w:tblBorders/>
      </w:tblPr>
      <w:tcPr>
        <w:tcBorders>
          <w:top w:val="single" w:color="000000" w:themeColor="accent5" w:themeTint="90" w:sz="4" w:space="0"/>
          <w:left w:val="none" w:color="000000" w:sz="4" w:space="0"/>
          <w:bottom w:val="single" w:color="000000" w:themeColor="accent5" w:themeTint="90" w:sz="4" w:space="0"/>
          <w:right w:val="none" w:color="000000" w:sz="4" w:space="0"/>
        </w:tcBorders>
      </w:tcPr>
    </w:tblStylePr>
    <w:tblStylePr w:type="lastCol">
      <w:rPr>
        <w:rFonts w:ascii="Arial" w:hAnsi="Arial"/>
        <w:b/>
        <w:color w:val="404040"/>
        <w:sz w:val="22"/>
      </w:rPr>
      <w:pPr>
        <w:pBdr/>
        <w:spacing/>
        <w:ind/>
      </w:pPr>
      <w:tblPr>
        <w:tblBorders/>
      </w:tblPr>
      <w:tcPr>
        <w:tcBorders/>
      </w:tcPr>
    </w:tblStylePr>
    <w:tblStylePr w:type="lastRow">
      <w:rPr>
        <w:rFonts w:ascii="Arial" w:hAnsi="Arial"/>
        <w:b/>
        <w:color w:val="404040"/>
        <w:sz w:val="22"/>
      </w:rPr>
      <w:pPr>
        <w:pBdr/>
        <w:spacing/>
        <w:ind/>
      </w:pPr>
      <w:tblPr>
        <w:tblBorders/>
      </w:tblPr>
      <w:tcPr>
        <w:tcBorders>
          <w:top w:val="single" w:color="000000" w:themeColor="accent5" w:themeTint="90" w:sz="4" w:space="0"/>
          <w:left w:val="none" w:color="000000" w:sz="4" w:space="0"/>
          <w:bottom w:val="single" w:color="000000" w:themeColor="accent5" w:themeTint="9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70">
    <w:name w:val="List Table 2 - Accent 6"/>
    <w:basedOn w:val="887"/>
    <w:uiPriority w:val="99"/>
    <w:pPr>
      <w:pBdr/>
      <w:spacing w:after="0" w:line="240" w:lineRule="auto"/>
      <w:ind/>
    </w:pPr>
    <w:tblPr>
      <w:tblStyleRowBandSize w:val="1"/>
      <w:tblStyleColBandSize w:val="1"/>
      <w:tblInd w:w="0" w:type="dxa"/>
      <w:tblBorders>
        <w:top w:val="single" w:color="000000" w:themeColor="accent6" w:themeTint="90" w:sz="4" w:space="0"/>
        <w:bottom w:val="single" w:color="000000" w:themeColor="accent6" w:themeTint="90" w:sz="4" w:space="0"/>
        <w:insideH w:val="single" w:color="000000" w:themeColor="accent6" w:themeTint="90" w:sz="4" w:space="0"/>
      </w:tblBorders>
    </w:tblPr>
    <w:tcPr>
      <w:tcBorders/>
    </w:tcPr>
    <w:tblStylePr w:type="band1Horz">
      <w:rPr>
        <w:rFonts w:ascii="Arial" w:hAnsi="Arial"/>
        <w:color w:val="404040"/>
        <w:sz w:val="22"/>
      </w:rPr>
      <w:pPr>
        <w:pBdr/>
        <w:spacing/>
        <w:ind/>
      </w:pPr>
      <w:tblPr>
        <w:tblBorders/>
      </w:tblPr>
      <w:tcPr>
        <w:shd w:val="clear" w:color="ffffff" w:themeColor="accent6" w:themeTint="40" w:fill="dbecd0" w:themeFill="accent6" w:themeFillTint="40"/>
        <w:tcBorders/>
      </w:tcPr>
    </w:tblStylePr>
    <w:tblStylePr w:type="band1Vert">
      <w:rPr>
        <w:rFonts w:ascii="Arial" w:hAnsi="Arial"/>
        <w:color w:val="404040"/>
        <w:sz w:val="22"/>
      </w:rPr>
      <w:pPr>
        <w:pBdr/>
        <w:spacing/>
        <w:ind/>
      </w:pPr>
      <w:tblPr>
        <w:tblBorders/>
      </w:tblPr>
      <w:tcPr>
        <w:shd w:val="clear" w:color="ffffff" w:themeColor="accent6" w:themeTint="40" w:fill="dbecd0" w:themeFill="accent6"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404040"/>
        <w:sz w:val="22"/>
      </w:rPr>
      <w:pPr>
        <w:pBdr/>
        <w:spacing/>
        <w:ind/>
      </w:pPr>
      <w:tblPr>
        <w:tblBorders/>
      </w:tblPr>
      <w:tcPr>
        <w:tcBorders/>
      </w:tcPr>
    </w:tblStylePr>
    <w:tblStylePr w:type="firstRow">
      <w:rPr>
        <w:rFonts w:ascii="Arial" w:hAnsi="Arial"/>
        <w:b/>
        <w:color w:val="404040"/>
        <w:sz w:val="22"/>
      </w:rPr>
      <w:pPr>
        <w:pBdr/>
        <w:spacing/>
        <w:ind/>
      </w:pPr>
      <w:tblPr>
        <w:tblBorders/>
      </w:tblPr>
      <w:tcPr>
        <w:tcBorders>
          <w:top w:val="single" w:color="000000" w:themeColor="accent6" w:themeTint="90" w:sz="4" w:space="0"/>
          <w:left w:val="none" w:color="000000" w:sz="4" w:space="0"/>
          <w:bottom w:val="single" w:color="000000" w:themeColor="accent6" w:themeTint="90" w:sz="4" w:space="0"/>
          <w:right w:val="none" w:color="000000" w:sz="4" w:space="0"/>
        </w:tcBorders>
      </w:tcPr>
    </w:tblStylePr>
    <w:tblStylePr w:type="lastCol">
      <w:rPr>
        <w:rFonts w:ascii="Arial" w:hAnsi="Arial"/>
        <w:b/>
        <w:color w:val="404040"/>
        <w:sz w:val="22"/>
      </w:rPr>
      <w:pPr>
        <w:pBdr/>
        <w:spacing/>
        <w:ind/>
      </w:pPr>
      <w:tblPr>
        <w:tblBorders/>
      </w:tblPr>
      <w:tcPr>
        <w:tcBorders/>
      </w:tcPr>
    </w:tblStylePr>
    <w:tblStylePr w:type="lastRow">
      <w:rPr>
        <w:rFonts w:ascii="Arial" w:hAnsi="Arial"/>
        <w:b/>
        <w:color w:val="404040"/>
        <w:sz w:val="22"/>
      </w:rPr>
      <w:pPr>
        <w:pBdr/>
        <w:spacing/>
        <w:ind/>
      </w:pPr>
      <w:tblPr>
        <w:tblBorders/>
      </w:tblPr>
      <w:tcPr>
        <w:tcBorders>
          <w:top w:val="single" w:color="000000" w:themeColor="accent6" w:themeTint="90" w:sz="4" w:space="0"/>
          <w:left w:val="none" w:color="000000" w:sz="4" w:space="0"/>
          <w:bottom w:val="single" w:color="000000" w:themeColor="accent6" w:themeTint="9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71">
    <w:name w:val="List Table 3"/>
    <w:basedOn w:val="887"/>
    <w:uiPriority w:val="99"/>
    <w:pPr>
      <w:pBdr/>
      <w:spacing w:after="0" w:line="240" w:lineRule="auto"/>
      <w:ind/>
    </w:pPr>
    <w:tblPr>
      <w:tblStyleRowBandSize w:val="1"/>
      <w:tblStyleColBandSize w:val="1"/>
      <w:tblInd w:w="0" w:type="dxa"/>
      <w:tblBorders>
        <w:top w:val="single" w:color="000000" w:themeColor="text1" w:sz="4" w:space="0"/>
        <w:left w:val="single" w:color="000000" w:themeColor="text1" w:sz="4" w:space="0"/>
        <w:bottom w:val="single" w:color="000000" w:themeColor="text1" w:sz="4" w:space="0"/>
        <w:right w:val="single" w:color="000000" w:themeColor="text1" w:sz="4" w:space="0"/>
      </w:tblBorders>
    </w:tblPr>
    <w:tcPr>
      <w:tcBorders/>
    </w:tcPr>
    <w:tblStylePr w:type="band1Horz">
      <w:rPr>
        <w:rFonts w:ascii="Arial" w:hAnsi="Arial"/>
        <w:color w:val="404040"/>
        <w:sz w:val="22"/>
      </w:rPr>
      <w:pPr>
        <w:pBdr/>
        <w:spacing/>
        <w:ind/>
      </w:pPr>
      <w:tblPr>
        <w:tblBorders/>
      </w:tblPr>
      <w:tcPr>
        <w:tcBorders>
          <w:top w:val="single" w:color="000000" w:themeColor="text1" w:sz="4" w:space="0"/>
          <w:bottom w:val="single" w:color="000000" w:themeColor="text1" w:sz="4" w:space="0"/>
        </w:tcBorders>
      </w:tcPr>
    </w:tblStylePr>
    <w:tblStylePr w:type="band1Vert">
      <w:rPr>
        <w:rFonts w:ascii="Arial" w:hAnsi="Arial"/>
        <w:color w:val="404040"/>
        <w:sz w:val="22"/>
      </w:rPr>
      <w:pPr>
        <w:pBdr/>
        <w:spacing/>
        <w:ind/>
      </w:pPr>
      <w:tblPr>
        <w:tblBorders/>
      </w:tblPr>
      <w:tcPr>
        <w:tcBorders>
          <w:left w:val="single" w:color="000000" w:themeColor="text1" w:sz="4" w:space="0"/>
          <w:right w:val="single" w:color="000000" w:themeColor="text1" w:sz="4"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text1" w:fill="000000" w:themeFill="text1"/>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72">
    <w:name w:val="List Table 3 - Accent 1"/>
    <w:basedOn w:val="887"/>
    <w:uiPriority w:val="99"/>
    <w:pPr>
      <w:pBdr/>
      <w:spacing w:after="0" w:line="240" w:lineRule="auto"/>
      <w:ind/>
    </w:pPr>
    <w:tblPr>
      <w:tblStyleRowBandSize w:val="1"/>
      <w:tblStyleColBandSize w:val="1"/>
      <w:tblInd w:w="0" w:type="dxa"/>
      <w:tblBorders>
        <w:top w:val="single" w:color="000000" w:themeColor="accent1" w:sz="4" w:space="0"/>
        <w:left w:val="single" w:color="000000" w:themeColor="accent1" w:sz="4" w:space="0"/>
        <w:bottom w:val="single" w:color="000000" w:themeColor="accent1" w:sz="4" w:space="0"/>
        <w:right w:val="single" w:color="000000" w:themeColor="accent1" w:sz="4" w:space="0"/>
      </w:tblBorders>
    </w:tblPr>
    <w:tcPr>
      <w:tcBorders/>
    </w:tcPr>
    <w:tblStylePr w:type="band1Horz">
      <w:rPr>
        <w:rFonts w:ascii="Arial" w:hAnsi="Arial"/>
        <w:color w:val="404040"/>
        <w:sz w:val="22"/>
      </w:rPr>
      <w:pPr>
        <w:pBdr/>
        <w:spacing/>
        <w:ind/>
      </w:pPr>
      <w:tblPr>
        <w:tblBorders/>
      </w:tblPr>
      <w:tcPr>
        <w:tcBorders>
          <w:top w:val="single" w:color="000000" w:themeColor="accent1" w:sz="4" w:space="0"/>
          <w:bottom w:val="single" w:color="000000" w:themeColor="accent1" w:sz="4" w:space="0"/>
        </w:tcBorders>
      </w:tcPr>
    </w:tblStylePr>
    <w:tblStylePr w:type="band1Vert">
      <w:rPr>
        <w:rFonts w:ascii="Arial" w:hAnsi="Arial"/>
        <w:color w:val="404040"/>
        <w:sz w:val="22"/>
      </w:rPr>
      <w:pPr>
        <w:pBdr/>
        <w:spacing/>
        <w:ind/>
      </w:pPr>
      <w:tblPr>
        <w:tblBorders/>
      </w:tblPr>
      <w:tcPr>
        <w:tcBorders>
          <w:left w:val="single" w:color="000000" w:themeColor="accent1" w:sz="4" w:space="0"/>
          <w:right w:val="single" w:color="000000" w:themeColor="accent1" w:sz="4"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1" w:fill="5b9bd5" w:themeFill="accent1"/>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73">
    <w:name w:val="List Table 3 - Accent 2"/>
    <w:basedOn w:val="887"/>
    <w:uiPriority w:val="99"/>
    <w:pPr>
      <w:pBdr/>
      <w:spacing w:after="0" w:line="240" w:lineRule="auto"/>
      <w:ind/>
    </w:pPr>
    <w:tblPr>
      <w:tblStyleRowBandSize w:val="1"/>
      <w:tblStyleColBandSize w:val="1"/>
      <w:tblInd w:w="0" w:type="dxa"/>
      <w:tblBorders>
        <w:top w:val="single" w:color="000000" w:themeColor="accent2" w:themeTint="97" w:sz="4" w:space="0"/>
        <w:left w:val="single" w:color="000000" w:themeColor="accent2" w:themeTint="97" w:sz="4" w:space="0"/>
        <w:bottom w:val="single" w:color="000000" w:themeColor="accent2" w:themeTint="97" w:sz="4" w:space="0"/>
        <w:right w:val="single" w:color="000000" w:themeColor="accent2" w:themeTint="97" w:sz="4" w:space="0"/>
      </w:tblBorders>
    </w:tblPr>
    <w:tcPr>
      <w:tcBorders/>
    </w:tcPr>
    <w:tblStylePr w:type="band1Horz">
      <w:rPr>
        <w:rFonts w:ascii="Arial" w:hAnsi="Arial"/>
        <w:color w:val="404040"/>
        <w:sz w:val="22"/>
      </w:rPr>
      <w:pPr>
        <w:pBdr/>
        <w:spacing/>
        <w:ind/>
      </w:pPr>
      <w:tblPr>
        <w:tblBorders/>
      </w:tblPr>
      <w:tcPr>
        <w:tcBorders>
          <w:top w:val="single" w:color="000000" w:themeColor="accent2" w:themeTint="97" w:sz="4" w:space="0"/>
          <w:bottom w:val="single" w:color="000000" w:themeColor="accent2" w:themeTint="97" w:sz="4" w:space="0"/>
        </w:tcBorders>
      </w:tcPr>
    </w:tblStylePr>
    <w:tblStylePr w:type="band1Vert">
      <w:rPr>
        <w:rFonts w:ascii="Arial" w:hAnsi="Arial"/>
        <w:color w:val="404040"/>
        <w:sz w:val="22"/>
      </w:rPr>
      <w:pPr>
        <w:pBdr/>
        <w:spacing/>
        <w:ind/>
      </w:pPr>
      <w:tblPr>
        <w:tblBorders/>
      </w:tblPr>
      <w:tcPr>
        <w:tcBorders>
          <w:left w:val="single" w:color="000000" w:themeColor="accent2" w:themeTint="97" w:sz="4" w:space="0"/>
          <w:right w:val="single" w:color="000000" w:themeColor="accent2" w:themeTint="97" w:sz="4"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2" w:themeTint="97" w:fill="f4b285" w:themeFill="accent2" w:themeFillTint="97"/>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74">
    <w:name w:val="List Table 3 - Accent 3"/>
    <w:basedOn w:val="887"/>
    <w:uiPriority w:val="99"/>
    <w:pPr>
      <w:pBdr/>
      <w:spacing w:after="0" w:line="240" w:lineRule="auto"/>
      <w:ind/>
    </w:pPr>
    <w:tblPr>
      <w:tblStyleRowBandSize w:val="1"/>
      <w:tblStyleColBandSize w:val="1"/>
      <w:tblInd w:w="0" w:type="dxa"/>
      <w:tblBorders>
        <w:top w:val="single" w:color="000000" w:themeColor="accent3" w:themeTint="98" w:sz="4" w:space="0"/>
        <w:left w:val="single" w:color="000000" w:themeColor="accent3" w:themeTint="98" w:sz="4" w:space="0"/>
        <w:bottom w:val="single" w:color="000000" w:themeColor="accent3" w:themeTint="98" w:sz="4" w:space="0"/>
        <w:right w:val="single" w:color="000000" w:themeColor="accent3" w:themeTint="98" w:sz="4" w:space="0"/>
      </w:tblBorders>
    </w:tblPr>
    <w:tcPr>
      <w:tcBorders/>
    </w:tcPr>
    <w:tblStylePr w:type="band1Horz">
      <w:rPr>
        <w:rFonts w:ascii="Arial" w:hAnsi="Arial"/>
        <w:color w:val="404040"/>
        <w:sz w:val="22"/>
      </w:rPr>
      <w:pPr>
        <w:pBdr/>
        <w:spacing/>
        <w:ind/>
      </w:pPr>
      <w:tblPr>
        <w:tblBorders/>
      </w:tblPr>
      <w:tcPr>
        <w:tcBorders>
          <w:top w:val="single" w:color="000000" w:themeColor="accent3" w:themeTint="98" w:sz="4" w:space="0"/>
          <w:bottom w:val="single" w:color="000000" w:themeColor="accent3" w:themeTint="98" w:sz="4" w:space="0"/>
        </w:tcBorders>
      </w:tcPr>
    </w:tblStylePr>
    <w:tblStylePr w:type="band1Vert">
      <w:rPr>
        <w:rFonts w:ascii="Arial" w:hAnsi="Arial"/>
        <w:color w:val="404040"/>
        <w:sz w:val="22"/>
      </w:rPr>
      <w:pPr>
        <w:pBdr/>
        <w:spacing/>
        <w:ind/>
      </w:pPr>
      <w:tblPr>
        <w:tblBorders/>
      </w:tblPr>
      <w:tcPr>
        <w:tcBorders>
          <w:left w:val="single" w:color="000000" w:themeColor="accent3" w:themeTint="98" w:sz="4" w:space="0"/>
          <w:right w:val="single" w:color="000000" w:themeColor="accent3" w:themeTint="98" w:sz="4"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3" w:themeTint="98" w:fill="c9c9c9" w:themeFill="accent3" w:themeFillTint="98"/>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75">
    <w:name w:val="List Table 3 - Accent 4"/>
    <w:basedOn w:val="887"/>
    <w:uiPriority w:val="99"/>
    <w:pPr>
      <w:pBdr/>
      <w:spacing w:after="0" w:line="240" w:lineRule="auto"/>
      <w:ind/>
    </w:pPr>
    <w:tblPr>
      <w:tblStyleRowBandSize w:val="1"/>
      <w:tblStyleColBandSize w:val="1"/>
      <w:tblInd w:w="0" w:type="dxa"/>
      <w:tblBorders>
        <w:top w:val="single" w:color="000000" w:themeColor="accent4" w:themeTint="9A" w:sz="4" w:space="0"/>
        <w:left w:val="single" w:color="000000" w:themeColor="accent4" w:themeTint="9A" w:sz="4" w:space="0"/>
        <w:bottom w:val="single" w:color="000000" w:themeColor="accent4" w:themeTint="9A" w:sz="4" w:space="0"/>
        <w:right w:val="single" w:color="000000" w:themeColor="accent4" w:themeTint="9A" w:sz="4" w:space="0"/>
      </w:tblBorders>
    </w:tblPr>
    <w:tcPr>
      <w:tcBorders/>
    </w:tcPr>
    <w:tblStylePr w:type="band1Horz">
      <w:rPr>
        <w:rFonts w:ascii="Arial" w:hAnsi="Arial"/>
        <w:color w:val="404040"/>
        <w:sz w:val="22"/>
      </w:rPr>
      <w:pPr>
        <w:pBdr/>
        <w:spacing/>
        <w:ind/>
      </w:pPr>
      <w:tblPr>
        <w:tblBorders/>
      </w:tblPr>
      <w:tcPr>
        <w:tcBorders>
          <w:top w:val="single" w:color="000000" w:themeColor="accent4" w:themeTint="9A" w:sz="4" w:space="0"/>
          <w:bottom w:val="single" w:color="000000" w:themeColor="accent4" w:themeTint="9A" w:sz="4" w:space="0"/>
        </w:tcBorders>
      </w:tcPr>
    </w:tblStylePr>
    <w:tblStylePr w:type="band1Vert">
      <w:rPr>
        <w:rFonts w:ascii="Arial" w:hAnsi="Arial"/>
        <w:color w:val="404040"/>
        <w:sz w:val="22"/>
      </w:rPr>
      <w:pPr>
        <w:pBdr/>
        <w:spacing/>
        <w:ind/>
      </w:pPr>
      <w:tblPr>
        <w:tblBorders/>
      </w:tblPr>
      <w:tcPr>
        <w:tcBorders>
          <w:left w:val="single" w:color="000000" w:themeColor="accent4" w:themeTint="9A" w:sz="4" w:space="0"/>
          <w:right w:val="single" w:color="000000" w:themeColor="accent4" w:themeTint="9A" w:sz="4"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4" w:themeTint="9A" w:fill="ffd965" w:themeFill="accent4" w:themeFillTint="9A"/>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76">
    <w:name w:val="List Table 3 - Accent 5"/>
    <w:basedOn w:val="887"/>
    <w:uiPriority w:val="99"/>
    <w:pPr>
      <w:pBdr/>
      <w:spacing w:after="0" w:line="240" w:lineRule="auto"/>
      <w:ind/>
    </w:pPr>
    <w:tblPr>
      <w:tblStyleRowBandSize w:val="1"/>
      <w:tblStyleColBandSize w:val="1"/>
      <w:tblInd w:w="0" w:type="dxa"/>
      <w:tblBorders>
        <w:top w:val="single" w:color="000000" w:themeColor="accent5" w:themeTint="9A" w:sz="4" w:space="0"/>
        <w:left w:val="single" w:color="000000" w:themeColor="accent5" w:themeTint="9A" w:sz="4" w:space="0"/>
        <w:bottom w:val="single" w:color="000000" w:themeColor="accent5" w:themeTint="9A" w:sz="4" w:space="0"/>
        <w:right w:val="single" w:color="000000" w:themeColor="accent5" w:themeTint="9A" w:sz="4" w:space="0"/>
      </w:tblBorders>
    </w:tblPr>
    <w:tcPr>
      <w:tcBorders/>
    </w:tcPr>
    <w:tblStylePr w:type="band1Horz">
      <w:rPr>
        <w:rFonts w:ascii="Arial" w:hAnsi="Arial"/>
        <w:color w:val="404040"/>
        <w:sz w:val="22"/>
      </w:rPr>
      <w:pPr>
        <w:pBdr/>
        <w:spacing/>
        <w:ind/>
      </w:pPr>
      <w:tblPr>
        <w:tblBorders/>
      </w:tblPr>
      <w:tcPr>
        <w:tcBorders>
          <w:top w:val="single" w:color="000000" w:themeColor="accent5" w:themeTint="9A" w:sz="4" w:space="0"/>
          <w:bottom w:val="single" w:color="000000" w:themeColor="accent5" w:themeTint="9A" w:sz="4" w:space="0"/>
        </w:tcBorders>
      </w:tcPr>
    </w:tblStylePr>
    <w:tblStylePr w:type="band1Vert">
      <w:rPr>
        <w:rFonts w:ascii="Arial" w:hAnsi="Arial"/>
        <w:color w:val="404040"/>
        <w:sz w:val="22"/>
      </w:rPr>
      <w:pPr>
        <w:pBdr/>
        <w:spacing/>
        <w:ind/>
      </w:pPr>
      <w:tblPr>
        <w:tblBorders/>
      </w:tblPr>
      <w:tcPr>
        <w:tcBorders>
          <w:left w:val="single" w:color="000000" w:themeColor="accent5" w:themeTint="9A" w:sz="4" w:space="0"/>
          <w:right w:val="single" w:color="000000" w:themeColor="accent5" w:themeTint="9A" w:sz="4"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5" w:themeTint="9A" w:fill="8eaadb" w:themeFill="accent5" w:themeFillTint="9A"/>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77">
    <w:name w:val="List Table 3 - Accent 6"/>
    <w:basedOn w:val="887"/>
    <w:uiPriority w:val="99"/>
    <w:pPr>
      <w:pBdr/>
      <w:spacing w:after="0" w:line="240" w:lineRule="auto"/>
      <w:ind/>
    </w:pPr>
    <w:tblPr>
      <w:tblStyleRowBandSize w:val="1"/>
      <w:tblStyleColBandSize w:val="1"/>
      <w:tblInd w:w="0" w:type="dxa"/>
      <w:tblBorders>
        <w:top w:val="single" w:color="000000" w:themeColor="accent6" w:themeTint="98" w:sz="4" w:space="0"/>
        <w:left w:val="single" w:color="000000" w:themeColor="accent6" w:themeTint="98" w:sz="4" w:space="0"/>
        <w:bottom w:val="single" w:color="000000" w:themeColor="accent6" w:themeTint="98" w:sz="4" w:space="0"/>
        <w:right w:val="single" w:color="000000" w:themeColor="accent6" w:themeTint="98" w:sz="4" w:space="0"/>
      </w:tblBorders>
    </w:tblPr>
    <w:tcPr>
      <w:tcBorders/>
    </w:tcPr>
    <w:tblStylePr w:type="band1Horz">
      <w:rPr>
        <w:rFonts w:ascii="Arial" w:hAnsi="Arial"/>
        <w:color w:val="404040"/>
        <w:sz w:val="22"/>
      </w:rPr>
      <w:pPr>
        <w:pBdr/>
        <w:spacing/>
        <w:ind/>
      </w:pPr>
      <w:tblPr>
        <w:tblBorders/>
      </w:tblPr>
      <w:tcPr>
        <w:tcBorders>
          <w:top w:val="single" w:color="000000" w:themeColor="accent6" w:themeTint="98" w:sz="4" w:space="0"/>
          <w:bottom w:val="single" w:color="000000" w:themeColor="accent6" w:themeTint="98" w:sz="4" w:space="0"/>
        </w:tcBorders>
      </w:tcPr>
    </w:tblStylePr>
    <w:tblStylePr w:type="band1Vert">
      <w:rPr>
        <w:rFonts w:ascii="Arial" w:hAnsi="Arial"/>
        <w:color w:val="404040"/>
        <w:sz w:val="22"/>
      </w:rPr>
      <w:pPr>
        <w:pBdr/>
        <w:spacing/>
        <w:ind/>
      </w:pPr>
      <w:tblPr>
        <w:tblBorders/>
      </w:tblPr>
      <w:tcPr>
        <w:tcBorders>
          <w:left w:val="single" w:color="000000" w:themeColor="accent6" w:themeTint="98" w:sz="4" w:space="0"/>
          <w:right w:val="single" w:color="000000" w:themeColor="accent6" w:themeTint="98" w:sz="4"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6" w:themeTint="98" w:fill="a9d18f" w:themeFill="accent6" w:themeFillTint="98"/>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78">
    <w:name w:val="List Table 4"/>
    <w:basedOn w:val="887"/>
    <w:uiPriority w:val="99"/>
    <w:pPr>
      <w:pBdr/>
      <w:spacing w:after="0" w:line="240" w:lineRule="auto"/>
      <w:ind/>
    </w:pPr>
    <w:tblPr>
      <w:tblStyleRowBandSize w:val="1"/>
      <w:tblStyleColBandSize w:val="1"/>
      <w:tblInd w:w="0" w:type="dxa"/>
      <w:tblBorders>
        <w:top w:val="single" w:color="000000" w:themeColor="text1" w:sz="4" w:space="0"/>
        <w:left w:val="single" w:color="000000" w:themeColor="text1" w:sz="4" w:space="0"/>
        <w:bottom w:val="single" w:color="000000" w:themeColor="text1" w:sz="4" w:space="0"/>
        <w:right w:val="single" w:color="000000" w:themeColor="text1" w:sz="4" w:space="0"/>
        <w:insideH w:val="single" w:color="000000" w:themeColor="text1" w:sz="4" w:space="0"/>
      </w:tblBorders>
    </w:tblPr>
    <w:tcPr>
      <w:tcBorders/>
    </w:tcPr>
    <w:tblStylePr w:type="band1Horz">
      <w:rPr>
        <w:rFonts w:ascii="Arial" w:hAnsi="Arial"/>
        <w:color w:val="404040"/>
        <w:sz w:val="22"/>
      </w:rPr>
      <w:pPr>
        <w:pBdr/>
        <w:spacing/>
        <w:ind/>
      </w:pPr>
      <w:tblPr>
        <w:tblBorders/>
      </w:tblPr>
      <w:tcPr>
        <w:shd w:val="clear" w:color="ffffff" w:themeColor="text1" w:themeTint="40" w:fill="bfbfbf" w:themeFill="text1" w:themeFillTint="40"/>
        <w:tcBorders/>
      </w:tcPr>
    </w:tblStylePr>
    <w:tblStylePr w:type="band1Vert">
      <w:rPr>
        <w:rFonts w:ascii="Arial" w:hAnsi="Arial"/>
        <w:color w:val="404040"/>
        <w:sz w:val="22"/>
      </w:rPr>
      <w:pPr>
        <w:pBdr/>
        <w:spacing/>
        <w:ind/>
      </w:pPr>
      <w:tblPr>
        <w:tblBorders/>
      </w:tblPr>
      <w:tcPr>
        <w:shd w:val="clear" w:color="ffffff" w:themeColor="text1" w:themeTint="40" w:fill="bfbfbf" w:themeFill="text1"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text1" w:fill="000000" w:themeFill="text1"/>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79">
    <w:name w:val="List Table 4 - Accent 1"/>
    <w:basedOn w:val="887"/>
    <w:uiPriority w:val="99"/>
    <w:pPr>
      <w:pBdr/>
      <w:spacing w:after="0" w:line="240" w:lineRule="auto"/>
      <w:ind/>
    </w:pPr>
    <w:tblPr>
      <w:tblStyleRowBandSize w:val="1"/>
      <w:tblStyleColBandSize w:val="1"/>
      <w:tblInd w:w="0" w:type="dxa"/>
      <w:tblBorders>
        <w:top w:val="single" w:color="000000" w:themeColor="accent1" w:themeTint="90" w:sz="4" w:space="0"/>
        <w:left w:val="single" w:color="000000" w:themeColor="accent1" w:themeTint="90" w:sz="4" w:space="0"/>
        <w:bottom w:val="single" w:color="000000" w:themeColor="accent1" w:themeTint="90" w:sz="4" w:space="0"/>
        <w:right w:val="single" w:color="000000" w:themeColor="accent1" w:themeTint="90" w:sz="4" w:space="0"/>
        <w:insideH w:val="single" w:color="000000" w:themeColor="accent1" w:themeTint="90" w:sz="4" w:space="0"/>
      </w:tblBorders>
    </w:tblPr>
    <w:tcPr>
      <w:tcBorders/>
    </w:tcPr>
    <w:tblStylePr w:type="band1Horz">
      <w:rPr>
        <w:rFonts w:ascii="Arial" w:hAnsi="Arial"/>
        <w:color w:val="404040"/>
        <w:sz w:val="22"/>
      </w:rPr>
      <w:pPr>
        <w:pBdr/>
        <w:spacing/>
        <w:ind/>
      </w:pPr>
      <w:tblPr>
        <w:tblBorders/>
      </w:tblPr>
      <w:tcPr>
        <w:shd w:val="clear" w:color="ffffff" w:themeColor="accent1" w:themeTint="40" w:fill="d6e6f4" w:themeFill="accent1" w:themeFillTint="40"/>
        <w:tcBorders/>
      </w:tcPr>
    </w:tblStylePr>
    <w:tblStylePr w:type="band1Vert">
      <w:rPr>
        <w:rFonts w:ascii="Arial" w:hAnsi="Arial"/>
        <w:color w:val="404040"/>
        <w:sz w:val="22"/>
      </w:rPr>
      <w:pPr>
        <w:pBdr/>
        <w:spacing/>
        <w:ind/>
      </w:pPr>
      <w:tblPr>
        <w:tblBorders/>
      </w:tblPr>
      <w:tcPr>
        <w:shd w:val="clear" w:color="ffffff" w:themeColor="accent1" w:themeTint="40" w:fill="d6e6f4" w:themeFill="accent1"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1" w:fill="5b9bd5" w:themeFill="accent1"/>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80">
    <w:name w:val="List Table 4 - Accent 2"/>
    <w:basedOn w:val="887"/>
    <w:uiPriority w:val="99"/>
    <w:pPr>
      <w:pBdr/>
      <w:spacing w:after="0" w:line="240" w:lineRule="auto"/>
      <w:ind/>
    </w:pPr>
    <w:tblPr>
      <w:tblStyleRowBandSize w:val="1"/>
      <w:tblStyleColBandSize w:val="1"/>
      <w:tblInd w:w="0" w:type="dxa"/>
      <w:tblBorders>
        <w:top w:val="single" w:color="000000" w:themeColor="accent2" w:themeTint="90" w:sz="4" w:space="0"/>
        <w:left w:val="single" w:color="000000" w:themeColor="accent2" w:themeTint="90" w:sz="4" w:space="0"/>
        <w:bottom w:val="single" w:color="000000" w:themeColor="accent2" w:themeTint="90" w:sz="4" w:space="0"/>
        <w:right w:val="single" w:color="000000" w:themeColor="accent2" w:themeTint="90" w:sz="4" w:space="0"/>
        <w:insideH w:val="single" w:color="000000" w:themeColor="accent2" w:themeTint="90" w:sz="4" w:space="0"/>
      </w:tblBorders>
    </w:tblPr>
    <w:tcPr>
      <w:tcBorders/>
    </w:tcPr>
    <w:tblStylePr w:type="band1Horz">
      <w:rPr>
        <w:rFonts w:ascii="Arial" w:hAnsi="Arial"/>
        <w:color w:val="404040"/>
        <w:sz w:val="22"/>
      </w:rPr>
      <w:pPr>
        <w:pBdr/>
        <w:spacing/>
        <w:ind/>
      </w:pPr>
      <w:tblPr>
        <w:tblBorders/>
      </w:tblPr>
      <w:tcPr>
        <w:shd w:val="clear" w:color="ffffff" w:themeColor="accent2" w:themeTint="40" w:fill="fadecb" w:themeFill="accent2" w:themeFillTint="40"/>
        <w:tcBorders/>
      </w:tcPr>
    </w:tblStylePr>
    <w:tblStylePr w:type="band1Vert">
      <w:rPr>
        <w:rFonts w:ascii="Arial" w:hAnsi="Arial"/>
        <w:color w:val="404040"/>
        <w:sz w:val="22"/>
      </w:rPr>
      <w:pPr>
        <w:pBdr/>
        <w:spacing/>
        <w:ind/>
      </w:pPr>
      <w:tblPr>
        <w:tblBorders/>
      </w:tblPr>
      <w:tcPr>
        <w:shd w:val="clear" w:color="ffffff" w:themeColor="accent2" w:themeTint="40" w:fill="fadecb" w:themeFill="accent2"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2" w:fill="ed7d31" w:themeFill="accent2"/>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81">
    <w:name w:val="List Table 4 - Accent 3"/>
    <w:basedOn w:val="887"/>
    <w:uiPriority w:val="99"/>
    <w:pPr>
      <w:pBdr/>
      <w:spacing w:after="0" w:line="240" w:lineRule="auto"/>
      <w:ind/>
    </w:pPr>
    <w:tblPr>
      <w:tblStyleRowBandSize w:val="1"/>
      <w:tblStyleColBandSize w:val="1"/>
      <w:tblInd w:w="0" w:type="dxa"/>
      <w:tblBorders>
        <w:top w:val="single" w:color="000000" w:themeColor="accent3" w:themeTint="90" w:sz="4" w:space="0"/>
        <w:left w:val="single" w:color="000000" w:themeColor="accent3" w:themeTint="90" w:sz="4" w:space="0"/>
        <w:bottom w:val="single" w:color="000000" w:themeColor="accent3" w:themeTint="90" w:sz="4" w:space="0"/>
        <w:right w:val="single" w:color="000000" w:themeColor="accent3" w:themeTint="90" w:sz="4" w:space="0"/>
        <w:insideH w:val="single" w:color="000000" w:themeColor="accent3" w:themeTint="90" w:sz="4" w:space="0"/>
      </w:tblBorders>
    </w:tblPr>
    <w:tcPr>
      <w:tcBorders/>
    </w:tcPr>
    <w:tblStylePr w:type="band1Horz">
      <w:rPr>
        <w:rFonts w:ascii="Arial" w:hAnsi="Arial"/>
        <w:color w:val="404040"/>
        <w:sz w:val="22"/>
      </w:rPr>
      <w:pPr>
        <w:pBdr/>
        <w:spacing/>
        <w:ind/>
      </w:pPr>
      <w:tblPr>
        <w:tblBorders/>
      </w:tblPr>
      <w:tcPr>
        <w:shd w:val="clear" w:color="ffffff" w:themeColor="accent3" w:themeTint="40" w:fill="e8e8e8" w:themeFill="accent3" w:themeFillTint="40"/>
        <w:tcBorders/>
      </w:tcPr>
    </w:tblStylePr>
    <w:tblStylePr w:type="band1Vert">
      <w:rPr>
        <w:rFonts w:ascii="Arial" w:hAnsi="Arial"/>
        <w:color w:val="404040"/>
        <w:sz w:val="22"/>
      </w:rPr>
      <w:pPr>
        <w:pBdr/>
        <w:spacing/>
        <w:ind/>
      </w:pPr>
      <w:tblPr>
        <w:tblBorders/>
      </w:tblPr>
      <w:tcPr>
        <w:shd w:val="clear" w:color="ffffff" w:themeColor="accent3" w:themeTint="40" w:fill="e8e8e8" w:themeFill="accent3"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3" w:fill="a5a5a5" w:themeFill="accent3"/>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82">
    <w:name w:val="List Table 4 - Accent 4"/>
    <w:basedOn w:val="887"/>
    <w:uiPriority w:val="99"/>
    <w:pPr>
      <w:pBdr/>
      <w:spacing w:after="0" w:line="240" w:lineRule="auto"/>
      <w:ind/>
    </w:pPr>
    <w:tblPr>
      <w:tblStyleRowBandSize w:val="1"/>
      <w:tblStyleColBandSize w:val="1"/>
      <w:tblInd w:w="0" w:type="dxa"/>
      <w:tblBorders>
        <w:top w:val="single" w:color="000000" w:themeColor="accent4" w:themeTint="90" w:sz="4" w:space="0"/>
        <w:left w:val="single" w:color="000000" w:themeColor="accent4" w:themeTint="90" w:sz="4" w:space="0"/>
        <w:bottom w:val="single" w:color="000000" w:themeColor="accent4" w:themeTint="90" w:sz="4" w:space="0"/>
        <w:right w:val="single" w:color="000000" w:themeColor="accent4" w:themeTint="90" w:sz="4" w:space="0"/>
        <w:insideH w:val="single" w:color="000000" w:themeColor="accent4" w:themeTint="90" w:sz="4" w:space="0"/>
      </w:tblBorders>
    </w:tblPr>
    <w:tcPr>
      <w:tcBorders/>
    </w:tcPr>
    <w:tblStylePr w:type="band1Horz">
      <w:rPr>
        <w:rFonts w:ascii="Arial" w:hAnsi="Arial"/>
        <w:color w:val="404040"/>
        <w:sz w:val="22"/>
      </w:rPr>
      <w:pPr>
        <w:pBdr/>
        <w:spacing/>
        <w:ind/>
      </w:pPr>
      <w:tblPr>
        <w:tblBorders/>
      </w:tblPr>
      <w:tcPr>
        <w:shd w:val="clear" w:color="ffffff" w:themeColor="accent4" w:themeTint="40" w:fill="ffefbf" w:themeFill="accent4" w:themeFillTint="40"/>
        <w:tcBorders/>
      </w:tcPr>
    </w:tblStylePr>
    <w:tblStylePr w:type="band1Vert">
      <w:rPr>
        <w:rFonts w:ascii="Arial" w:hAnsi="Arial"/>
        <w:color w:val="404040"/>
        <w:sz w:val="22"/>
      </w:rPr>
      <w:pPr>
        <w:pBdr/>
        <w:spacing/>
        <w:ind/>
      </w:pPr>
      <w:tblPr>
        <w:tblBorders/>
      </w:tblPr>
      <w:tcPr>
        <w:shd w:val="clear" w:color="ffffff" w:themeColor="accent4" w:themeTint="40" w:fill="ffefbf" w:themeFill="accent4"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4" w:fill="ffc000" w:themeFill="accent4"/>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83">
    <w:name w:val="List Table 4 - Accent 5"/>
    <w:basedOn w:val="887"/>
    <w:uiPriority w:val="99"/>
    <w:pPr>
      <w:pBdr/>
      <w:spacing w:after="0" w:line="240" w:lineRule="auto"/>
      <w:ind/>
    </w:pPr>
    <w:tblPr>
      <w:tblStyleRowBandSize w:val="1"/>
      <w:tblStyleColBandSize w:val="1"/>
      <w:tblInd w:w="0" w:type="dxa"/>
      <w:tblBorders>
        <w:top w:val="single" w:color="000000" w:themeColor="accent5" w:themeTint="90" w:sz="4" w:space="0"/>
        <w:left w:val="single" w:color="000000" w:themeColor="accent5" w:themeTint="90" w:sz="4" w:space="0"/>
        <w:bottom w:val="single" w:color="000000" w:themeColor="accent5" w:themeTint="90" w:sz="4" w:space="0"/>
        <w:right w:val="single" w:color="000000" w:themeColor="accent5" w:themeTint="90" w:sz="4" w:space="0"/>
        <w:insideH w:val="single" w:color="000000" w:themeColor="accent5" w:themeTint="90" w:sz="4" w:space="0"/>
      </w:tblBorders>
    </w:tblPr>
    <w:tcPr>
      <w:tcBorders/>
    </w:tcPr>
    <w:tblStylePr w:type="band1Horz">
      <w:rPr>
        <w:rFonts w:ascii="Arial" w:hAnsi="Arial"/>
        <w:color w:val="404040"/>
        <w:sz w:val="22"/>
      </w:rPr>
      <w:pPr>
        <w:pBdr/>
        <w:spacing/>
        <w:ind/>
      </w:pPr>
      <w:tblPr>
        <w:tblBorders/>
      </w:tblPr>
      <w:tcPr>
        <w:shd w:val="clear" w:color="ffffff" w:themeColor="accent5" w:themeTint="40" w:fill="d0dcf0" w:themeFill="accent5" w:themeFillTint="40"/>
        <w:tcBorders/>
      </w:tcPr>
    </w:tblStylePr>
    <w:tblStylePr w:type="band1Vert">
      <w:rPr>
        <w:rFonts w:ascii="Arial" w:hAnsi="Arial"/>
        <w:color w:val="404040"/>
        <w:sz w:val="22"/>
      </w:rPr>
      <w:pPr>
        <w:pBdr/>
        <w:spacing/>
        <w:ind/>
      </w:pPr>
      <w:tblPr>
        <w:tblBorders/>
      </w:tblPr>
      <w:tcPr>
        <w:shd w:val="clear" w:color="ffffff" w:themeColor="accent5" w:themeTint="40" w:fill="d0dcf0" w:themeFill="accent5"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5" w:fill="4472c4" w:themeFill="accent5"/>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84">
    <w:name w:val="List Table 4 - Accent 6"/>
    <w:basedOn w:val="887"/>
    <w:uiPriority w:val="99"/>
    <w:pPr>
      <w:pBdr/>
      <w:spacing w:after="0" w:line="240" w:lineRule="auto"/>
      <w:ind/>
    </w:pPr>
    <w:tblPr>
      <w:tblStyleRowBandSize w:val="1"/>
      <w:tblStyleColBandSize w:val="1"/>
      <w:tblInd w:w="0" w:type="dxa"/>
      <w:tblBorders>
        <w:top w:val="single" w:color="000000" w:themeColor="accent6" w:themeTint="90" w:sz="4" w:space="0"/>
        <w:left w:val="single" w:color="000000" w:themeColor="accent6" w:themeTint="90" w:sz="4" w:space="0"/>
        <w:bottom w:val="single" w:color="000000" w:themeColor="accent6" w:themeTint="90" w:sz="4" w:space="0"/>
        <w:right w:val="single" w:color="000000" w:themeColor="accent6" w:themeTint="90" w:sz="4" w:space="0"/>
        <w:insideH w:val="single" w:color="000000" w:themeColor="accent6" w:themeTint="90" w:sz="4" w:space="0"/>
      </w:tblBorders>
    </w:tblPr>
    <w:tcPr>
      <w:tcBorders/>
    </w:tcPr>
    <w:tblStylePr w:type="band1Horz">
      <w:rPr>
        <w:rFonts w:ascii="Arial" w:hAnsi="Arial"/>
        <w:color w:val="404040"/>
        <w:sz w:val="22"/>
      </w:rPr>
      <w:pPr>
        <w:pBdr/>
        <w:spacing/>
        <w:ind/>
      </w:pPr>
      <w:tblPr>
        <w:tblBorders/>
      </w:tblPr>
      <w:tcPr>
        <w:shd w:val="clear" w:color="ffffff" w:themeColor="accent6" w:themeTint="40" w:fill="dbecd0" w:themeFill="accent6" w:themeFillTint="40"/>
        <w:tcBorders/>
      </w:tcPr>
    </w:tblStylePr>
    <w:tblStylePr w:type="band1Vert">
      <w:rPr>
        <w:rFonts w:ascii="Arial" w:hAnsi="Arial"/>
        <w:color w:val="404040"/>
        <w:sz w:val="22"/>
      </w:rPr>
      <w:pPr>
        <w:pBdr/>
        <w:spacing/>
        <w:ind/>
      </w:pPr>
      <w:tblPr>
        <w:tblBorders/>
      </w:tblPr>
      <w:tcPr>
        <w:shd w:val="clear" w:color="ffffff" w:themeColor="accent6" w:themeTint="40" w:fill="dbecd0" w:themeFill="accent6"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6" w:fill="70ad47" w:themeFill="accent6"/>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85">
    <w:name w:val="List Table 5 Dark"/>
    <w:basedOn w:val="887"/>
    <w:uiPriority w:val="99"/>
    <w:pPr>
      <w:pBdr/>
      <w:spacing w:after="0" w:line="240" w:lineRule="auto"/>
      <w:ind/>
    </w:pPr>
    <w:tblPr>
      <w:tblStyleRowBandSize w:val="1"/>
      <w:tblStyleColBandSize w:val="1"/>
      <w:tblInd w:w="0" w:type="dxa"/>
      <w:tblBorders>
        <w:top w:val="single" w:color="000000" w:themeColor="text1" w:themeTint="80" w:sz="32" w:space="0"/>
        <w:left w:val="single" w:color="000000" w:themeColor="text1" w:themeTint="80" w:sz="32" w:space="0"/>
        <w:bottom w:val="single" w:color="000000" w:themeColor="text1" w:themeTint="80" w:sz="32" w:space="0"/>
        <w:right w:val="single" w:color="000000" w:themeColor="text1" w:themeTint="80" w:sz="32" w:space="0"/>
      </w:tblBorders>
      <w:shd w:val="clear" w:color="ffffff" w:themeColor="text1" w:themeTint="80" w:fill="7f7f7f" w:themeFill="text1" w:themeFillTint="80"/>
    </w:tblPr>
    <w:tcPr>
      <w:tcBorders/>
    </w:tcPr>
    <w:tblStylePr w:type="band1Horz">
      <w:pPr>
        <w:pBdr/>
        <w:spacing/>
        <w:ind/>
      </w:pPr>
      <w:tblPr>
        <w:tblBorders/>
      </w:tblPr>
      <w:tcPr>
        <w:shd w:val="clear" w:color="ffffff" w:themeColor="text1" w:themeTint="80" w:fill="7f7f7f" w:themeFill="text1" w:themeFillTint="80"/>
        <w:tcBorders>
          <w:top w:val="single" w:color="000000" w:themeColor="light1" w:sz="4" w:space="0"/>
          <w:bottom w:val="single" w:color="000000" w:themeColor="light1" w:sz="4" w:space="0"/>
        </w:tcBorders>
      </w:tcPr>
    </w:tblStylePr>
    <w:tblStylePr w:type="band1Vert">
      <w:pPr>
        <w:pBdr/>
        <w:spacing/>
        <w:ind/>
      </w:pPr>
      <w:tblPr>
        <w:tblBorders/>
      </w:tblPr>
      <w:tcPr>
        <w:shd w:val="clear" w:color="ffffff" w:themeColor="text1" w:themeTint="80" w:fill="7f7f7f" w:themeFill="text1" w:themeFillTint="80"/>
        <w:tcBorders>
          <w:left w:val="single" w:color="000000" w:themeColor="light1" w:sz="4" w:space="0"/>
          <w:right w:val="single" w:color="000000" w:themeColor="light1" w:sz="4" w:space="0"/>
        </w:tcBorders>
      </w:tcPr>
    </w:tblStylePr>
    <w:tblStylePr w:type="band2Horz">
      <w:pPr>
        <w:pBdr/>
        <w:spacing/>
        <w:ind/>
      </w:pPr>
      <w:tblPr>
        <w:tblBorders/>
      </w:tblPr>
      <w:tcPr>
        <w:shd w:val="clear" w:color="ffffff" w:themeColor="text1" w:themeTint="80" w:fill="7f7f7f" w:themeFill="text1" w:themeFillTint="80"/>
        <w:tcBorders>
          <w:top w:val="single" w:color="000000" w:themeColor="light1" w:sz="4" w:space="0"/>
          <w:bottom w:val="single" w:color="000000" w:themeColor="light1" w:sz="4" w:space="0"/>
        </w:tcBorders>
      </w:tcPr>
    </w:tblStylePr>
    <w:tblStylePr w:type="band2Vert">
      <w:pPr>
        <w:pBdr/>
        <w:spacing/>
        <w:ind/>
      </w:pPr>
      <w:tblPr>
        <w:tblBorders/>
      </w:tblPr>
      <w:tcPr>
        <w:tcBorders>
          <w:left w:val="single" w:color="000000" w:themeColor="light1" w:sz="4" w:space="0"/>
          <w:right w:val="single" w:color="000000" w:themeColor="light1" w:sz="4" w:space="0"/>
        </w:tcBorders>
      </w:tcPr>
    </w:tblStylePr>
    <w:tblStylePr w:type="firstCol">
      <w:rPr>
        <w:rFonts w:ascii="Arial" w:hAnsi="Arial"/>
        <w:b/>
        <w:color w:val="ffffff" w:themeColor="light1"/>
        <w:sz w:val="22"/>
      </w:rPr>
      <w:pPr>
        <w:pBdr/>
        <w:spacing/>
        <w:ind/>
      </w:pPr>
      <w:tblPr>
        <w:tblBorders/>
      </w:tblPr>
      <w:tcPr>
        <w:tcBorders>
          <w:left w:val="single" w:color="000000" w:themeColor="text1" w:themeTint="80" w:sz="32" w:space="0"/>
          <w:right w:val="single" w:color="000000" w:themeColor="light1" w:sz="4" w:space="0"/>
        </w:tcBorders>
      </w:tcPr>
    </w:tblStylePr>
    <w:tblStylePr w:type="firstRow">
      <w:rPr>
        <w:rFonts w:ascii="Arial" w:hAnsi="Arial"/>
        <w:b/>
        <w:color w:val="ffffff" w:themeColor="light1"/>
        <w:sz w:val="22"/>
      </w:rPr>
      <w:pPr>
        <w:pBdr/>
        <w:spacing/>
        <w:ind/>
      </w:pPr>
      <w:tblPr>
        <w:tblBorders/>
      </w:tblPr>
      <w:tcPr>
        <w:shd w:val="clear" w:color="ffffff" w:themeColor="text1" w:themeTint="80" w:fill="7f7f7f" w:themeFill="text1" w:themeFillTint="80"/>
        <w:tcBorders>
          <w:top w:val="single" w:color="000000" w:themeColor="text1" w:themeTint="80" w:sz="32" w:space="0"/>
          <w:bottom w:val="single" w:color="000000" w:themeColor="light1" w:sz="12" w:space="0"/>
        </w:tcBorders>
      </w:tcPr>
    </w:tblStylePr>
    <w:tblStylePr w:type="lastCol">
      <w:pPr>
        <w:pBdr/>
        <w:spacing/>
        <w:ind/>
      </w:pPr>
      <w:tblPr>
        <w:tblBorders/>
      </w:tblPr>
      <w:tcPr>
        <w:tcBorders>
          <w:left w:val="single" w:color="000000" w:themeColor="light1" w:sz="4" w:space="0"/>
          <w:right w:val="single" w:color="000000" w:themeColor="text1" w:themeTint="80" w:sz="32" w:space="0"/>
        </w:tcBorders>
      </w:tcPr>
    </w:tblStylePr>
    <w:tblStylePr w:type="lastRow">
      <w:rPr>
        <w:rFonts w:ascii="Arial" w:hAnsi="Arial"/>
        <w:b/>
        <w:color w:val="ffffff" w:themeColor="light1"/>
        <w:sz w:val="22"/>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ffffff" w:themeColor="light1"/>
        <w:sz w:val="22"/>
      </w:rPr>
      <w:pPr>
        <w:pBdr/>
        <w:spacing/>
        <w:ind/>
      </w:pPr>
      <w:tblPr>
        <w:tblBorders/>
      </w:tblPr>
      <w:tcPr>
        <w:tcBorders/>
      </w:tcPr>
    </w:tblStylePr>
  </w:style>
  <w:style w:type="table" w:styleId="786">
    <w:name w:val="List Table 5 Dark - Accent 1"/>
    <w:basedOn w:val="887"/>
    <w:uiPriority w:val="99"/>
    <w:pPr>
      <w:pBdr/>
      <w:spacing w:after="0" w:line="240" w:lineRule="auto"/>
      <w:ind/>
    </w:pPr>
    <w:tblPr>
      <w:tblStyleRowBandSize w:val="1"/>
      <w:tblStyleColBandSize w:val="1"/>
      <w:tblInd w:w="0" w:type="dxa"/>
      <w:tblBorders>
        <w:top w:val="single" w:color="000000" w:themeColor="accent1" w:sz="32" w:space="0"/>
        <w:left w:val="single" w:color="000000" w:themeColor="accent1" w:sz="32" w:space="0"/>
        <w:bottom w:val="single" w:color="000000" w:themeColor="accent1" w:sz="32" w:space="0"/>
        <w:right w:val="single" w:color="000000" w:themeColor="accent1" w:sz="32" w:space="0"/>
      </w:tblBorders>
      <w:shd w:val="clear" w:color="ffffff" w:themeColor="accent1" w:fill="5b9bd5" w:themeFill="accent1"/>
    </w:tblPr>
    <w:tcPr>
      <w:tcBorders/>
    </w:tcPr>
    <w:tblStylePr w:type="band1Horz">
      <w:pPr>
        <w:pBdr/>
        <w:spacing/>
        <w:ind/>
      </w:pPr>
      <w:tblPr>
        <w:tblBorders/>
      </w:tblPr>
      <w:tcPr>
        <w:shd w:val="clear" w:color="ffffff" w:themeColor="accent1" w:fill="5b9bd5" w:themeFill="accent1"/>
        <w:tcBorders>
          <w:top w:val="single" w:color="000000" w:themeColor="light1" w:sz="4" w:space="0"/>
          <w:bottom w:val="single" w:color="000000" w:themeColor="light1" w:sz="4" w:space="0"/>
        </w:tcBorders>
      </w:tcPr>
    </w:tblStylePr>
    <w:tblStylePr w:type="band1Vert">
      <w:pPr>
        <w:pBdr/>
        <w:spacing/>
        <w:ind/>
      </w:pPr>
      <w:tblPr>
        <w:tblBorders/>
      </w:tblPr>
      <w:tcPr>
        <w:shd w:val="clear" w:color="ffffff" w:themeColor="accent1" w:fill="5b9bd5" w:themeFill="accent1"/>
        <w:tcBorders>
          <w:left w:val="single" w:color="000000" w:themeColor="light1" w:sz="4" w:space="0"/>
          <w:right w:val="single" w:color="000000" w:themeColor="light1" w:sz="4" w:space="0"/>
        </w:tcBorders>
      </w:tcPr>
    </w:tblStylePr>
    <w:tblStylePr w:type="band2Horz">
      <w:pPr>
        <w:pBdr/>
        <w:spacing/>
        <w:ind/>
      </w:pPr>
      <w:tblPr>
        <w:tblBorders/>
      </w:tblPr>
      <w:tcPr>
        <w:shd w:val="clear" w:color="ffffff" w:themeColor="accent1" w:fill="5b9bd5" w:themeFill="accent1"/>
        <w:tcBorders>
          <w:top w:val="single" w:color="000000" w:themeColor="light1" w:sz="4" w:space="0"/>
          <w:bottom w:val="single" w:color="000000" w:themeColor="light1" w:sz="4" w:space="0"/>
        </w:tcBorders>
      </w:tcPr>
    </w:tblStylePr>
    <w:tblStylePr w:type="band2Vert">
      <w:pPr>
        <w:pBdr/>
        <w:spacing/>
        <w:ind/>
      </w:pPr>
      <w:tblPr>
        <w:tblBorders/>
      </w:tblPr>
      <w:tcPr>
        <w:tcBorders>
          <w:left w:val="single" w:color="000000" w:themeColor="light1" w:sz="4" w:space="0"/>
          <w:right w:val="single" w:color="000000" w:themeColor="light1" w:sz="4" w:space="0"/>
        </w:tcBorders>
      </w:tcPr>
    </w:tblStylePr>
    <w:tblStylePr w:type="firstCol">
      <w:rPr>
        <w:rFonts w:ascii="Arial" w:hAnsi="Arial"/>
        <w:b/>
        <w:color w:val="ffffff" w:themeColor="light1"/>
        <w:sz w:val="22"/>
      </w:rPr>
      <w:pPr>
        <w:pBdr/>
        <w:spacing/>
        <w:ind/>
      </w:pPr>
      <w:tblPr>
        <w:tblBorders/>
      </w:tblPr>
      <w:tcPr>
        <w:tcBorders>
          <w:left w:val="single" w:color="000000" w:themeColor="accent1" w:sz="32" w:space="0"/>
          <w:right w:val="single" w:color="000000" w:themeColor="light1" w:sz="4" w:space="0"/>
        </w:tcBorders>
      </w:tcPr>
    </w:tblStylePr>
    <w:tblStylePr w:type="firstRow">
      <w:rPr>
        <w:rFonts w:ascii="Arial" w:hAnsi="Arial"/>
        <w:b/>
        <w:color w:val="ffffff" w:themeColor="light1"/>
        <w:sz w:val="22"/>
      </w:rPr>
      <w:pPr>
        <w:pBdr/>
        <w:spacing/>
        <w:ind/>
      </w:pPr>
      <w:tblPr>
        <w:tblBorders/>
      </w:tblPr>
      <w:tcPr>
        <w:shd w:val="clear" w:color="ffffff" w:themeColor="accent1" w:fill="5b9bd5" w:themeFill="accent1"/>
        <w:tcBorders>
          <w:top w:val="single" w:color="000000" w:themeColor="accent1" w:sz="32" w:space="0"/>
          <w:bottom w:val="single" w:color="000000" w:themeColor="light1" w:sz="12" w:space="0"/>
        </w:tcBorders>
      </w:tcPr>
    </w:tblStylePr>
    <w:tblStylePr w:type="lastCol">
      <w:pPr>
        <w:pBdr/>
        <w:spacing/>
        <w:ind/>
      </w:pPr>
      <w:tblPr>
        <w:tblBorders/>
      </w:tblPr>
      <w:tcPr>
        <w:tcBorders>
          <w:left w:val="single" w:color="000000" w:themeColor="light1" w:sz="4" w:space="0"/>
          <w:right w:val="single" w:color="000000" w:themeColor="accent1" w:sz="32" w:space="0"/>
        </w:tcBorders>
      </w:tcPr>
    </w:tblStylePr>
    <w:tblStylePr w:type="lastRow">
      <w:rPr>
        <w:rFonts w:ascii="Arial" w:hAnsi="Arial"/>
        <w:b/>
        <w:color w:val="ffffff" w:themeColor="light1"/>
        <w:sz w:val="22"/>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ffffff" w:themeColor="light1"/>
        <w:sz w:val="22"/>
      </w:rPr>
      <w:pPr>
        <w:pBdr/>
        <w:spacing/>
        <w:ind/>
      </w:pPr>
      <w:tblPr>
        <w:tblBorders/>
      </w:tblPr>
      <w:tcPr>
        <w:tcBorders/>
      </w:tcPr>
    </w:tblStylePr>
  </w:style>
  <w:style w:type="table" w:styleId="787">
    <w:name w:val="List Table 5 Dark - Accent 2"/>
    <w:basedOn w:val="887"/>
    <w:uiPriority w:val="99"/>
    <w:pPr>
      <w:pBdr/>
      <w:spacing w:after="0" w:line="240" w:lineRule="auto"/>
      <w:ind/>
    </w:pPr>
    <w:tblPr>
      <w:tblStyleRowBandSize w:val="1"/>
      <w:tblStyleColBandSize w:val="1"/>
      <w:tblInd w:w="0" w:type="dxa"/>
      <w:tblBorders>
        <w:top w:val="single" w:color="000000" w:themeColor="accent2" w:themeTint="97" w:sz="32" w:space="0"/>
        <w:left w:val="single" w:color="000000" w:themeColor="accent2" w:themeTint="97" w:sz="32" w:space="0"/>
        <w:bottom w:val="single" w:color="000000" w:themeColor="accent2" w:themeTint="97" w:sz="32" w:space="0"/>
        <w:right w:val="single" w:color="000000" w:themeColor="accent2" w:themeTint="97" w:sz="32" w:space="0"/>
      </w:tblBorders>
      <w:shd w:val="clear" w:color="ffffff" w:themeColor="accent2" w:themeTint="97" w:fill="f4b285" w:themeFill="accent2" w:themeFillTint="97"/>
    </w:tblPr>
    <w:tcPr>
      <w:tcBorders/>
    </w:tcPr>
    <w:tblStylePr w:type="band1Horz">
      <w:pPr>
        <w:pBdr/>
        <w:spacing/>
        <w:ind/>
      </w:pPr>
      <w:tblPr>
        <w:tblBorders/>
      </w:tblPr>
      <w:tcPr>
        <w:shd w:val="clear" w:color="ffffff" w:themeColor="accent2" w:themeTint="97" w:fill="f4b285" w:themeFill="accent2" w:themeFillTint="97"/>
        <w:tcBorders>
          <w:top w:val="single" w:color="000000" w:themeColor="light1" w:sz="4" w:space="0"/>
          <w:bottom w:val="single" w:color="000000" w:themeColor="light1" w:sz="4" w:space="0"/>
        </w:tcBorders>
      </w:tcPr>
    </w:tblStylePr>
    <w:tblStylePr w:type="band1Vert">
      <w:pPr>
        <w:pBdr/>
        <w:spacing/>
        <w:ind/>
      </w:pPr>
      <w:tblPr>
        <w:tblBorders/>
      </w:tblPr>
      <w:tcPr>
        <w:shd w:val="clear" w:color="ffffff" w:themeColor="accent2" w:themeTint="97" w:fill="f4b285" w:themeFill="accent2" w:themeFillTint="97"/>
        <w:tcBorders>
          <w:left w:val="single" w:color="000000" w:themeColor="light1" w:sz="4" w:space="0"/>
          <w:right w:val="single" w:color="000000" w:themeColor="light1" w:sz="4" w:space="0"/>
        </w:tcBorders>
      </w:tcPr>
    </w:tblStylePr>
    <w:tblStylePr w:type="band2Horz">
      <w:pPr>
        <w:pBdr/>
        <w:spacing/>
        <w:ind/>
      </w:pPr>
      <w:tblPr>
        <w:tblBorders/>
      </w:tblPr>
      <w:tcPr>
        <w:shd w:val="clear" w:color="ffffff" w:themeColor="accent2" w:themeTint="97" w:fill="f4b285" w:themeFill="accent2" w:themeFillTint="97"/>
        <w:tcBorders>
          <w:top w:val="single" w:color="000000" w:themeColor="light1" w:sz="4" w:space="0"/>
          <w:bottom w:val="single" w:color="000000" w:themeColor="light1" w:sz="4" w:space="0"/>
        </w:tcBorders>
      </w:tcPr>
    </w:tblStylePr>
    <w:tblStylePr w:type="band2Vert">
      <w:pPr>
        <w:pBdr/>
        <w:spacing/>
        <w:ind/>
      </w:pPr>
      <w:tblPr>
        <w:tblBorders/>
      </w:tblPr>
      <w:tcPr>
        <w:tcBorders>
          <w:left w:val="single" w:color="000000" w:themeColor="light1" w:sz="4" w:space="0"/>
          <w:right w:val="single" w:color="000000" w:themeColor="light1" w:sz="4" w:space="0"/>
        </w:tcBorders>
      </w:tcPr>
    </w:tblStylePr>
    <w:tblStylePr w:type="firstCol">
      <w:rPr>
        <w:rFonts w:ascii="Arial" w:hAnsi="Arial"/>
        <w:b/>
        <w:color w:val="ffffff" w:themeColor="light1"/>
        <w:sz w:val="22"/>
      </w:rPr>
      <w:pPr>
        <w:pBdr/>
        <w:spacing/>
        <w:ind/>
      </w:pPr>
      <w:tblPr>
        <w:tblBorders/>
      </w:tblPr>
      <w:tcPr>
        <w:tcBorders>
          <w:left w:val="single" w:color="000000" w:themeColor="accent2" w:themeTint="97" w:sz="32" w:space="0"/>
          <w:right w:val="single" w:color="000000" w:themeColor="light1" w:sz="4" w:space="0"/>
        </w:tcBorders>
      </w:tcPr>
    </w:tblStylePr>
    <w:tblStylePr w:type="firstRow">
      <w:rPr>
        <w:rFonts w:ascii="Arial" w:hAnsi="Arial"/>
        <w:b/>
        <w:color w:val="ffffff" w:themeColor="light1"/>
        <w:sz w:val="22"/>
      </w:rPr>
      <w:pPr>
        <w:pBdr/>
        <w:spacing/>
        <w:ind/>
      </w:pPr>
      <w:tblPr>
        <w:tblBorders/>
      </w:tblPr>
      <w:tcPr>
        <w:shd w:val="clear" w:color="ffffff" w:themeColor="accent2" w:themeTint="97" w:fill="f4b285" w:themeFill="accent2" w:themeFillTint="97"/>
        <w:tcBorders>
          <w:top w:val="single" w:color="000000" w:themeColor="accent2" w:themeTint="97" w:sz="32" w:space="0"/>
          <w:bottom w:val="single" w:color="000000" w:themeColor="light1" w:sz="12" w:space="0"/>
        </w:tcBorders>
      </w:tcPr>
    </w:tblStylePr>
    <w:tblStylePr w:type="lastCol">
      <w:pPr>
        <w:pBdr/>
        <w:spacing/>
        <w:ind/>
      </w:pPr>
      <w:tblPr>
        <w:tblBorders/>
      </w:tblPr>
      <w:tcPr>
        <w:tcBorders>
          <w:left w:val="single" w:color="000000" w:themeColor="light1" w:sz="4" w:space="0"/>
          <w:right w:val="single" w:color="000000" w:themeColor="accent2" w:themeTint="97" w:sz="32" w:space="0"/>
        </w:tcBorders>
      </w:tcPr>
    </w:tblStylePr>
    <w:tblStylePr w:type="lastRow">
      <w:rPr>
        <w:rFonts w:ascii="Arial" w:hAnsi="Arial"/>
        <w:b/>
        <w:color w:val="ffffff" w:themeColor="light1"/>
        <w:sz w:val="22"/>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ffffff" w:themeColor="light1"/>
        <w:sz w:val="22"/>
      </w:rPr>
      <w:pPr>
        <w:pBdr/>
        <w:spacing/>
        <w:ind/>
      </w:pPr>
      <w:tblPr>
        <w:tblBorders/>
      </w:tblPr>
      <w:tcPr>
        <w:tcBorders/>
      </w:tcPr>
    </w:tblStylePr>
  </w:style>
  <w:style w:type="table" w:styleId="788">
    <w:name w:val="List Table 5 Dark - Accent 3"/>
    <w:basedOn w:val="887"/>
    <w:uiPriority w:val="99"/>
    <w:pPr>
      <w:pBdr/>
      <w:spacing w:after="0" w:line="240" w:lineRule="auto"/>
      <w:ind/>
    </w:pPr>
    <w:tblPr>
      <w:tblStyleRowBandSize w:val="1"/>
      <w:tblStyleColBandSize w:val="1"/>
      <w:tblInd w:w="0" w:type="dxa"/>
      <w:tblBorders>
        <w:top w:val="single" w:color="000000" w:themeColor="accent3" w:themeTint="98" w:sz="32" w:space="0"/>
        <w:left w:val="single" w:color="000000" w:themeColor="accent3" w:themeTint="98" w:sz="32" w:space="0"/>
        <w:bottom w:val="single" w:color="000000" w:themeColor="accent3" w:themeTint="98" w:sz="32" w:space="0"/>
        <w:right w:val="single" w:color="000000" w:themeColor="accent3" w:themeTint="98" w:sz="32" w:space="0"/>
      </w:tblBorders>
      <w:shd w:val="clear" w:color="ffffff" w:themeColor="accent3" w:themeTint="98" w:fill="c9c9c9" w:themeFill="accent3" w:themeFillTint="98"/>
    </w:tblPr>
    <w:tcPr>
      <w:tcBorders/>
    </w:tcPr>
    <w:tblStylePr w:type="band1Horz">
      <w:pPr>
        <w:pBdr/>
        <w:spacing/>
        <w:ind/>
      </w:pPr>
      <w:tblPr>
        <w:tblBorders/>
      </w:tblPr>
      <w:tcPr>
        <w:shd w:val="clear" w:color="ffffff" w:themeColor="accent3" w:themeTint="98" w:fill="c9c9c9" w:themeFill="accent3" w:themeFillTint="98"/>
        <w:tcBorders>
          <w:top w:val="single" w:color="000000" w:themeColor="light1" w:sz="4" w:space="0"/>
          <w:bottom w:val="single" w:color="000000" w:themeColor="light1" w:sz="4" w:space="0"/>
        </w:tcBorders>
      </w:tcPr>
    </w:tblStylePr>
    <w:tblStylePr w:type="band1Vert">
      <w:pPr>
        <w:pBdr/>
        <w:spacing/>
        <w:ind/>
      </w:pPr>
      <w:tblPr>
        <w:tblBorders/>
      </w:tblPr>
      <w:tcPr>
        <w:shd w:val="clear" w:color="ffffff" w:themeColor="accent3" w:themeTint="98" w:fill="c9c9c9" w:themeFill="accent3" w:themeFillTint="98"/>
        <w:tcBorders>
          <w:left w:val="single" w:color="000000" w:themeColor="light1" w:sz="4" w:space="0"/>
          <w:right w:val="single" w:color="000000" w:themeColor="light1" w:sz="4" w:space="0"/>
        </w:tcBorders>
      </w:tcPr>
    </w:tblStylePr>
    <w:tblStylePr w:type="band2Horz">
      <w:pPr>
        <w:pBdr/>
        <w:spacing/>
        <w:ind/>
      </w:pPr>
      <w:tblPr>
        <w:tblBorders/>
      </w:tblPr>
      <w:tcPr>
        <w:shd w:val="clear" w:color="ffffff" w:themeColor="accent3" w:themeTint="98" w:fill="c9c9c9" w:themeFill="accent3" w:themeFillTint="98"/>
        <w:tcBorders>
          <w:top w:val="single" w:color="000000" w:themeColor="light1" w:sz="4" w:space="0"/>
          <w:bottom w:val="single" w:color="000000" w:themeColor="light1" w:sz="4" w:space="0"/>
        </w:tcBorders>
      </w:tcPr>
    </w:tblStylePr>
    <w:tblStylePr w:type="band2Vert">
      <w:pPr>
        <w:pBdr/>
        <w:spacing/>
        <w:ind/>
      </w:pPr>
      <w:tblPr>
        <w:tblBorders/>
      </w:tblPr>
      <w:tcPr>
        <w:tcBorders>
          <w:left w:val="single" w:color="000000" w:themeColor="light1" w:sz="4" w:space="0"/>
          <w:right w:val="single" w:color="000000" w:themeColor="light1" w:sz="4" w:space="0"/>
        </w:tcBorders>
      </w:tcPr>
    </w:tblStylePr>
    <w:tblStylePr w:type="firstCol">
      <w:rPr>
        <w:rFonts w:ascii="Arial" w:hAnsi="Arial"/>
        <w:b/>
        <w:color w:val="ffffff" w:themeColor="light1"/>
        <w:sz w:val="22"/>
      </w:rPr>
      <w:pPr>
        <w:pBdr/>
        <w:spacing/>
        <w:ind/>
      </w:pPr>
      <w:tblPr>
        <w:tblBorders/>
      </w:tblPr>
      <w:tcPr>
        <w:tcBorders>
          <w:left w:val="single" w:color="000000" w:themeColor="accent3" w:themeTint="98" w:sz="32" w:space="0"/>
          <w:right w:val="single" w:color="000000" w:themeColor="light1" w:sz="4" w:space="0"/>
        </w:tcBorders>
      </w:tcPr>
    </w:tblStylePr>
    <w:tblStylePr w:type="firstRow">
      <w:rPr>
        <w:rFonts w:ascii="Arial" w:hAnsi="Arial"/>
        <w:b/>
        <w:color w:val="ffffff" w:themeColor="light1"/>
        <w:sz w:val="22"/>
      </w:rPr>
      <w:pPr>
        <w:pBdr/>
        <w:spacing/>
        <w:ind/>
      </w:pPr>
      <w:tblPr>
        <w:tblBorders/>
      </w:tblPr>
      <w:tcPr>
        <w:shd w:val="clear" w:color="ffffff" w:themeColor="accent3" w:themeTint="98" w:fill="c9c9c9" w:themeFill="accent3" w:themeFillTint="98"/>
        <w:tcBorders>
          <w:top w:val="single" w:color="000000" w:themeColor="accent3" w:themeTint="98" w:sz="32" w:space="0"/>
          <w:bottom w:val="single" w:color="000000" w:themeColor="light1" w:sz="12" w:space="0"/>
        </w:tcBorders>
      </w:tcPr>
    </w:tblStylePr>
    <w:tblStylePr w:type="lastCol">
      <w:pPr>
        <w:pBdr/>
        <w:spacing/>
        <w:ind/>
      </w:pPr>
      <w:tblPr>
        <w:tblBorders/>
      </w:tblPr>
      <w:tcPr>
        <w:tcBorders>
          <w:left w:val="single" w:color="000000" w:themeColor="light1" w:sz="4" w:space="0"/>
          <w:right w:val="single" w:color="000000" w:themeColor="accent3" w:themeTint="98" w:sz="32" w:space="0"/>
        </w:tcBorders>
      </w:tcPr>
    </w:tblStylePr>
    <w:tblStylePr w:type="lastRow">
      <w:rPr>
        <w:rFonts w:ascii="Arial" w:hAnsi="Arial"/>
        <w:b/>
        <w:color w:val="ffffff" w:themeColor="light1"/>
        <w:sz w:val="22"/>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ffffff" w:themeColor="light1"/>
        <w:sz w:val="22"/>
      </w:rPr>
      <w:pPr>
        <w:pBdr/>
        <w:spacing/>
        <w:ind/>
      </w:pPr>
      <w:tblPr>
        <w:tblBorders/>
      </w:tblPr>
      <w:tcPr>
        <w:tcBorders/>
      </w:tcPr>
    </w:tblStylePr>
  </w:style>
  <w:style w:type="table" w:styleId="789">
    <w:name w:val="List Table 5 Dark - Accent 4"/>
    <w:basedOn w:val="887"/>
    <w:uiPriority w:val="99"/>
    <w:pPr>
      <w:pBdr/>
      <w:spacing w:after="0" w:line="240" w:lineRule="auto"/>
      <w:ind/>
    </w:pPr>
    <w:tblPr>
      <w:tblStyleRowBandSize w:val="1"/>
      <w:tblStyleColBandSize w:val="1"/>
      <w:tblInd w:w="0" w:type="dxa"/>
      <w:tblBorders>
        <w:top w:val="single" w:color="000000" w:themeColor="accent4" w:themeTint="9A" w:sz="32" w:space="0"/>
        <w:left w:val="single" w:color="000000" w:themeColor="accent4" w:themeTint="9A" w:sz="32" w:space="0"/>
        <w:bottom w:val="single" w:color="000000" w:themeColor="accent4" w:themeTint="9A" w:sz="32" w:space="0"/>
        <w:right w:val="single" w:color="000000" w:themeColor="accent4" w:themeTint="9A" w:sz="32" w:space="0"/>
      </w:tblBorders>
      <w:shd w:val="clear" w:color="ffffff" w:themeColor="accent4" w:themeTint="9A" w:fill="ffd965" w:themeFill="accent4" w:themeFillTint="9A"/>
    </w:tblPr>
    <w:tcPr>
      <w:tcBorders/>
    </w:tcPr>
    <w:tblStylePr w:type="band1Horz">
      <w:pPr>
        <w:pBdr/>
        <w:spacing/>
        <w:ind/>
      </w:pPr>
      <w:tblPr>
        <w:tblBorders/>
      </w:tblPr>
      <w:tcPr>
        <w:shd w:val="clear" w:color="ffffff" w:themeColor="accent4" w:themeTint="9A" w:fill="ffd965" w:themeFill="accent4" w:themeFillTint="9A"/>
        <w:tcBorders>
          <w:top w:val="single" w:color="000000" w:themeColor="light1" w:sz="4" w:space="0"/>
          <w:bottom w:val="single" w:color="000000" w:themeColor="light1" w:sz="4" w:space="0"/>
        </w:tcBorders>
      </w:tcPr>
    </w:tblStylePr>
    <w:tblStylePr w:type="band1Vert">
      <w:pPr>
        <w:pBdr/>
        <w:spacing/>
        <w:ind/>
      </w:pPr>
      <w:tblPr>
        <w:tblBorders/>
      </w:tblPr>
      <w:tcPr>
        <w:shd w:val="clear" w:color="ffffff" w:themeColor="accent4" w:themeTint="9A" w:fill="ffd965" w:themeFill="accent4" w:themeFillTint="9A"/>
        <w:tcBorders>
          <w:left w:val="single" w:color="000000" w:themeColor="light1" w:sz="4" w:space="0"/>
          <w:right w:val="single" w:color="000000" w:themeColor="light1" w:sz="4" w:space="0"/>
        </w:tcBorders>
      </w:tcPr>
    </w:tblStylePr>
    <w:tblStylePr w:type="band2Horz">
      <w:pPr>
        <w:pBdr/>
        <w:spacing/>
        <w:ind/>
      </w:pPr>
      <w:tblPr>
        <w:tblBorders/>
      </w:tblPr>
      <w:tcPr>
        <w:shd w:val="clear" w:color="ffffff" w:themeColor="accent4" w:themeTint="9A" w:fill="ffd965" w:themeFill="accent4" w:themeFillTint="9A"/>
        <w:tcBorders>
          <w:top w:val="single" w:color="000000" w:themeColor="light1" w:sz="4" w:space="0"/>
          <w:bottom w:val="single" w:color="000000" w:themeColor="light1" w:sz="4" w:space="0"/>
        </w:tcBorders>
      </w:tcPr>
    </w:tblStylePr>
    <w:tblStylePr w:type="band2Vert">
      <w:pPr>
        <w:pBdr/>
        <w:spacing/>
        <w:ind/>
      </w:pPr>
      <w:tblPr>
        <w:tblBorders/>
      </w:tblPr>
      <w:tcPr>
        <w:tcBorders>
          <w:left w:val="single" w:color="000000" w:themeColor="light1" w:sz="4" w:space="0"/>
          <w:right w:val="single" w:color="000000" w:themeColor="light1" w:sz="4" w:space="0"/>
        </w:tcBorders>
      </w:tcPr>
    </w:tblStylePr>
    <w:tblStylePr w:type="firstCol">
      <w:rPr>
        <w:rFonts w:ascii="Arial" w:hAnsi="Arial"/>
        <w:b/>
        <w:color w:val="ffffff" w:themeColor="light1"/>
        <w:sz w:val="22"/>
      </w:rPr>
      <w:pPr>
        <w:pBdr/>
        <w:spacing/>
        <w:ind/>
      </w:pPr>
      <w:tblPr>
        <w:tblBorders/>
      </w:tblPr>
      <w:tcPr>
        <w:tcBorders>
          <w:left w:val="single" w:color="000000" w:themeColor="accent4" w:themeTint="9A" w:sz="32" w:space="0"/>
          <w:right w:val="single" w:color="000000" w:themeColor="light1" w:sz="4" w:space="0"/>
        </w:tcBorders>
      </w:tcPr>
    </w:tblStylePr>
    <w:tblStylePr w:type="firstRow">
      <w:rPr>
        <w:rFonts w:ascii="Arial" w:hAnsi="Arial"/>
        <w:b/>
        <w:color w:val="ffffff" w:themeColor="light1"/>
        <w:sz w:val="22"/>
      </w:rPr>
      <w:pPr>
        <w:pBdr/>
        <w:spacing/>
        <w:ind/>
      </w:pPr>
      <w:tblPr>
        <w:tblBorders/>
      </w:tblPr>
      <w:tcPr>
        <w:shd w:val="clear" w:color="ffffff" w:themeColor="accent4" w:themeTint="9A" w:fill="ffd965" w:themeFill="accent4" w:themeFillTint="9A"/>
        <w:tcBorders>
          <w:top w:val="single" w:color="000000" w:themeColor="accent4" w:themeTint="9A" w:sz="32" w:space="0"/>
          <w:bottom w:val="single" w:color="000000" w:themeColor="light1" w:sz="12" w:space="0"/>
        </w:tcBorders>
      </w:tcPr>
    </w:tblStylePr>
    <w:tblStylePr w:type="lastCol">
      <w:pPr>
        <w:pBdr/>
        <w:spacing/>
        <w:ind/>
      </w:pPr>
      <w:tblPr>
        <w:tblBorders/>
      </w:tblPr>
      <w:tcPr>
        <w:tcBorders>
          <w:left w:val="single" w:color="000000" w:themeColor="light1" w:sz="4" w:space="0"/>
          <w:right w:val="single" w:color="000000" w:themeColor="accent4" w:themeTint="9A" w:sz="32" w:space="0"/>
        </w:tcBorders>
      </w:tcPr>
    </w:tblStylePr>
    <w:tblStylePr w:type="lastRow">
      <w:rPr>
        <w:rFonts w:ascii="Arial" w:hAnsi="Arial"/>
        <w:b/>
        <w:color w:val="ffffff" w:themeColor="light1"/>
        <w:sz w:val="22"/>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ffffff" w:themeColor="light1"/>
        <w:sz w:val="22"/>
      </w:rPr>
      <w:pPr>
        <w:pBdr/>
        <w:spacing/>
        <w:ind/>
      </w:pPr>
      <w:tblPr>
        <w:tblBorders/>
      </w:tblPr>
      <w:tcPr>
        <w:tcBorders/>
      </w:tcPr>
    </w:tblStylePr>
  </w:style>
  <w:style w:type="table" w:styleId="790">
    <w:name w:val="List Table 5 Dark - Accent 5"/>
    <w:basedOn w:val="887"/>
    <w:uiPriority w:val="99"/>
    <w:pPr>
      <w:pBdr/>
      <w:spacing w:after="0" w:line="240" w:lineRule="auto"/>
      <w:ind/>
    </w:pPr>
    <w:tblPr>
      <w:tblStyleRowBandSize w:val="1"/>
      <w:tblStyleColBandSize w:val="1"/>
      <w:tblInd w:w="0" w:type="dxa"/>
      <w:tblBorders>
        <w:top w:val="single" w:color="000000" w:themeColor="accent5" w:themeTint="9A" w:sz="32" w:space="0"/>
        <w:left w:val="single" w:color="000000" w:themeColor="accent5" w:themeTint="9A" w:sz="32" w:space="0"/>
        <w:bottom w:val="single" w:color="000000" w:themeColor="accent5" w:themeTint="9A" w:sz="32" w:space="0"/>
        <w:right w:val="single" w:color="000000" w:themeColor="accent5" w:themeTint="9A" w:sz="32" w:space="0"/>
      </w:tblBorders>
      <w:shd w:val="clear" w:color="ffffff" w:themeColor="accent5" w:themeTint="9A" w:fill="8eaadb" w:themeFill="accent5" w:themeFillTint="9A"/>
    </w:tblPr>
    <w:tcPr>
      <w:tcBorders/>
    </w:tcPr>
    <w:tblStylePr w:type="band1Horz">
      <w:pPr>
        <w:pBdr/>
        <w:spacing/>
        <w:ind/>
      </w:pPr>
      <w:tblPr>
        <w:tblBorders/>
      </w:tblPr>
      <w:tcPr>
        <w:shd w:val="clear" w:color="ffffff" w:themeColor="accent5" w:themeTint="9A" w:fill="8eaadb" w:themeFill="accent5" w:themeFillTint="9A"/>
        <w:tcBorders>
          <w:top w:val="single" w:color="000000" w:themeColor="light1" w:sz="4" w:space="0"/>
          <w:bottom w:val="single" w:color="000000" w:themeColor="light1" w:sz="4" w:space="0"/>
        </w:tcBorders>
      </w:tcPr>
    </w:tblStylePr>
    <w:tblStylePr w:type="band1Vert">
      <w:pPr>
        <w:pBdr/>
        <w:spacing/>
        <w:ind/>
      </w:pPr>
      <w:tblPr>
        <w:tblBorders/>
      </w:tblPr>
      <w:tcPr>
        <w:shd w:val="clear" w:color="ffffff" w:themeColor="accent5" w:themeTint="9A" w:fill="8eaadb" w:themeFill="accent5" w:themeFillTint="9A"/>
        <w:tcBorders>
          <w:left w:val="single" w:color="000000" w:themeColor="light1" w:sz="4" w:space="0"/>
          <w:right w:val="single" w:color="000000" w:themeColor="light1" w:sz="4" w:space="0"/>
        </w:tcBorders>
      </w:tcPr>
    </w:tblStylePr>
    <w:tblStylePr w:type="band2Horz">
      <w:pPr>
        <w:pBdr/>
        <w:spacing/>
        <w:ind/>
      </w:pPr>
      <w:tblPr>
        <w:tblBorders/>
      </w:tblPr>
      <w:tcPr>
        <w:shd w:val="clear" w:color="ffffff" w:themeColor="accent5" w:themeTint="9A" w:fill="8eaadb" w:themeFill="accent5" w:themeFillTint="9A"/>
        <w:tcBorders>
          <w:top w:val="single" w:color="000000" w:themeColor="light1" w:sz="4" w:space="0"/>
          <w:bottom w:val="single" w:color="000000" w:themeColor="light1" w:sz="4" w:space="0"/>
        </w:tcBorders>
      </w:tcPr>
    </w:tblStylePr>
    <w:tblStylePr w:type="band2Vert">
      <w:pPr>
        <w:pBdr/>
        <w:spacing/>
        <w:ind/>
      </w:pPr>
      <w:tblPr>
        <w:tblBorders/>
      </w:tblPr>
      <w:tcPr>
        <w:tcBorders>
          <w:left w:val="single" w:color="000000" w:themeColor="light1" w:sz="4" w:space="0"/>
          <w:right w:val="single" w:color="000000" w:themeColor="light1" w:sz="4" w:space="0"/>
        </w:tcBorders>
      </w:tcPr>
    </w:tblStylePr>
    <w:tblStylePr w:type="firstCol">
      <w:rPr>
        <w:rFonts w:ascii="Arial" w:hAnsi="Arial"/>
        <w:b/>
        <w:color w:val="ffffff" w:themeColor="light1"/>
        <w:sz w:val="22"/>
      </w:rPr>
      <w:pPr>
        <w:pBdr/>
        <w:spacing/>
        <w:ind/>
      </w:pPr>
      <w:tblPr>
        <w:tblBorders/>
      </w:tblPr>
      <w:tcPr>
        <w:tcBorders>
          <w:left w:val="single" w:color="000000" w:themeColor="accent5" w:themeTint="9A" w:sz="32" w:space="0"/>
          <w:right w:val="single" w:color="000000" w:themeColor="light1" w:sz="4" w:space="0"/>
        </w:tcBorders>
      </w:tcPr>
    </w:tblStylePr>
    <w:tblStylePr w:type="firstRow">
      <w:rPr>
        <w:rFonts w:ascii="Arial" w:hAnsi="Arial"/>
        <w:b/>
        <w:color w:val="ffffff" w:themeColor="light1"/>
        <w:sz w:val="22"/>
      </w:rPr>
      <w:pPr>
        <w:pBdr/>
        <w:spacing/>
        <w:ind/>
      </w:pPr>
      <w:tblPr>
        <w:tblBorders/>
      </w:tblPr>
      <w:tcPr>
        <w:shd w:val="clear" w:color="ffffff" w:themeColor="accent5" w:themeTint="9A" w:fill="8eaadb" w:themeFill="accent5" w:themeFillTint="9A"/>
        <w:tcBorders>
          <w:top w:val="single" w:color="000000" w:themeColor="accent5" w:themeTint="9A" w:sz="32" w:space="0"/>
          <w:bottom w:val="single" w:color="000000" w:themeColor="light1" w:sz="12" w:space="0"/>
        </w:tcBorders>
      </w:tcPr>
    </w:tblStylePr>
    <w:tblStylePr w:type="lastCol">
      <w:pPr>
        <w:pBdr/>
        <w:spacing/>
        <w:ind/>
      </w:pPr>
      <w:tblPr>
        <w:tblBorders/>
      </w:tblPr>
      <w:tcPr>
        <w:tcBorders>
          <w:left w:val="single" w:color="000000" w:themeColor="light1" w:sz="4" w:space="0"/>
          <w:right w:val="single" w:color="000000" w:themeColor="accent5" w:themeTint="9A" w:sz="32" w:space="0"/>
        </w:tcBorders>
      </w:tcPr>
    </w:tblStylePr>
    <w:tblStylePr w:type="lastRow">
      <w:rPr>
        <w:rFonts w:ascii="Arial" w:hAnsi="Arial"/>
        <w:b/>
        <w:color w:val="ffffff" w:themeColor="light1"/>
        <w:sz w:val="22"/>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ffffff" w:themeColor="light1"/>
        <w:sz w:val="22"/>
      </w:rPr>
      <w:pPr>
        <w:pBdr/>
        <w:spacing/>
        <w:ind/>
      </w:pPr>
      <w:tblPr>
        <w:tblBorders/>
      </w:tblPr>
      <w:tcPr>
        <w:tcBorders/>
      </w:tcPr>
    </w:tblStylePr>
  </w:style>
  <w:style w:type="table" w:styleId="791">
    <w:name w:val="List Table 5 Dark - Accent 6"/>
    <w:basedOn w:val="887"/>
    <w:uiPriority w:val="99"/>
    <w:pPr>
      <w:pBdr/>
      <w:spacing w:after="0" w:line="240" w:lineRule="auto"/>
      <w:ind/>
    </w:pPr>
    <w:tblPr>
      <w:tblStyleRowBandSize w:val="1"/>
      <w:tblStyleColBandSize w:val="1"/>
      <w:tblInd w:w="0" w:type="dxa"/>
      <w:tblBorders>
        <w:top w:val="single" w:color="000000" w:themeColor="accent6" w:themeTint="98" w:sz="32" w:space="0"/>
        <w:left w:val="single" w:color="000000" w:themeColor="accent6" w:themeTint="98" w:sz="32" w:space="0"/>
        <w:bottom w:val="single" w:color="000000" w:themeColor="accent6" w:themeTint="98" w:sz="32" w:space="0"/>
        <w:right w:val="single" w:color="000000" w:themeColor="accent6" w:themeTint="98" w:sz="32" w:space="0"/>
      </w:tblBorders>
      <w:shd w:val="clear" w:color="ffffff" w:themeColor="accent6" w:themeTint="98" w:fill="a9d18f" w:themeFill="accent6" w:themeFillTint="98"/>
    </w:tblPr>
    <w:tcPr>
      <w:tcBorders/>
    </w:tcPr>
    <w:tblStylePr w:type="band1Horz">
      <w:pPr>
        <w:pBdr/>
        <w:spacing/>
        <w:ind/>
      </w:pPr>
      <w:tblPr>
        <w:tblBorders/>
      </w:tblPr>
      <w:tcPr>
        <w:shd w:val="clear" w:color="ffffff" w:themeColor="accent6" w:themeTint="98" w:fill="a9d18f" w:themeFill="accent6" w:themeFillTint="98"/>
        <w:tcBorders>
          <w:top w:val="single" w:color="000000" w:themeColor="light1" w:sz="4" w:space="0"/>
          <w:bottom w:val="single" w:color="000000" w:themeColor="light1" w:sz="4" w:space="0"/>
        </w:tcBorders>
      </w:tcPr>
    </w:tblStylePr>
    <w:tblStylePr w:type="band1Vert">
      <w:pPr>
        <w:pBdr/>
        <w:spacing/>
        <w:ind/>
      </w:pPr>
      <w:tblPr>
        <w:tblBorders/>
      </w:tblPr>
      <w:tcPr>
        <w:shd w:val="clear" w:color="ffffff" w:themeColor="accent6" w:themeTint="98" w:fill="a9d18f" w:themeFill="accent6" w:themeFillTint="98"/>
        <w:tcBorders>
          <w:left w:val="single" w:color="000000" w:themeColor="light1" w:sz="4" w:space="0"/>
          <w:right w:val="single" w:color="000000" w:themeColor="light1" w:sz="4" w:space="0"/>
        </w:tcBorders>
      </w:tcPr>
    </w:tblStylePr>
    <w:tblStylePr w:type="band2Horz">
      <w:pPr>
        <w:pBdr/>
        <w:spacing/>
        <w:ind/>
      </w:pPr>
      <w:tblPr>
        <w:tblBorders/>
      </w:tblPr>
      <w:tcPr>
        <w:shd w:val="clear" w:color="ffffff" w:themeColor="accent6" w:themeTint="98" w:fill="a9d18f" w:themeFill="accent6" w:themeFillTint="98"/>
        <w:tcBorders>
          <w:top w:val="single" w:color="000000" w:themeColor="light1" w:sz="4" w:space="0"/>
          <w:bottom w:val="single" w:color="000000" w:themeColor="light1" w:sz="4" w:space="0"/>
        </w:tcBorders>
      </w:tcPr>
    </w:tblStylePr>
    <w:tblStylePr w:type="band2Vert">
      <w:pPr>
        <w:pBdr/>
        <w:spacing/>
        <w:ind/>
      </w:pPr>
      <w:tblPr>
        <w:tblBorders/>
      </w:tblPr>
      <w:tcPr>
        <w:tcBorders>
          <w:left w:val="single" w:color="000000" w:themeColor="light1" w:sz="4" w:space="0"/>
          <w:right w:val="single" w:color="000000" w:themeColor="light1" w:sz="4" w:space="0"/>
        </w:tcBorders>
      </w:tcPr>
    </w:tblStylePr>
    <w:tblStylePr w:type="firstCol">
      <w:rPr>
        <w:rFonts w:ascii="Arial" w:hAnsi="Arial"/>
        <w:b/>
        <w:color w:val="ffffff" w:themeColor="light1"/>
        <w:sz w:val="22"/>
      </w:rPr>
      <w:pPr>
        <w:pBdr/>
        <w:spacing/>
        <w:ind/>
      </w:pPr>
      <w:tblPr>
        <w:tblBorders/>
      </w:tblPr>
      <w:tcPr>
        <w:tcBorders>
          <w:left w:val="single" w:color="000000" w:themeColor="accent6" w:themeTint="98" w:sz="32" w:space="0"/>
          <w:right w:val="single" w:color="000000" w:themeColor="light1" w:sz="4" w:space="0"/>
        </w:tcBorders>
      </w:tcPr>
    </w:tblStylePr>
    <w:tblStylePr w:type="firstRow">
      <w:rPr>
        <w:rFonts w:ascii="Arial" w:hAnsi="Arial"/>
        <w:b/>
        <w:color w:val="ffffff" w:themeColor="light1"/>
        <w:sz w:val="22"/>
      </w:rPr>
      <w:pPr>
        <w:pBdr/>
        <w:spacing/>
        <w:ind/>
      </w:pPr>
      <w:tblPr>
        <w:tblBorders/>
      </w:tblPr>
      <w:tcPr>
        <w:shd w:val="clear" w:color="ffffff" w:themeColor="accent6" w:themeTint="98" w:fill="a9d18f" w:themeFill="accent6" w:themeFillTint="98"/>
        <w:tcBorders>
          <w:top w:val="single" w:color="000000" w:themeColor="accent6" w:themeTint="98" w:sz="32" w:space="0"/>
          <w:bottom w:val="single" w:color="000000" w:themeColor="light1" w:sz="12" w:space="0"/>
        </w:tcBorders>
      </w:tcPr>
    </w:tblStylePr>
    <w:tblStylePr w:type="lastCol">
      <w:pPr>
        <w:pBdr/>
        <w:spacing/>
        <w:ind/>
      </w:pPr>
      <w:tblPr>
        <w:tblBorders/>
      </w:tblPr>
      <w:tcPr>
        <w:tcBorders>
          <w:left w:val="single" w:color="000000" w:themeColor="light1" w:sz="4" w:space="0"/>
          <w:right w:val="single" w:color="000000" w:themeColor="accent6" w:themeTint="98" w:sz="32" w:space="0"/>
        </w:tcBorders>
      </w:tcPr>
    </w:tblStylePr>
    <w:tblStylePr w:type="lastRow">
      <w:rPr>
        <w:rFonts w:ascii="Arial" w:hAnsi="Arial"/>
        <w:b/>
        <w:color w:val="ffffff" w:themeColor="light1"/>
        <w:sz w:val="22"/>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ffffff" w:themeColor="light1"/>
        <w:sz w:val="22"/>
      </w:rPr>
      <w:pPr>
        <w:pBdr/>
        <w:spacing/>
        <w:ind/>
      </w:pPr>
      <w:tblPr>
        <w:tblBorders/>
      </w:tblPr>
      <w:tcPr>
        <w:tcBorders/>
      </w:tcPr>
    </w:tblStylePr>
  </w:style>
  <w:style w:type="table" w:styleId="792">
    <w:name w:val="List Table 6 Colorful"/>
    <w:basedOn w:val="887"/>
    <w:uiPriority w:val="99"/>
    <w:pPr>
      <w:pBdr/>
      <w:spacing w:after="0" w:line="240" w:lineRule="auto"/>
      <w:ind/>
    </w:pPr>
    <w:tblPr>
      <w:tblStyleRowBandSize w:val="1"/>
      <w:tblStyleColBandSize w:val="1"/>
      <w:tblInd w:w="0" w:type="dxa"/>
      <w:tblBorders>
        <w:top w:val="single" w:color="000000" w:themeColor="text1" w:themeTint="80" w:sz="4" w:space="0"/>
        <w:bottom w:val="single" w:color="000000" w:themeColor="text1" w:themeTint="80" w:sz="4" w:space="0"/>
      </w:tblBorders>
    </w:tblPr>
    <w:tcPr>
      <w:tcBorders/>
    </w:tcPr>
    <w:tblStylePr w:type="band1Horz">
      <w:rPr>
        <w:rFonts w:ascii="Arial" w:hAnsi="Arial"/>
        <w:color w:val="404040" w:themeColor="text1"/>
        <w:sz w:val="22"/>
      </w:rPr>
      <w:pPr>
        <w:pBdr/>
        <w:spacing/>
        <w:ind/>
      </w:pPr>
      <w:tblPr>
        <w:tblBorders/>
      </w:tblPr>
      <w:tcPr>
        <w:shd w:val="clear" w:color="ffffff" w:themeColor="text1" w:themeTint="40" w:fill="bfbfbf" w:themeFill="text1" w:themeFillTint="40"/>
        <w:tcBorders/>
      </w:tcPr>
    </w:tblStylePr>
    <w:tblStylePr w:type="band1Vert">
      <w:pPr>
        <w:pBdr/>
        <w:spacing/>
        <w:ind/>
      </w:pPr>
      <w:tblPr>
        <w:tblBorders/>
      </w:tblPr>
      <w:tcPr>
        <w:shd w:val="clear" w:color="ffffff" w:themeColor="text1" w:themeTint="40" w:fill="bfbfbf" w:themeFill="text1" w:themeFillTint="40"/>
        <w:tcBorders/>
      </w:tcPr>
    </w:tblStylePr>
    <w:tblStylePr w:type="band2Horz">
      <w:rPr>
        <w:rFonts w:ascii="Arial" w:hAnsi="Arial"/>
        <w:color w:val="404040" w:themeColor="text1"/>
        <w:sz w:val="22"/>
      </w:rPr>
      <w:pPr>
        <w:pBdr/>
        <w:spacing/>
        <w:ind/>
      </w:pPr>
      <w:tblPr>
        <w:tblBorders/>
      </w:tblPr>
      <w:tcPr>
        <w:tcBorders/>
      </w:tcPr>
    </w:tblStylePr>
    <w:tblStylePr w:type="band2Vert">
      <w:pPr>
        <w:pBdr/>
        <w:spacing/>
        <w:ind/>
      </w:pPr>
      <w:tblPr>
        <w:tblBorders/>
      </w:tblPr>
      <w:tcPr>
        <w:tcBorders/>
      </w:tcPr>
    </w:tblStylePr>
    <w:tblStylePr w:type="firstCol">
      <w:rPr>
        <w:b/>
        <w:color w:val="000000" w:themeColor="text1"/>
      </w:rPr>
      <w:pPr>
        <w:pBdr/>
        <w:spacing/>
        <w:ind/>
      </w:pPr>
      <w:tblPr>
        <w:tblBorders/>
      </w:tblPr>
      <w:tcPr>
        <w:tcBorders/>
      </w:tcPr>
    </w:tblStylePr>
    <w:tblStylePr w:type="firstRow">
      <w:rPr>
        <w:b/>
        <w:color w:val="000000" w:themeColor="text1"/>
      </w:rPr>
      <w:pPr>
        <w:pBdr/>
        <w:spacing/>
        <w:ind/>
      </w:pPr>
      <w:tblPr>
        <w:tblBorders/>
      </w:tblPr>
      <w:tcPr>
        <w:tcBorders>
          <w:bottom w:val="single" w:color="000000" w:themeColor="text1" w:themeTint="80" w:sz="4" w:space="0"/>
        </w:tcBorders>
      </w:tcPr>
    </w:tblStylePr>
    <w:tblStylePr w:type="lastCol">
      <w:rPr>
        <w:b/>
        <w:color w:val="000000" w:themeColor="text1"/>
      </w:rPr>
      <w:pPr>
        <w:pBdr/>
        <w:spacing/>
        <w:ind/>
      </w:pPr>
      <w:tblPr>
        <w:tblBorders/>
      </w:tblPr>
      <w:tcPr>
        <w:tcBorders/>
      </w:tcPr>
    </w:tblStylePr>
    <w:tblStylePr w:type="lastRow">
      <w:rPr>
        <w:b/>
        <w:color w:val="000000" w:themeColor="text1"/>
      </w:rPr>
      <w:pPr>
        <w:pBdr/>
        <w:spacing/>
        <w:ind/>
      </w:pPr>
      <w:tblPr>
        <w:tblBorders/>
      </w:tblPr>
      <w:tcPr>
        <w:tcBorders>
          <w:top w:val="single" w:color="000000" w:themeColor="text1" w:themeTint="8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93">
    <w:name w:val="List Table 6 Colorful - Accent 1"/>
    <w:basedOn w:val="887"/>
    <w:uiPriority w:val="99"/>
    <w:pPr>
      <w:pBdr/>
      <w:spacing w:after="0" w:line="240" w:lineRule="auto"/>
      <w:ind/>
    </w:pPr>
    <w:tblPr>
      <w:tblStyleRowBandSize w:val="1"/>
      <w:tblStyleColBandSize w:val="1"/>
      <w:tblInd w:w="0" w:type="dxa"/>
      <w:tblBorders>
        <w:top w:val="single" w:color="000000" w:themeColor="accent1" w:sz="4" w:space="0"/>
        <w:bottom w:val="single" w:color="000000" w:themeColor="accent1" w:sz="4" w:space="0"/>
      </w:tblBorders>
    </w:tblPr>
    <w:tcPr>
      <w:tcBorders/>
    </w:tcPr>
    <w:tblStylePr w:type="band1Horz">
      <w:rPr>
        <w:rFonts w:ascii="Arial" w:hAnsi="Arial"/>
        <w:color w:val="404040" w:themeColor="accent1" w:themeShade="95"/>
        <w:sz w:val="22"/>
      </w:rPr>
      <w:pPr>
        <w:pBdr/>
        <w:spacing/>
        <w:ind/>
      </w:pPr>
      <w:tblPr>
        <w:tblBorders/>
      </w:tblPr>
      <w:tcPr>
        <w:shd w:val="clear" w:color="ffffff" w:themeColor="accent1" w:themeTint="40" w:fill="d6e6f4" w:themeFill="accent1" w:themeFillTint="40"/>
        <w:tcBorders/>
      </w:tcPr>
    </w:tblStylePr>
    <w:tblStylePr w:type="band1Vert">
      <w:pPr>
        <w:pBdr/>
        <w:spacing/>
        <w:ind/>
      </w:pPr>
      <w:tblPr>
        <w:tblBorders/>
      </w:tblPr>
      <w:tcPr>
        <w:shd w:val="clear" w:color="ffffff" w:themeColor="accent1" w:themeTint="40" w:fill="d6e6f4" w:themeFill="accent1" w:themeFillTint="40"/>
        <w:tcBorders/>
      </w:tcPr>
    </w:tblStylePr>
    <w:tblStylePr w:type="band2Horz">
      <w:rPr>
        <w:rFonts w:ascii="Arial" w:hAnsi="Arial"/>
        <w:color w:val="404040" w:themeColor="accent1"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245b8d" w:themeColor="accent1" w:themeShade="95"/>
      </w:rPr>
      <w:pPr>
        <w:pBdr/>
        <w:spacing/>
        <w:ind/>
      </w:pPr>
      <w:tblPr>
        <w:tblBorders/>
      </w:tblPr>
      <w:tcPr>
        <w:tcBorders/>
      </w:tcPr>
    </w:tblStylePr>
    <w:tblStylePr w:type="firstRow">
      <w:rPr>
        <w:b/>
        <w:color w:val="245b8d" w:themeColor="accent1" w:themeShade="95"/>
      </w:rPr>
      <w:pPr>
        <w:pBdr/>
        <w:spacing/>
        <w:ind/>
      </w:pPr>
      <w:tblPr>
        <w:tblBorders/>
      </w:tblPr>
      <w:tcPr>
        <w:tcBorders>
          <w:bottom w:val="single" w:color="000000" w:themeColor="accent1" w:sz="4" w:space="0"/>
        </w:tcBorders>
      </w:tcPr>
    </w:tblStylePr>
    <w:tblStylePr w:type="lastCol">
      <w:rPr>
        <w:b/>
        <w:color w:val="245b8d" w:themeColor="accent1" w:themeShade="95"/>
      </w:rPr>
      <w:pPr>
        <w:pBdr/>
        <w:spacing/>
        <w:ind/>
      </w:pPr>
      <w:tblPr>
        <w:tblBorders/>
      </w:tblPr>
      <w:tcPr>
        <w:tcBorders/>
      </w:tcPr>
    </w:tblStylePr>
    <w:tblStylePr w:type="lastRow">
      <w:rPr>
        <w:b/>
        <w:color w:val="245b8d" w:themeColor="accent1" w:themeShade="95"/>
      </w:rPr>
      <w:pPr>
        <w:pBdr/>
        <w:spacing/>
        <w:ind/>
      </w:pPr>
      <w:tblPr>
        <w:tblBorders/>
      </w:tblPr>
      <w:tcPr>
        <w:tcBorders>
          <w:top w:val="single" w:color="000000" w:themeColor="accent1"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94">
    <w:name w:val="List Table 6 Colorful - Accent 2"/>
    <w:basedOn w:val="887"/>
    <w:uiPriority w:val="99"/>
    <w:pPr>
      <w:pBdr/>
      <w:spacing w:after="0" w:line="240" w:lineRule="auto"/>
      <w:ind/>
    </w:pPr>
    <w:tblPr>
      <w:tblStyleRowBandSize w:val="1"/>
      <w:tblStyleColBandSize w:val="1"/>
      <w:tblInd w:w="0" w:type="dxa"/>
      <w:tblBorders>
        <w:top w:val="single" w:color="000000" w:themeColor="accent2" w:themeTint="97" w:sz="4" w:space="0"/>
        <w:bottom w:val="single" w:color="000000" w:themeColor="accent2" w:themeTint="97" w:sz="4" w:space="0"/>
      </w:tblBorders>
    </w:tblPr>
    <w:tcPr>
      <w:tcBorders/>
    </w:tcPr>
    <w:tblStylePr w:type="band1Horz">
      <w:rPr>
        <w:rFonts w:ascii="Arial" w:hAnsi="Arial"/>
        <w:color w:val="404040" w:themeColor="accent2" w:themeTint="97" w:themeShade="95"/>
        <w:sz w:val="22"/>
      </w:rPr>
      <w:pPr>
        <w:pBdr/>
        <w:spacing/>
        <w:ind/>
      </w:pPr>
      <w:tblPr>
        <w:tblBorders/>
      </w:tblPr>
      <w:tcPr>
        <w:shd w:val="clear" w:color="ffffff" w:themeColor="accent2" w:themeTint="40" w:fill="fadecb" w:themeFill="accent2" w:themeFillTint="40"/>
        <w:tcBorders/>
      </w:tcPr>
    </w:tblStylePr>
    <w:tblStylePr w:type="band1Vert">
      <w:pPr>
        <w:pBdr/>
        <w:spacing/>
        <w:ind/>
      </w:pPr>
      <w:tblPr>
        <w:tblBorders/>
      </w:tblPr>
      <w:tcPr>
        <w:shd w:val="clear" w:color="ffffff" w:themeColor="accent2" w:themeTint="40" w:fill="fadecb" w:themeFill="accent2" w:themeFillTint="40"/>
        <w:tcBorders/>
      </w:tcPr>
    </w:tblStylePr>
    <w:tblStylePr w:type="band2Horz">
      <w:rPr>
        <w:rFonts w:ascii="Arial" w:hAnsi="Arial"/>
        <w:color w:val="404040" w:themeColor="accent2" w:themeTint="97"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cb5d12" w:themeColor="accent2" w:themeTint="97" w:themeShade="95"/>
      </w:rPr>
      <w:pPr>
        <w:pBdr/>
        <w:spacing/>
        <w:ind/>
      </w:pPr>
      <w:tblPr>
        <w:tblBorders/>
      </w:tblPr>
      <w:tcPr>
        <w:tcBorders/>
      </w:tcPr>
    </w:tblStylePr>
    <w:tblStylePr w:type="firstRow">
      <w:rPr>
        <w:b/>
        <w:color w:val="cb5d12" w:themeColor="accent2" w:themeTint="97" w:themeShade="95"/>
      </w:rPr>
      <w:pPr>
        <w:pBdr/>
        <w:spacing/>
        <w:ind/>
      </w:pPr>
      <w:tblPr>
        <w:tblBorders/>
      </w:tblPr>
      <w:tcPr>
        <w:tcBorders>
          <w:bottom w:val="single" w:color="000000" w:themeColor="accent2" w:themeTint="97" w:sz="4" w:space="0"/>
        </w:tcBorders>
      </w:tcPr>
    </w:tblStylePr>
    <w:tblStylePr w:type="lastCol">
      <w:rPr>
        <w:b/>
        <w:color w:val="cb5d12" w:themeColor="accent2" w:themeTint="97" w:themeShade="95"/>
      </w:rPr>
      <w:pPr>
        <w:pBdr/>
        <w:spacing/>
        <w:ind/>
      </w:pPr>
      <w:tblPr>
        <w:tblBorders/>
      </w:tblPr>
      <w:tcPr>
        <w:tcBorders/>
      </w:tcPr>
    </w:tblStylePr>
    <w:tblStylePr w:type="lastRow">
      <w:rPr>
        <w:b/>
        <w:color w:val="cb5d12" w:themeColor="accent2" w:themeTint="97" w:themeShade="95"/>
      </w:rPr>
      <w:pPr>
        <w:pBdr/>
        <w:spacing/>
        <w:ind/>
      </w:pPr>
      <w:tblPr>
        <w:tblBorders/>
      </w:tblPr>
      <w:tcPr>
        <w:tcBorders>
          <w:top w:val="single" w:color="000000" w:themeColor="accent2" w:themeTint="97"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95">
    <w:name w:val="List Table 6 Colorful - Accent 3"/>
    <w:basedOn w:val="887"/>
    <w:uiPriority w:val="99"/>
    <w:pPr>
      <w:pBdr/>
      <w:spacing w:after="0" w:line="240" w:lineRule="auto"/>
      <w:ind/>
    </w:pPr>
    <w:tblPr>
      <w:tblStyleRowBandSize w:val="1"/>
      <w:tblStyleColBandSize w:val="1"/>
      <w:tblInd w:w="0" w:type="dxa"/>
      <w:tblBorders>
        <w:top w:val="single" w:color="000000" w:themeColor="accent3" w:themeTint="98" w:sz="4" w:space="0"/>
        <w:bottom w:val="single" w:color="000000" w:themeColor="accent3" w:themeTint="98" w:sz="4" w:space="0"/>
      </w:tblBorders>
    </w:tblPr>
    <w:tcPr>
      <w:tcBorders/>
    </w:tcPr>
    <w:tblStylePr w:type="band1Horz">
      <w:rPr>
        <w:rFonts w:ascii="Arial" w:hAnsi="Arial"/>
        <w:color w:val="404040" w:themeColor="accent3" w:themeTint="98" w:themeShade="95"/>
        <w:sz w:val="22"/>
      </w:rPr>
      <w:pPr>
        <w:pBdr/>
        <w:spacing/>
        <w:ind/>
      </w:pPr>
      <w:tblPr>
        <w:tblBorders/>
      </w:tblPr>
      <w:tcPr>
        <w:shd w:val="clear" w:color="ffffff" w:themeColor="accent3" w:themeTint="40" w:fill="e8e8e8" w:themeFill="accent3" w:themeFillTint="40"/>
        <w:tcBorders/>
      </w:tcPr>
    </w:tblStylePr>
    <w:tblStylePr w:type="band1Vert">
      <w:pPr>
        <w:pBdr/>
        <w:spacing/>
        <w:ind/>
      </w:pPr>
      <w:tblPr>
        <w:tblBorders/>
      </w:tblPr>
      <w:tcPr>
        <w:shd w:val="clear" w:color="ffffff" w:themeColor="accent3" w:themeTint="40" w:fill="e8e8e8" w:themeFill="accent3" w:themeFillTint="40"/>
        <w:tcBorders/>
      </w:tcPr>
    </w:tblStylePr>
    <w:tblStylePr w:type="band2Horz">
      <w:rPr>
        <w:rFonts w:ascii="Arial" w:hAnsi="Arial"/>
        <w:color w:val="404040" w:themeColor="accent3" w:themeTint="98"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767676" w:themeColor="accent3" w:themeTint="98" w:themeShade="95"/>
      </w:rPr>
      <w:pPr>
        <w:pBdr/>
        <w:spacing/>
        <w:ind/>
      </w:pPr>
      <w:tblPr>
        <w:tblBorders/>
      </w:tblPr>
      <w:tcPr>
        <w:tcBorders/>
      </w:tcPr>
    </w:tblStylePr>
    <w:tblStylePr w:type="firstRow">
      <w:rPr>
        <w:b/>
        <w:color w:val="767676" w:themeColor="accent3" w:themeTint="98" w:themeShade="95"/>
      </w:rPr>
      <w:pPr>
        <w:pBdr/>
        <w:spacing/>
        <w:ind/>
      </w:pPr>
      <w:tblPr>
        <w:tblBorders/>
      </w:tblPr>
      <w:tcPr>
        <w:tcBorders>
          <w:bottom w:val="single" w:color="000000" w:themeColor="accent3" w:themeTint="98" w:sz="4" w:space="0"/>
        </w:tcBorders>
      </w:tcPr>
    </w:tblStylePr>
    <w:tblStylePr w:type="lastCol">
      <w:rPr>
        <w:b/>
        <w:color w:val="767676" w:themeColor="accent3" w:themeTint="98" w:themeShade="95"/>
      </w:rPr>
      <w:pPr>
        <w:pBdr/>
        <w:spacing/>
        <w:ind/>
      </w:pPr>
      <w:tblPr>
        <w:tblBorders/>
      </w:tblPr>
      <w:tcPr>
        <w:tcBorders/>
      </w:tcPr>
    </w:tblStylePr>
    <w:tblStylePr w:type="lastRow">
      <w:rPr>
        <w:b/>
        <w:color w:val="767676" w:themeColor="accent3" w:themeTint="98" w:themeShade="95"/>
      </w:rPr>
      <w:pPr>
        <w:pBdr/>
        <w:spacing/>
        <w:ind/>
      </w:pPr>
      <w:tblPr>
        <w:tblBorders/>
      </w:tblPr>
      <w:tcPr>
        <w:tcBorders>
          <w:top w:val="single" w:color="000000" w:themeColor="accent3" w:themeTint="98"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96">
    <w:name w:val="List Table 6 Colorful - Accent 4"/>
    <w:basedOn w:val="887"/>
    <w:uiPriority w:val="99"/>
    <w:pPr>
      <w:pBdr/>
      <w:spacing w:after="0" w:line="240" w:lineRule="auto"/>
      <w:ind/>
    </w:pPr>
    <w:tblPr>
      <w:tblStyleRowBandSize w:val="1"/>
      <w:tblStyleColBandSize w:val="1"/>
      <w:tblInd w:w="0" w:type="dxa"/>
      <w:tblBorders>
        <w:top w:val="single" w:color="000000" w:themeColor="accent4" w:themeTint="9A" w:sz="4" w:space="0"/>
        <w:bottom w:val="single" w:color="000000" w:themeColor="accent4" w:themeTint="9A" w:sz="4" w:space="0"/>
      </w:tblBorders>
    </w:tblPr>
    <w:tcPr>
      <w:tcBorders/>
    </w:tcPr>
    <w:tblStylePr w:type="band1Horz">
      <w:rPr>
        <w:rFonts w:ascii="Arial" w:hAnsi="Arial"/>
        <w:color w:val="404040" w:themeColor="accent4" w:themeTint="9A" w:themeShade="95"/>
        <w:sz w:val="22"/>
      </w:rPr>
      <w:pPr>
        <w:pBdr/>
        <w:spacing/>
        <w:ind/>
      </w:pPr>
      <w:tblPr>
        <w:tblBorders/>
      </w:tblPr>
      <w:tcPr>
        <w:shd w:val="clear" w:color="ffffff" w:themeColor="accent4" w:themeTint="40" w:fill="ffefbf" w:themeFill="accent4" w:themeFillTint="40"/>
        <w:tcBorders/>
      </w:tcPr>
    </w:tblStylePr>
    <w:tblStylePr w:type="band1Vert">
      <w:pPr>
        <w:pBdr/>
        <w:spacing/>
        <w:ind/>
      </w:pPr>
      <w:tblPr>
        <w:tblBorders/>
      </w:tblPr>
      <w:tcPr>
        <w:shd w:val="clear" w:color="ffffff" w:themeColor="accent4" w:themeTint="40" w:fill="ffefbf" w:themeFill="accent4" w:themeFillTint="40"/>
        <w:tcBorders/>
      </w:tcPr>
    </w:tblStylePr>
    <w:tblStylePr w:type="band2Horz">
      <w:rPr>
        <w:rFonts w:ascii="Arial" w:hAnsi="Arial"/>
        <w:color w:val="404040" w:themeColor="accent4" w:themeTint="9A"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d09d00" w:themeColor="accent4" w:themeTint="9A" w:themeShade="95"/>
      </w:rPr>
      <w:pPr>
        <w:pBdr/>
        <w:spacing/>
        <w:ind/>
      </w:pPr>
      <w:tblPr>
        <w:tblBorders/>
      </w:tblPr>
      <w:tcPr>
        <w:tcBorders/>
      </w:tcPr>
    </w:tblStylePr>
    <w:tblStylePr w:type="firstRow">
      <w:rPr>
        <w:b/>
        <w:color w:val="d09d00" w:themeColor="accent4" w:themeTint="9A" w:themeShade="95"/>
      </w:rPr>
      <w:pPr>
        <w:pBdr/>
        <w:spacing/>
        <w:ind/>
      </w:pPr>
      <w:tblPr>
        <w:tblBorders/>
      </w:tblPr>
      <w:tcPr>
        <w:tcBorders>
          <w:bottom w:val="single" w:color="000000" w:themeColor="accent4" w:themeTint="9A" w:sz="4" w:space="0"/>
        </w:tcBorders>
      </w:tcPr>
    </w:tblStylePr>
    <w:tblStylePr w:type="lastCol">
      <w:rPr>
        <w:b/>
        <w:color w:val="d09d00" w:themeColor="accent4" w:themeTint="9A" w:themeShade="95"/>
      </w:rPr>
      <w:pPr>
        <w:pBdr/>
        <w:spacing/>
        <w:ind/>
      </w:pPr>
      <w:tblPr>
        <w:tblBorders/>
      </w:tblPr>
      <w:tcPr>
        <w:tcBorders/>
      </w:tcPr>
    </w:tblStylePr>
    <w:tblStylePr w:type="lastRow">
      <w:rPr>
        <w:b/>
        <w:color w:val="d09d00" w:themeColor="accent4" w:themeTint="9A" w:themeShade="95"/>
      </w:rPr>
      <w:pPr>
        <w:pBdr/>
        <w:spacing/>
        <w:ind/>
      </w:pPr>
      <w:tblPr>
        <w:tblBorders/>
      </w:tblPr>
      <w:tcPr>
        <w:tcBorders>
          <w:top w:val="single" w:color="000000" w:themeColor="accent4" w:themeTint="9A"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97">
    <w:name w:val="List Table 6 Colorful - Accent 5"/>
    <w:basedOn w:val="887"/>
    <w:uiPriority w:val="99"/>
    <w:pPr>
      <w:pBdr/>
      <w:spacing w:after="0" w:line="240" w:lineRule="auto"/>
      <w:ind/>
    </w:pPr>
    <w:tblPr>
      <w:tblStyleRowBandSize w:val="1"/>
      <w:tblStyleColBandSize w:val="1"/>
      <w:tblInd w:w="0" w:type="dxa"/>
      <w:tblBorders>
        <w:top w:val="single" w:color="000000" w:themeColor="accent5" w:themeTint="9A" w:sz="4" w:space="0"/>
        <w:bottom w:val="single" w:color="000000" w:themeColor="accent5" w:themeTint="9A" w:sz="4" w:space="0"/>
      </w:tblBorders>
    </w:tblPr>
    <w:tcPr>
      <w:tcBorders/>
    </w:tcPr>
    <w:tblStylePr w:type="band1Horz">
      <w:rPr>
        <w:rFonts w:ascii="Arial" w:hAnsi="Arial"/>
        <w:color w:val="404040" w:themeColor="accent5" w:themeTint="9A" w:themeShade="95"/>
        <w:sz w:val="22"/>
      </w:rPr>
      <w:pPr>
        <w:pBdr/>
        <w:spacing/>
        <w:ind/>
      </w:pPr>
      <w:tblPr>
        <w:tblBorders/>
      </w:tblPr>
      <w:tcPr>
        <w:shd w:val="clear" w:color="ffffff" w:themeColor="accent5" w:themeTint="40" w:fill="d0dcf0" w:themeFill="accent5" w:themeFillTint="40"/>
        <w:tcBorders/>
      </w:tcPr>
    </w:tblStylePr>
    <w:tblStylePr w:type="band1Vert">
      <w:pPr>
        <w:pBdr/>
        <w:spacing/>
        <w:ind/>
      </w:pPr>
      <w:tblPr>
        <w:tblBorders/>
      </w:tblPr>
      <w:tcPr>
        <w:shd w:val="clear" w:color="ffffff" w:themeColor="accent5" w:themeTint="40" w:fill="d0dcf0" w:themeFill="accent5" w:themeFillTint="40"/>
        <w:tcBorders/>
      </w:tcPr>
    </w:tblStylePr>
    <w:tblStylePr w:type="band2Horz">
      <w:rPr>
        <w:rFonts w:ascii="Arial" w:hAnsi="Arial"/>
        <w:color w:val="404040" w:themeColor="accent5" w:themeTint="9A"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335aa1" w:themeColor="accent5" w:themeTint="9A" w:themeShade="95"/>
      </w:rPr>
      <w:pPr>
        <w:pBdr/>
        <w:spacing/>
        <w:ind/>
      </w:pPr>
      <w:tblPr>
        <w:tblBorders/>
      </w:tblPr>
      <w:tcPr>
        <w:tcBorders/>
      </w:tcPr>
    </w:tblStylePr>
    <w:tblStylePr w:type="firstRow">
      <w:rPr>
        <w:b/>
        <w:color w:val="335aa1" w:themeColor="accent5" w:themeTint="9A" w:themeShade="95"/>
      </w:rPr>
      <w:pPr>
        <w:pBdr/>
        <w:spacing/>
        <w:ind/>
      </w:pPr>
      <w:tblPr>
        <w:tblBorders/>
      </w:tblPr>
      <w:tcPr>
        <w:tcBorders>
          <w:bottom w:val="single" w:color="000000" w:themeColor="accent5" w:themeTint="9A" w:sz="4" w:space="0"/>
        </w:tcBorders>
      </w:tcPr>
    </w:tblStylePr>
    <w:tblStylePr w:type="lastCol">
      <w:rPr>
        <w:b/>
        <w:color w:val="335aa1" w:themeColor="accent5" w:themeTint="9A" w:themeShade="95"/>
      </w:rPr>
      <w:pPr>
        <w:pBdr/>
        <w:spacing/>
        <w:ind/>
      </w:pPr>
      <w:tblPr>
        <w:tblBorders/>
      </w:tblPr>
      <w:tcPr>
        <w:tcBorders/>
      </w:tcPr>
    </w:tblStylePr>
    <w:tblStylePr w:type="lastRow">
      <w:rPr>
        <w:b/>
        <w:color w:val="335aa1" w:themeColor="accent5" w:themeTint="9A" w:themeShade="95"/>
      </w:rPr>
      <w:pPr>
        <w:pBdr/>
        <w:spacing/>
        <w:ind/>
      </w:pPr>
      <w:tblPr>
        <w:tblBorders/>
      </w:tblPr>
      <w:tcPr>
        <w:tcBorders>
          <w:top w:val="single" w:color="000000" w:themeColor="accent5" w:themeTint="9A"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98">
    <w:name w:val="List Table 6 Colorful - Accent 6"/>
    <w:basedOn w:val="887"/>
    <w:uiPriority w:val="99"/>
    <w:pPr>
      <w:pBdr/>
      <w:spacing w:after="0" w:line="240" w:lineRule="auto"/>
      <w:ind/>
    </w:pPr>
    <w:tblPr>
      <w:tblStyleRowBandSize w:val="1"/>
      <w:tblStyleColBandSize w:val="1"/>
      <w:tblInd w:w="0" w:type="dxa"/>
      <w:tblBorders>
        <w:top w:val="single" w:color="000000" w:themeColor="accent6" w:themeTint="98" w:sz="4" w:space="0"/>
        <w:bottom w:val="single" w:color="000000" w:themeColor="accent6" w:themeTint="98" w:sz="4" w:space="0"/>
      </w:tblBorders>
    </w:tblPr>
    <w:tcPr>
      <w:tcBorders/>
    </w:tcPr>
    <w:tblStylePr w:type="band1Horz">
      <w:rPr>
        <w:rFonts w:ascii="Arial" w:hAnsi="Arial"/>
        <w:color w:val="404040" w:themeColor="accent6" w:themeTint="98" w:themeShade="95"/>
        <w:sz w:val="22"/>
      </w:rPr>
      <w:pPr>
        <w:pBdr/>
        <w:spacing/>
        <w:ind/>
      </w:pPr>
      <w:tblPr>
        <w:tblBorders/>
      </w:tblPr>
      <w:tcPr>
        <w:shd w:val="clear" w:color="ffffff" w:themeColor="accent6" w:themeTint="40" w:fill="dbecd0" w:themeFill="accent6" w:themeFillTint="40"/>
        <w:tcBorders/>
      </w:tcPr>
    </w:tblStylePr>
    <w:tblStylePr w:type="band1Vert">
      <w:pPr>
        <w:pBdr/>
        <w:spacing/>
        <w:ind/>
      </w:pPr>
      <w:tblPr>
        <w:tblBorders/>
      </w:tblPr>
      <w:tcPr>
        <w:shd w:val="clear" w:color="ffffff" w:themeColor="accent6" w:themeTint="40" w:fill="dbecd0" w:themeFill="accent6" w:themeFillTint="40"/>
        <w:tcBorders/>
      </w:tcPr>
    </w:tblStylePr>
    <w:tblStylePr w:type="band2Horz">
      <w:rPr>
        <w:rFonts w:ascii="Arial" w:hAnsi="Arial"/>
        <w:color w:val="404040" w:themeColor="accent6" w:themeTint="98"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5e923c" w:themeColor="accent6" w:themeTint="98" w:themeShade="95"/>
      </w:rPr>
      <w:pPr>
        <w:pBdr/>
        <w:spacing/>
        <w:ind/>
      </w:pPr>
      <w:tblPr>
        <w:tblBorders/>
      </w:tblPr>
      <w:tcPr>
        <w:tcBorders/>
      </w:tcPr>
    </w:tblStylePr>
    <w:tblStylePr w:type="firstRow">
      <w:rPr>
        <w:b/>
        <w:color w:val="5e923c" w:themeColor="accent6" w:themeTint="98" w:themeShade="95"/>
      </w:rPr>
      <w:pPr>
        <w:pBdr/>
        <w:spacing/>
        <w:ind/>
      </w:pPr>
      <w:tblPr>
        <w:tblBorders/>
      </w:tblPr>
      <w:tcPr>
        <w:tcBorders>
          <w:bottom w:val="single" w:color="000000" w:themeColor="accent6" w:themeTint="98" w:sz="4" w:space="0"/>
        </w:tcBorders>
      </w:tcPr>
    </w:tblStylePr>
    <w:tblStylePr w:type="lastCol">
      <w:rPr>
        <w:b/>
        <w:color w:val="5e923c" w:themeColor="accent6" w:themeTint="98" w:themeShade="95"/>
      </w:rPr>
      <w:pPr>
        <w:pBdr/>
        <w:spacing/>
        <w:ind/>
      </w:pPr>
      <w:tblPr>
        <w:tblBorders/>
      </w:tblPr>
      <w:tcPr>
        <w:tcBorders/>
      </w:tcPr>
    </w:tblStylePr>
    <w:tblStylePr w:type="lastRow">
      <w:rPr>
        <w:b/>
        <w:color w:val="5e923c" w:themeColor="accent6" w:themeTint="98" w:themeShade="95"/>
      </w:rPr>
      <w:pPr>
        <w:pBdr/>
        <w:spacing/>
        <w:ind/>
      </w:pPr>
      <w:tblPr>
        <w:tblBorders/>
      </w:tblPr>
      <w:tcPr>
        <w:tcBorders>
          <w:top w:val="single" w:color="000000" w:themeColor="accent6" w:themeTint="98"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99">
    <w:name w:val="List Table 7 Colorful"/>
    <w:basedOn w:val="887"/>
    <w:uiPriority w:val="99"/>
    <w:pPr>
      <w:pBdr/>
      <w:spacing w:after="0" w:line="240" w:lineRule="auto"/>
      <w:ind/>
    </w:pPr>
    <w:tblPr>
      <w:tblStyleRowBandSize w:val="1"/>
      <w:tblStyleColBandSize w:val="1"/>
      <w:tblInd w:w="0" w:type="dxa"/>
      <w:tblBorders>
        <w:right w:val="single" w:color="000000" w:themeColor="text1" w:themeTint="80" w:sz="4" w:space="0"/>
      </w:tblBorders>
    </w:tblPr>
    <w:tcPr>
      <w:tcBorders/>
    </w:tcPr>
    <w:tblStylePr w:type="band1Horz">
      <w:rPr>
        <w:rFonts w:ascii="Arial" w:hAnsi="Arial"/>
        <w:color w:val="4a4a4a" w:themeColor="text1" w:themeTint="80" w:themeShade="95"/>
        <w:sz w:val="22"/>
      </w:rPr>
      <w:pPr>
        <w:pBdr/>
        <w:spacing/>
        <w:ind/>
      </w:pPr>
      <w:tblPr>
        <w:tblBorders/>
      </w:tblPr>
      <w:tcPr>
        <w:shd w:val="clear" w:color="ffffff" w:themeColor="text1" w:themeTint="40" w:fill="bfbfbf" w:themeFill="text1" w:themeFillTint="40"/>
        <w:tcBorders/>
      </w:tcPr>
    </w:tblStylePr>
    <w:tblStylePr w:type="band1Vert">
      <w:pPr>
        <w:pBdr/>
        <w:spacing/>
        <w:ind/>
      </w:pPr>
      <w:tblPr>
        <w:tblBorders/>
      </w:tblPr>
      <w:tcPr>
        <w:shd w:val="clear" w:color="ffffff" w:themeColor="text1" w:themeTint="40" w:fill="bfbfbf" w:themeFill="text1" w:themeFillTint="40"/>
        <w:tcBorders/>
      </w:tcPr>
    </w:tblStylePr>
    <w:tblStylePr w:type="band2Horz">
      <w:rPr>
        <w:rFonts w:ascii="Arial" w:hAnsi="Arial"/>
        <w:color w:val="4a4a4a" w:themeColor="text1" w:themeTint="80"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4a4a4a" w:themeColor="text1" w:themeTint="80" w:themeShade="95"/>
        <w:sz w:val="22"/>
      </w:rPr>
      <w:pPr>
        <w:pBdr/>
        <w:spacing/>
        <w:ind/>
        <w:jc w:val="right"/>
      </w:pPr>
      <w:tblPr>
        <w:tblBorders/>
      </w:tblPr>
      <w:tcPr>
        <w:shd w:val="clear" w:color="ffffff"/>
        <w:tcBorders>
          <w:top w:val="none" w:color="000000" w:sz="4" w:space="0"/>
          <w:left w:val="none" w:color="000000" w:sz="4" w:space="0"/>
          <w:bottom w:val="none" w:color="000000" w:sz="4" w:space="0"/>
          <w:right w:val="single" w:color="000000" w:themeColor="text1" w:themeTint="80" w:sz="4" w:space="0"/>
        </w:tcBorders>
      </w:tcPr>
    </w:tblStylePr>
    <w:tblStylePr w:type="firstRow">
      <w:rPr>
        <w:rFonts w:ascii="Arial" w:hAnsi="Arial"/>
        <w:i/>
        <w:color w:val="4a4a4a" w:themeColor="text1" w:themeTint="80" w:themeShade="95"/>
        <w:sz w:val="22"/>
      </w:rPr>
      <w:pPr>
        <w:pBdr/>
        <w:spacing/>
        <w:ind/>
      </w:pPr>
      <w:tblPr>
        <w:tblBorders/>
      </w:tblPr>
      <w:tcPr>
        <w:shd w:val="clear" w:color="ffffff" w:themeColor="light1" w:fill="ffffff" w:themeFill="light1"/>
        <w:tcBorders>
          <w:top w:val="none" w:color="000000" w:sz="4" w:space="0"/>
          <w:left w:val="none" w:color="000000" w:sz="4" w:space="0"/>
          <w:bottom w:val="single" w:color="000000" w:themeColor="text1" w:themeTint="80" w:sz="4" w:space="0"/>
          <w:right w:val="none" w:color="000000" w:sz="4" w:space="0"/>
        </w:tcBorders>
      </w:tcPr>
    </w:tblStylePr>
    <w:tblStylePr w:type="lastCol">
      <w:rPr>
        <w:rFonts w:ascii="Arial" w:hAnsi="Arial"/>
        <w:i/>
        <w:color w:val="4a4a4a" w:themeColor="text1" w:themeTint="80" w:themeShade="95"/>
        <w:sz w:val="22"/>
      </w:rPr>
      <w:pPr>
        <w:pBdr/>
        <w:spacing/>
        <w:ind/>
      </w:pPr>
      <w:tblPr>
        <w:tblBorders/>
      </w:tblPr>
      <w:tcPr>
        <w:shd w:val="clear" w:color="ffffff"/>
        <w:tcBorders>
          <w:top w:val="none" w:color="000000" w:sz="4" w:space="0"/>
          <w:left w:val="single" w:color="000000" w:themeColor="text1" w:themeTint="80" w:sz="4" w:space="0"/>
          <w:bottom w:val="none" w:color="000000" w:sz="4" w:space="0"/>
          <w:right w:val="none" w:color="000000" w:sz="4" w:space="0"/>
        </w:tcBorders>
      </w:tcPr>
    </w:tblStylePr>
    <w:tblStylePr w:type="lastRow">
      <w:rPr>
        <w:rFonts w:ascii="Arial" w:hAnsi="Arial"/>
        <w:i/>
        <w:color w:val="4a4a4a" w:themeColor="text1" w:themeTint="80" w:themeShade="95"/>
        <w:sz w:val="22"/>
      </w:rPr>
      <w:pPr>
        <w:pBdr/>
        <w:spacing/>
        <w:ind/>
      </w:pPr>
      <w:tblPr>
        <w:tblBorders/>
      </w:tblPr>
      <w:tcPr>
        <w:shd w:val="clear" w:color="ffffff" w:themeColor="light1" w:fill="ffffff" w:themeFill="light1"/>
        <w:tcBorders>
          <w:top w:val="single" w:color="000000" w:themeColor="text1" w:themeTint="80"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4a4a4a" w:themeColor="text1" w:themeTint="80" w:themeShade="95"/>
        <w:sz w:val="22"/>
      </w:rPr>
      <w:pPr>
        <w:pBdr/>
        <w:spacing/>
        <w:ind/>
      </w:pPr>
      <w:tblPr>
        <w:tblBorders/>
      </w:tblPr>
      <w:tcPr>
        <w:tcBorders/>
      </w:tcPr>
    </w:tblStylePr>
  </w:style>
  <w:style w:type="table" w:styleId="800">
    <w:name w:val="List Table 7 Colorful - Accent 1"/>
    <w:basedOn w:val="887"/>
    <w:uiPriority w:val="99"/>
    <w:pPr>
      <w:pBdr/>
      <w:spacing w:after="0" w:line="240" w:lineRule="auto"/>
      <w:ind/>
    </w:pPr>
    <w:tblPr>
      <w:tblStyleRowBandSize w:val="1"/>
      <w:tblStyleColBandSize w:val="1"/>
      <w:tblInd w:w="0" w:type="dxa"/>
      <w:tblBorders>
        <w:right w:val="single" w:color="000000" w:themeColor="accent1" w:sz="4" w:space="0"/>
      </w:tblBorders>
    </w:tblPr>
    <w:tcPr>
      <w:tcBorders/>
    </w:tcPr>
    <w:tblStylePr w:type="band1Horz">
      <w:rPr>
        <w:rFonts w:ascii="Arial" w:hAnsi="Arial"/>
        <w:color w:val="245b8d" w:themeColor="accent1" w:themeShade="95"/>
        <w:sz w:val="22"/>
      </w:rPr>
      <w:pPr>
        <w:pBdr/>
        <w:spacing/>
        <w:ind/>
      </w:pPr>
      <w:tblPr>
        <w:tblBorders/>
      </w:tblPr>
      <w:tcPr>
        <w:shd w:val="clear" w:color="ffffff" w:themeColor="accent1" w:themeTint="40" w:fill="d6e6f4" w:themeFill="accent1" w:themeFillTint="40"/>
        <w:tcBorders/>
      </w:tcPr>
    </w:tblStylePr>
    <w:tblStylePr w:type="band1Vert">
      <w:pPr>
        <w:pBdr/>
        <w:spacing/>
        <w:ind/>
      </w:pPr>
      <w:tblPr>
        <w:tblBorders/>
      </w:tblPr>
      <w:tcPr>
        <w:shd w:val="clear" w:color="ffffff" w:themeColor="accent1" w:themeTint="40" w:fill="d6e6f4" w:themeFill="accent1" w:themeFillTint="40"/>
        <w:tcBorders/>
      </w:tcPr>
    </w:tblStylePr>
    <w:tblStylePr w:type="band2Horz">
      <w:rPr>
        <w:rFonts w:ascii="Arial" w:hAnsi="Arial"/>
        <w:color w:val="245b8d" w:themeColor="accent1"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245b8d" w:themeColor="accent1" w:themeShade="95"/>
        <w:sz w:val="22"/>
      </w:rPr>
      <w:pPr>
        <w:pBdr/>
        <w:spacing/>
        <w:ind/>
        <w:jc w:val="right"/>
      </w:pPr>
      <w:tblPr>
        <w:tblBorders/>
      </w:tblPr>
      <w:tcPr>
        <w:shd w:val="clear" w:color="ffffff"/>
        <w:tcBorders>
          <w:top w:val="none" w:color="000000" w:sz="4" w:space="0"/>
          <w:left w:val="none" w:color="000000" w:sz="4" w:space="0"/>
          <w:bottom w:val="none" w:color="000000" w:sz="4" w:space="0"/>
          <w:right w:val="single" w:color="000000" w:themeColor="accent1" w:sz="4" w:space="0"/>
        </w:tcBorders>
      </w:tcPr>
    </w:tblStylePr>
    <w:tblStylePr w:type="firstRow">
      <w:rPr>
        <w:rFonts w:ascii="Arial" w:hAnsi="Arial"/>
        <w:i/>
        <w:color w:val="245b8d" w:themeColor="accent1" w:themeShade="95"/>
        <w:sz w:val="22"/>
      </w:rPr>
      <w:pPr>
        <w:pBdr/>
        <w:spacing/>
        <w:ind/>
      </w:pPr>
      <w:tblPr>
        <w:tblBorders/>
      </w:tblPr>
      <w:tcPr>
        <w:shd w:val="clear" w:color="ffffff" w:themeColor="light1" w:fill="ffffff" w:themeFill="light1"/>
        <w:tcBorders>
          <w:top w:val="none" w:color="000000" w:sz="4" w:space="0"/>
          <w:left w:val="none" w:color="000000" w:sz="4" w:space="0"/>
          <w:bottom w:val="single" w:color="000000" w:themeColor="accent1" w:sz="4" w:space="0"/>
          <w:right w:val="none" w:color="000000" w:sz="4" w:space="0"/>
        </w:tcBorders>
      </w:tcPr>
    </w:tblStylePr>
    <w:tblStylePr w:type="lastCol">
      <w:rPr>
        <w:rFonts w:ascii="Arial" w:hAnsi="Arial"/>
        <w:i/>
        <w:color w:val="245b8d" w:themeColor="accent1" w:themeShade="95"/>
        <w:sz w:val="22"/>
      </w:rPr>
      <w:pPr>
        <w:pBdr/>
        <w:spacing/>
        <w:ind/>
      </w:pPr>
      <w:tblPr>
        <w:tblBorders/>
      </w:tblPr>
      <w:tcPr>
        <w:shd w:val="clear" w:color="ffffff"/>
        <w:tcBorders>
          <w:top w:val="none" w:color="000000" w:sz="4" w:space="0"/>
          <w:left w:val="single" w:color="000000" w:themeColor="accent1" w:sz="4" w:space="0"/>
          <w:bottom w:val="none" w:color="000000" w:sz="4" w:space="0"/>
          <w:right w:val="none" w:color="000000" w:sz="4" w:space="0"/>
        </w:tcBorders>
      </w:tcPr>
    </w:tblStylePr>
    <w:tblStylePr w:type="lastRow">
      <w:rPr>
        <w:rFonts w:ascii="Arial" w:hAnsi="Arial"/>
        <w:i/>
        <w:color w:val="245b8d" w:themeColor="accent1" w:themeShade="95"/>
        <w:sz w:val="22"/>
      </w:rPr>
      <w:pPr>
        <w:pBdr/>
        <w:spacing/>
        <w:ind/>
      </w:pPr>
      <w:tblPr>
        <w:tblBorders/>
      </w:tblPr>
      <w:tcPr>
        <w:shd w:val="clear" w:color="ffffff" w:themeColor="light1" w:fill="ffffff" w:themeFill="light1"/>
        <w:tcBorders>
          <w:top w:val="single" w:color="000000" w:themeColor="accent1"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245b8d" w:themeColor="accent1" w:themeShade="95"/>
        <w:sz w:val="22"/>
      </w:rPr>
      <w:pPr>
        <w:pBdr/>
        <w:spacing/>
        <w:ind/>
      </w:pPr>
      <w:tblPr>
        <w:tblBorders/>
      </w:tblPr>
      <w:tcPr>
        <w:tcBorders/>
      </w:tcPr>
    </w:tblStylePr>
  </w:style>
  <w:style w:type="table" w:styleId="801">
    <w:name w:val="List Table 7 Colorful - Accent 2"/>
    <w:basedOn w:val="887"/>
    <w:uiPriority w:val="99"/>
    <w:pPr>
      <w:pBdr/>
      <w:spacing w:after="0" w:line="240" w:lineRule="auto"/>
      <w:ind/>
    </w:pPr>
    <w:tblPr>
      <w:tblStyleRowBandSize w:val="1"/>
      <w:tblStyleColBandSize w:val="1"/>
      <w:tblInd w:w="0" w:type="dxa"/>
      <w:tblBorders>
        <w:right w:val="single" w:color="000000" w:themeColor="accent2" w:themeTint="97" w:sz="4" w:space="0"/>
      </w:tblBorders>
    </w:tblPr>
    <w:tcPr>
      <w:tcBorders/>
    </w:tcPr>
    <w:tblStylePr w:type="band1Horz">
      <w:rPr>
        <w:rFonts w:ascii="Arial" w:hAnsi="Arial"/>
        <w:color w:val="cb5d12" w:themeColor="accent2" w:themeTint="97" w:themeShade="95"/>
        <w:sz w:val="22"/>
      </w:rPr>
      <w:pPr>
        <w:pBdr/>
        <w:spacing/>
        <w:ind/>
      </w:pPr>
      <w:tblPr>
        <w:tblBorders/>
      </w:tblPr>
      <w:tcPr>
        <w:shd w:val="clear" w:color="ffffff" w:themeColor="accent2" w:themeTint="40" w:fill="fadecb" w:themeFill="accent2" w:themeFillTint="40"/>
        <w:tcBorders/>
      </w:tcPr>
    </w:tblStylePr>
    <w:tblStylePr w:type="band1Vert">
      <w:pPr>
        <w:pBdr/>
        <w:spacing/>
        <w:ind/>
      </w:pPr>
      <w:tblPr>
        <w:tblBorders/>
      </w:tblPr>
      <w:tcPr>
        <w:shd w:val="clear" w:color="ffffff" w:themeColor="accent2" w:themeTint="40" w:fill="fadecb" w:themeFill="accent2" w:themeFillTint="40"/>
        <w:tcBorders/>
      </w:tcPr>
    </w:tblStylePr>
    <w:tblStylePr w:type="band2Horz">
      <w:rPr>
        <w:rFonts w:ascii="Arial" w:hAnsi="Arial"/>
        <w:color w:val="cb5d12" w:themeColor="accent2" w:themeTint="97"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cb5d12" w:themeColor="accent2" w:themeTint="97" w:themeShade="95"/>
        <w:sz w:val="22"/>
      </w:rPr>
      <w:pPr>
        <w:pBdr/>
        <w:spacing/>
        <w:ind/>
        <w:jc w:val="right"/>
      </w:pPr>
      <w:tblPr>
        <w:tblBorders/>
      </w:tblPr>
      <w:tcPr>
        <w:shd w:val="clear" w:color="ffffff"/>
        <w:tcBorders>
          <w:top w:val="none" w:color="000000" w:sz="4" w:space="0"/>
          <w:left w:val="none" w:color="000000" w:sz="4" w:space="0"/>
          <w:bottom w:val="none" w:color="000000" w:sz="4" w:space="0"/>
          <w:right w:val="single" w:color="000000" w:themeColor="accent2" w:themeTint="97" w:sz="4" w:space="0"/>
        </w:tcBorders>
      </w:tcPr>
    </w:tblStylePr>
    <w:tblStylePr w:type="firstRow">
      <w:rPr>
        <w:rFonts w:ascii="Arial" w:hAnsi="Arial"/>
        <w:i/>
        <w:color w:val="cb5d12" w:themeColor="accent2" w:themeTint="97" w:themeShade="95"/>
        <w:sz w:val="22"/>
      </w:rPr>
      <w:pPr>
        <w:pBdr/>
        <w:spacing/>
        <w:ind/>
      </w:pPr>
      <w:tblPr>
        <w:tblBorders/>
      </w:tblPr>
      <w:tcPr>
        <w:shd w:val="clear" w:color="ffffff" w:themeColor="light1" w:fill="ffffff" w:themeFill="light1"/>
        <w:tcBorders>
          <w:top w:val="none" w:color="000000" w:sz="4" w:space="0"/>
          <w:left w:val="none" w:color="000000" w:sz="4" w:space="0"/>
          <w:bottom w:val="single" w:color="000000" w:themeColor="accent2" w:themeTint="97" w:sz="4" w:space="0"/>
          <w:right w:val="none" w:color="000000" w:sz="4" w:space="0"/>
        </w:tcBorders>
      </w:tcPr>
    </w:tblStylePr>
    <w:tblStylePr w:type="lastCol">
      <w:rPr>
        <w:rFonts w:ascii="Arial" w:hAnsi="Arial"/>
        <w:i/>
        <w:color w:val="cb5d12" w:themeColor="accent2" w:themeTint="97" w:themeShade="95"/>
        <w:sz w:val="22"/>
      </w:rPr>
      <w:pPr>
        <w:pBdr/>
        <w:spacing/>
        <w:ind/>
      </w:pPr>
      <w:tblPr>
        <w:tblBorders/>
      </w:tblPr>
      <w:tcPr>
        <w:shd w:val="clear" w:color="ffffff"/>
        <w:tcBorders>
          <w:top w:val="none" w:color="000000" w:sz="4" w:space="0"/>
          <w:left w:val="single" w:color="000000" w:themeColor="accent2" w:themeTint="97" w:sz="4" w:space="0"/>
          <w:bottom w:val="none" w:color="000000" w:sz="4" w:space="0"/>
          <w:right w:val="none" w:color="000000" w:sz="4" w:space="0"/>
        </w:tcBorders>
      </w:tcPr>
    </w:tblStylePr>
    <w:tblStylePr w:type="lastRow">
      <w:rPr>
        <w:rFonts w:ascii="Arial" w:hAnsi="Arial"/>
        <w:i/>
        <w:color w:val="cb5d12" w:themeColor="accent2" w:themeTint="97" w:themeShade="95"/>
        <w:sz w:val="22"/>
      </w:rPr>
      <w:pPr>
        <w:pBdr/>
        <w:spacing/>
        <w:ind/>
      </w:pPr>
      <w:tblPr>
        <w:tblBorders/>
      </w:tblPr>
      <w:tcPr>
        <w:shd w:val="clear" w:color="ffffff" w:themeColor="light1" w:fill="ffffff" w:themeFill="light1"/>
        <w:tcBorders>
          <w:top w:val="single" w:color="000000" w:themeColor="accent2" w:themeTint="97"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cb5d12" w:themeColor="accent2" w:themeTint="97" w:themeShade="95"/>
        <w:sz w:val="22"/>
      </w:rPr>
      <w:pPr>
        <w:pBdr/>
        <w:spacing/>
        <w:ind/>
      </w:pPr>
      <w:tblPr>
        <w:tblBorders/>
      </w:tblPr>
      <w:tcPr>
        <w:tcBorders/>
      </w:tcPr>
    </w:tblStylePr>
  </w:style>
  <w:style w:type="table" w:styleId="802">
    <w:name w:val="List Table 7 Colorful - Accent 3"/>
    <w:basedOn w:val="887"/>
    <w:uiPriority w:val="99"/>
    <w:pPr>
      <w:pBdr/>
      <w:spacing w:after="0" w:line="240" w:lineRule="auto"/>
      <w:ind/>
    </w:pPr>
    <w:tblPr>
      <w:tblStyleRowBandSize w:val="1"/>
      <w:tblStyleColBandSize w:val="1"/>
      <w:tblInd w:w="0" w:type="dxa"/>
      <w:tblBorders>
        <w:right w:val="single" w:color="000000" w:themeColor="accent3" w:themeTint="98" w:sz="4" w:space="0"/>
      </w:tblBorders>
    </w:tblPr>
    <w:tcPr>
      <w:tcBorders/>
    </w:tcPr>
    <w:tblStylePr w:type="band1Horz">
      <w:rPr>
        <w:rFonts w:ascii="Arial" w:hAnsi="Arial"/>
        <w:color w:val="767676" w:themeColor="accent3" w:themeTint="98" w:themeShade="95"/>
        <w:sz w:val="22"/>
      </w:rPr>
      <w:pPr>
        <w:pBdr/>
        <w:spacing/>
        <w:ind/>
      </w:pPr>
      <w:tblPr>
        <w:tblBorders/>
      </w:tblPr>
      <w:tcPr>
        <w:shd w:val="clear" w:color="ffffff" w:themeColor="accent3" w:themeTint="40" w:fill="e8e8e8" w:themeFill="accent3" w:themeFillTint="40"/>
        <w:tcBorders/>
      </w:tcPr>
    </w:tblStylePr>
    <w:tblStylePr w:type="band1Vert">
      <w:pPr>
        <w:pBdr/>
        <w:spacing/>
        <w:ind/>
      </w:pPr>
      <w:tblPr>
        <w:tblBorders/>
      </w:tblPr>
      <w:tcPr>
        <w:shd w:val="clear" w:color="ffffff" w:themeColor="accent3" w:themeTint="40" w:fill="e8e8e8" w:themeFill="accent3" w:themeFillTint="40"/>
        <w:tcBorders/>
      </w:tcPr>
    </w:tblStylePr>
    <w:tblStylePr w:type="band2Horz">
      <w:rPr>
        <w:rFonts w:ascii="Arial" w:hAnsi="Arial"/>
        <w:color w:val="767676" w:themeColor="accent3" w:themeTint="98"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767676" w:themeColor="accent3" w:themeTint="98" w:themeShade="95"/>
        <w:sz w:val="22"/>
      </w:rPr>
      <w:pPr>
        <w:pBdr/>
        <w:spacing/>
        <w:ind/>
        <w:jc w:val="right"/>
      </w:pPr>
      <w:tblPr>
        <w:tblBorders/>
      </w:tblPr>
      <w:tcPr>
        <w:shd w:val="clear" w:color="ffffff"/>
        <w:tcBorders>
          <w:top w:val="none" w:color="000000" w:sz="4" w:space="0"/>
          <w:left w:val="none" w:color="000000" w:sz="4" w:space="0"/>
          <w:bottom w:val="none" w:color="000000" w:sz="4" w:space="0"/>
          <w:right w:val="single" w:color="000000" w:themeColor="accent3" w:themeTint="98" w:sz="4" w:space="0"/>
        </w:tcBorders>
      </w:tcPr>
    </w:tblStylePr>
    <w:tblStylePr w:type="firstRow">
      <w:rPr>
        <w:rFonts w:ascii="Arial" w:hAnsi="Arial"/>
        <w:i/>
        <w:color w:val="767676" w:themeColor="accent3" w:themeTint="98" w:themeShade="95"/>
        <w:sz w:val="22"/>
      </w:rPr>
      <w:pPr>
        <w:pBdr/>
        <w:spacing/>
        <w:ind/>
      </w:pPr>
      <w:tblPr>
        <w:tblBorders/>
      </w:tblPr>
      <w:tcPr>
        <w:shd w:val="clear" w:color="ffffff" w:themeColor="light1" w:fill="ffffff" w:themeFill="light1"/>
        <w:tcBorders>
          <w:top w:val="none" w:color="000000" w:sz="4" w:space="0"/>
          <w:left w:val="none" w:color="000000" w:sz="4" w:space="0"/>
          <w:bottom w:val="single" w:color="000000" w:themeColor="accent3" w:themeTint="98" w:sz="4" w:space="0"/>
          <w:right w:val="none" w:color="000000" w:sz="4" w:space="0"/>
        </w:tcBorders>
      </w:tcPr>
    </w:tblStylePr>
    <w:tblStylePr w:type="lastCol">
      <w:rPr>
        <w:rFonts w:ascii="Arial" w:hAnsi="Arial"/>
        <w:i/>
        <w:color w:val="767676" w:themeColor="accent3" w:themeTint="98" w:themeShade="95"/>
        <w:sz w:val="22"/>
      </w:rPr>
      <w:pPr>
        <w:pBdr/>
        <w:spacing/>
        <w:ind/>
      </w:pPr>
      <w:tblPr>
        <w:tblBorders/>
      </w:tblPr>
      <w:tcPr>
        <w:shd w:val="clear" w:color="ffffff"/>
        <w:tcBorders>
          <w:top w:val="none" w:color="000000" w:sz="4" w:space="0"/>
          <w:left w:val="single" w:color="000000" w:themeColor="accent3" w:themeTint="98" w:sz="4" w:space="0"/>
          <w:bottom w:val="none" w:color="000000" w:sz="4" w:space="0"/>
          <w:right w:val="none" w:color="000000" w:sz="4" w:space="0"/>
        </w:tcBorders>
      </w:tcPr>
    </w:tblStylePr>
    <w:tblStylePr w:type="lastRow">
      <w:rPr>
        <w:rFonts w:ascii="Arial" w:hAnsi="Arial"/>
        <w:i/>
        <w:color w:val="767676" w:themeColor="accent3" w:themeTint="98" w:themeShade="95"/>
        <w:sz w:val="22"/>
      </w:rPr>
      <w:pPr>
        <w:pBdr/>
        <w:spacing/>
        <w:ind/>
      </w:pPr>
      <w:tblPr>
        <w:tblBorders/>
      </w:tblPr>
      <w:tcPr>
        <w:shd w:val="clear" w:color="ffffff" w:themeColor="light1" w:fill="ffffff" w:themeFill="light1"/>
        <w:tcBorders>
          <w:top w:val="single" w:color="000000" w:themeColor="accent3" w:themeTint="98"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767676" w:themeColor="accent3" w:themeTint="98" w:themeShade="95"/>
        <w:sz w:val="22"/>
      </w:rPr>
      <w:pPr>
        <w:pBdr/>
        <w:spacing/>
        <w:ind/>
      </w:pPr>
      <w:tblPr>
        <w:tblBorders/>
      </w:tblPr>
      <w:tcPr>
        <w:tcBorders/>
      </w:tcPr>
    </w:tblStylePr>
  </w:style>
  <w:style w:type="table" w:styleId="803">
    <w:name w:val="List Table 7 Colorful - Accent 4"/>
    <w:basedOn w:val="887"/>
    <w:uiPriority w:val="99"/>
    <w:pPr>
      <w:pBdr/>
      <w:spacing w:after="0" w:line="240" w:lineRule="auto"/>
      <w:ind/>
    </w:pPr>
    <w:tblPr>
      <w:tblStyleRowBandSize w:val="1"/>
      <w:tblStyleColBandSize w:val="1"/>
      <w:tblInd w:w="0" w:type="dxa"/>
      <w:tblBorders>
        <w:right w:val="single" w:color="000000" w:themeColor="accent4" w:themeTint="9A" w:sz="4" w:space="0"/>
      </w:tblBorders>
    </w:tblPr>
    <w:tcPr>
      <w:tcBorders/>
    </w:tcPr>
    <w:tblStylePr w:type="band1Horz">
      <w:rPr>
        <w:rFonts w:ascii="Arial" w:hAnsi="Arial"/>
        <w:color w:val="d09d00" w:themeColor="accent4" w:themeTint="9A" w:themeShade="95"/>
        <w:sz w:val="22"/>
      </w:rPr>
      <w:pPr>
        <w:pBdr/>
        <w:spacing/>
        <w:ind/>
      </w:pPr>
      <w:tblPr>
        <w:tblBorders/>
      </w:tblPr>
      <w:tcPr>
        <w:shd w:val="clear" w:color="ffffff" w:themeColor="accent4" w:themeTint="40" w:fill="ffefbf" w:themeFill="accent4" w:themeFillTint="40"/>
        <w:tcBorders/>
      </w:tcPr>
    </w:tblStylePr>
    <w:tblStylePr w:type="band1Vert">
      <w:pPr>
        <w:pBdr/>
        <w:spacing/>
        <w:ind/>
      </w:pPr>
      <w:tblPr>
        <w:tblBorders/>
      </w:tblPr>
      <w:tcPr>
        <w:shd w:val="clear" w:color="ffffff" w:themeColor="accent4" w:themeTint="40" w:fill="ffefbf" w:themeFill="accent4" w:themeFillTint="40"/>
        <w:tcBorders/>
      </w:tcPr>
    </w:tblStylePr>
    <w:tblStylePr w:type="band2Horz">
      <w:rPr>
        <w:rFonts w:ascii="Arial" w:hAnsi="Arial"/>
        <w:color w:val="d09d00" w:themeColor="accent4" w:themeTint="9A"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d09d00" w:themeColor="accent4" w:themeTint="9A" w:themeShade="95"/>
        <w:sz w:val="22"/>
      </w:rPr>
      <w:pPr>
        <w:pBdr/>
        <w:spacing/>
        <w:ind/>
        <w:jc w:val="right"/>
      </w:pPr>
      <w:tblPr>
        <w:tblBorders/>
      </w:tblPr>
      <w:tcPr>
        <w:shd w:val="clear" w:color="ffffff"/>
        <w:tcBorders>
          <w:top w:val="none" w:color="000000" w:sz="4" w:space="0"/>
          <w:left w:val="none" w:color="000000" w:sz="4" w:space="0"/>
          <w:bottom w:val="none" w:color="000000" w:sz="4" w:space="0"/>
          <w:right w:val="single" w:color="000000" w:themeColor="accent4" w:themeTint="9A" w:sz="4" w:space="0"/>
        </w:tcBorders>
      </w:tcPr>
    </w:tblStylePr>
    <w:tblStylePr w:type="firstRow">
      <w:rPr>
        <w:rFonts w:ascii="Arial" w:hAnsi="Arial"/>
        <w:i/>
        <w:color w:val="d09d00" w:themeColor="accent4" w:themeTint="9A" w:themeShade="95"/>
        <w:sz w:val="22"/>
      </w:rPr>
      <w:pPr>
        <w:pBdr/>
        <w:spacing/>
        <w:ind/>
      </w:pPr>
      <w:tblPr>
        <w:tblBorders/>
      </w:tblPr>
      <w:tcPr>
        <w:shd w:val="clear" w:color="ffffff" w:themeColor="light1" w:fill="ffffff" w:themeFill="light1"/>
        <w:tcBorders>
          <w:top w:val="none" w:color="000000" w:sz="4" w:space="0"/>
          <w:left w:val="none" w:color="000000" w:sz="4" w:space="0"/>
          <w:bottom w:val="single" w:color="000000" w:themeColor="accent4" w:themeTint="9A" w:sz="4" w:space="0"/>
          <w:right w:val="none" w:color="000000" w:sz="4" w:space="0"/>
        </w:tcBorders>
      </w:tcPr>
    </w:tblStylePr>
    <w:tblStylePr w:type="lastCol">
      <w:rPr>
        <w:rFonts w:ascii="Arial" w:hAnsi="Arial"/>
        <w:i/>
        <w:color w:val="d09d00" w:themeColor="accent4" w:themeTint="9A" w:themeShade="95"/>
        <w:sz w:val="22"/>
      </w:rPr>
      <w:pPr>
        <w:pBdr/>
        <w:spacing/>
        <w:ind/>
      </w:pPr>
      <w:tblPr>
        <w:tblBorders/>
      </w:tblPr>
      <w:tcPr>
        <w:shd w:val="clear" w:color="ffffff"/>
        <w:tcBorders>
          <w:top w:val="none" w:color="000000" w:sz="4" w:space="0"/>
          <w:left w:val="single" w:color="000000" w:themeColor="accent4" w:themeTint="9A" w:sz="4" w:space="0"/>
          <w:bottom w:val="none" w:color="000000" w:sz="4" w:space="0"/>
          <w:right w:val="none" w:color="000000" w:sz="4" w:space="0"/>
        </w:tcBorders>
      </w:tcPr>
    </w:tblStylePr>
    <w:tblStylePr w:type="lastRow">
      <w:rPr>
        <w:rFonts w:ascii="Arial" w:hAnsi="Arial"/>
        <w:i/>
        <w:color w:val="d09d00" w:themeColor="accent4" w:themeTint="9A" w:themeShade="95"/>
        <w:sz w:val="22"/>
      </w:rPr>
      <w:pPr>
        <w:pBdr/>
        <w:spacing/>
        <w:ind/>
      </w:pPr>
      <w:tblPr>
        <w:tblBorders/>
      </w:tblPr>
      <w:tcPr>
        <w:shd w:val="clear" w:color="ffffff" w:themeColor="light1" w:fill="ffffff" w:themeFill="light1"/>
        <w:tcBorders>
          <w:top w:val="single" w:color="000000" w:themeColor="accent4" w:themeTint="9A"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d09d00" w:themeColor="accent4" w:themeTint="9A" w:themeShade="95"/>
        <w:sz w:val="22"/>
      </w:rPr>
      <w:pPr>
        <w:pBdr/>
        <w:spacing/>
        <w:ind/>
      </w:pPr>
      <w:tblPr>
        <w:tblBorders/>
      </w:tblPr>
      <w:tcPr>
        <w:tcBorders/>
      </w:tcPr>
    </w:tblStylePr>
  </w:style>
  <w:style w:type="table" w:styleId="804">
    <w:name w:val="List Table 7 Colorful - Accent 5"/>
    <w:basedOn w:val="887"/>
    <w:uiPriority w:val="99"/>
    <w:pPr>
      <w:pBdr/>
      <w:spacing w:after="0" w:line="240" w:lineRule="auto"/>
      <w:ind/>
    </w:pPr>
    <w:tblPr>
      <w:tblStyleRowBandSize w:val="1"/>
      <w:tblStyleColBandSize w:val="1"/>
      <w:tblInd w:w="0" w:type="dxa"/>
      <w:tblBorders>
        <w:right w:val="single" w:color="000000" w:themeColor="accent5" w:themeTint="9A" w:sz="4" w:space="0"/>
      </w:tblBorders>
    </w:tblPr>
    <w:tcPr>
      <w:tcBorders/>
    </w:tcPr>
    <w:tblStylePr w:type="band1Horz">
      <w:rPr>
        <w:rFonts w:ascii="Arial" w:hAnsi="Arial"/>
        <w:color w:val="335aa1" w:themeColor="accent5" w:themeTint="9A" w:themeShade="95"/>
        <w:sz w:val="22"/>
      </w:rPr>
      <w:pPr>
        <w:pBdr/>
        <w:spacing/>
        <w:ind/>
      </w:pPr>
      <w:tblPr>
        <w:tblBorders/>
      </w:tblPr>
      <w:tcPr>
        <w:shd w:val="clear" w:color="ffffff" w:themeColor="accent5" w:themeTint="40" w:fill="d0dcf0" w:themeFill="accent5" w:themeFillTint="40"/>
        <w:tcBorders/>
      </w:tcPr>
    </w:tblStylePr>
    <w:tblStylePr w:type="band1Vert">
      <w:pPr>
        <w:pBdr/>
        <w:spacing/>
        <w:ind/>
      </w:pPr>
      <w:tblPr>
        <w:tblBorders/>
      </w:tblPr>
      <w:tcPr>
        <w:shd w:val="clear" w:color="ffffff" w:themeColor="accent5" w:themeTint="40" w:fill="d0dcf0" w:themeFill="accent5" w:themeFillTint="40"/>
        <w:tcBorders/>
      </w:tcPr>
    </w:tblStylePr>
    <w:tblStylePr w:type="band2Horz">
      <w:rPr>
        <w:rFonts w:ascii="Arial" w:hAnsi="Arial"/>
        <w:color w:val="335aa1" w:themeColor="accent5" w:themeTint="9A"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335aa1" w:themeColor="accent5" w:themeTint="9A" w:themeShade="95"/>
        <w:sz w:val="22"/>
      </w:rPr>
      <w:pPr>
        <w:pBdr/>
        <w:spacing/>
        <w:ind/>
        <w:jc w:val="right"/>
      </w:pPr>
      <w:tblPr>
        <w:tblBorders/>
      </w:tblPr>
      <w:tcPr>
        <w:shd w:val="clear" w:color="ffffff"/>
        <w:tcBorders>
          <w:top w:val="none" w:color="000000" w:sz="4" w:space="0"/>
          <w:left w:val="none" w:color="000000" w:sz="4" w:space="0"/>
          <w:bottom w:val="none" w:color="000000" w:sz="4" w:space="0"/>
          <w:right w:val="single" w:color="000000" w:themeColor="accent5" w:themeTint="9A" w:sz="4" w:space="0"/>
        </w:tcBorders>
      </w:tcPr>
    </w:tblStylePr>
    <w:tblStylePr w:type="firstRow">
      <w:rPr>
        <w:rFonts w:ascii="Arial" w:hAnsi="Arial"/>
        <w:i/>
        <w:color w:val="335aa1" w:themeColor="accent5" w:themeTint="9A" w:themeShade="95"/>
        <w:sz w:val="22"/>
      </w:rPr>
      <w:pPr>
        <w:pBdr/>
        <w:spacing/>
        <w:ind/>
      </w:pPr>
      <w:tblPr>
        <w:tblBorders/>
      </w:tblPr>
      <w:tcPr>
        <w:shd w:val="clear" w:color="ffffff" w:themeColor="light1" w:fill="ffffff" w:themeFill="light1"/>
        <w:tcBorders>
          <w:top w:val="none" w:color="000000" w:sz="4" w:space="0"/>
          <w:left w:val="none" w:color="000000" w:sz="4" w:space="0"/>
          <w:bottom w:val="single" w:color="000000" w:themeColor="accent5" w:themeTint="9A" w:sz="4" w:space="0"/>
          <w:right w:val="none" w:color="000000" w:sz="4" w:space="0"/>
        </w:tcBorders>
      </w:tcPr>
    </w:tblStylePr>
    <w:tblStylePr w:type="lastCol">
      <w:rPr>
        <w:rFonts w:ascii="Arial" w:hAnsi="Arial"/>
        <w:i/>
        <w:color w:val="335aa1" w:themeColor="accent5" w:themeTint="9A" w:themeShade="95"/>
        <w:sz w:val="22"/>
      </w:rPr>
      <w:pPr>
        <w:pBdr/>
        <w:spacing/>
        <w:ind/>
      </w:pPr>
      <w:tblPr>
        <w:tblBorders/>
      </w:tblPr>
      <w:tcPr>
        <w:shd w:val="clear" w:color="ffffff"/>
        <w:tcBorders>
          <w:top w:val="none" w:color="000000" w:sz="4" w:space="0"/>
          <w:left w:val="single" w:color="000000" w:themeColor="accent5" w:themeTint="9A" w:sz="4" w:space="0"/>
          <w:bottom w:val="none" w:color="000000" w:sz="4" w:space="0"/>
          <w:right w:val="none" w:color="000000" w:sz="4" w:space="0"/>
        </w:tcBorders>
      </w:tcPr>
    </w:tblStylePr>
    <w:tblStylePr w:type="lastRow">
      <w:rPr>
        <w:rFonts w:ascii="Arial" w:hAnsi="Arial"/>
        <w:i/>
        <w:color w:val="335aa1" w:themeColor="accent5" w:themeTint="9A" w:themeShade="95"/>
        <w:sz w:val="22"/>
      </w:rPr>
      <w:pPr>
        <w:pBdr/>
        <w:spacing/>
        <w:ind/>
      </w:pPr>
      <w:tblPr>
        <w:tblBorders/>
      </w:tblPr>
      <w:tcPr>
        <w:shd w:val="clear" w:color="ffffff" w:themeColor="light1" w:fill="ffffff" w:themeFill="light1"/>
        <w:tcBorders>
          <w:top w:val="single" w:color="000000" w:themeColor="accent5" w:themeTint="9A"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335aa1" w:themeColor="accent5" w:themeTint="9A" w:themeShade="95"/>
        <w:sz w:val="22"/>
      </w:rPr>
      <w:pPr>
        <w:pBdr/>
        <w:spacing/>
        <w:ind/>
      </w:pPr>
      <w:tblPr>
        <w:tblBorders/>
      </w:tblPr>
      <w:tcPr>
        <w:tcBorders/>
      </w:tcPr>
    </w:tblStylePr>
  </w:style>
  <w:style w:type="table" w:styleId="805">
    <w:name w:val="List Table 7 Colorful - Accent 6"/>
    <w:basedOn w:val="887"/>
    <w:uiPriority w:val="99"/>
    <w:pPr>
      <w:pBdr/>
      <w:spacing w:after="0" w:line="240" w:lineRule="auto"/>
      <w:ind/>
    </w:pPr>
    <w:tblPr>
      <w:tblStyleRowBandSize w:val="1"/>
      <w:tblStyleColBandSize w:val="1"/>
      <w:tblInd w:w="0" w:type="dxa"/>
      <w:tblBorders>
        <w:right w:val="single" w:color="000000" w:themeColor="accent6" w:themeTint="98" w:sz="4" w:space="0"/>
      </w:tblBorders>
    </w:tblPr>
    <w:tcPr>
      <w:tcBorders/>
    </w:tcPr>
    <w:tblStylePr w:type="band1Horz">
      <w:rPr>
        <w:rFonts w:ascii="Arial" w:hAnsi="Arial"/>
        <w:color w:val="5e923c" w:themeColor="accent6" w:themeTint="98" w:themeShade="95"/>
        <w:sz w:val="22"/>
      </w:rPr>
      <w:pPr>
        <w:pBdr/>
        <w:spacing/>
        <w:ind/>
      </w:pPr>
      <w:tblPr>
        <w:tblBorders/>
      </w:tblPr>
      <w:tcPr>
        <w:shd w:val="clear" w:color="ffffff" w:themeColor="accent6" w:themeTint="40" w:fill="dbecd0" w:themeFill="accent6" w:themeFillTint="40"/>
        <w:tcBorders/>
      </w:tcPr>
    </w:tblStylePr>
    <w:tblStylePr w:type="band1Vert">
      <w:pPr>
        <w:pBdr/>
        <w:spacing/>
        <w:ind/>
      </w:pPr>
      <w:tblPr>
        <w:tblBorders/>
      </w:tblPr>
      <w:tcPr>
        <w:shd w:val="clear" w:color="ffffff" w:themeColor="accent6" w:themeTint="40" w:fill="dbecd0" w:themeFill="accent6" w:themeFillTint="40"/>
        <w:tcBorders/>
      </w:tcPr>
    </w:tblStylePr>
    <w:tblStylePr w:type="band2Horz">
      <w:rPr>
        <w:rFonts w:ascii="Arial" w:hAnsi="Arial"/>
        <w:color w:val="5e923c" w:themeColor="accent6" w:themeTint="98"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5e923c" w:themeColor="accent6" w:themeTint="98" w:themeShade="95"/>
        <w:sz w:val="22"/>
      </w:rPr>
      <w:pPr>
        <w:pBdr/>
        <w:spacing/>
        <w:ind/>
        <w:jc w:val="right"/>
      </w:pPr>
      <w:tblPr>
        <w:tblBorders/>
      </w:tblPr>
      <w:tcPr>
        <w:shd w:val="clear" w:color="ffffff"/>
        <w:tcBorders>
          <w:top w:val="none" w:color="000000" w:sz="4" w:space="0"/>
          <w:left w:val="none" w:color="000000" w:sz="4" w:space="0"/>
          <w:bottom w:val="none" w:color="000000" w:sz="4" w:space="0"/>
          <w:right w:val="single" w:color="000000" w:themeColor="accent6" w:themeTint="98" w:sz="4" w:space="0"/>
        </w:tcBorders>
      </w:tcPr>
    </w:tblStylePr>
    <w:tblStylePr w:type="firstRow">
      <w:rPr>
        <w:rFonts w:ascii="Arial" w:hAnsi="Arial"/>
        <w:i/>
        <w:color w:val="5e923c" w:themeColor="accent6" w:themeTint="98" w:themeShade="95"/>
        <w:sz w:val="22"/>
      </w:rPr>
      <w:pPr>
        <w:pBdr/>
        <w:spacing/>
        <w:ind/>
      </w:pPr>
      <w:tblPr>
        <w:tblBorders/>
      </w:tblPr>
      <w:tcPr>
        <w:shd w:val="clear" w:color="ffffff" w:themeColor="light1" w:fill="ffffff" w:themeFill="light1"/>
        <w:tcBorders>
          <w:top w:val="none" w:color="000000" w:sz="4" w:space="0"/>
          <w:left w:val="none" w:color="000000" w:sz="4" w:space="0"/>
          <w:bottom w:val="single" w:color="000000" w:themeColor="accent6" w:themeTint="98" w:sz="4" w:space="0"/>
          <w:right w:val="none" w:color="000000" w:sz="4" w:space="0"/>
        </w:tcBorders>
      </w:tcPr>
    </w:tblStylePr>
    <w:tblStylePr w:type="lastCol">
      <w:rPr>
        <w:rFonts w:ascii="Arial" w:hAnsi="Arial"/>
        <w:i/>
        <w:color w:val="5e923c" w:themeColor="accent6" w:themeTint="98" w:themeShade="95"/>
        <w:sz w:val="22"/>
      </w:rPr>
      <w:pPr>
        <w:pBdr/>
        <w:spacing/>
        <w:ind/>
      </w:pPr>
      <w:tblPr>
        <w:tblBorders/>
      </w:tblPr>
      <w:tcPr>
        <w:shd w:val="clear" w:color="ffffff"/>
        <w:tcBorders>
          <w:top w:val="none" w:color="000000" w:sz="4" w:space="0"/>
          <w:left w:val="single" w:color="000000" w:themeColor="accent6" w:themeTint="98" w:sz="4" w:space="0"/>
          <w:bottom w:val="none" w:color="000000" w:sz="4" w:space="0"/>
          <w:right w:val="none" w:color="000000" w:sz="4" w:space="0"/>
        </w:tcBorders>
      </w:tcPr>
    </w:tblStylePr>
    <w:tblStylePr w:type="lastRow">
      <w:rPr>
        <w:rFonts w:ascii="Arial" w:hAnsi="Arial"/>
        <w:i/>
        <w:color w:val="5e923c" w:themeColor="accent6" w:themeTint="98" w:themeShade="95"/>
        <w:sz w:val="22"/>
      </w:rPr>
      <w:pPr>
        <w:pBdr/>
        <w:spacing/>
        <w:ind/>
      </w:pPr>
      <w:tblPr>
        <w:tblBorders/>
      </w:tblPr>
      <w:tcPr>
        <w:shd w:val="clear" w:color="ffffff" w:themeColor="light1" w:fill="ffffff" w:themeFill="light1"/>
        <w:tcBorders>
          <w:top w:val="single" w:color="000000" w:themeColor="accent6" w:themeTint="98"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5e923c" w:themeColor="accent6" w:themeTint="98" w:themeShade="95"/>
        <w:sz w:val="22"/>
      </w:rPr>
      <w:pPr>
        <w:pBdr/>
        <w:spacing/>
        <w:ind/>
      </w:pPr>
      <w:tblPr>
        <w:tblBorders/>
      </w:tblPr>
      <w:tcPr>
        <w:tcBorders/>
      </w:tcPr>
    </w:tblStylePr>
  </w:style>
  <w:style w:type="table" w:styleId="806">
    <w:name w:val="Lined - Accent"/>
    <w:basedOn w:val="887"/>
    <w:uiPriority w:val="99"/>
    <w:pPr>
      <w:pBdr/>
      <w:spacing w:after="0" w:line="240" w:lineRule="auto"/>
      <w:ind/>
    </w:pPr>
    <w:rPr>
      <w:color w:val="404040"/>
    </w:rPr>
    <w:tblPr>
      <w:tblStyleRowBandSize w:val="1"/>
      <w:tblStyleColBandSize w:val="1"/>
      <w:tblInd w:w="0" w:type="dxa"/>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text1" w:themeTint="0D" w:fill="f2f2f2" w:themeFill="text1" w:themeFillTint="0D"/>
        <w:tcBorders/>
      </w:tcPr>
    </w:tblStylePr>
    <w:tblStylePr w:type="band2Vert">
      <w:rPr>
        <w:rFonts w:ascii="Arial" w:hAnsi="Arial"/>
        <w:color w:val="404040"/>
        <w:sz w:val="22"/>
      </w:rPr>
      <w:pPr>
        <w:pBdr/>
        <w:spacing/>
        <w:ind/>
      </w:pPr>
      <w:tblPr>
        <w:tblBorders/>
      </w:tblPr>
      <w:tcPr>
        <w:shd w:val="clear" w:color="ffffff" w:themeColor="text1" w:themeTint="0D" w:fill="f2f2f2" w:themeFill="text1" w:themeFillTint="0D"/>
        <w:tcBorders/>
      </w:tcPr>
    </w:tblStylePr>
    <w:tblStylePr w:type="firstCol">
      <w:rPr>
        <w:rFonts w:ascii="Arial" w:hAnsi="Arial"/>
        <w:color w:val="f2f2f2"/>
        <w:sz w:val="22"/>
      </w:rPr>
      <w:pPr>
        <w:pBdr/>
        <w:spacing/>
        <w:ind/>
      </w:pPr>
      <w:tblPr>
        <w:tblBorders/>
      </w:tblPr>
      <w:tcPr>
        <w:shd w:val="clear" w:color="ffffff" w:themeColor="text1" w:themeTint="80" w:fill="7f7f7f" w:themeFill="text1" w:themeFillTint="80"/>
        <w:tcBorders/>
      </w:tcPr>
    </w:tblStylePr>
    <w:tblStylePr w:type="firstRow">
      <w:rPr>
        <w:rFonts w:ascii="Arial" w:hAnsi="Arial"/>
        <w:color w:val="f2f2f2"/>
        <w:sz w:val="22"/>
      </w:rPr>
      <w:pPr>
        <w:pBdr/>
        <w:spacing/>
        <w:ind/>
      </w:pPr>
      <w:tblPr>
        <w:tblBorders/>
      </w:tblPr>
      <w:tcPr>
        <w:shd w:val="clear" w:color="ffffff" w:themeColor="text1" w:themeTint="80" w:fill="7f7f7f" w:themeFill="text1" w:themeFillTint="80"/>
        <w:tcBorders/>
      </w:tcPr>
    </w:tblStylePr>
    <w:tblStylePr w:type="lastCol">
      <w:rPr>
        <w:rFonts w:ascii="Arial" w:hAnsi="Arial"/>
        <w:color w:val="f2f2f2"/>
        <w:sz w:val="22"/>
      </w:rPr>
      <w:pPr>
        <w:pBdr/>
        <w:spacing/>
        <w:ind/>
      </w:pPr>
      <w:tblPr>
        <w:tblBorders/>
      </w:tblPr>
      <w:tcPr>
        <w:shd w:val="clear" w:color="ffffff" w:themeColor="text1" w:themeTint="80" w:fill="7f7f7f" w:themeFill="text1" w:themeFillTint="80"/>
        <w:tcBorders/>
      </w:tcPr>
    </w:tblStylePr>
    <w:tblStylePr w:type="lastRow">
      <w:rPr>
        <w:rFonts w:ascii="Arial" w:hAnsi="Arial"/>
        <w:color w:val="f2f2f2"/>
        <w:sz w:val="22"/>
      </w:rPr>
      <w:pPr>
        <w:pBdr/>
        <w:spacing/>
        <w:ind/>
      </w:pPr>
      <w:tblPr>
        <w:tblBorders/>
      </w:tblPr>
      <w:tcPr>
        <w:shd w:val="clear" w:color="ffffff" w:themeColor="text1" w:themeTint="80" w:fill="7f7f7f" w:themeFill="text1" w:themeFillTint="8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07">
    <w:name w:val="Lined - Accent 1"/>
    <w:basedOn w:val="887"/>
    <w:uiPriority w:val="99"/>
    <w:pPr>
      <w:pBdr/>
      <w:spacing w:after="0" w:line="240" w:lineRule="auto"/>
      <w:ind/>
    </w:pPr>
    <w:rPr>
      <w:color w:val="404040"/>
    </w:rPr>
    <w:tblPr>
      <w:tblStyleRowBandSize w:val="1"/>
      <w:tblStyleColBandSize w:val="1"/>
      <w:tblInd w:w="0" w:type="dxa"/>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accent1" w:themeTint="50" w:fill="cce0f2" w:themeFill="accent1" w:themeFillTint="50"/>
        <w:tcBorders/>
      </w:tcPr>
    </w:tblStylePr>
    <w:tblStylePr w:type="band2Vert">
      <w:rPr>
        <w:rFonts w:ascii="Arial" w:hAnsi="Arial"/>
        <w:color w:val="404040"/>
        <w:sz w:val="22"/>
      </w:rPr>
      <w:pPr>
        <w:pBdr/>
        <w:spacing/>
        <w:ind/>
      </w:pPr>
      <w:tblPr>
        <w:tblBorders/>
      </w:tblPr>
      <w:tcPr>
        <w:shd w:val="clear" w:color="ffffff" w:themeColor="accent1" w:themeTint="50" w:fill="cce0f2" w:themeFill="accent1" w:themeFillTint="50"/>
        <w:tcBorders/>
      </w:tcPr>
    </w:tblStylePr>
    <w:tblStylePr w:type="firstCol">
      <w:rPr>
        <w:rFonts w:ascii="Arial" w:hAnsi="Arial"/>
        <w:color w:val="f2f2f2"/>
        <w:sz w:val="22"/>
      </w:rPr>
      <w:pPr>
        <w:pBdr/>
        <w:spacing/>
        <w:ind/>
      </w:pPr>
      <w:tblPr>
        <w:tblBorders/>
      </w:tblPr>
      <w:tcPr>
        <w:shd w:val="clear" w:color="ffffff" w:themeColor="accent1" w:themeTint="EA" w:fill="69a3d8" w:themeFill="accent1" w:themeFillTint="EA"/>
        <w:tcBorders/>
      </w:tcPr>
    </w:tblStylePr>
    <w:tblStylePr w:type="firstRow">
      <w:rPr>
        <w:rFonts w:ascii="Arial" w:hAnsi="Arial"/>
        <w:color w:val="f2f2f2"/>
        <w:sz w:val="22"/>
      </w:rPr>
      <w:pPr>
        <w:pBdr/>
        <w:spacing/>
        <w:ind/>
      </w:pPr>
      <w:tblPr>
        <w:tblBorders/>
      </w:tblPr>
      <w:tcPr>
        <w:shd w:val="clear" w:color="ffffff" w:themeColor="accent1" w:themeTint="EA" w:fill="69a3d8" w:themeFill="accent1" w:themeFillTint="EA"/>
        <w:tcBorders/>
      </w:tcPr>
    </w:tblStylePr>
    <w:tblStylePr w:type="lastCol">
      <w:rPr>
        <w:rFonts w:ascii="Arial" w:hAnsi="Arial"/>
        <w:color w:val="f2f2f2"/>
        <w:sz w:val="22"/>
      </w:rPr>
      <w:pPr>
        <w:pBdr/>
        <w:spacing/>
        <w:ind/>
      </w:pPr>
      <w:tblPr>
        <w:tblBorders/>
      </w:tblPr>
      <w:tcPr>
        <w:shd w:val="clear" w:color="ffffff" w:themeColor="accent1" w:themeTint="EA" w:fill="69a3d8" w:themeFill="accent1" w:themeFillTint="EA"/>
        <w:tcBorders/>
      </w:tcPr>
    </w:tblStylePr>
    <w:tblStylePr w:type="lastRow">
      <w:rPr>
        <w:rFonts w:ascii="Arial" w:hAnsi="Arial"/>
        <w:color w:val="f2f2f2"/>
        <w:sz w:val="22"/>
      </w:rPr>
      <w:pPr>
        <w:pBdr/>
        <w:spacing/>
        <w:ind/>
      </w:pPr>
      <w:tblPr>
        <w:tblBorders/>
      </w:tblPr>
      <w:tcPr>
        <w:shd w:val="clear" w:color="ffffff" w:themeColor="accent1" w:themeTint="EA" w:fill="69a3d8" w:themeFill="accent1" w:themeFillTint="EA"/>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08">
    <w:name w:val="Lined - Accent 2"/>
    <w:basedOn w:val="887"/>
    <w:uiPriority w:val="99"/>
    <w:pPr>
      <w:pBdr/>
      <w:spacing w:after="0" w:line="240" w:lineRule="auto"/>
      <w:ind/>
    </w:pPr>
    <w:rPr>
      <w:color w:val="404040"/>
    </w:rPr>
    <w:tblPr>
      <w:tblStyleRowBandSize w:val="1"/>
      <w:tblStyleColBandSize w:val="1"/>
      <w:tblInd w:w="0" w:type="dxa"/>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accent2" w:themeTint="32" w:fill="fbe6d7" w:themeFill="accent2" w:themeFillTint="32"/>
        <w:tcBorders/>
      </w:tcPr>
    </w:tblStylePr>
    <w:tblStylePr w:type="band2Vert">
      <w:rPr>
        <w:rFonts w:ascii="Arial" w:hAnsi="Arial"/>
        <w:color w:val="404040"/>
        <w:sz w:val="22"/>
      </w:rPr>
      <w:pPr>
        <w:pBdr/>
        <w:spacing/>
        <w:ind/>
      </w:pPr>
      <w:tblPr>
        <w:tblBorders/>
      </w:tblPr>
      <w:tcPr>
        <w:shd w:val="clear" w:color="ffffff" w:themeColor="accent2" w:themeTint="32" w:fill="fbe6d7" w:themeFill="accent2" w:themeFillTint="32"/>
        <w:tcBorders/>
      </w:tcPr>
    </w:tblStylePr>
    <w:tblStylePr w:type="firstCol">
      <w:rPr>
        <w:rFonts w:ascii="Arial" w:hAnsi="Arial"/>
        <w:color w:val="f2f2f2"/>
        <w:sz w:val="22"/>
      </w:rPr>
      <w:pPr>
        <w:pBdr/>
        <w:spacing/>
        <w:ind/>
      </w:pPr>
      <w:tblPr>
        <w:tblBorders/>
      </w:tblPr>
      <w:tcPr>
        <w:shd w:val="clear" w:color="ffffff" w:themeColor="accent2" w:themeTint="97" w:fill="f4b285" w:themeFill="accent2" w:themeFillTint="97"/>
        <w:tcBorders/>
      </w:tcPr>
    </w:tblStylePr>
    <w:tblStylePr w:type="firstRow">
      <w:rPr>
        <w:rFonts w:ascii="Arial" w:hAnsi="Arial"/>
        <w:color w:val="f2f2f2"/>
        <w:sz w:val="22"/>
      </w:rPr>
      <w:pPr>
        <w:pBdr/>
        <w:spacing/>
        <w:ind/>
      </w:pPr>
      <w:tblPr>
        <w:tblBorders/>
      </w:tblPr>
      <w:tcPr>
        <w:shd w:val="clear" w:color="ffffff" w:themeColor="accent2" w:themeTint="97" w:fill="f4b285" w:themeFill="accent2" w:themeFillTint="97"/>
        <w:tcBorders/>
      </w:tcPr>
    </w:tblStylePr>
    <w:tblStylePr w:type="lastCol">
      <w:rPr>
        <w:rFonts w:ascii="Arial" w:hAnsi="Arial"/>
        <w:color w:val="f2f2f2"/>
        <w:sz w:val="22"/>
      </w:rPr>
      <w:pPr>
        <w:pBdr/>
        <w:spacing/>
        <w:ind/>
      </w:pPr>
      <w:tblPr>
        <w:tblBorders/>
      </w:tblPr>
      <w:tcPr>
        <w:shd w:val="clear" w:color="ffffff" w:themeColor="accent2" w:themeTint="97" w:fill="f4b285" w:themeFill="accent2" w:themeFillTint="97"/>
        <w:tcBorders/>
      </w:tcPr>
    </w:tblStylePr>
    <w:tblStylePr w:type="lastRow">
      <w:rPr>
        <w:rFonts w:ascii="Arial" w:hAnsi="Arial"/>
        <w:color w:val="f2f2f2"/>
        <w:sz w:val="22"/>
      </w:rPr>
      <w:pPr>
        <w:pBdr/>
        <w:spacing/>
        <w:ind/>
      </w:pPr>
      <w:tblPr>
        <w:tblBorders/>
      </w:tblPr>
      <w:tcPr>
        <w:shd w:val="clear" w:color="ffffff" w:themeColor="accent2" w:themeTint="97" w:fill="f4b285" w:themeFill="accent2" w:themeFillTint="97"/>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09">
    <w:name w:val="Lined - Accent 3"/>
    <w:basedOn w:val="887"/>
    <w:uiPriority w:val="99"/>
    <w:pPr>
      <w:pBdr/>
      <w:spacing w:after="0" w:line="240" w:lineRule="auto"/>
      <w:ind/>
    </w:pPr>
    <w:rPr>
      <w:color w:val="404040"/>
    </w:rPr>
    <w:tblPr>
      <w:tblStyleRowBandSize w:val="1"/>
      <w:tblStyleColBandSize w:val="1"/>
      <w:tblInd w:w="0" w:type="dxa"/>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accent3" w:themeTint="34" w:fill="ededed" w:themeFill="accent3" w:themeFillTint="34"/>
        <w:tcBorders/>
      </w:tcPr>
    </w:tblStylePr>
    <w:tblStylePr w:type="band2Vert">
      <w:rPr>
        <w:rFonts w:ascii="Arial" w:hAnsi="Arial"/>
        <w:color w:val="404040"/>
        <w:sz w:val="22"/>
      </w:rPr>
      <w:pPr>
        <w:pBdr/>
        <w:spacing/>
        <w:ind/>
      </w:pPr>
      <w:tblPr>
        <w:tblBorders/>
      </w:tblPr>
      <w:tcPr>
        <w:shd w:val="clear" w:color="ffffff" w:themeColor="accent3" w:themeTint="34" w:fill="ededed" w:themeFill="accent3" w:themeFillTint="34"/>
        <w:tcBorders/>
      </w:tcPr>
    </w:tblStylePr>
    <w:tblStylePr w:type="firstCol">
      <w:rPr>
        <w:rFonts w:ascii="Arial" w:hAnsi="Arial"/>
        <w:color w:val="f2f2f2"/>
        <w:sz w:val="22"/>
      </w:rPr>
      <w:pPr>
        <w:pBdr/>
        <w:spacing/>
        <w:ind/>
      </w:pPr>
      <w:tblPr>
        <w:tblBorders/>
      </w:tblPr>
      <w:tcPr>
        <w:shd w:val="clear" w:color="ffffff" w:themeColor="accent3" w:themeTint="FE" w:fill="a5a5a5" w:themeFill="accent3" w:themeFillTint="FE"/>
        <w:tcBorders/>
      </w:tcPr>
    </w:tblStylePr>
    <w:tblStylePr w:type="firstRow">
      <w:rPr>
        <w:rFonts w:ascii="Arial" w:hAnsi="Arial"/>
        <w:color w:val="f2f2f2"/>
        <w:sz w:val="22"/>
      </w:rPr>
      <w:pPr>
        <w:pBdr/>
        <w:spacing/>
        <w:ind/>
      </w:pPr>
      <w:tblPr>
        <w:tblBorders/>
      </w:tblPr>
      <w:tcPr>
        <w:shd w:val="clear" w:color="ffffff" w:themeColor="accent3" w:themeTint="FE" w:fill="a5a5a5" w:themeFill="accent3" w:themeFillTint="FE"/>
        <w:tcBorders/>
      </w:tcPr>
    </w:tblStylePr>
    <w:tblStylePr w:type="lastCol">
      <w:rPr>
        <w:rFonts w:ascii="Arial" w:hAnsi="Arial"/>
        <w:color w:val="f2f2f2"/>
        <w:sz w:val="22"/>
      </w:rPr>
      <w:pPr>
        <w:pBdr/>
        <w:spacing/>
        <w:ind/>
      </w:pPr>
      <w:tblPr>
        <w:tblBorders/>
      </w:tblPr>
      <w:tcPr>
        <w:shd w:val="clear" w:color="ffffff" w:themeColor="accent3" w:themeTint="FE" w:fill="a5a5a5" w:themeFill="accent3" w:themeFillTint="FE"/>
        <w:tcBorders/>
      </w:tcPr>
    </w:tblStylePr>
    <w:tblStylePr w:type="lastRow">
      <w:rPr>
        <w:rFonts w:ascii="Arial" w:hAnsi="Arial"/>
        <w:color w:val="f2f2f2"/>
        <w:sz w:val="22"/>
      </w:rPr>
      <w:pPr>
        <w:pBdr/>
        <w:spacing/>
        <w:ind/>
      </w:pPr>
      <w:tblPr>
        <w:tblBorders/>
      </w:tblPr>
      <w:tcPr>
        <w:shd w:val="clear" w:color="ffffff" w:themeColor="accent3" w:themeTint="FE" w:fill="a5a5a5" w:themeFill="accent3" w:themeFillTint="FE"/>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10">
    <w:name w:val="Lined - Accent 4"/>
    <w:basedOn w:val="887"/>
    <w:uiPriority w:val="99"/>
    <w:pPr>
      <w:pBdr/>
      <w:spacing w:after="0" w:line="240" w:lineRule="auto"/>
      <w:ind/>
    </w:pPr>
    <w:rPr>
      <w:color w:val="404040"/>
    </w:rPr>
    <w:tblPr>
      <w:tblStyleRowBandSize w:val="1"/>
      <w:tblStyleColBandSize w:val="1"/>
      <w:tblInd w:w="0" w:type="dxa"/>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accent4" w:themeTint="34" w:fill="fff2cb" w:themeFill="accent4" w:themeFillTint="34"/>
        <w:tcBorders/>
      </w:tcPr>
    </w:tblStylePr>
    <w:tblStylePr w:type="band2Vert">
      <w:rPr>
        <w:rFonts w:ascii="Arial" w:hAnsi="Arial"/>
        <w:color w:val="404040"/>
        <w:sz w:val="22"/>
      </w:rPr>
      <w:pPr>
        <w:pBdr/>
        <w:spacing/>
        <w:ind/>
      </w:pPr>
      <w:tblPr>
        <w:tblBorders/>
      </w:tblPr>
      <w:tcPr>
        <w:shd w:val="clear" w:color="ffffff" w:themeColor="accent4" w:themeTint="34" w:fill="fff2cb" w:themeFill="accent4" w:themeFillTint="34"/>
        <w:tcBorders/>
      </w:tcPr>
    </w:tblStylePr>
    <w:tblStylePr w:type="firstCol">
      <w:rPr>
        <w:rFonts w:ascii="Arial" w:hAnsi="Arial"/>
        <w:color w:val="f2f2f2"/>
        <w:sz w:val="22"/>
      </w:rPr>
      <w:pPr>
        <w:pBdr/>
        <w:spacing/>
        <w:ind/>
      </w:pPr>
      <w:tblPr>
        <w:tblBorders/>
      </w:tblPr>
      <w:tcPr>
        <w:shd w:val="clear" w:color="ffffff" w:themeColor="accent4" w:themeTint="9A" w:fill="ffd965" w:themeFill="accent4" w:themeFillTint="9A"/>
        <w:tcBorders/>
      </w:tcPr>
    </w:tblStylePr>
    <w:tblStylePr w:type="firstRow">
      <w:rPr>
        <w:rFonts w:ascii="Arial" w:hAnsi="Arial"/>
        <w:color w:val="f2f2f2"/>
        <w:sz w:val="22"/>
      </w:rPr>
      <w:pPr>
        <w:pBdr/>
        <w:spacing/>
        <w:ind/>
      </w:pPr>
      <w:tblPr>
        <w:tblBorders/>
      </w:tblPr>
      <w:tcPr>
        <w:shd w:val="clear" w:color="ffffff" w:themeColor="accent4" w:themeTint="9A" w:fill="ffd965" w:themeFill="accent4" w:themeFillTint="9A"/>
        <w:tcBorders/>
      </w:tcPr>
    </w:tblStylePr>
    <w:tblStylePr w:type="lastCol">
      <w:rPr>
        <w:rFonts w:ascii="Arial" w:hAnsi="Arial"/>
        <w:color w:val="f2f2f2"/>
        <w:sz w:val="22"/>
      </w:rPr>
      <w:pPr>
        <w:pBdr/>
        <w:spacing/>
        <w:ind/>
      </w:pPr>
      <w:tblPr>
        <w:tblBorders/>
      </w:tblPr>
      <w:tcPr>
        <w:shd w:val="clear" w:color="ffffff" w:themeColor="accent4" w:themeTint="9A" w:fill="ffd965" w:themeFill="accent4" w:themeFillTint="9A"/>
        <w:tcBorders/>
      </w:tcPr>
    </w:tblStylePr>
    <w:tblStylePr w:type="lastRow">
      <w:rPr>
        <w:rFonts w:ascii="Arial" w:hAnsi="Arial"/>
        <w:color w:val="f2f2f2"/>
        <w:sz w:val="22"/>
      </w:rPr>
      <w:pPr>
        <w:pBdr/>
        <w:spacing/>
        <w:ind/>
      </w:pPr>
      <w:tblPr>
        <w:tblBorders/>
      </w:tblPr>
      <w:tcPr>
        <w:shd w:val="clear" w:color="ffffff" w:themeColor="accent4" w:themeTint="9A" w:fill="ffd965" w:themeFill="accent4" w:themeFillTint="9A"/>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11">
    <w:name w:val="Lined - Accent 5"/>
    <w:basedOn w:val="887"/>
    <w:uiPriority w:val="99"/>
    <w:pPr>
      <w:pBdr/>
      <w:spacing w:after="0" w:line="240" w:lineRule="auto"/>
      <w:ind/>
    </w:pPr>
    <w:rPr>
      <w:color w:val="404040"/>
    </w:rPr>
    <w:tblPr>
      <w:tblStyleRowBandSize w:val="1"/>
      <w:tblStyleColBandSize w:val="1"/>
      <w:tblInd w:w="0" w:type="dxa"/>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accent5" w:themeTint="34" w:fill="d9e2f3" w:themeFill="accent5" w:themeFillTint="34"/>
        <w:tcBorders/>
      </w:tcPr>
    </w:tblStylePr>
    <w:tblStylePr w:type="band2Vert">
      <w:rPr>
        <w:rFonts w:ascii="Arial" w:hAnsi="Arial"/>
        <w:color w:val="404040"/>
        <w:sz w:val="22"/>
      </w:rPr>
      <w:pPr>
        <w:pBdr/>
        <w:spacing/>
        <w:ind/>
      </w:pPr>
      <w:tblPr>
        <w:tblBorders/>
      </w:tblPr>
      <w:tcPr>
        <w:shd w:val="clear" w:color="ffffff" w:themeColor="accent5" w:themeTint="34" w:fill="d9e2f3" w:themeFill="accent5" w:themeFillTint="34"/>
        <w:tcBorders/>
      </w:tcPr>
    </w:tblStylePr>
    <w:tblStylePr w:type="firstCol">
      <w:rPr>
        <w:rFonts w:ascii="Arial" w:hAnsi="Arial"/>
        <w:color w:val="f2f2f2"/>
        <w:sz w:val="22"/>
      </w:rPr>
      <w:pPr>
        <w:pBdr/>
        <w:spacing/>
        <w:ind/>
      </w:pPr>
      <w:tblPr>
        <w:tblBorders/>
      </w:tblPr>
      <w:tcPr>
        <w:shd w:val="clear" w:color="ffffff" w:themeColor="accent5" w:fill="4472c4" w:themeFill="accent5"/>
        <w:tcBorders/>
      </w:tcPr>
    </w:tblStylePr>
    <w:tblStylePr w:type="firstRow">
      <w:rPr>
        <w:rFonts w:ascii="Arial" w:hAnsi="Arial"/>
        <w:color w:val="f2f2f2"/>
        <w:sz w:val="22"/>
      </w:rPr>
      <w:pPr>
        <w:pBdr/>
        <w:spacing/>
        <w:ind/>
      </w:pPr>
      <w:tblPr>
        <w:tblBorders/>
      </w:tblPr>
      <w:tcPr>
        <w:shd w:val="clear" w:color="ffffff" w:themeColor="accent5" w:fill="4472c4" w:themeFill="accent5"/>
        <w:tcBorders/>
      </w:tcPr>
    </w:tblStylePr>
    <w:tblStylePr w:type="lastCol">
      <w:rPr>
        <w:rFonts w:ascii="Arial" w:hAnsi="Arial"/>
        <w:color w:val="f2f2f2"/>
        <w:sz w:val="22"/>
      </w:rPr>
      <w:pPr>
        <w:pBdr/>
        <w:spacing/>
        <w:ind/>
      </w:pPr>
      <w:tblPr>
        <w:tblBorders/>
      </w:tblPr>
      <w:tcPr>
        <w:shd w:val="clear" w:color="ffffff" w:themeColor="accent5" w:fill="4472c4" w:themeFill="accent5"/>
        <w:tcBorders/>
      </w:tcPr>
    </w:tblStylePr>
    <w:tblStylePr w:type="lastRow">
      <w:rPr>
        <w:rFonts w:ascii="Arial" w:hAnsi="Arial"/>
        <w:color w:val="f2f2f2"/>
        <w:sz w:val="22"/>
      </w:rPr>
      <w:pPr>
        <w:pBdr/>
        <w:spacing/>
        <w:ind/>
      </w:pPr>
      <w:tblPr>
        <w:tblBorders/>
      </w:tblPr>
      <w:tcPr>
        <w:shd w:val="clear" w:color="ffffff" w:themeColor="accent5" w:fill="4472c4" w:themeFill="accent5"/>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12">
    <w:name w:val="Lined - Accent 6"/>
    <w:basedOn w:val="887"/>
    <w:uiPriority w:val="99"/>
    <w:pPr>
      <w:pBdr/>
      <w:spacing w:after="0" w:line="240" w:lineRule="auto"/>
      <w:ind/>
    </w:pPr>
    <w:rPr>
      <w:color w:val="404040"/>
    </w:rPr>
    <w:tblPr>
      <w:tblStyleRowBandSize w:val="1"/>
      <w:tblStyleColBandSize w:val="1"/>
      <w:tblInd w:w="0" w:type="dxa"/>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accent6" w:themeTint="34" w:fill="e2efd9" w:themeFill="accent6" w:themeFillTint="34"/>
        <w:tcBorders/>
      </w:tcPr>
    </w:tblStylePr>
    <w:tblStylePr w:type="band2Vert">
      <w:rPr>
        <w:rFonts w:ascii="Arial" w:hAnsi="Arial"/>
        <w:color w:val="404040"/>
        <w:sz w:val="22"/>
      </w:rPr>
      <w:pPr>
        <w:pBdr/>
        <w:spacing/>
        <w:ind/>
      </w:pPr>
      <w:tblPr>
        <w:tblBorders/>
      </w:tblPr>
      <w:tcPr>
        <w:shd w:val="clear" w:color="ffffff" w:themeColor="accent6" w:themeTint="34" w:fill="e2efd9" w:themeFill="accent6" w:themeFillTint="34"/>
        <w:tcBorders/>
      </w:tcPr>
    </w:tblStylePr>
    <w:tblStylePr w:type="firstCol">
      <w:rPr>
        <w:rFonts w:ascii="Arial" w:hAnsi="Arial"/>
        <w:color w:val="f2f2f2"/>
        <w:sz w:val="22"/>
      </w:rPr>
      <w:pPr>
        <w:pBdr/>
        <w:spacing/>
        <w:ind/>
      </w:pPr>
      <w:tblPr>
        <w:tblBorders/>
      </w:tblPr>
      <w:tcPr>
        <w:shd w:val="clear" w:color="ffffff" w:themeColor="accent6" w:fill="70ad47" w:themeFill="accent6"/>
        <w:tcBorders/>
      </w:tcPr>
    </w:tblStylePr>
    <w:tblStylePr w:type="firstRow">
      <w:rPr>
        <w:rFonts w:ascii="Arial" w:hAnsi="Arial"/>
        <w:color w:val="f2f2f2"/>
        <w:sz w:val="22"/>
      </w:rPr>
      <w:pPr>
        <w:pBdr/>
        <w:spacing/>
        <w:ind/>
      </w:pPr>
      <w:tblPr>
        <w:tblBorders/>
      </w:tblPr>
      <w:tcPr>
        <w:shd w:val="clear" w:color="ffffff" w:themeColor="accent6" w:fill="70ad47" w:themeFill="accent6"/>
        <w:tcBorders/>
      </w:tcPr>
    </w:tblStylePr>
    <w:tblStylePr w:type="lastCol">
      <w:rPr>
        <w:rFonts w:ascii="Arial" w:hAnsi="Arial"/>
        <w:color w:val="f2f2f2"/>
        <w:sz w:val="22"/>
      </w:rPr>
      <w:pPr>
        <w:pBdr/>
        <w:spacing/>
        <w:ind/>
      </w:pPr>
      <w:tblPr>
        <w:tblBorders/>
      </w:tblPr>
      <w:tcPr>
        <w:shd w:val="clear" w:color="ffffff" w:themeColor="accent6" w:fill="70ad47" w:themeFill="accent6"/>
        <w:tcBorders/>
      </w:tcPr>
    </w:tblStylePr>
    <w:tblStylePr w:type="lastRow">
      <w:rPr>
        <w:rFonts w:ascii="Arial" w:hAnsi="Arial"/>
        <w:color w:val="f2f2f2"/>
        <w:sz w:val="22"/>
      </w:rPr>
      <w:pPr>
        <w:pBdr/>
        <w:spacing/>
        <w:ind/>
      </w:pPr>
      <w:tblPr>
        <w:tblBorders/>
      </w:tblPr>
      <w:tcPr>
        <w:shd w:val="clear" w:color="ffffff" w:themeColor="accent6" w:fill="70ad47" w:themeFill="accent6"/>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13">
    <w:name w:val="Bordered &amp; Lined - Accent"/>
    <w:basedOn w:val="887"/>
    <w:uiPriority w:val="99"/>
    <w:pPr>
      <w:pBdr/>
      <w:spacing w:after="0" w:line="240" w:lineRule="auto"/>
      <w:ind/>
    </w:pPr>
    <w:rPr>
      <w:color w:val="404040"/>
    </w:rPr>
    <w:tblPr>
      <w:tblStyleRowBandSize w:val="1"/>
      <w:tblStyleColBandSize w:val="1"/>
      <w:tblInd w:w="0" w:type="dxa"/>
      <w:tblBorders>
        <w:top w:val="single" w:color="000000" w:themeColor="text1" w:themeTint="A6" w:sz="4" w:space="0"/>
        <w:left w:val="single" w:color="000000" w:themeColor="text1" w:themeTint="A6" w:sz="4" w:space="0"/>
        <w:bottom w:val="single" w:color="000000" w:themeColor="text1" w:themeTint="A6" w:sz="4" w:space="0"/>
        <w:right w:val="single" w:color="000000" w:themeColor="text1" w:themeTint="A6" w:sz="4" w:space="0"/>
        <w:insideH w:val="single" w:color="000000" w:themeColor="text1" w:themeTint="A6" w:sz="4" w:space="0"/>
        <w:insideV w:val="single" w:color="000000" w:themeColor="text1" w:themeTint="A6" w:sz="4" w:space="0"/>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text1" w:themeTint="0D" w:fill="f2f2f2" w:themeFill="text1" w:themeFillTint="0D"/>
        <w:tcBorders/>
      </w:tcPr>
    </w:tblStylePr>
    <w:tblStylePr w:type="band2Vert">
      <w:rPr>
        <w:rFonts w:ascii="Arial" w:hAnsi="Arial"/>
        <w:color w:val="404040"/>
        <w:sz w:val="22"/>
      </w:rPr>
      <w:pPr>
        <w:pBdr/>
        <w:spacing/>
        <w:ind/>
      </w:pPr>
      <w:tblPr>
        <w:tblBorders/>
      </w:tblPr>
      <w:tcPr>
        <w:shd w:val="clear" w:color="ffffff" w:themeColor="text1" w:themeTint="0D" w:fill="f2f2f2" w:themeFill="text1" w:themeFillTint="0D"/>
        <w:tcBorders/>
      </w:tcPr>
    </w:tblStylePr>
    <w:tblStylePr w:type="firstCol">
      <w:rPr>
        <w:rFonts w:ascii="Arial" w:hAnsi="Arial"/>
        <w:color w:val="f2f2f2"/>
        <w:sz w:val="22"/>
      </w:rPr>
      <w:pPr>
        <w:pBdr/>
        <w:spacing/>
        <w:ind/>
      </w:pPr>
      <w:tblPr>
        <w:tblBorders/>
      </w:tblPr>
      <w:tcPr>
        <w:shd w:val="clear" w:color="ffffff" w:themeColor="text1" w:themeTint="80" w:fill="7f7f7f" w:themeFill="text1" w:themeFillTint="80"/>
        <w:tcBorders/>
      </w:tcPr>
    </w:tblStylePr>
    <w:tblStylePr w:type="firstRow">
      <w:rPr>
        <w:rFonts w:ascii="Arial" w:hAnsi="Arial"/>
        <w:color w:val="f2f2f2"/>
        <w:sz w:val="22"/>
      </w:rPr>
      <w:pPr>
        <w:pBdr/>
        <w:spacing/>
        <w:ind/>
      </w:pPr>
      <w:tblPr>
        <w:tblBorders/>
      </w:tblPr>
      <w:tcPr>
        <w:shd w:val="clear" w:color="ffffff" w:themeColor="text1" w:themeTint="80" w:fill="7f7f7f" w:themeFill="text1" w:themeFillTint="80"/>
        <w:tcBorders/>
      </w:tcPr>
    </w:tblStylePr>
    <w:tblStylePr w:type="lastCol">
      <w:rPr>
        <w:rFonts w:ascii="Arial" w:hAnsi="Arial"/>
        <w:color w:val="f2f2f2"/>
        <w:sz w:val="22"/>
      </w:rPr>
      <w:pPr>
        <w:pBdr/>
        <w:spacing/>
        <w:ind/>
      </w:pPr>
      <w:tblPr>
        <w:tblBorders/>
      </w:tblPr>
      <w:tcPr>
        <w:shd w:val="clear" w:color="ffffff" w:themeColor="text1" w:themeTint="80" w:fill="7f7f7f" w:themeFill="text1" w:themeFillTint="80"/>
        <w:tcBorders/>
      </w:tcPr>
    </w:tblStylePr>
    <w:tblStylePr w:type="lastRow">
      <w:rPr>
        <w:rFonts w:ascii="Arial" w:hAnsi="Arial"/>
        <w:color w:val="f2f2f2"/>
        <w:sz w:val="22"/>
      </w:rPr>
      <w:pPr>
        <w:pBdr/>
        <w:spacing/>
        <w:ind/>
      </w:pPr>
      <w:tblPr>
        <w:tblBorders/>
      </w:tblPr>
      <w:tcPr>
        <w:shd w:val="clear" w:color="ffffff" w:themeColor="text1" w:themeTint="80" w:fill="7f7f7f" w:themeFill="text1" w:themeFillTint="8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14">
    <w:name w:val="Bordered &amp; Lined - Accent 1"/>
    <w:basedOn w:val="887"/>
    <w:uiPriority w:val="99"/>
    <w:pPr>
      <w:pBdr/>
      <w:spacing w:after="0" w:line="240" w:lineRule="auto"/>
      <w:ind/>
    </w:pPr>
    <w:rPr>
      <w:color w:val="404040"/>
    </w:rPr>
    <w:tblPr>
      <w:tblStyleRowBandSize w:val="1"/>
      <w:tblStyleColBandSize w:val="1"/>
      <w:tblInd w:w="0" w:type="dxa"/>
      <w:tblBorders>
        <w:top w:val="single" w:color="000000" w:themeColor="accent1" w:themeShade="95" w:sz="4" w:space="0"/>
        <w:left w:val="single" w:color="000000" w:themeColor="accent1" w:themeShade="95" w:sz="4" w:space="0"/>
        <w:bottom w:val="single" w:color="000000" w:themeColor="accent1" w:themeShade="95" w:sz="4" w:space="0"/>
        <w:right w:val="single" w:color="000000" w:themeColor="accent1" w:themeShade="95" w:sz="4" w:space="0"/>
        <w:insideH w:val="single" w:color="000000" w:themeColor="accent1" w:themeShade="95" w:sz="4" w:space="0"/>
        <w:insideV w:val="single" w:color="000000" w:themeColor="accent1" w:themeShade="95" w:sz="4" w:space="0"/>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accent1" w:themeTint="50" w:fill="cce0f2" w:themeFill="accent1" w:themeFillTint="50"/>
        <w:tcBorders/>
      </w:tcPr>
    </w:tblStylePr>
    <w:tblStylePr w:type="band2Vert">
      <w:rPr>
        <w:rFonts w:ascii="Arial" w:hAnsi="Arial"/>
        <w:color w:val="404040"/>
        <w:sz w:val="22"/>
      </w:rPr>
      <w:pPr>
        <w:pBdr/>
        <w:spacing/>
        <w:ind/>
      </w:pPr>
      <w:tblPr>
        <w:tblBorders/>
      </w:tblPr>
      <w:tcPr>
        <w:shd w:val="clear" w:color="ffffff" w:themeColor="accent1" w:themeTint="50" w:fill="cce0f2" w:themeFill="accent1" w:themeFillTint="50"/>
        <w:tcBorders/>
      </w:tcPr>
    </w:tblStylePr>
    <w:tblStylePr w:type="firstCol">
      <w:rPr>
        <w:rFonts w:ascii="Arial" w:hAnsi="Arial"/>
        <w:color w:val="f2f2f2"/>
        <w:sz w:val="22"/>
      </w:rPr>
      <w:pPr>
        <w:pBdr/>
        <w:spacing/>
        <w:ind/>
      </w:pPr>
      <w:tblPr>
        <w:tblBorders/>
      </w:tblPr>
      <w:tcPr>
        <w:shd w:val="clear" w:color="ffffff" w:themeColor="accent1" w:themeTint="EA" w:fill="69a3d8" w:themeFill="accent1" w:themeFillTint="EA"/>
        <w:tcBorders/>
      </w:tcPr>
    </w:tblStylePr>
    <w:tblStylePr w:type="firstRow">
      <w:rPr>
        <w:rFonts w:ascii="Arial" w:hAnsi="Arial"/>
        <w:color w:val="f2f2f2"/>
        <w:sz w:val="22"/>
      </w:rPr>
      <w:pPr>
        <w:pBdr/>
        <w:spacing/>
        <w:ind/>
      </w:pPr>
      <w:tblPr>
        <w:tblBorders/>
      </w:tblPr>
      <w:tcPr>
        <w:shd w:val="clear" w:color="ffffff" w:themeColor="accent1" w:themeTint="EA" w:fill="69a3d8" w:themeFill="accent1" w:themeFillTint="EA"/>
        <w:tcBorders/>
      </w:tcPr>
    </w:tblStylePr>
    <w:tblStylePr w:type="lastCol">
      <w:rPr>
        <w:rFonts w:ascii="Arial" w:hAnsi="Arial"/>
        <w:color w:val="f2f2f2"/>
        <w:sz w:val="22"/>
      </w:rPr>
      <w:pPr>
        <w:pBdr/>
        <w:spacing/>
        <w:ind/>
      </w:pPr>
      <w:tblPr>
        <w:tblBorders/>
      </w:tblPr>
      <w:tcPr>
        <w:shd w:val="clear" w:color="ffffff" w:themeColor="accent1" w:themeTint="EA" w:fill="69a3d8" w:themeFill="accent1" w:themeFillTint="EA"/>
        <w:tcBorders/>
      </w:tcPr>
    </w:tblStylePr>
    <w:tblStylePr w:type="lastRow">
      <w:rPr>
        <w:rFonts w:ascii="Arial" w:hAnsi="Arial"/>
        <w:color w:val="f2f2f2"/>
        <w:sz w:val="22"/>
      </w:rPr>
      <w:pPr>
        <w:pBdr/>
        <w:spacing/>
        <w:ind/>
      </w:pPr>
      <w:tblPr>
        <w:tblBorders/>
      </w:tblPr>
      <w:tcPr>
        <w:shd w:val="clear" w:color="ffffff" w:themeColor="accent1" w:themeTint="EA" w:fill="69a3d8" w:themeFill="accent1" w:themeFillTint="EA"/>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15">
    <w:name w:val="Bordered &amp; Lined - Accent 2"/>
    <w:basedOn w:val="887"/>
    <w:uiPriority w:val="99"/>
    <w:pPr>
      <w:pBdr/>
      <w:spacing w:after="0" w:line="240" w:lineRule="auto"/>
      <w:ind/>
    </w:pPr>
    <w:rPr>
      <w:color w:val="404040"/>
    </w:rPr>
    <w:tblPr>
      <w:tblStyleRowBandSize w:val="1"/>
      <w:tblStyleColBandSize w:val="1"/>
      <w:tblInd w:w="0" w:type="dxa"/>
      <w:tblBorders>
        <w:top w:val="single" w:color="000000" w:themeColor="accent2" w:themeShade="95" w:sz="4" w:space="0"/>
        <w:left w:val="single" w:color="000000" w:themeColor="accent2" w:themeShade="95" w:sz="4" w:space="0"/>
        <w:bottom w:val="single" w:color="000000" w:themeColor="accent2" w:themeShade="95" w:sz="4" w:space="0"/>
        <w:right w:val="single" w:color="000000" w:themeColor="accent2" w:themeShade="95" w:sz="4" w:space="0"/>
        <w:insideH w:val="single" w:color="000000" w:themeColor="accent2" w:themeShade="95" w:sz="4" w:space="0"/>
        <w:insideV w:val="single" w:color="000000" w:themeColor="accent2" w:themeShade="95" w:sz="4" w:space="0"/>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accent2" w:themeTint="32" w:fill="fbe6d7" w:themeFill="accent2" w:themeFillTint="32"/>
        <w:tcBorders/>
      </w:tcPr>
    </w:tblStylePr>
    <w:tblStylePr w:type="band2Vert">
      <w:rPr>
        <w:rFonts w:ascii="Arial" w:hAnsi="Arial"/>
        <w:color w:val="404040"/>
        <w:sz w:val="22"/>
      </w:rPr>
      <w:pPr>
        <w:pBdr/>
        <w:spacing/>
        <w:ind/>
      </w:pPr>
      <w:tblPr>
        <w:tblBorders/>
      </w:tblPr>
      <w:tcPr>
        <w:shd w:val="clear" w:color="ffffff" w:themeColor="accent2" w:themeTint="32" w:fill="fbe6d7" w:themeFill="accent2" w:themeFillTint="32"/>
        <w:tcBorders/>
      </w:tcPr>
    </w:tblStylePr>
    <w:tblStylePr w:type="firstCol">
      <w:rPr>
        <w:rFonts w:ascii="Arial" w:hAnsi="Arial"/>
        <w:color w:val="f2f2f2"/>
        <w:sz w:val="22"/>
      </w:rPr>
      <w:pPr>
        <w:pBdr/>
        <w:spacing/>
        <w:ind/>
      </w:pPr>
      <w:tblPr>
        <w:tblBorders/>
      </w:tblPr>
      <w:tcPr>
        <w:shd w:val="clear" w:color="ffffff" w:themeColor="accent2" w:themeTint="97" w:fill="f4b285" w:themeFill="accent2" w:themeFillTint="97"/>
        <w:tcBorders/>
      </w:tcPr>
    </w:tblStylePr>
    <w:tblStylePr w:type="firstRow">
      <w:rPr>
        <w:rFonts w:ascii="Arial" w:hAnsi="Arial"/>
        <w:color w:val="f2f2f2"/>
        <w:sz w:val="22"/>
      </w:rPr>
      <w:pPr>
        <w:pBdr/>
        <w:spacing/>
        <w:ind/>
      </w:pPr>
      <w:tblPr>
        <w:tblBorders/>
      </w:tblPr>
      <w:tcPr>
        <w:shd w:val="clear" w:color="ffffff" w:themeColor="accent2" w:themeTint="97" w:fill="f4b285" w:themeFill="accent2" w:themeFillTint="97"/>
        <w:tcBorders/>
      </w:tcPr>
    </w:tblStylePr>
    <w:tblStylePr w:type="lastCol">
      <w:rPr>
        <w:rFonts w:ascii="Arial" w:hAnsi="Arial"/>
        <w:color w:val="f2f2f2"/>
        <w:sz w:val="22"/>
      </w:rPr>
      <w:pPr>
        <w:pBdr/>
        <w:spacing/>
        <w:ind/>
      </w:pPr>
      <w:tblPr>
        <w:tblBorders/>
      </w:tblPr>
      <w:tcPr>
        <w:shd w:val="clear" w:color="ffffff" w:themeColor="accent2" w:themeTint="97" w:fill="f4b285" w:themeFill="accent2" w:themeFillTint="97"/>
        <w:tcBorders/>
      </w:tcPr>
    </w:tblStylePr>
    <w:tblStylePr w:type="lastRow">
      <w:rPr>
        <w:rFonts w:ascii="Arial" w:hAnsi="Arial"/>
        <w:color w:val="f2f2f2"/>
        <w:sz w:val="22"/>
      </w:rPr>
      <w:pPr>
        <w:pBdr/>
        <w:spacing/>
        <w:ind/>
      </w:pPr>
      <w:tblPr>
        <w:tblBorders/>
      </w:tblPr>
      <w:tcPr>
        <w:shd w:val="clear" w:color="ffffff" w:themeColor="accent2" w:themeTint="97" w:fill="f4b285" w:themeFill="accent2" w:themeFillTint="97"/>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16">
    <w:name w:val="Bordered &amp; Lined - Accent 3"/>
    <w:basedOn w:val="887"/>
    <w:uiPriority w:val="99"/>
    <w:pPr>
      <w:pBdr/>
      <w:spacing w:after="0" w:line="240" w:lineRule="auto"/>
      <w:ind/>
    </w:pPr>
    <w:rPr>
      <w:color w:val="404040"/>
    </w:rPr>
    <w:tblPr>
      <w:tblStyleRowBandSize w:val="1"/>
      <w:tblStyleColBandSize w:val="1"/>
      <w:tblInd w:w="0" w:type="dxa"/>
      <w:tblBorders>
        <w:top w:val="single" w:color="000000" w:themeColor="accent3" w:themeShade="95" w:sz="4" w:space="0"/>
        <w:left w:val="single" w:color="000000" w:themeColor="accent3" w:themeShade="95" w:sz="4" w:space="0"/>
        <w:bottom w:val="single" w:color="000000" w:themeColor="accent3" w:themeShade="95" w:sz="4" w:space="0"/>
        <w:right w:val="single" w:color="000000" w:themeColor="accent3" w:themeShade="95" w:sz="4" w:space="0"/>
        <w:insideH w:val="single" w:color="000000" w:themeColor="accent3" w:themeShade="95" w:sz="4" w:space="0"/>
        <w:insideV w:val="single" w:color="000000" w:themeColor="accent3" w:themeShade="95" w:sz="4" w:space="0"/>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accent3" w:themeTint="34" w:fill="ededed" w:themeFill="accent3" w:themeFillTint="34"/>
        <w:tcBorders/>
      </w:tcPr>
    </w:tblStylePr>
    <w:tblStylePr w:type="band2Vert">
      <w:rPr>
        <w:rFonts w:ascii="Arial" w:hAnsi="Arial"/>
        <w:color w:val="404040"/>
        <w:sz w:val="22"/>
      </w:rPr>
      <w:pPr>
        <w:pBdr/>
        <w:spacing/>
        <w:ind/>
      </w:pPr>
      <w:tblPr>
        <w:tblBorders/>
      </w:tblPr>
      <w:tcPr>
        <w:shd w:val="clear" w:color="ffffff" w:themeColor="accent3" w:themeTint="34" w:fill="ededed" w:themeFill="accent3" w:themeFillTint="34"/>
        <w:tcBorders/>
      </w:tcPr>
    </w:tblStylePr>
    <w:tblStylePr w:type="firstCol">
      <w:rPr>
        <w:rFonts w:ascii="Arial" w:hAnsi="Arial"/>
        <w:color w:val="f2f2f2"/>
        <w:sz w:val="22"/>
      </w:rPr>
      <w:pPr>
        <w:pBdr/>
        <w:spacing/>
        <w:ind/>
      </w:pPr>
      <w:tblPr>
        <w:tblBorders/>
      </w:tblPr>
      <w:tcPr>
        <w:shd w:val="clear" w:color="ffffff" w:themeColor="accent3" w:themeTint="FE" w:fill="a5a5a5" w:themeFill="accent3" w:themeFillTint="FE"/>
        <w:tcBorders/>
      </w:tcPr>
    </w:tblStylePr>
    <w:tblStylePr w:type="firstRow">
      <w:rPr>
        <w:rFonts w:ascii="Arial" w:hAnsi="Arial"/>
        <w:color w:val="f2f2f2"/>
        <w:sz w:val="22"/>
      </w:rPr>
      <w:pPr>
        <w:pBdr/>
        <w:spacing/>
        <w:ind/>
      </w:pPr>
      <w:tblPr>
        <w:tblBorders/>
      </w:tblPr>
      <w:tcPr>
        <w:shd w:val="clear" w:color="ffffff" w:themeColor="accent3" w:themeTint="FE" w:fill="a5a5a5" w:themeFill="accent3" w:themeFillTint="FE"/>
        <w:tcBorders/>
      </w:tcPr>
    </w:tblStylePr>
    <w:tblStylePr w:type="lastCol">
      <w:rPr>
        <w:rFonts w:ascii="Arial" w:hAnsi="Arial"/>
        <w:color w:val="f2f2f2"/>
        <w:sz w:val="22"/>
      </w:rPr>
      <w:pPr>
        <w:pBdr/>
        <w:spacing/>
        <w:ind/>
      </w:pPr>
      <w:tblPr>
        <w:tblBorders/>
      </w:tblPr>
      <w:tcPr>
        <w:shd w:val="clear" w:color="ffffff" w:themeColor="accent3" w:themeTint="FE" w:fill="a5a5a5" w:themeFill="accent3" w:themeFillTint="FE"/>
        <w:tcBorders/>
      </w:tcPr>
    </w:tblStylePr>
    <w:tblStylePr w:type="lastRow">
      <w:rPr>
        <w:rFonts w:ascii="Arial" w:hAnsi="Arial"/>
        <w:color w:val="f2f2f2"/>
        <w:sz w:val="22"/>
      </w:rPr>
      <w:pPr>
        <w:pBdr/>
        <w:spacing/>
        <w:ind/>
      </w:pPr>
      <w:tblPr>
        <w:tblBorders/>
      </w:tblPr>
      <w:tcPr>
        <w:shd w:val="clear" w:color="ffffff" w:themeColor="accent3" w:themeTint="FE" w:fill="a5a5a5" w:themeFill="accent3" w:themeFillTint="FE"/>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17">
    <w:name w:val="Bordered &amp; Lined - Accent 4"/>
    <w:basedOn w:val="887"/>
    <w:uiPriority w:val="99"/>
    <w:pPr>
      <w:pBdr/>
      <w:spacing w:after="0" w:line="240" w:lineRule="auto"/>
      <w:ind/>
    </w:pPr>
    <w:rPr>
      <w:color w:val="404040"/>
    </w:rPr>
    <w:tblPr>
      <w:tblStyleRowBandSize w:val="1"/>
      <w:tblStyleColBandSize w:val="1"/>
      <w:tblInd w:w="0" w:type="dxa"/>
      <w:tblBorders>
        <w:top w:val="single" w:color="000000" w:themeColor="accent4" w:themeShade="95" w:sz="4" w:space="0"/>
        <w:left w:val="single" w:color="000000" w:themeColor="accent4" w:themeShade="95" w:sz="4" w:space="0"/>
        <w:bottom w:val="single" w:color="000000" w:themeColor="accent4" w:themeShade="95" w:sz="4" w:space="0"/>
        <w:right w:val="single" w:color="000000" w:themeColor="accent4" w:themeShade="95" w:sz="4" w:space="0"/>
        <w:insideH w:val="single" w:color="000000" w:themeColor="accent4" w:themeShade="95" w:sz="4" w:space="0"/>
        <w:insideV w:val="single" w:color="000000" w:themeColor="accent4" w:themeShade="95" w:sz="4" w:space="0"/>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accent4" w:themeTint="34" w:fill="fff2cb" w:themeFill="accent4" w:themeFillTint="34"/>
        <w:tcBorders/>
      </w:tcPr>
    </w:tblStylePr>
    <w:tblStylePr w:type="band2Vert">
      <w:rPr>
        <w:rFonts w:ascii="Arial" w:hAnsi="Arial"/>
        <w:color w:val="404040"/>
        <w:sz w:val="22"/>
      </w:rPr>
      <w:pPr>
        <w:pBdr/>
        <w:spacing/>
        <w:ind/>
      </w:pPr>
      <w:tblPr>
        <w:tblBorders/>
      </w:tblPr>
      <w:tcPr>
        <w:shd w:val="clear" w:color="ffffff" w:themeColor="accent4" w:themeTint="34" w:fill="fff2cb" w:themeFill="accent4" w:themeFillTint="34"/>
        <w:tcBorders/>
      </w:tcPr>
    </w:tblStylePr>
    <w:tblStylePr w:type="firstCol">
      <w:rPr>
        <w:rFonts w:ascii="Arial" w:hAnsi="Arial"/>
        <w:color w:val="f2f2f2"/>
        <w:sz w:val="22"/>
      </w:rPr>
      <w:pPr>
        <w:pBdr/>
        <w:spacing/>
        <w:ind/>
      </w:pPr>
      <w:tblPr>
        <w:tblBorders/>
      </w:tblPr>
      <w:tcPr>
        <w:shd w:val="clear" w:color="ffffff" w:themeColor="accent4" w:themeTint="9A" w:fill="ffd965" w:themeFill="accent4" w:themeFillTint="9A"/>
        <w:tcBorders/>
      </w:tcPr>
    </w:tblStylePr>
    <w:tblStylePr w:type="firstRow">
      <w:rPr>
        <w:rFonts w:ascii="Arial" w:hAnsi="Arial"/>
        <w:color w:val="f2f2f2"/>
        <w:sz w:val="22"/>
      </w:rPr>
      <w:pPr>
        <w:pBdr/>
        <w:spacing/>
        <w:ind/>
      </w:pPr>
      <w:tblPr>
        <w:tblBorders/>
      </w:tblPr>
      <w:tcPr>
        <w:shd w:val="clear" w:color="ffffff" w:themeColor="accent4" w:themeTint="9A" w:fill="ffd965" w:themeFill="accent4" w:themeFillTint="9A"/>
        <w:tcBorders/>
      </w:tcPr>
    </w:tblStylePr>
    <w:tblStylePr w:type="lastCol">
      <w:rPr>
        <w:rFonts w:ascii="Arial" w:hAnsi="Arial"/>
        <w:color w:val="f2f2f2"/>
        <w:sz w:val="22"/>
      </w:rPr>
      <w:pPr>
        <w:pBdr/>
        <w:spacing/>
        <w:ind/>
      </w:pPr>
      <w:tblPr>
        <w:tblBorders/>
      </w:tblPr>
      <w:tcPr>
        <w:shd w:val="clear" w:color="ffffff" w:themeColor="accent4" w:themeTint="9A" w:fill="ffd965" w:themeFill="accent4" w:themeFillTint="9A"/>
        <w:tcBorders/>
      </w:tcPr>
    </w:tblStylePr>
    <w:tblStylePr w:type="lastRow">
      <w:rPr>
        <w:rFonts w:ascii="Arial" w:hAnsi="Arial"/>
        <w:color w:val="f2f2f2"/>
        <w:sz w:val="22"/>
      </w:rPr>
      <w:pPr>
        <w:pBdr/>
        <w:spacing/>
        <w:ind/>
      </w:pPr>
      <w:tblPr>
        <w:tblBorders/>
      </w:tblPr>
      <w:tcPr>
        <w:shd w:val="clear" w:color="ffffff" w:themeColor="accent4" w:themeTint="9A" w:fill="ffd965" w:themeFill="accent4" w:themeFillTint="9A"/>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18">
    <w:name w:val="Bordered &amp; Lined - Accent 5"/>
    <w:basedOn w:val="887"/>
    <w:uiPriority w:val="99"/>
    <w:pPr>
      <w:pBdr/>
      <w:spacing w:after="0" w:line="240" w:lineRule="auto"/>
      <w:ind/>
    </w:pPr>
    <w:rPr>
      <w:color w:val="404040"/>
    </w:rPr>
    <w:tblPr>
      <w:tblStyleRowBandSize w:val="1"/>
      <w:tblStyleColBandSize w:val="1"/>
      <w:tblInd w:w="0" w:type="dxa"/>
      <w:tblBorders>
        <w:top w:val="single" w:color="000000" w:themeColor="accent5" w:themeShade="95" w:sz="4" w:space="0"/>
        <w:left w:val="single" w:color="000000" w:themeColor="accent5" w:themeShade="95" w:sz="4" w:space="0"/>
        <w:bottom w:val="single" w:color="000000" w:themeColor="accent5" w:themeShade="95" w:sz="4" w:space="0"/>
        <w:right w:val="single" w:color="000000" w:themeColor="accent5" w:themeShade="95" w:sz="4" w:space="0"/>
        <w:insideH w:val="single" w:color="000000" w:themeColor="accent5" w:themeShade="95" w:sz="4" w:space="0"/>
        <w:insideV w:val="single" w:color="000000" w:themeColor="accent5" w:themeShade="95" w:sz="4" w:space="0"/>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accent5" w:themeTint="34" w:fill="d9e2f3" w:themeFill="accent5" w:themeFillTint="34"/>
        <w:tcBorders/>
      </w:tcPr>
    </w:tblStylePr>
    <w:tblStylePr w:type="band2Vert">
      <w:rPr>
        <w:rFonts w:ascii="Arial" w:hAnsi="Arial"/>
        <w:color w:val="404040"/>
        <w:sz w:val="22"/>
      </w:rPr>
      <w:pPr>
        <w:pBdr/>
        <w:spacing/>
        <w:ind/>
      </w:pPr>
      <w:tblPr>
        <w:tblBorders/>
      </w:tblPr>
      <w:tcPr>
        <w:shd w:val="clear" w:color="ffffff" w:themeColor="accent5" w:themeTint="34" w:fill="d9e2f3" w:themeFill="accent5" w:themeFillTint="34"/>
        <w:tcBorders/>
      </w:tcPr>
    </w:tblStylePr>
    <w:tblStylePr w:type="firstCol">
      <w:rPr>
        <w:rFonts w:ascii="Arial" w:hAnsi="Arial"/>
        <w:color w:val="f2f2f2"/>
        <w:sz w:val="22"/>
      </w:rPr>
      <w:pPr>
        <w:pBdr/>
        <w:spacing/>
        <w:ind/>
      </w:pPr>
      <w:tblPr>
        <w:tblBorders/>
      </w:tblPr>
      <w:tcPr>
        <w:shd w:val="clear" w:color="ffffff" w:themeColor="accent5" w:fill="4472c4" w:themeFill="accent5"/>
        <w:tcBorders/>
      </w:tcPr>
    </w:tblStylePr>
    <w:tblStylePr w:type="firstRow">
      <w:rPr>
        <w:rFonts w:ascii="Arial" w:hAnsi="Arial"/>
        <w:color w:val="f2f2f2"/>
        <w:sz w:val="22"/>
      </w:rPr>
      <w:pPr>
        <w:pBdr/>
        <w:spacing/>
        <w:ind/>
      </w:pPr>
      <w:tblPr>
        <w:tblBorders/>
      </w:tblPr>
      <w:tcPr>
        <w:shd w:val="clear" w:color="ffffff" w:themeColor="accent5" w:fill="4472c4" w:themeFill="accent5"/>
        <w:tcBorders/>
      </w:tcPr>
    </w:tblStylePr>
    <w:tblStylePr w:type="lastCol">
      <w:rPr>
        <w:rFonts w:ascii="Arial" w:hAnsi="Arial"/>
        <w:color w:val="f2f2f2"/>
        <w:sz w:val="22"/>
      </w:rPr>
      <w:pPr>
        <w:pBdr/>
        <w:spacing/>
        <w:ind/>
      </w:pPr>
      <w:tblPr>
        <w:tblBorders/>
      </w:tblPr>
      <w:tcPr>
        <w:shd w:val="clear" w:color="ffffff" w:themeColor="accent5" w:fill="4472c4" w:themeFill="accent5"/>
        <w:tcBorders/>
      </w:tcPr>
    </w:tblStylePr>
    <w:tblStylePr w:type="lastRow">
      <w:rPr>
        <w:rFonts w:ascii="Arial" w:hAnsi="Arial"/>
        <w:color w:val="f2f2f2"/>
        <w:sz w:val="22"/>
      </w:rPr>
      <w:pPr>
        <w:pBdr/>
        <w:spacing/>
        <w:ind/>
      </w:pPr>
      <w:tblPr>
        <w:tblBorders/>
      </w:tblPr>
      <w:tcPr>
        <w:shd w:val="clear" w:color="ffffff" w:themeColor="accent5" w:fill="4472c4" w:themeFill="accent5"/>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19">
    <w:name w:val="Bordered &amp; Lined - Accent 6"/>
    <w:basedOn w:val="887"/>
    <w:uiPriority w:val="99"/>
    <w:pPr>
      <w:pBdr/>
      <w:spacing w:after="0" w:line="240" w:lineRule="auto"/>
      <w:ind/>
    </w:pPr>
    <w:rPr>
      <w:color w:val="404040"/>
    </w:rPr>
    <w:tblPr>
      <w:tblStyleRowBandSize w:val="1"/>
      <w:tblStyleColBandSize w:val="1"/>
      <w:tblInd w:w="0" w:type="dxa"/>
      <w:tblBorders>
        <w:top w:val="single" w:color="000000" w:themeColor="accent6" w:themeShade="95" w:sz="4" w:space="0"/>
        <w:left w:val="single" w:color="000000" w:themeColor="accent6" w:themeShade="95" w:sz="4" w:space="0"/>
        <w:bottom w:val="single" w:color="000000" w:themeColor="accent6" w:themeShade="95" w:sz="4" w:space="0"/>
        <w:right w:val="single" w:color="000000" w:themeColor="accent6" w:themeShade="95" w:sz="4" w:space="0"/>
        <w:insideH w:val="single" w:color="000000" w:themeColor="accent6" w:themeShade="95" w:sz="4" w:space="0"/>
        <w:insideV w:val="single" w:color="000000" w:themeColor="accent6" w:themeShade="95" w:sz="4" w:space="0"/>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accent6" w:themeTint="34" w:fill="e2efd9" w:themeFill="accent6" w:themeFillTint="34"/>
        <w:tcBorders/>
      </w:tcPr>
    </w:tblStylePr>
    <w:tblStylePr w:type="band2Vert">
      <w:rPr>
        <w:rFonts w:ascii="Arial" w:hAnsi="Arial"/>
        <w:color w:val="404040"/>
        <w:sz w:val="22"/>
      </w:rPr>
      <w:pPr>
        <w:pBdr/>
        <w:spacing/>
        <w:ind/>
      </w:pPr>
      <w:tblPr>
        <w:tblBorders/>
      </w:tblPr>
      <w:tcPr>
        <w:shd w:val="clear" w:color="ffffff" w:themeColor="accent6" w:themeTint="34" w:fill="e2efd9" w:themeFill="accent6" w:themeFillTint="34"/>
        <w:tcBorders/>
      </w:tcPr>
    </w:tblStylePr>
    <w:tblStylePr w:type="firstCol">
      <w:rPr>
        <w:rFonts w:ascii="Arial" w:hAnsi="Arial"/>
        <w:color w:val="f2f2f2"/>
        <w:sz w:val="22"/>
      </w:rPr>
      <w:pPr>
        <w:pBdr/>
        <w:spacing/>
        <w:ind/>
      </w:pPr>
      <w:tblPr>
        <w:tblBorders/>
      </w:tblPr>
      <w:tcPr>
        <w:shd w:val="clear" w:color="ffffff" w:themeColor="accent6" w:fill="70ad47" w:themeFill="accent6"/>
        <w:tcBorders/>
      </w:tcPr>
    </w:tblStylePr>
    <w:tblStylePr w:type="firstRow">
      <w:rPr>
        <w:rFonts w:ascii="Arial" w:hAnsi="Arial"/>
        <w:color w:val="f2f2f2"/>
        <w:sz w:val="22"/>
      </w:rPr>
      <w:pPr>
        <w:pBdr/>
        <w:spacing/>
        <w:ind/>
      </w:pPr>
      <w:tblPr>
        <w:tblBorders/>
      </w:tblPr>
      <w:tcPr>
        <w:shd w:val="clear" w:color="ffffff" w:themeColor="accent6" w:fill="70ad47" w:themeFill="accent6"/>
        <w:tcBorders/>
      </w:tcPr>
    </w:tblStylePr>
    <w:tblStylePr w:type="lastCol">
      <w:rPr>
        <w:rFonts w:ascii="Arial" w:hAnsi="Arial"/>
        <w:color w:val="f2f2f2"/>
        <w:sz w:val="22"/>
      </w:rPr>
      <w:pPr>
        <w:pBdr/>
        <w:spacing/>
        <w:ind/>
      </w:pPr>
      <w:tblPr>
        <w:tblBorders/>
      </w:tblPr>
      <w:tcPr>
        <w:shd w:val="clear" w:color="ffffff" w:themeColor="accent6" w:fill="70ad47" w:themeFill="accent6"/>
        <w:tcBorders/>
      </w:tcPr>
    </w:tblStylePr>
    <w:tblStylePr w:type="lastRow">
      <w:rPr>
        <w:rFonts w:ascii="Arial" w:hAnsi="Arial"/>
        <w:color w:val="f2f2f2"/>
        <w:sz w:val="22"/>
      </w:rPr>
      <w:pPr>
        <w:pBdr/>
        <w:spacing/>
        <w:ind/>
      </w:pPr>
      <w:tblPr>
        <w:tblBorders/>
      </w:tblPr>
      <w:tcPr>
        <w:shd w:val="clear" w:color="ffffff" w:themeColor="accent6" w:fill="70ad47" w:themeFill="accent6"/>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20">
    <w:name w:val="Bordered"/>
    <w:basedOn w:val="887"/>
    <w:uiPriority w:val="99"/>
    <w:pPr>
      <w:pBdr/>
      <w:spacing w:after="0" w:line="240" w:lineRule="auto"/>
      <w:ind/>
    </w:pPr>
    <w:tblPr>
      <w:tblStyleRowBandSize w:val="1"/>
      <w:tblStyleColBandSize w:val="1"/>
      <w:tblInd w:w="0" w:type="dxa"/>
      <w:tblBorders>
        <w:top w:val="single" w:color="000000" w:themeColor="text1" w:themeTint="26" w:sz="4" w:space="0"/>
        <w:left w:val="single" w:color="000000" w:themeColor="text1" w:themeTint="26" w:sz="4" w:space="0"/>
        <w:bottom w:val="single" w:color="000000" w:themeColor="text1" w:themeTint="26" w:sz="4" w:space="0"/>
        <w:right w:val="single" w:color="000000" w:themeColor="text1" w:themeTint="26" w:sz="4" w:space="0"/>
        <w:insideH w:val="single" w:color="000000" w:themeColor="text1" w:themeTint="26" w:sz="4" w:space="0"/>
        <w:insideV w:val="single" w:color="000000" w:themeColor="text1" w:themeTint="26" w:sz="4" w:space="0"/>
      </w:tblBorders>
    </w:tblPr>
    <w:tcPr>
      <w:tcBorders/>
    </w:tcPr>
    <w:tblStylePr w:type="band1Horz">
      <w:rPr>
        <w:rFonts w:ascii="Arial" w:hAnsi="Arial"/>
        <w:color w:val="404040"/>
        <w:sz w:val="22"/>
      </w:rPr>
      <w:pPr>
        <w:pBdr/>
        <w:spacing/>
        <w:ind/>
      </w:pPr>
      <w:tblPr>
        <w:tblBorders/>
      </w:tblPr>
      <w:tcPr>
        <w:tcBorders>
          <w:top w:val="single" w:color="000000" w:themeColor="text1" w:themeTint="26" w:sz="4" w:space="0"/>
          <w:left w:val="single" w:color="000000" w:themeColor="text1" w:themeTint="26" w:sz="4" w:space="0"/>
          <w:bottom w:val="single" w:color="000000" w:themeColor="text1" w:themeTint="26" w:sz="4" w:space="0"/>
          <w:right w:val="single" w:color="000000" w:themeColor="text1" w:themeTint="26"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color w:val="404040"/>
        <w:sz w:val="22"/>
      </w:rPr>
      <w:pPr>
        <w:pBdr/>
        <w:spacing/>
        <w:ind/>
      </w:pPr>
      <w:tblPr>
        <w:tblBorders/>
      </w:tblPr>
      <w:tcPr>
        <w:tcBorders/>
      </w:tcPr>
    </w:tblStylePr>
    <w:tblStylePr w:type="firstRow">
      <w:rPr>
        <w:rFonts w:ascii="Arial" w:hAnsi="Arial"/>
        <w:color w:val="404040"/>
        <w:sz w:val="22"/>
      </w:rPr>
      <w:pPr>
        <w:pBdr/>
        <w:spacing/>
        <w:ind/>
      </w:pPr>
      <w:tblPr>
        <w:tblBorders/>
      </w:tblPr>
      <w:tcPr>
        <w:tcBorders>
          <w:bottom w:val="single" w:color="000000" w:themeColor="text1" w:themeTint="80" w:sz="12" w:space="0"/>
        </w:tcBorders>
      </w:tcPr>
    </w:tblStylePr>
    <w:tblStylePr w:type="lastCol">
      <w:rPr>
        <w:rFonts w:ascii="Arial" w:hAnsi="Arial"/>
        <w:color w:val="404040"/>
        <w:sz w:val="22"/>
      </w:rPr>
      <w:pPr>
        <w:pBdr/>
        <w:spacing/>
        <w:ind/>
      </w:pPr>
      <w:tblPr>
        <w:tblBorders/>
      </w:tblPr>
      <w:tcPr>
        <w:tcBorders>
          <w:left w:val="single" w:color="000000" w:themeColor="text1" w:themeTint="80" w:sz="12" w:space="0"/>
        </w:tcBorders>
      </w:tcPr>
    </w:tblStylePr>
    <w:tblStylePr w:type="lastRow">
      <w:rPr>
        <w:rFonts w:ascii="Arial" w:hAnsi="Arial"/>
        <w:color w:val="404040"/>
        <w:sz w:val="22"/>
      </w:rPr>
      <w:pPr>
        <w:pBdr/>
        <w:spacing/>
        <w:ind/>
      </w:pPr>
      <w:tblPr>
        <w:tblBorders/>
      </w:tblPr>
      <w:tcPr>
        <w:tcBorders>
          <w:top w:val="single" w:color="000000" w:themeColor="text1" w:themeTint="80" w:sz="12"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21">
    <w:name w:val="Bordered - Accent 1"/>
    <w:basedOn w:val="887"/>
    <w:uiPriority w:val="99"/>
    <w:pPr>
      <w:pBdr/>
      <w:spacing w:after="0" w:line="240" w:lineRule="auto"/>
      <w:ind/>
    </w:pPr>
    <w:tblPr>
      <w:tblStyleRowBandSize w:val="1"/>
      <w:tblStyleColBandSize w:val="1"/>
      <w:tblInd w:w="0" w:type="dxa"/>
      <w:tblBorders>
        <w:top w:val="single" w:color="000000" w:themeColor="accent1" w:themeTint="67" w:sz="4" w:space="0"/>
        <w:left w:val="single" w:color="000000" w:themeColor="accent1" w:themeTint="67" w:sz="4" w:space="0"/>
        <w:bottom w:val="single" w:color="000000" w:themeColor="accent1" w:themeTint="67" w:sz="4" w:space="0"/>
        <w:right w:val="single" w:color="000000" w:themeColor="accent1" w:themeTint="67" w:sz="4" w:space="0"/>
        <w:insideH w:val="single" w:color="000000" w:themeColor="accent1" w:themeTint="67" w:sz="4" w:space="0"/>
        <w:insideV w:val="single" w:color="000000" w:themeColor="accent1" w:themeTint="67" w:sz="4" w:space="0"/>
      </w:tblBorders>
    </w:tblPr>
    <w:tcPr>
      <w:tcBorders/>
    </w:tcPr>
    <w:tblStylePr w:type="band1Horz">
      <w:rPr>
        <w:rFonts w:ascii="Arial" w:hAnsi="Arial"/>
        <w:color w:val="404040"/>
        <w:sz w:val="22"/>
      </w:rPr>
      <w:pPr>
        <w:pBdr/>
        <w:spacing/>
        <w:ind/>
      </w:pPr>
      <w:tblPr>
        <w:tblBorders/>
      </w:tblPr>
      <w:tcPr>
        <w:tcBorders>
          <w:top w:val="single" w:color="000000" w:themeColor="accent1" w:themeTint="67" w:sz="4" w:space="0"/>
          <w:left w:val="single" w:color="000000" w:themeColor="accent1" w:themeTint="67" w:sz="4" w:space="0"/>
          <w:bottom w:val="single" w:color="000000" w:themeColor="accent1" w:themeTint="67" w:sz="4" w:space="0"/>
          <w:right w:val="single" w:color="000000" w:themeColor="accent1"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color w:val="404040"/>
        <w:sz w:val="22"/>
      </w:rPr>
      <w:pPr>
        <w:pBdr/>
        <w:spacing/>
        <w:ind/>
      </w:pPr>
      <w:tblPr>
        <w:tblBorders/>
      </w:tblPr>
      <w:tcPr>
        <w:tcBorders/>
      </w:tcPr>
    </w:tblStylePr>
    <w:tblStylePr w:type="firstRow">
      <w:rPr>
        <w:rFonts w:ascii="Arial" w:hAnsi="Arial"/>
        <w:color w:val="404040"/>
        <w:sz w:val="22"/>
      </w:rPr>
      <w:pPr>
        <w:pBdr/>
        <w:spacing/>
        <w:ind/>
      </w:pPr>
      <w:tblPr>
        <w:tblBorders/>
      </w:tblPr>
      <w:tcPr>
        <w:tcBorders>
          <w:bottom w:val="single" w:color="000000" w:themeColor="accent1" w:sz="12" w:space="0"/>
        </w:tcBorders>
      </w:tcPr>
    </w:tblStylePr>
    <w:tblStylePr w:type="lastCol">
      <w:rPr>
        <w:rFonts w:ascii="Arial" w:hAnsi="Arial"/>
        <w:color w:val="404040"/>
        <w:sz w:val="22"/>
      </w:rPr>
      <w:pPr>
        <w:pBdr/>
        <w:spacing/>
        <w:ind/>
      </w:pPr>
      <w:tblPr>
        <w:tblBorders/>
      </w:tblPr>
      <w:tcPr>
        <w:tcBorders>
          <w:left w:val="single" w:color="000000" w:themeColor="accent1" w:sz="12" w:space="0"/>
        </w:tcBorders>
      </w:tcPr>
    </w:tblStylePr>
    <w:tblStylePr w:type="lastRow">
      <w:rPr>
        <w:rFonts w:ascii="Arial" w:hAnsi="Arial"/>
        <w:color w:val="404040"/>
        <w:sz w:val="22"/>
      </w:rPr>
      <w:pPr>
        <w:pBdr/>
        <w:spacing/>
        <w:ind/>
      </w:pPr>
      <w:tblPr>
        <w:tblBorders/>
      </w:tblPr>
      <w:tcPr>
        <w:tcBorders>
          <w:top w:val="single" w:color="000000" w:themeColor="accent1" w:sz="12"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22">
    <w:name w:val="Bordered - Accent 2"/>
    <w:basedOn w:val="887"/>
    <w:uiPriority w:val="99"/>
    <w:pPr>
      <w:pBdr/>
      <w:spacing w:after="0" w:line="240" w:lineRule="auto"/>
      <w:ind/>
    </w:pPr>
    <w:tblPr>
      <w:tblStyleRowBandSize w:val="1"/>
      <w:tblStyleColBandSize w:val="1"/>
      <w:tblInd w:w="0" w:type="dxa"/>
      <w:tblBorders>
        <w:top w:val="single" w:color="000000" w:themeColor="accent2" w:themeTint="67" w:sz="4" w:space="0"/>
        <w:left w:val="single" w:color="000000" w:themeColor="accent2" w:themeTint="67" w:sz="4" w:space="0"/>
        <w:bottom w:val="single" w:color="000000" w:themeColor="accent2" w:themeTint="67" w:sz="4" w:space="0"/>
        <w:right w:val="single" w:color="000000" w:themeColor="accent2" w:themeTint="67" w:sz="4" w:space="0"/>
        <w:insideH w:val="single" w:color="000000" w:themeColor="accent2" w:themeTint="67" w:sz="4" w:space="0"/>
        <w:insideV w:val="single" w:color="000000" w:themeColor="accent2" w:themeTint="67" w:sz="4" w:space="0"/>
      </w:tblBorders>
    </w:tblPr>
    <w:tcPr>
      <w:tcBorders/>
    </w:tcPr>
    <w:tblStylePr w:type="band1Horz">
      <w:rPr>
        <w:rFonts w:ascii="Arial" w:hAnsi="Arial"/>
        <w:color w:val="404040"/>
        <w:sz w:val="22"/>
      </w:rPr>
      <w:pPr>
        <w:pBdr/>
        <w:spacing/>
        <w:ind/>
      </w:pPr>
      <w:tblPr>
        <w:tblBorders/>
      </w:tblPr>
      <w:tcPr>
        <w:tcBorders>
          <w:top w:val="single" w:color="000000" w:themeColor="accent2" w:themeTint="67" w:sz="4" w:space="0"/>
          <w:left w:val="single" w:color="000000" w:themeColor="accent2" w:themeTint="67" w:sz="4" w:space="0"/>
          <w:bottom w:val="single" w:color="000000" w:themeColor="accent2" w:themeTint="67" w:sz="4" w:space="0"/>
          <w:right w:val="single" w:color="000000" w:themeColor="accent2"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color w:val="404040"/>
        <w:sz w:val="22"/>
      </w:rPr>
      <w:pPr>
        <w:pBdr/>
        <w:spacing/>
        <w:ind/>
      </w:pPr>
      <w:tblPr>
        <w:tblBorders/>
      </w:tblPr>
      <w:tcPr>
        <w:tcBorders/>
      </w:tcPr>
    </w:tblStylePr>
    <w:tblStylePr w:type="firstRow">
      <w:rPr>
        <w:rFonts w:ascii="Arial" w:hAnsi="Arial"/>
        <w:color w:val="404040"/>
        <w:sz w:val="22"/>
      </w:rPr>
      <w:pPr>
        <w:pBdr/>
        <w:spacing/>
        <w:ind/>
      </w:pPr>
      <w:tblPr>
        <w:tblBorders/>
      </w:tblPr>
      <w:tcPr>
        <w:tcBorders>
          <w:bottom w:val="single" w:color="000000" w:themeColor="accent2" w:themeTint="97" w:sz="12" w:space="0"/>
        </w:tcBorders>
      </w:tcPr>
    </w:tblStylePr>
    <w:tblStylePr w:type="lastCol">
      <w:rPr>
        <w:rFonts w:ascii="Arial" w:hAnsi="Arial"/>
        <w:color w:val="404040"/>
        <w:sz w:val="22"/>
      </w:rPr>
      <w:pPr>
        <w:pBdr/>
        <w:spacing/>
        <w:ind/>
      </w:pPr>
      <w:tblPr>
        <w:tblBorders/>
      </w:tblPr>
      <w:tcPr>
        <w:tcBorders>
          <w:left w:val="single" w:color="000000" w:themeColor="accent2" w:themeTint="97" w:sz="12" w:space="0"/>
        </w:tcBorders>
      </w:tcPr>
    </w:tblStylePr>
    <w:tblStylePr w:type="lastRow">
      <w:rPr>
        <w:rFonts w:ascii="Arial" w:hAnsi="Arial"/>
        <w:color w:val="404040"/>
        <w:sz w:val="22"/>
      </w:rPr>
      <w:pPr>
        <w:pBdr/>
        <w:spacing/>
        <w:ind/>
      </w:pPr>
      <w:tblPr>
        <w:tblBorders/>
      </w:tblPr>
      <w:tcPr>
        <w:tcBorders>
          <w:top w:val="single" w:color="000000" w:themeColor="accent2" w:themeTint="97" w:sz="12"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23">
    <w:name w:val="Bordered - Accent 3"/>
    <w:basedOn w:val="887"/>
    <w:uiPriority w:val="99"/>
    <w:pPr>
      <w:pBdr/>
      <w:spacing w:after="0" w:line="240" w:lineRule="auto"/>
      <w:ind/>
    </w:pPr>
    <w:tblPr>
      <w:tblStyleRowBandSize w:val="1"/>
      <w:tblStyleColBandSize w:val="1"/>
      <w:tblInd w:w="0" w:type="dxa"/>
      <w:tblBorders>
        <w:top w:val="single" w:color="000000" w:themeColor="accent3" w:themeTint="67" w:sz="4" w:space="0"/>
        <w:left w:val="single" w:color="000000" w:themeColor="accent3" w:themeTint="67" w:sz="4" w:space="0"/>
        <w:bottom w:val="single" w:color="000000" w:themeColor="accent3" w:themeTint="67" w:sz="4" w:space="0"/>
        <w:right w:val="single" w:color="000000" w:themeColor="accent3" w:themeTint="67" w:sz="4" w:space="0"/>
        <w:insideH w:val="single" w:color="000000" w:themeColor="accent3" w:themeTint="67" w:sz="4" w:space="0"/>
        <w:insideV w:val="single" w:color="000000" w:themeColor="accent3" w:themeTint="67" w:sz="4" w:space="0"/>
      </w:tblBorders>
    </w:tblPr>
    <w:tcPr>
      <w:tcBorders/>
    </w:tcPr>
    <w:tblStylePr w:type="band1Horz">
      <w:rPr>
        <w:rFonts w:ascii="Arial" w:hAnsi="Arial"/>
        <w:color w:val="404040"/>
        <w:sz w:val="22"/>
      </w:rPr>
      <w:pPr>
        <w:pBdr/>
        <w:spacing/>
        <w:ind/>
      </w:pPr>
      <w:tblPr>
        <w:tblBorders/>
      </w:tblPr>
      <w:tcPr>
        <w:tcBorders>
          <w:top w:val="single" w:color="000000" w:themeColor="accent3" w:themeTint="67" w:sz="4" w:space="0"/>
          <w:left w:val="single" w:color="000000" w:themeColor="accent3" w:themeTint="67" w:sz="4" w:space="0"/>
          <w:bottom w:val="single" w:color="000000" w:themeColor="accent3" w:themeTint="67" w:sz="4" w:space="0"/>
          <w:right w:val="single" w:color="000000" w:themeColor="accent3"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color w:val="404040"/>
        <w:sz w:val="22"/>
      </w:rPr>
      <w:pPr>
        <w:pBdr/>
        <w:spacing/>
        <w:ind/>
      </w:pPr>
      <w:tblPr>
        <w:tblBorders/>
      </w:tblPr>
      <w:tcPr>
        <w:tcBorders/>
      </w:tcPr>
    </w:tblStylePr>
    <w:tblStylePr w:type="firstRow">
      <w:rPr>
        <w:rFonts w:ascii="Arial" w:hAnsi="Arial"/>
        <w:color w:val="404040"/>
        <w:sz w:val="22"/>
      </w:rPr>
      <w:pPr>
        <w:pBdr/>
        <w:spacing/>
        <w:ind/>
      </w:pPr>
      <w:tblPr>
        <w:tblBorders/>
      </w:tblPr>
      <w:tcPr>
        <w:tcBorders>
          <w:bottom w:val="single" w:color="000000" w:themeColor="accent3" w:themeTint="98" w:sz="12" w:space="0"/>
        </w:tcBorders>
      </w:tcPr>
    </w:tblStylePr>
    <w:tblStylePr w:type="lastCol">
      <w:rPr>
        <w:rFonts w:ascii="Arial" w:hAnsi="Arial"/>
        <w:color w:val="404040"/>
        <w:sz w:val="22"/>
      </w:rPr>
      <w:pPr>
        <w:pBdr/>
        <w:spacing/>
        <w:ind/>
      </w:pPr>
      <w:tblPr>
        <w:tblBorders/>
      </w:tblPr>
      <w:tcPr>
        <w:tcBorders>
          <w:left w:val="single" w:color="000000" w:themeColor="accent3" w:themeTint="98" w:sz="12" w:space="0"/>
        </w:tcBorders>
      </w:tcPr>
    </w:tblStylePr>
    <w:tblStylePr w:type="lastRow">
      <w:rPr>
        <w:rFonts w:ascii="Arial" w:hAnsi="Arial"/>
        <w:color w:val="404040"/>
        <w:sz w:val="22"/>
      </w:rPr>
      <w:pPr>
        <w:pBdr/>
        <w:spacing/>
        <w:ind/>
      </w:pPr>
      <w:tblPr>
        <w:tblBorders/>
      </w:tblPr>
      <w:tcPr>
        <w:tcBorders>
          <w:top w:val="single" w:color="000000" w:themeColor="accent3" w:themeTint="98" w:sz="12"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24">
    <w:name w:val="Bordered - Accent 4"/>
    <w:basedOn w:val="887"/>
    <w:uiPriority w:val="99"/>
    <w:pPr>
      <w:pBdr/>
      <w:spacing w:after="0" w:line="240" w:lineRule="auto"/>
      <w:ind/>
    </w:pPr>
    <w:tblPr>
      <w:tblStyleRowBandSize w:val="1"/>
      <w:tblStyleColBandSize w:val="1"/>
      <w:tblInd w:w="0" w:type="dxa"/>
      <w:tblBorders>
        <w:top w:val="single" w:color="000000" w:themeColor="accent4" w:themeTint="67" w:sz="4" w:space="0"/>
        <w:left w:val="single" w:color="000000" w:themeColor="accent4" w:themeTint="67" w:sz="4" w:space="0"/>
        <w:bottom w:val="single" w:color="000000" w:themeColor="accent4" w:themeTint="67" w:sz="4" w:space="0"/>
        <w:right w:val="single" w:color="000000" w:themeColor="accent4" w:themeTint="67" w:sz="4" w:space="0"/>
        <w:insideH w:val="single" w:color="000000" w:themeColor="accent4" w:themeTint="67" w:sz="4" w:space="0"/>
        <w:insideV w:val="single" w:color="000000" w:themeColor="accent4" w:themeTint="67" w:sz="4" w:space="0"/>
      </w:tblBorders>
    </w:tblPr>
    <w:tcPr>
      <w:tcBorders/>
    </w:tcPr>
    <w:tblStylePr w:type="band1Horz">
      <w:rPr>
        <w:rFonts w:ascii="Arial" w:hAnsi="Arial"/>
        <w:color w:val="404040"/>
        <w:sz w:val="22"/>
      </w:rPr>
      <w:pPr>
        <w:pBdr/>
        <w:spacing/>
        <w:ind/>
      </w:pPr>
      <w:tblPr>
        <w:tblBorders/>
      </w:tblPr>
      <w:tcPr>
        <w:tcBorders>
          <w:top w:val="single" w:color="000000" w:themeColor="accent4" w:themeTint="67" w:sz="4" w:space="0"/>
          <w:left w:val="single" w:color="000000" w:themeColor="accent4" w:themeTint="67" w:sz="4" w:space="0"/>
          <w:bottom w:val="single" w:color="000000" w:themeColor="accent4" w:themeTint="67" w:sz="4" w:space="0"/>
          <w:right w:val="single" w:color="000000" w:themeColor="accent4"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color w:val="404040"/>
        <w:sz w:val="22"/>
      </w:rPr>
      <w:pPr>
        <w:pBdr/>
        <w:spacing/>
        <w:ind/>
      </w:pPr>
      <w:tblPr>
        <w:tblBorders/>
      </w:tblPr>
      <w:tcPr>
        <w:tcBorders/>
      </w:tcPr>
    </w:tblStylePr>
    <w:tblStylePr w:type="firstRow">
      <w:rPr>
        <w:rFonts w:ascii="Arial" w:hAnsi="Arial"/>
        <w:color w:val="404040"/>
        <w:sz w:val="22"/>
      </w:rPr>
      <w:pPr>
        <w:pBdr/>
        <w:spacing/>
        <w:ind/>
      </w:pPr>
      <w:tblPr>
        <w:tblBorders/>
      </w:tblPr>
      <w:tcPr>
        <w:tcBorders>
          <w:bottom w:val="single" w:color="000000" w:themeColor="accent4" w:themeTint="9A" w:sz="12" w:space="0"/>
        </w:tcBorders>
      </w:tcPr>
    </w:tblStylePr>
    <w:tblStylePr w:type="lastCol">
      <w:rPr>
        <w:rFonts w:ascii="Arial" w:hAnsi="Arial"/>
        <w:color w:val="404040"/>
        <w:sz w:val="22"/>
      </w:rPr>
      <w:pPr>
        <w:pBdr/>
        <w:spacing/>
        <w:ind/>
      </w:pPr>
      <w:tblPr>
        <w:tblBorders/>
      </w:tblPr>
      <w:tcPr>
        <w:tcBorders>
          <w:left w:val="single" w:color="000000" w:themeColor="accent4" w:themeTint="9A" w:sz="12" w:space="0"/>
        </w:tcBorders>
      </w:tcPr>
    </w:tblStylePr>
    <w:tblStylePr w:type="lastRow">
      <w:rPr>
        <w:rFonts w:ascii="Arial" w:hAnsi="Arial"/>
        <w:color w:val="404040"/>
        <w:sz w:val="22"/>
      </w:rPr>
      <w:pPr>
        <w:pBdr/>
        <w:spacing/>
        <w:ind/>
      </w:pPr>
      <w:tblPr>
        <w:tblBorders/>
      </w:tblPr>
      <w:tcPr>
        <w:tcBorders>
          <w:top w:val="single" w:color="000000" w:themeColor="accent4" w:themeTint="9A" w:sz="12"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25">
    <w:name w:val="Bordered - Accent 5"/>
    <w:basedOn w:val="887"/>
    <w:uiPriority w:val="99"/>
    <w:pPr>
      <w:pBdr/>
      <w:spacing w:after="0" w:line="240" w:lineRule="auto"/>
      <w:ind/>
    </w:pPr>
    <w:tblPr>
      <w:tblStyleRowBandSize w:val="1"/>
      <w:tblStyleColBandSize w:val="1"/>
      <w:tblInd w:w="0" w:type="dxa"/>
      <w:tblBorders>
        <w:top w:val="single" w:color="000000" w:themeColor="accent5" w:themeTint="67" w:sz="4" w:space="0"/>
        <w:left w:val="single" w:color="000000" w:themeColor="accent5" w:themeTint="67" w:sz="4" w:space="0"/>
        <w:bottom w:val="single" w:color="000000" w:themeColor="accent5" w:themeTint="67" w:sz="4" w:space="0"/>
        <w:right w:val="single" w:color="000000" w:themeColor="accent5" w:themeTint="67" w:sz="4" w:space="0"/>
        <w:insideH w:val="single" w:color="000000" w:themeColor="accent5" w:themeTint="67" w:sz="4" w:space="0"/>
        <w:insideV w:val="single" w:color="000000" w:themeColor="accent5" w:themeTint="67" w:sz="4" w:space="0"/>
      </w:tblBorders>
    </w:tblPr>
    <w:tcPr>
      <w:tcBorders/>
    </w:tcPr>
    <w:tblStylePr w:type="band1Horz">
      <w:rPr>
        <w:rFonts w:ascii="Arial" w:hAnsi="Arial"/>
        <w:color w:val="404040"/>
        <w:sz w:val="22"/>
      </w:rPr>
      <w:pPr>
        <w:pBdr/>
        <w:spacing/>
        <w:ind/>
      </w:pPr>
      <w:tblPr>
        <w:tblBorders/>
      </w:tblPr>
      <w:tcPr>
        <w:tcBorders>
          <w:top w:val="single" w:color="000000" w:themeColor="accent5" w:themeTint="67" w:sz="4" w:space="0"/>
          <w:left w:val="single" w:color="000000" w:themeColor="accent5" w:themeTint="67" w:sz="4" w:space="0"/>
          <w:bottom w:val="single" w:color="000000" w:themeColor="accent5" w:themeTint="67" w:sz="4" w:space="0"/>
          <w:right w:val="single" w:color="000000" w:themeColor="accent5"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color w:val="404040"/>
        <w:sz w:val="22"/>
      </w:rPr>
      <w:pPr>
        <w:pBdr/>
        <w:spacing/>
        <w:ind/>
      </w:pPr>
      <w:tblPr>
        <w:tblBorders/>
      </w:tblPr>
      <w:tcPr>
        <w:tcBorders/>
      </w:tcPr>
    </w:tblStylePr>
    <w:tblStylePr w:type="firstRow">
      <w:rPr>
        <w:rFonts w:ascii="Arial" w:hAnsi="Arial"/>
        <w:color w:val="404040"/>
        <w:sz w:val="22"/>
      </w:rPr>
      <w:pPr>
        <w:pBdr/>
        <w:spacing/>
        <w:ind/>
      </w:pPr>
      <w:tblPr>
        <w:tblBorders/>
      </w:tblPr>
      <w:tcPr>
        <w:tcBorders>
          <w:bottom w:val="single" w:color="000000" w:themeColor="accent5" w:themeTint="9A" w:sz="12" w:space="0"/>
        </w:tcBorders>
      </w:tcPr>
    </w:tblStylePr>
    <w:tblStylePr w:type="lastCol">
      <w:rPr>
        <w:rFonts w:ascii="Arial" w:hAnsi="Arial"/>
        <w:color w:val="404040"/>
        <w:sz w:val="22"/>
      </w:rPr>
      <w:pPr>
        <w:pBdr/>
        <w:spacing/>
        <w:ind/>
      </w:pPr>
      <w:tblPr>
        <w:tblBorders/>
      </w:tblPr>
      <w:tcPr>
        <w:tcBorders>
          <w:left w:val="single" w:color="000000" w:themeColor="accent5" w:themeTint="9A" w:sz="12" w:space="0"/>
        </w:tcBorders>
      </w:tcPr>
    </w:tblStylePr>
    <w:tblStylePr w:type="lastRow">
      <w:rPr>
        <w:rFonts w:ascii="Arial" w:hAnsi="Arial"/>
        <w:color w:val="404040"/>
        <w:sz w:val="22"/>
      </w:rPr>
      <w:pPr>
        <w:pBdr/>
        <w:spacing/>
        <w:ind/>
      </w:pPr>
      <w:tblPr>
        <w:tblBorders/>
      </w:tblPr>
      <w:tcPr>
        <w:tcBorders>
          <w:top w:val="single" w:color="000000" w:themeColor="accent5" w:themeTint="9A" w:sz="12"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26">
    <w:name w:val="Bordered - Accent 6"/>
    <w:basedOn w:val="887"/>
    <w:uiPriority w:val="99"/>
    <w:pPr>
      <w:pBdr/>
      <w:spacing w:after="0" w:line="240" w:lineRule="auto"/>
      <w:ind/>
    </w:pPr>
    <w:tblPr>
      <w:tblStyleRowBandSize w:val="1"/>
      <w:tblStyleColBandSize w:val="1"/>
      <w:tblInd w:w="0" w:type="dxa"/>
      <w:tblBorders>
        <w:top w:val="single" w:color="000000" w:themeColor="accent6" w:themeTint="67" w:sz="4" w:space="0"/>
        <w:left w:val="single" w:color="000000" w:themeColor="accent6" w:themeTint="67" w:sz="4" w:space="0"/>
        <w:bottom w:val="single" w:color="000000" w:themeColor="accent6" w:themeTint="67" w:sz="4" w:space="0"/>
        <w:right w:val="single" w:color="000000" w:themeColor="accent6" w:themeTint="67" w:sz="4" w:space="0"/>
        <w:insideH w:val="single" w:color="000000" w:themeColor="accent6" w:themeTint="67" w:sz="4" w:space="0"/>
        <w:insideV w:val="single" w:color="000000" w:themeColor="accent6" w:themeTint="67" w:sz="4" w:space="0"/>
      </w:tblBorders>
    </w:tblPr>
    <w:tcPr>
      <w:tcBorders/>
    </w:tcPr>
    <w:tblStylePr w:type="band1Horz">
      <w:rPr>
        <w:rFonts w:ascii="Arial" w:hAnsi="Arial"/>
        <w:color w:val="404040"/>
        <w:sz w:val="22"/>
      </w:rPr>
      <w:pPr>
        <w:pBdr/>
        <w:spacing/>
        <w:ind/>
      </w:pPr>
      <w:tblPr>
        <w:tblBorders/>
      </w:tblPr>
      <w:tcPr>
        <w:tcBorders>
          <w:top w:val="single" w:color="000000" w:themeColor="accent6" w:themeTint="67" w:sz="4" w:space="0"/>
          <w:left w:val="single" w:color="000000" w:themeColor="accent6" w:themeTint="67" w:sz="4" w:space="0"/>
          <w:bottom w:val="single" w:color="000000" w:themeColor="accent6" w:themeTint="67" w:sz="4" w:space="0"/>
          <w:right w:val="single" w:color="000000" w:themeColor="accent6"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color w:val="404040"/>
        <w:sz w:val="22"/>
      </w:rPr>
      <w:pPr>
        <w:pBdr/>
        <w:spacing/>
        <w:ind/>
      </w:pPr>
      <w:tblPr>
        <w:tblBorders/>
      </w:tblPr>
      <w:tcPr>
        <w:tcBorders/>
      </w:tcPr>
    </w:tblStylePr>
    <w:tblStylePr w:type="firstRow">
      <w:rPr>
        <w:rFonts w:ascii="Arial" w:hAnsi="Arial"/>
        <w:color w:val="404040"/>
        <w:sz w:val="22"/>
      </w:rPr>
      <w:pPr>
        <w:pBdr/>
        <w:spacing/>
        <w:ind/>
      </w:pPr>
      <w:tblPr>
        <w:tblBorders/>
      </w:tblPr>
      <w:tcPr>
        <w:tcBorders>
          <w:bottom w:val="single" w:color="000000" w:themeColor="accent6" w:themeTint="98" w:sz="12" w:space="0"/>
        </w:tcBorders>
      </w:tcPr>
    </w:tblStylePr>
    <w:tblStylePr w:type="lastCol">
      <w:rPr>
        <w:rFonts w:ascii="Arial" w:hAnsi="Arial"/>
        <w:color w:val="404040"/>
        <w:sz w:val="22"/>
      </w:rPr>
      <w:pPr>
        <w:pBdr/>
        <w:spacing/>
        <w:ind/>
      </w:pPr>
      <w:tblPr>
        <w:tblBorders/>
      </w:tblPr>
      <w:tcPr>
        <w:tcBorders>
          <w:left w:val="single" w:color="000000" w:themeColor="accent6" w:themeTint="98" w:sz="12" w:space="0"/>
        </w:tcBorders>
      </w:tcPr>
    </w:tblStylePr>
    <w:tblStylePr w:type="lastRow">
      <w:rPr>
        <w:rFonts w:ascii="Arial" w:hAnsi="Arial"/>
        <w:color w:val="404040"/>
        <w:sz w:val="22"/>
      </w:rPr>
      <w:pPr>
        <w:pBdr/>
        <w:spacing/>
        <w:ind/>
      </w:pPr>
      <w:tblPr>
        <w:tblBorders/>
      </w:tblPr>
      <w:tcPr>
        <w:tcBorders>
          <w:top w:val="single" w:color="000000" w:themeColor="accent6" w:themeTint="98" w:sz="12"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paragraph" w:styleId="827">
    <w:name w:val="Heading 1"/>
    <w:basedOn w:val="886"/>
    <w:next w:val="886"/>
    <w:link w:val="837"/>
    <w:uiPriority w:val="9"/>
    <w:qFormat/>
    <w:pPr>
      <w:keepNext w:val="true"/>
      <w:keepLines w:val="true"/>
      <w:pBdr/>
      <w:spacing w:after="80" w:before="360"/>
      <w:ind/>
      <w:outlineLvl w:val="0"/>
    </w:pPr>
    <w:rPr>
      <w:rFonts w:ascii="Arial" w:hAnsi="Arial" w:eastAsia="Arial" w:cs="Arial"/>
      <w:color w:val="0f4761" w:themeColor="accent1" w:themeShade="BF"/>
      <w:sz w:val="40"/>
      <w:szCs w:val="40"/>
    </w:rPr>
  </w:style>
  <w:style w:type="paragraph" w:styleId="828">
    <w:name w:val="Heading 2"/>
    <w:basedOn w:val="886"/>
    <w:next w:val="886"/>
    <w:link w:val="838"/>
    <w:uiPriority w:val="9"/>
    <w:unhideWhenUsed/>
    <w:qFormat/>
    <w:pPr>
      <w:keepNext w:val="true"/>
      <w:keepLines w:val="true"/>
      <w:pBdr/>
      <w:spacing w:after="80" w:before="160"/>
      <w:ind/>
      <w:outlineLvl w:val="1"/>
    </w:pPr>
    <w:rPr>
      <w:rFonts w:ascii="Arial" w:hAnsi="Arial" w:eastAsia="Arial" w:cs="Arial"/>
      <w:color w:val="0f4761" w:themeColor="accent1" w:themeShade="BF"/>
      <w:sz w:val="32"/>
      <w:szCs w:val="32"/>
    </w:rPr>
  </w:style>
  <w:style w:type="paragraph" w:styleId="829">
    <w:name w:val="Heading 3"/>
    <w:basedOn w:val="886"/>
    <w:next w:val="886"/>
    <w:link w:val="839"/>
    <w:uiPriority w:val="9"/>
    <w:unhideWhenUsed/>
    <w:qFormat/>
    <w:pPr>
      <w:keepNext w:val="true"/>
      <w:keepLines w:val="true"/>
      <w:pBdr/>
      <w:spacing w:after="80" w:before="160"/>
      <w:ind/>
      <w:outlineLvl w:val="2"/>
    </w:pPr>
    <w:rPr>
      <w:rFonts w:ascii="Arial" w:hAnsi="Arial" w:eastAsia="Arial" w:cs="Arial"/>
      <w:color w:val="0f4761" w:themeColor="accent1" w:themeShade="BF"/>
      <w:sz w:val="28"/>
      <w:szCs w:val="28"/>
    </w:rPr>
  </w:style>
  <w:style w:type="paragraph" w:styleId="830">
    <w:name w:val="Heading 4"/>
    <w:basedOn w:val="886"/>
    <w:next w:val="886"/>
    <w:link w:val="840"/>
    <w:uiPriority w:val="9"/>
    <w:unhideWhenUsed/>
    <w:qFormat/>
    <w:pPr>
      <w:keepNext w:val="true"/>
      <w:keepLines w:val="true"/>
      <w:pBdr/>
      <w:spacing w:after="40" w:before="80"/>
      <w:ind/>
      <w:outlineLvl w:val="3"/>
    </w:pPr>
    <w:rPr>
      <w:rFonts w:ascii="Arial" w:hAnsi="Arial" w:eastAsia="Arial" w:cs="Arial"/>
      <w:i/>
      <w:iCs/>
      <w:color w:val="0f4761" w:themeColor="accent1" w:themeShade="BF"/>
    </w:rPr>
  </w:style>
  <w:style w:type="paragraph" w:styleId="831">
    <w:name w:val="Heading 5"/>
    <w:basedOn w:val="886"/>
    <w:next w:val="886"/>
    <w:link w:val="841"/>
    <w:uiPriority w:val="9"/>
    <w:unhideWhenUsed/>
    <w:qFormat/>
    <w:pPr>
      <w:keepNext w:val="true"/>
      <w:keepLines w:val="true"/>
      <w:pBdr/>
      <w:spacing w:after="40" w:before="80"/>
      <w:ind/>
      <w:outlineLvl w:val="4"/>
    </w:pPr>
    <w:rPr>
      <w:rFonts w:ascii="Arial" w:hAnsi="Arial" w:eastAsia="Arial" w:cs="Arial"/>
      <w:color w:val="0f4761" w:themeColor="accent1" w:themeShade="BF"/>
    </w:rPr>
  </w:style>
  <w:style w:type="paragraph" w:styleId="832">
    <w:name w:val="Heading 6"/>
    <w:basedOn w:val="886"/>
    <w:next w:val="886"/>
    <w:link w:val="842"/>
    <w:uiPriority w:val="9"/>
    <w:unhideWhenUsed/>
    <w:qFormat/>
    <w:pPr>
      <w:keepNext w:val="true"/>
      <w:keepLines w:val="true"/>
      <w:pBdr/>
      <w:spacing w:after="0" w:before="40"/>
      <w:ind/>
      <w:outlineLvl w:val="5"/>
    </w:pPr>
    <w:rPr>
      <w:rFonts w:ascii="Arial" w:hAnsi="Arial" w:eastAsia="Arial" w:cs="Arial"/>
      <w:i/>
      <w:iCs/>
      <w:color w:val="595959" w:themeColor="text1" w:themeTint="A6"/>
    </w:rPr>
  </w:style>
  <w:style w:type="paragraph" w:styleId="833">
    <w:name w:val="Heading 7"/>
    <w:basedOn w:val="886"/>
    <w:next w:val="886"/>
    <w:link w:val="843"/>
    <w:uiPriority w:val="9"/>
    <w:unhideWhenUsed/>
    <w:qFormat/>
    <w:pPr>
      <w:keepNext w:val="true"/>
      <w:keepLines w:val="true"/>
      <w:pBdr/>
      <w:spacing w:after="0" w:before="40"/>
      <w:ind/>
      <w:outlineLvl w:val="6"/>
    </w:pPr>
    <w:rPr>
      <w:rFonts w:ascii="Arial" w:hAnsi="Arial" w:eastAsia="Arial" w:cs="Arial"/>
      <w:color w:val="595959" w:themeColor="text1" w:themeTint="A6"/>
    </w:rPr>
  </w:style>
  <w:style w:type="paragraph" w:styleId="834">
    <w:name w:val="Heading 8"/>
    <w:basedOn w:val="886"/>
    <w:next w:val="886"/>
    <w:link w:val="844"/>
    <w:uiPriority w:val="9"/>
    <w:unhideWhenUsed/>
    <w:qFormat/>
    <w:pPr>
      <w:keepNext w:val="true"/>
      <w:keepLines w:val="true"/>
      <w:pBdr/>
      <w:spacing w:after="0"/>
      <w:ind/>
      <w:outlineLvl w:val="7"/>
    </w:pPr>
    <w:rPr>
      <w:rFonts w:ascii="Arial" w:hAnsi="Arial" w:eastAsia="Arial" w:cs="Arial"/>
      <w:i/>
      <w:iCs/>
      <w:color w:val="272727" w:themeColor="text1" w:themeTint="D8"/>
    </w:rPr>
  </w:style>
  <w:style w:type="paragraph" w:styleId="835">
    <w:name w:val="Heading 9"/>
    <w:basedOn w:val="886"/>
    <w:next w:val="886"/>
    <w:link w:val="845"/>
    <w:uiPriority w:val="9"/>
    <w:unhideWhenUsed/>
    <w:qFormat/>
    <w:pPr>
      <w:keepNext w:val="true"/>
      <w:keepLines w:val="true"/>
      <w:pBdr/>
      <w:spacing w:after="0"/>
      <w:ind/>
      <w:outlineLvl w:val="8"/>
    </w:pPr>
    <w:rPr>
      <w:rFonts w:ascii="Arial" w:hAnsi="Arial" w:eastAsia="Arial" w:cs="Arial"/>
      <w:i/>
      <w:iCs/>
      <w:color w:val="272727" w:themeColor="text1" w:themeTint="D8"/>
    </w:rPr>
  </w:style>
  <w:style w:type="character" w:styleId="836" w:default="1">
    <w:name w:val="Default Paragraph Font"/>
    <w:uiPriority w:val="1"/>
    <w:semiHidden/>
    <w:unhideWhenUsed/>
    <w:pPr>
      <w:pBdr/>
      <w:spacing/>
      <w:ind/>
    </w:pPr>
  </w:style>
  <w:style w:type="character" w:styleId="837">
    <w:name w:val="Heading 1 Char"/>
    <w:basedOn w:val="836"/>
    <w:link w:val="827"/>
    <w:uiPriority w:val="9"/>
    <w:pPr>
      <w:pBdr/>
      <w:spacing/>
      <w:ind/>
    </w:pPr>
    <w:rPr>
      <w:rFonts w:ascii="Arial" w:hAnsi="Arial" w:eastAsia="Arial" w:cs="Arial"/>
      <w:color w:val="0f4761" w:themeColor="accent1" w:themeShade="BF"/>
      <w:sz w:val="40"/>
      <w:szCs w:val="40"/>
    </w:rPr>
  </w:style>
  <w:style w:type="character" w:styleId="838">
    <w:name w:val="Heading 2 Char"/>
    <w:basedOn w:val="836"/>
    <w:link w:val="828"/>
    <w:uiPriority w:val="9"/>
    <w:pPr>
      <w:pBdr/>
      <w:spacing/>
      <w:ind/>
    </w:pPr>
    <w:rPr>
      <w:rFonts w:ascii="Arial" w:hAnsi="Arial" w:eastAsia="Arial" w:cs="Arial"/>
      <w:color w:val="0f4761" w:themeColor="accent1" w:themeShade="BF"/>
      <w:sz w:val="32"/>
      <w:szCs w:val="32"/>
    </w:rPr>
  </w:style>
  <w:style w:type="character" w:styleId="839">
    <w:name w:val="Heading 3 Char"/>
    <w:basedOn w:val="836"/>
    <w:link w:val="829"/>
    <w:uiPriority w:val="9"/>
    <w:pPr>
      <w:pBdr/>
      <w:spacing/>
      <w:ind/>
    </w:pPr>
    <w:rPr>
      <w:rFonts w:ascii="Arial" w:hAnsi="Arial" w:eastAsia="Arial" w:cs="Arial"/>
      <w:color w:val="0f4761" w:themeColor="accent1" w:themeShade="BF"/>
      <w:sz w:val="28"/>
      <w:szCs w:val="28"/>
    </w:rPr>
  </w:style>
  <w:style w:type="character" w:styleId="840">
    <w:name w:val="Heading 4 Char"/>
    <w:basedOn w:val="836"/>
    <w:link w:val="830"/>
    <w:uiPriority w:val="9"/>
    <w:pPr>
      <w:pBdr/>
      <w:spacing/>
      <w:ind/>
    </w:pPr>
    <w:rPr>
      <w:rFonts w:ascii="Arial" w:hAnsi="Arial" w:eastAsia="Arial" w:cs="Arial"/>
      <w:i/>
      <w:iCs/>
      <w:color w:val="0f4761" w:themeColor="accent1" w:themeShade="BF"/>
    </w:rPr>
  </w:style>
  <w:style w:type="character" w:styleId="841">
    <w:name w:val="Heading 5 Char"/>
    <w:basedOn w:val="836"/>
    <w:link w:val="831"/>
    <w:uiPriority w:val="9"/>
    <w:pPr>
      <w:pBdr/>
      <w:spacing/>
      <w:ind/>
    </w:pPr>
    <w:rPr>
      <w:rFonts w:ascii="Arial" w:hAnsi="Arial" w:eastAsia="Arial" w:cs="Arial"/>
      <w:color w:val="0f4761" w:themeColor="accent1" w:themeShade="BF"/>
    </w:rPr>
  </w:style>
  <w:style w:type="character" w:styleId="842">
    <w:name w:val="Heading 6 Char"/>
    <w:basedOn w:val="836"/>
    <w:link w:val="832"/>
    <w:uiPriority w:val="9"/>
    <w:pPr>
      <w:pBdr/>
      <w:spacing/>
      <w:ind/>
    </w:pPr>
    <w:rPr>
      <w:rFonts w:ascii="Arial" w:hAnsi="Arial" w:eastAsia="Arial" w:cs="Arial"/>
      <w:i/>
      <w:iCs/>
      <w:color w:val="595959" w:themeColor="text1" w:themeTint="A6"/>
    </w:rPr>
  </w:style>
  <w:style w:type="character" w:styleId="843">
    <w:name w:val="Heading 7 Char"/>
    <w:basedOn w:val="836"/>
    <w:link w:val="833"/>
    <w:uiPriority w:val="9"/>
    <w:pPr>
      <w:pBdr/>
      <w:spacing/>
      <w:ind/>
    </w:pPr>
    <w:rPr>
      <w:rFonts w:ascii="Arial" w:hAnsi="Arial" w:eastAsia="Arial" w:cs="Arial"/>
      <w:color w:val="595959" w:themeColor="text1" w:themeTint="A6"/>
    </w:rPr>
  </w:style>
  <w:style w:type="character" w:styleId="844">
    <w:name w:val="Heading 8 Char"/>
    <w:basedOn w:val="836"/>
    <w:link w:val="834"/>
    <w:uiPriority w:val="9"/>
    <w:pPr>
      <w:pBdr/>
      <w:spacing/>
      <w:ind/>
    </w:pPr>
    <w:rPr>
      <w:rFonts w:ascii="Arial" w:hAnsi="Arial" w:eastAsia="Arial" w:cs="Arial"/>
      <w:i/>
      <w:iCs/>
      <w:color w:val="272727" w:themeColor="text1" w:themeTint="D8"/>
    </w:rPr>
  </w:style>
  <w:style w:type="character" w:styleId="845">
    <w:name w:val="Heading 9 Char"/>
    <w:basedOn w:val="836"/>
    <w:link w:val="835"/>
    <w:uiPriority w:val="9"/>
    <w:pPr>
      <w:pBdr/>
      <w:spacing/>
      <w:ind/>
    </w:pPr>
    <w:rPr>
      <w:rFonts w:ascii="Arial" w:hAnsi="Arial" w:eastAsia="Arial" w:cs="Arial"/>
      <w:i/>
      <w:iCs/>
      <w:color w:val="272727" w:themeColor="text1" w:themeTint="D8"/>
    </w:rPr>
  </w:style>
  <w:style w:type="paragraph" w:styleId="846">
    <w:name w:val="Title"/>
    <w:basedOn w:val="886"/>
    <w:next w:val="886"/>
    <w:link w:val="847"/>
    <w:uiPriority w:val="10"/>
    <w:qFormat/>
    <w:pPr>
      <w:pBdr/>
      <w:spacing w:after="80" w:line="240" w:lineRule="auto"/>
      <w:ind/>
      <w:contextualSpacing w:val="true"/>
    </w:pPr>
    <w:rPr>
      <w:rFonts w:ascii="Arial" w:hAnsi="Arial" w:eastAsia="Arial" w:cs="Arial"/>
      <w:spacing w:val="-10"/>
      <w:sz w:val="56"/>
      <w:szCs w:val="56"/>
    </w:rPr>
  </w:style>
  <w:style w:type="character" w:styleId="847">
    <w:name w:val="Title Char"/>
    <w:basedOn w:val="836"/>
    <w:link w:val="846"/>
    <w:uiPriority w:val="10"/>
    <w:pPr>
      <w:pBdr/>
      <w:spacing/>
      <w:ind/>
    </w:pPr>
    <w:rPr>
      <w:rFonts w:ascii="Arial" w:hAnsi="Arial" w:eastAsia="Arial" w:cs="Arial"/>
      <w:spacing w:val="-10"/>
      <w:sz w:val="56"/>
      <w:szCs w:val="56"/>
    </w:rPr>
  </w:style>
  <w:style w:type="paragraph" w:styleId="848">
    <w:name w:val="Subtitle"/>
    <w:basedOn w:val="886"/>
    <w:next w:val="886"/>
    <w:link w:val="849"/>
    <w:uiPriority w:val="11"/>
    <w:qFormat/>
    <w:pPr>
      <w:numPr>
        <w:ilvl w:val="1"/>
      </w:numPr>
      <w:pBdr/>
      <w:spacing/>
      <w:ind/>
    </w:pPr>
    <w:rPr>
      <w:color w:val="595959" w:themeColor="text1" w:themeTint="A6"/>
      <w:spacing w:val="15"/>
      <w:sz w:val="28"/>
      <w:szCs w:val="28"/>
    </w:rPr>
  </w:style>
  <w:style w:type="character" w:styleId="849">
    <w:name w:val="Subtitle Char"/>
    <w:basedOn w:val="836"/>
    <w:link w:val="848"/>
    <w:uiPriority w:val="11"/>
    <w:pPr>
      <w:pBdr/>
      <w:spacing/>
      <w:ind/>
    </w:pPr>
    <w:rPr>
      <w:color w:val="595959" w:themeColor="text1" w:themeTint="A6"/>
      <w:spacing w:val="15"/>
      <w:sz w:val="28"/>
      <w:szCs w:val="28"/>
    </w:rPr>
  </w:style>
  <w:style w:type="paragraph" w:styleId="850">
    <w:name w:val="Quote"/>
    <w:basedOn w:val="886"/>
    <w:next w:val="886"/>
    <w:link w:val="851"/>
    <w:uiPriority w:val="29"/>
    <w:qFormat/>
    <w:pPr>
      <w:pBdr/>
      <w:spacing w:before="160"/>
      <w:ind/>
      <w:jc w:val="center"/>
    </w:pPr>
    <w:rPr>
      <w:i/>
      <w:iCs/>
      <w:color w:val="404040" w:themeColor="text1" w:themeTint="BF"/>
    </w:rPr>
  </w:style>
  <w:style w:type="character" w:styleId="851">
    <w:name w:val="Quote Char"/>
    <w:basedOn w:val="836"/>
    <w:link w:val="850"/>
    <w:uiPriority w:val="29"/>
    <w:pPr>
      <w:pBdr/>
      <w:spacing/>
      <w:ind/>
    </w:pPr>
    <w:rPr>
      <w:i/>
      <w:iCs/>
      <w:color w:val="404040" w:themeColor="text1" w:themeTint="BF"/>
    </w:rPr>
  </w:style>
  <w:style w:type="character" w:styleId="852">
    <w:name w:val="Intense Emphasis"/>
    <w:basedOn w:val="836"/>
    <w:uiPriority w:val="21"/>
    <w:qFormat/>
    <w:pPr>
      <w:pBdr/>
      <w:spacing/>
      <w:ind/>
    </w:pPr>
    <w:rPr>
      <w:i/>
      <w:iCs/>
      <w:color w:val="0f4761" w:themeColor="accent1" w:themeShade="BF"/>
    </w:rPr>
  </w:style>
  <w:style w:type="paragraph" w:styleId="853">
    <w:name w:val="Intense Quote"/>
    <w:basedOn w:val="886"/>
    <w:next w:val="886"/>
    <w:link w:val="854"/>
    <w:uiPriority w:val="30"/>
    <w:qFormat/>
    <w:pPr>
      <w:pBdr>
        <w:top w:val="single" w:color="0f4761" w:themeColor="accent1" w:themeShade="BF" w:sz="4" w:space="10"/>
        <w:bottom w:val="single" w:color="0f4761" w:themeColor="accent1" w:themeShade="BF" w:sz="4" w:space="10"/>
      </w:pBdr>
      <w:spacing w:after="360" w:before="360"/>
      <w:ind w:right="864" w:left="864"/>
      <w:jc w:val="center"/>
    </w:pPr>
    <w:rPr>
      <w:i/>
      <w:iCs/>
      <w:color w:val="0f4761" w:themeColor="accent1" w:themeShade="BF"/>
    </w:rPr>
  </w:style>
  <w:style w:type="character" w:styleId="854">
    <w:name w:val="Intense Quote Char"/>
    <w:basedOn w:val="836"/>
    <w:link w:val="853"/>
    <w:uiPriority w:val="30"/>
    <w:pPr>
      <w:pBdr/>
      <w:spacing/>
      <w:ind/>
    </w:pPr>
    <w:rPr>
      <w:i/>
      <w:iCs/>
      <w:color w:val="0f4761" w:themeColor="accent1" w:themeShade="BF"/>
    </w:rPr>
  </w:style>
  <w:style w:type="character" w:styleId="855">
    <w:name w:val="Intense Reference"/>
    <w:basedOn w:val="836"/>
    <w:uiPriority w:val="32"/>
    <w:qFormat/>
    <w:pPr>
      <w:pBdr/>
      <w:spacing/>
      <w:ind/>
    </w:pPr>
    <w:rPr>
      <w:b/>
      <w:bCs/>
      <w:smallCaps/>
      <w:color w:val="0f4761" w:themeColor="accent1" w:themeShade="BF"/>
      <w:spacing w:val="5"/>
    </w:rPr>
  </w:style>
  <w:style w:type="character" w:styleId="856">
    <w:name w:val="Subtle Emphasis"/>
    <w:basedOn w:val="836"/>
    <w:uiPriority w:val="19"/>
    <w:qFormat/>
    <w:pPr>
      <w:pBdr/>
      <w:spacing/>
      <w:ind/>
    </w:pPr>
    <w:rPr>
      <w:i/>
      <w:iCs/>
      <w:color w:val="404040" w:themeColor="text1" w:themeTint="BF"/>
    </w:rPr>
  </w:style>
  <w:style w:type="character" w:styleId="857">
    <w:name w:val="Emphasis"/>
    <w:basedOn w:val="836"/>
    <w:uiPriority w:val="20"/>
    <w:qFormat/>
    <w:pPr>
      <w:pBdr/>
      <w:spacing/>
      <w:ind/>
    </w:pPr>
    <w:rPr>
      <w:i/>
      <w:iCs/>
    </w:rPr>
  </w:style>
  <w:style w:type="character" w:styleId="858">
    <w:name w:val="Strong"/>
    <w:basedOn w:val="836"/>
    <w:uiPriority w:val="22"/>
    <w:qFormat/>
    <w:pPr>
      <w:pBdr/>
      <w:spacing/>
      <w:ind/>
    </w:pPr>
    <w:rPr>
      <w:b/>
      <w:bCs/>
    </w:rPr>
  </w:style>
  <w:style w:type="character" w:styleId="859">
    <w:name w:val="Subtle Reference"/>
    <w:basedOn w:val="836"/>
    <w:uiPriority w:val="31"/>
    <w:qFormat/>
    <w:pPr>
      <w:pBdr/>
      <w:spacing/>
      <w:ind/>
    </w:pPr>
    <w:rPr>
      <w:smallCaps/>
      <w:color w:val="5a5a5a" w:themeColor="text1" w:themeTint="A5"/>
    </w:rPr>
  </w:style>
  <w:style w:type="character" w:styleId="860">
    <w:name w:val="Book Title"/>
    <w:basedOn w:val="836"/>
    <w:uiPriority w:val="33"/>
    <w:qFormat/>
    <w:pPr>
      <w:pBdr/>
      <w:spacing/>
      <w:ind/>
    </w:pPr>
    <w:rPr>
      <w:b/>
      <w:bCs/>
      <w:i/>
      <w:iCs/>
      <w:spacing w:val="5"/>
    </w:rPr>
  </w:style>
  <w:style w:type="paragraph" w:styleId="861">
    <w:name w:val="Header"/>
    <w:basedOn w:val="886"/>
    <w:link w:val="862"/>
    <w:uiPriority w:val="99"/>
    <w:unhideWhenUsed/>
    <w:pPr>
      <w:pBdr/>
      <w:tabs>
        <w:tab w:val="center" w:leader="none" w:pos="4844"/>
        <w:tab w:val="right" w:leader="none" w:pos="9689"/>
      </w:tabs>
      <w:spacing w:after="0" w:line="240" w:lineRule="auto"/>
      <w:ind/>
    </w:pPr>
  </w:style>
  <w:style w:type="character" w:styleId="862">
    <w:name w:val="Header Char"/>
    <w:basedOn w:val="836"/>
    <w:link w:val="861"/>
    <w:uiPriority w:val="99"/>
    <w:pPr>
      <w:pBdr/>
      <w:spacing/>
      <w:ind/>
    </w:pPr>
  </w:style>
  <w:style w:type="paragraph" w:styleId="863">
    <w:name w:val="Footer"/>
    <w:basedOn w:val="886"/>
    <w:link w:val="864"/>
    <w:uiPriority w:val="99"/>
    <w:unhideWhenUsed/>
    <w:pPr>
      <w:pBdr/>
      <w:tabs>
        <w:tab w:val="center" w:leader="none" w:pos="4844"/>
        <w:tab w:val="right" w:leader="none" w:pos="9689"/>
      </w:tabs>
      <w:spacing w:after="0" w:line="240" w:lineRule="auto"/>
      <w:ind/>
    </w:pPr>
  </w:style>
  <w:style w:type="character" w:styleId="864">
    <w:name w:val="Footer Char"/>
    <w:basedOn w:val="836"/>
    <w:link w:val="863"/>
    <w:uiPriority w:val="99"/>
    <w:pPr>
      <w:pBdr/>
      <w:spacing/>
      <w:ind/>
    </w:pPr>
  </w:style>
  <w:style w:type="paragraph" w:styleId="865">
    <w:name w:val="Caption"/>
    <w:basedOn w:val="886"/>
    <w:next w:val="886"/>
    <w:uiPriority w:val="35"/>
    <w:unhideWhenUsed/>
    <w:qFormat/>
    <w:pPr>
      <w:pBdr/>
      <w:spacing w:after="200" w:line="240" w:lineRule="auto"/>
      <w:ind/>
    </w:pPr>
    <w:rPr>
      <w:i/>
      <w:iCs/>
      <w:color w:val="0e2841" w:themeColor="text2"/>
      <w:sz w:val="18"/>
      <w:szCs w:val="18"/>
    </w:rPr>
  </w:style>
  <w:style w:type="paragraph" w:styleId="866">
    <w:name w:val="footnote text"/>
    <w:basedOn w:val="886"/>
    <w:link w:val="867"/>
    <w:uiPriority w:val="99"/>
    <w:semiHidden/>
    <w:unhideWhenUsed/>
    <w:pPr>
      <w:pBdr/>
      <w:spacing w:after="0" w:line="240" w:lineRule="auto"/>
      <w:ind/>
    </w:pPr>
    <w:rPr>
      <w:sz w:val="20"/>
      <w:szCs w:val="20"/>
    </w:rPr>
  </w:style>
  <w:style w:type="character" w:styleId="867">
    <w:name w:val="Footnote Text Char"/>
    <w:basedOn w:val="836"/>
    <w:link w:val="866"/>
    <w:uiPriority w:val="99"/>
    <w:semiHidden/>
    <w:pPr>
      <w:pBdr/>
      <w:spacing/>
      <w:ind/>
    </w:pPr>
    <w:rPr>
      <w:sz w:val="20"/>
      <w:szCs w:val="20"/>
    </w:rPr>
  </w:style>
  <w:style w:type="character" w:styleId="868">
    <w:name w:val="footnote reference"/>
    <w:basedOn w:val="836"/>
    <w:uiPriority w:val="99"/>
    <w:semiHidden/>
    <w:unhideWhenUsed/>
    <w:pPr>
      <w:pBdr/>
      <w:spacing/>
      <w:ind/>
    </w:pPr>
    <w:rPr>
      <w:vertAlign w:val="superscript"/>
    </w:rPr>
  </w:style>
  <w:style w:type="paragraph" w:styleId="869">
    <w:name w:val="endnote text"/>
    <w:basedOn w:val="886"/>
    <w:link w:val="870"/>
    <w:uiPriority w:val="99"/>
    <w:semiHidden/>
    <w:unhideWhenUsed/>
    <w:pPr>
      <w:pBdr/>
      <w:spacing w:after="0" w:line="240" w:lineRule="auto"/>
      <w:ind/>
    </w:pPr>
    <w:rPr>
      <w:sz w:val="20"/>
      <w:szCs w:val="20"/>
    </w:rPr>
  </w:style>
  <w:style w:type="character" w:styleId="870">
    <w:name w:val="Endnote Text Char"/>
    <w:basedOn w:val="836"/>
    <w:link w:val="869"/>
    <w:uiPriority w:val="99"/>
    <w:semiHidden/>
    <w:pPr>
      <w:pBdr/>
      <w:spacing/>
      <w:ind/>
    </w:pPr>
    <w:rPr>
      <w:sz w:val="20"/>
      <w:szCs w:val="20"/>
    </w:rPr>
  </w:style>
  <w:style w:type="character" w:styleId="871">
    <w:name w:val="endnote reference"/>
    <w:basedOn w:val="836"/>
    <w:uiPriority w:val="99"/>
    <w:semiHidden/>
    <w:unhideWhenUsed/>
    <w:pPr>
      <w:pBdr/>
      <w:spacing/>
      <w:ind/>
    </w:pPr>
    <w:rPr>
      <w:vertAlign w:val="superscript"/>
    </w:rPr>
  </w:style>
  <w:style w:type="character" w:styleId="872">
    <w:name w:val="Hyperlink"/>
    <w:basedOn w:val="836"/>
    <w:uiPriority w:val="99"/>
    <w:unhideWhenUsed/>
    <w:pPr>
      <w:pBdr/>
      <w:spacing/>
      <w:ind/>
    </w:pPr>
    <w:rPr>
      <w:color w:val="0563c1" w:themeColor="hyperlink"/>
      <w:u w:val="single"/>
    </w:rPr>
  </w:style>
  <w:style w:type="character" w:styleId="873">
    <w:name w:val="FollowedHyperlink"/>
    <w:basedOn w:val="836"/>
    <w:uiPriority w:val="99"/>
    <w:semiHidden/>
    <w:unhideWhenUsed/>
    <w:pPr>
      <w:pBdr/>
      <w:spacing/>
      <w:ind/>
    </w:pPr>
    <w:rPr>
      <w:color w:val="954f72" w:themeColor="followedHyperlink"/>
      <w:u w:val="single"/>
    </w:rPr>
  </w:style>
  <w:style w:type="paragraph" w:styleId="874">
    <w:name w:val="toc 1"/>
    <w:basedOn w:val="886"/>
    <w:next w:val="886"/>
    <w:uiPriority w:val="39"/>
    <w:unhideWhenUsed/>
    <w:pPr>
      <w:pBdr/>
      <w:spacing w:after="100"/>
      <w:ind/>
    </w:pPr>
  </w:style>
  <w:style w:type="paragraph" w:styleId="875">
    <w:name w:val="toc 2"/>
    <w:basedOn w:val="886"/>
    <w:next w:val="886"/>
    <w:uiPriority w:val="39"/>
    <w:unhideWhenUsed/>
    <w:pPr>
      <w:pBdr/>
      <w:spacing w:after="100"/>
      <w:ind w:left="220"/>
    </w:pPr>
  </w:style>
  <w:style w:type="paragraph" w:styleId="876">
    <w:name w:val="toc 3"/>
    <w:basedOn w:val="886"/>
    <w:next w:val="886"/>
    <w:uiPriority w:val="39"/>
    <w:unhideWhenUsed/>
    <w:pPr>
      <w:pBdr/>
      <w:spacing w:after="100"/>
      <w:ind w:left="440"/>
    </w:pPr>
  </w:style>
  <w:style w:type="paragraph" w:styleId="877">
    <w:name w:val="toc 4"/>
    <w:basedOn w:val="886"/>
    <w:next w:val="886"/>
    <w:uiPriority w:val="39"/>
    <w:unhideWhenUsed/>
    <w:pPr>
      <w:pBdr/>
      <w:spacing w:after="100"/>
      <w:ind w:left="660"/>
    </w:pPr>
  </w:style>
  <w:style w:type="paragraph" w:styleId="878">
    <w:name w:val="toc 5"/>
    <w:basedOn w:val="886"/>
    <w:next w:val="886"/>
    <w:uiPriority w:val="39"/>
    <w:unhideWhenUsed/>
    <w:pPr>
      <w:pBdr/>
      <w:spacing w:after="100"/>
      <w:ind w:left="880"/>
    </w:pPr>
  </w:style>
  <w:style w:type="paragraph" w:styleId="879">
    <w:name w:val="toc 6"/>
    <w:basedOn w:val="886"/>
    <w:next w:val="886"/>
    <w:uiPriority w:val="39"/>
    <w:unhideWhenUsed/>
    <w:pPr>
      <w:pBdr/>
      <w:spacing w:after="100"/>
      <w:ind w:left="1100"/>
    </w:pPr>
  </w:style>
  <w:style w:type="paragraph" w:styleId="880">
    <w:name w:val="toc 7"/>
    <w:basedOn w:val="886"/>
    <w:next w:val="886"/>
    <w:uiPriority w:val="39"/>
    <w:unhideWhenUsed/>
    <w:pPr>
      <w:pBdr/>
      <w:spacing w:after="100"/>
      <w:ind w:left="1320"/>
    </w:pPr>
  </w:style>
  <w:style w:type="paragraph" w:styleId="881">
    <w:name w:val="toc 8"/>
    <w:basedOn w:val="886"/>
    <w:next w:val="886"/>
    <w:uiPriority w:val="39"/>
    <w:unhideWhenUsed/>
    <w:pPr>
      <w:pBdr/>
      <w:spacing w:after="100"/>
      <w:ind w:left="1540"/>
    </w:pPr>
  </w:style>
  <w:style w:type="paragraph" w:styleId="882">
    <w:name w:val="toc 9"/>
    <w:basedOn w:val="886"/>
    <w:next w:val="886"/>
    <w:uiPriority w:val="39"/>
    <w:unhideWhenUsed/>
    <w:pPr>
      <w:pBdr/>
      <w:spacing w:after="100"/>
      <w:ind w:left="1760"/>
    </w:pPr>
  </w:style>
  <w:style w:type="character" w:styleId="883">
    <w:name w:val="Placeholder Text"/>
    <w:basedOn w:val="836"/>
    <w:uiPriority w:val="99"/>
    <w:semiHidden/>
    <w:pPr>
      <w:pBdr/>
      <w:spacing/>
      <w:ind/>
    </w:pPr>
    <w:rPr>
      <w:color w:val="666666"/>
    </w:rPr>
  </w:style>
  <w:style w:type="paragraph" w:styleId="884">
    <w:name w:val="TOC Heading"/>
    <w:uiPriority w:val="39"/>
    <w:unhideWhenUsed/>
    <w:pPr>
      <w:pBdr/>
      <w:spacing/>
      <w:ind/>
    </w:pPr>
  </w:style>
  <w:style w:type="paragraph" w:styleId="885">
    <w:name w:val="table of figures"/>
    <w:basedOn w:val="886"/>
    <w:next w:val="886"/>
    <w:uiPriority w:val="99"/>
    <w:unhideWhenUsed/>
    <w:pPr>
      <w:pBdr/>
      <w:spacing w:after="0" w:afterAutospacing="0"/>
      <w:ind/>
    </w:pPr>
  </w:style>
  <w:style w:type="paragraph" w:styleId="886" w:default="1">
    <w:name w:val="Normal"/>
    <w:qFormat/>
    <w:pPr>
      <w:pBdr/>
      <w:spacing/>
      <w:ind/>
    </w:pPr>
  </w:style>
  <w:style w:type="table" w:styleId="887" w:default="1">
    <w:name w:val="Normal Table"/>
    <w:uiPriority w:val="99"/>
    <w:semiHidden/>
    <w:unhideWhenUsed/>
    <w:pPr>
      <w:pBdr/>
      <w:spacing/>
      <w:ind/>
    </w:pPr>
    <w:tblPr>
      <w:tblInd w:w="0" w:type="dxa"/>
      <w:tblCellMar>
        <w:left w:w="108" w:type="dxa"/>
        <w:top w:w="0" w:type="dxa"/>
        <w:right w:w="108" w:type="dxa"/>
        <w:bottom w:w="0" w:type="dxa"/>
      </w:tblCellMar>
      <w:tblBorders/>
    </w:tblPr>
    <w:tcPr>
      <w:tcBorders/>
    </w:tcPr>
    <w:tblStylePr w:type="band1Horz">
      <w:pPr>
        <w:pBdr/>
        <w:spacing/>
        <w:ind/>
      </w:pPr>
      <w:tblPr>
        <w:tblBorders/>
      </w:tblPr>
      <w:tcPr>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pPr>
        <w:pBdr/>
        <w:spacing/>
        <w:ind/>
      </w:pPr>
      <w:tblPr>
        <w:tblBorders/>
      </w:tblPr>
      <w:tcPr>
        <w:tcBorders/>
      </w:tcPr>
    </w:tblStylePr>
    <w:tblStylePr w:type="firstRow">
      <w:pPr>
        <w:pBdr/>
        <w:spacing/>
        <w:ind/>
      </w:pPr>
      <w:tblPr>
        <w:tblBorders/>
      </w:tblPr>
      <w:tcPr>
        <w:tcBorders/>
      </w:tcPr>
    </w:tblStylePr>
    <w:tblStylePr w:type="lastCol">
      <w:pPr>
        <w:pBdr/>
        <w:spacing/>
        <w:ind/>
      </w:pPr>
      <w:tblPr>
        <w:tblBorders/>
      </w:tblPr>
      <w:tcPr>
        <w:tcBorders/>
      </w:tcPr>
    </w:tblStylePr>
    <w:tblStylePr w:type="lastRow">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numbering" w:styleId="888" w:default="1">
    <w:name w:val="No List"/>
    <w:uiPriority w:val="99"/>
    <w:semiHidden/>
    <w:unhideWhenUsed/>
    <w:pPr>
      <w:pBdr/>
      <w:spacing/>
      <w:ind/>
    </w:pPr>
  </w:style>
  <w:style w:type="paragraph" w:styleId="889">
    <w:name w:val="No Spacing"/>
    <w:basedOn w:val="886"/>
    <w:uiPriority w:val="1"/>
    <w:qFormat/>
    <w:pPr>
      <w:pBdr/>
      <w:spacing w:after="0" w:line="240" w:lineRule="auto"/>
      <w:ind/>
    </w:pPr>
  </w:style>
  <w:style w:type="paragraph" w:styleId="890">
    <w:name w:val="List Paragraph"/>
    <w:basedOn w:val="886"/>
    <w:uiPriority w:val="34"/>
    <w:qFormat/>
    <w:pPr>
      <w:pBdr/>
      <w:spacing/>
      <w:ind w:left="720"/>
      <w:contextualSpacing w:val="true"/>
    </w:pPr>
  </w:style>
</w:styles>
</file>

<file path=word/webSettings.xml><?xml version="1.0" encoding="utf-8"?>
<w:webSettings xmlns:w="http://schemas.openxmlformats.org/wordprocessingml/2006/main">
  <w:optimizeForBrowser/>
</w:webSettings>
</file>

<file path=word/_rels/comments.xml.rels><?xml version="1.0" encoding="UTF-8" standalone="yes"?><Relationships xmlns="http://schemas.openxmlformats.org/package/2006/relationships"></Relationships>
</file>

<file path=word/_rels/document.xml.rels><?xml version="1.0" encoding="UTF-8" standalone="yes"?><Relationships xmlns="http://schemas.openxmlformats.org/package/2006/relationships"><Relationship Id="rId1" Type="http://schemas.openxmlformats.org/officeDocument/2006/relationships/styles" Target="styles.xml" /><Relationship Id="rId2" Type="http://schemas.openxmlformats.org/officeDocument/2006/relationships/settings" Target="settings.xml" /><Relationship Id="rId3" Type="http://schemas.openxmlformats.org/officeDocument/2006/relationships/webSettings" Target="webSettings.xml" /><Relationship Id="rId4" Type="http://schemas.openxmlformats.org/officeDocument/2006/relationships/fontTable" Target="fontTable.xml" /><Relationship Id="rId5" Type="http://schemas.openxmlformats.org/officeDocument/2006/relationships/theme" Target="theme/theme1.xml" /><Relationship Id="rId6" Type="http://schemas.openxmlformats.org/officeDocument/2006/relationships/footnotes" Target="footnotes.xml" /><Relationship Id="rId7" Type="http://schemas.openxmlformats.org/officeDocument/2006/relationships/endnotes" Target="endnotes.xml" /></Relationships>
</file>

<file path=word/_rels/endnotes.xml.rels><?xml version="1.0" encoding="UTF-8" standalone="yes"?><Relationships xmlns="http://schemas.openxmlformats.org/package/2006/relationships"></Relationships>
</file>

<file path=word/_rels/footnotes.xml.rels><?xml version="1.0" encoding="UTF-8" standalone="yes"?><Relationships xmlns="http://schemas.openxmlformats.org/package/2006/relationships"></Relationships>
</file>

<file path=word/theme/theme1.xml><?xml version="1.0" encoding="utf-8"?>
<a:theme xmlns:a="http://schemas.openxmlformats.org/drawingml/2006/main" xmlns:r="http://schemas.openxmlformats.org/officeDocument/2006/relationships" xmlns:p="http://schemas.openxmlformats.org/presentationml/2006/main" name="Office Theme">
  <a:themeElements>
    <a:clrScheme name="New 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Classic 2">
      <a:majorFont>
        <a:latin typeface="Arial"/>
        <a:ea typeface="Arial"/>
        <a:cs typeface="Arial"/>
      </a:majorFont>
      <a:minorFont>
        <a:latin typeface="Arial"/>
        <a:ea typeface="Arial"/>
        <a:cs typeface="Arial"/>
      </a:minorFont>
    </a:fontScheme>
    <a:fmtScheme name="Office">
      <a:fillStyleLst>
        <a:solidFill>
          <a:schemeClr val="phClr"/>
        </a:solidFill>
        <a:gradFill>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6350" cap="flat" cmpd="sng" algn="ctr">
          <a:solidFill>
            <a:schemeClr val="phClr">
              <a:shade val="95000"/>
              <a:satMod val="105000"/>
            </a:schemeClr>
          </a:solidFill>
        </a:ln>
        <a:ln w="12700" cap="flat" cmpd="sng" algn="ctr">
          <a:solidFill>
            <a:schemeClr val="phClr"/>
          </a:solidFill>
        </a:ln>
        <a:ln w="19050" cap="flat" cmpd="sng" algn="ctr">
          <a:solidFill>
            <a:schemeClr val="phClr"/>
          </a:solidFill>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effectStyle>
      </a:effectStyleLst>
      <a:bgFillStyleLst>
        <a:solidFill>
          <a:schemeClr val="phClr"/>
        </a:solidFill>
        <a:gradFill>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gradFill>
        <a:gradFill>
          <a:gsLst>
            <a:gs pos="0">
              <a:schemeClr val="phClr">
                <a:tint val="80000"/>
                <a:satMod val="300000"/>
              </a:schemeClr>
            </a:gs>
            <a:gs pos="100000">
              <a:schemeClr val="phClr">
                <a:shade val="30000"/>
                <a:satMod val="200000"/>
              </a:schemeClr>
            </a:gs>
          </a:gsLst>
          <a:path path="circle"/>
        </a:gradFill>
      </a:bgFillStyleLst>
    </a:fmtScheme>
  </a:themeElements>
  <a:objectDefaults/>
</a:theme>
</file>

<file path=docProps/app.xml><?xml version="1.0" encoding="utf-8"?>
<Properties xmlns="http://schemas.openxmlformats.org/officeDocument/2006/extended-properties" xmlns:vt="http://schemas.openxmlformats.org/officeDocument/2006/docPropsVTypes">
  <Template>Normal.dotm</Template>
  <Application>ONLYOFFICE/9.4.0.130</Application>
  <DocSecurity>0</DocSecurity>
  <ScaleCrop>0</ScaleCrop>
  <HeadingPairs>
    <vt:vector size="0" baseType="variant"/>
  </HeadingPairs>
  <TitlesOfParts>
    <vt:vector size="0" baseType="lpstr"/>
  </TitlesOfParts>
  <LinksUpToDate>0</LinksUpToDate>
  <SharedDoc>0</SharedDoc>
  <HyperlinksChanged>0</HyperlinksChanged>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
  <cp:revision>58</cp:revision>
  <dcterms:modified xsi:type="dcterms:W3CDTF">2026-09-03T11:18:52Z</dcterms:modified>
</cp:coreProperties>
</file>