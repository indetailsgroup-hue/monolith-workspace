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p><w:pPr><w:spacing w:before="320" w:after="100"/><w:rPr><w:ins w:id="2036" w:author="Scispace Agent" w:date="2026-09-04T00:00:00Z"/></w:rPr></w:pPr><w:ins w:id="2037" w:author="Scispace Agent" w:date="2026-09-04T00:00:00Z"><w:r><w:rPr><w:b/><w:bCs/><w:sz w:val="36"/><w:szCs w:val="36"/><w:color w:val="1f2d5a"/></w:rPr><w:t xml:space="preserve">Section 53 — Phase 2 Go-Live Operations Plan</w:t></w:r></w:ins></w:p>
<w:p><w:pPr><w:spacing w:before="200" w:after="80"/><w:rPr><w:ins w:id="2038" w:author="Scispace Agent" w:date="2026-09-04T00:00:00Z"/></w:rPr></w:pPr><w:ins w:id="2039" w:author="Scispace Agent" w:date="2026-09-04T00:00:00Z"><w:r><w:rPr><w:b/><w:bCs/><w:sz w:val="28"/><w:szCs w:val="28"/><w:color w:val="2e75b6"/></w:rPr><w:t xml:space="preserve">53.1 Overview & Scope</w:t></w:r></w:ins></w:p>
<w:p><w:pPr><w:spacing w:before="0" w:after="80"/><w:ind w:left="400"/><w:rPr><w:ins w:id="2040" w:author="Scispace Agent" w:date="2026-09-04T00:00:00Z"/></w:rPr></w:pPr><w:ins w:id="2041" w:author="Scispace Agent" w:date="2026-09-04T00:00:00Z"><w:r><w:rPr><w:sz w:val="24"/><w:szCs w:val="24"/></w:rPr><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w:r></w:ins></w:p>
<w:p><w:pPr><w:spacing w:before="0" w:after="60"/><w:ind w:left="600"/><w:rPr><w:ins w:id="2042" w:author="Scispace Agent" w:date="2026-09-04T00:00:00Z"/></w:rPr></w:pPr><w:ins w:id="2043" w:author="Scispace Agent" w:date="2026-09-04T00:00:00Z"><w:r><w:rPr><w:b/><w:bCs/><w:sz w:val="22"/><w:szCs w:val="22"/></w:rPr><w:t xml:space="preserve">Plan reference:  </w:t></w:r></w:ins><w:ins w:id="2044" w:author="Scispace Agent" w:date="2026-09-04T00:00:00Z"><w:r><w:rPr><w:sz w:val="22"/><w:szCs w:val="22"/></w:rPr><w:t xml:space="preserve">MONOLITH-S53-GOLIVE-001 v1.0</w:t></w:r></w:ins></w:p>
<w:p><w:pPr><w:spacing w:before="0" w:after="60"/><w:ind w:left="600"/><w:rPr><w:ins w:id="2045" w:author="Scispace Agent" w:date="2026-09-04T00:00:00Z"/></w:rPr></w:pPr><w:ins w:id="2046" w:author="Scispace Agent" w:date="2026-09-04T00:00:00Z"><w:r><w:rPr><w:b/><w:bCs/><w:sz w:val="22"/><w:szCs w:val="22"/></w:rPr><w:t xml:space="preserve">Applicable gap:  </w:t></w:r></w:ins><w:ins w:id="2047" w:author="Scispace Agent" w:date="2026-09-04T00:00:00Z"><w:r><w:rPr><w:sz w:val="22"/><w:szCs w:val="22"/></w:rPr><w:t xml:space="preserve">GAP-05 — AI Creative Engine (Phase 2)</w:t></w:r></w:ins></w:p>
<w:p><w:pPr><w:spacing w:before="0" w:after="60"/><w:ind w:left="600"/><w:rPr><w:ins w:id="2048" w:author="Scispace Agent" w:date="2026-09-04T00:00:00Z"/></w:rPr></w:pPr><w:ins w:id="2049" w:author="Scispace Agent" w:date="2026-09-04T00:00:00Z"><w:r><w:rPr><w:b/><w:bCs/><w:sz w:val="22"/><w:szCs w:val="22"/></w:rPr><w:t xml:space="preserve">Trigger event:  </w:t></w:r></w:ins><w:ins w:id="2050" w:author="Scispace Agent" w:date="2026-09-04T00:00:00Z"><w:r><w:rPr><w:sz w:val="22"/><w:szCs w:val="22"/></w:rPr><w:t xml:space="preserve">V-CHK-08 COMPLETE — all pre-conditions met, Programme Director sign-off</w:t></w:r></w:ins></w:p>
<w:p><w:pPr><w:spacing w:before="0" w:after="60"/><w:ind w:left="600"/><w:rPr><w:ins w:id="2051" w:author="Scispace Agent" w:date="2026-09-04T00:00:00Z"/></w:rPr></w:pPr><w:ins w:id="2052" w:author="Scispace Agent" w:date="2026-09-04T00:00:00Z"><w:r><w:rPr><w:b/><w:bCs/><w:sz w:val="22"/><w:szCs w:val="22"/></w:rPr><w:t xml:space="preserve">Owner:  </w:t></w:r></w:ins><w:ins w:id="2053" w:author="Scispace Agent" w:date="2026-09-04T00:00:00Z"><w:r><w:rPr><w:sz w:val="22"/><w:szCs w:val="22"/></w:rPr><w:t xml:space="preserve">Phase 2 Programme Director</w:t></w:r></w:ins></w:p>
<w:p><w:pPr><w:spacing w:before="0" w:after="60"/><w:ind w:left="600"/><w:rPr><w:ins w:id="2054" w:author="Scispace Agent" w:date="2026-09-04T00:00:00Z"/></w:rPr></w:pPr><w:ins w:id="2055" w:author="Scispace Agent" w:date="2026-09-04T00:00:00Z"><w:r><w:rPr><w:b/><w:bCs/><w:sz w:val="22"/><w:szCs w:val="22"/></w:rPr><w:t xml:space="preserve">Co-owners:  </w:t></w:r></w:ins><w:ins w:id="2056" w:author="Scispace Agent" w:date="2026-09-04T00:00:00Z"><w:r><w:rPr><w:sz w:val="22"/><w:szCs w:val="22"/></w:rPr><w:t xml:space="preserve">Signal (Technology Lead), Aria (Compliance & Quality), Nova (KPI Monitoring)</w:t></w:r></w:ins></w:p>
<w:p><w:pPr><w:spacing w:before="0" w:after="60"/><w:ind w:left="600"/><w:rPr><w:ins w:id="2057" w:author="Scispace Agent" w:date="2026-09-04T00:00:00Z"/></w:rPr></w:pPr><w:ins w:id="2058" w:author="Scispace Agent" w:date="2026-09-04T00:00:00Z"><w:r><w:rPr><w:b/><w:bCs/><w:sz w:val="22"/><w:szCs w:val="22"/></w:rPr><w:t xml:space="preserve">Target go-live:  </w:t></w:r></w:ins><w:ins w:id="2059" w:author="Scispace Agent" w:date="2026-09-04T00:00:00Z"><w:r><w:rPr><w:sz w:val="22"/><w:szCs w:val="22"/></w:rPr><w:t xml:space="preserve">P2-M3 — Q2 2033 (3 months post Phase 2 kickoff)</w:t></w:r></w:ins></w:p>
<w:p><w:pPr><w:spacing w:before="0" w:after="60"/><w:ind w:left="600"/><w:rPr><w:ins w:id="2060" w:author="Scispace Agent" w:date="2026-09-04T00:00:00Z"/></w:rPr></w:pPr><w:ins w:id="2061" w:author="Scispace Agent" w:date="2026-09-04T00:00:00Z"><w:r><w:rPr><w:b/><w:bCs/><w:sz w:val="22"/><w:szCs w:val="22"/></w:rPr><w:t xml:space="preserve">Plan status:  </w:t></w:r></w:ins><w:ins w:id="2062" w:author="Scispace Agent" w:date="2026-09-04T00:00:00Z"><w:r><w:rPr><w:sz w:val="22"/><w:szCs w:val="22"/></w:rPr><w:t xml:space="preserve">Active — awaiting V-CHK-08 clearance</w:t></w:r></w:ins></w:p>
<w:p><w:pPr><w:spacing w:before="0" w:after="80"/><w:ind w:left="400"/><w:rPr><w:ins w:id="2063" w:author="Scispace Agent" w:date="2026-09-04T00:00:00Z"/></w:rPr></w:pPr><w:ins w:id="2064" w:author="Scispace Agent" w:date="2026-09-04T00:00:00Z"><w:r><w:rPr><w:sz w:val="24"/><w:szCs w:val="24"/></w:rPr><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w:r></w:ins></w:p>
<w:p><w:pPr><w:spacing w:before="200" w:after="80"/><w:rPr><w:ins w:id="2065" w:author="Scispace Agent" w:date="2026-09-04T00:00:00Z"/></w:rPr></w:pPr><w:ins w:id="2066" w:author="Scispace Agent" w:date="2026-09-04T00:00:00Z"><w:r><w:rPr><w:b/><w:bCs/><w:sz w:val="28"/><w:szCs w:val="28"/><w:color w:val="2e75b6"/></w:rPr><w:t xml:space="preserve">53.2 Pre Go-Live Readiness Assessment</w:t></w:r></w:ins></w:p>
<w:p><w:pPr><w:spacing w:before="0" w:after="80"/><w:ind w:left="400"/><w:rPr><w:ins w:id="2067" w:author="Scispace Agent" w:date="2026-09-04T00:00:00Z"/></w:rPr></w:pPr><w:ins w:id="2068" w:author="Scispace Agent" w:date="2026-09-04T00:00:00Z"><w:r><w:rPr><w:sz w:val="24"/><w:szCs w:val="24"/></w:rPr><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w:r></w:ins></w:p>
<w:p><w:pPr><w:spacing w:before="0" w:after="60"/><w:ind w:left="600"/><w:rPr><w:ins w:id="2069" w:author="Scispace Agent" w:date="2026-09-04T00:00:00Z"/></w:rPr></w:pPr><w:ins w:id="2070" w:author="Scispace Agent" w:date="2026-09-04T00:00:00Z"><w:r><w:rPr><w:b/><w:bCs/><w:sz w:val="22"/><w:szCs w:val="22"/></w:rPr><w:t xml:space="preserve">GL-CHK-01 — V-CHK Audit Complete:  </w:t></w:r></w:ins><w:ins w:id="2071" w:author="Scispace Agent" w:date="2026-09-04T00:00:00Z"><w:r><w:rPr><w:sz w:val="22"/><w:szCs w:val="22"/></w:rPr><w:t xml:space="preserve">Programme Director certifies all V-CHK-01–08 items COMPLETE; zero open P1/P2 defects across AIE-001–005</w:t></w:r></w:ins></w:p>
<w:p><w:pPr><w:spacing w:before="0" w:after="60"/><w:ind w:left="600"/><w:rPr><w:ins w:id="2072" w:author="Scispace Agent" w:date="2026-09-04T00:00:00Z"/></w:rPr></w:pPr><w:ins w:id="2073" w:author="Scispace Agent" w:date="2026-09-04T00:00:00Z"><w:r><w:rPr><w:b/><w:bCs/><w:sz w:val="22"/><w:szCs w:val="22"/></w:rPr><w:t xml:space="preserve">GL-CHK-02 — Production Environment Validation:  </w:t></w:r></w:ins><w:ins w:id="2074" w:author="Scispace Agent" w:date="2026-09-04T00:00:00Z"><w:r><w:rPr><w:sz w:val="22"/><w:szCs w:val="22"/></w:rPr><w:t xml:space="preserve">Signal completes final production environment check: config delta between staging and production ≤ defined tolerance; no critical configuration drift; all API endpoints registered and health-check passing</w:t></w:r></w:ins></w:p>
<w:p><w:pPr><w:spacing w:before="0" w:after="60"/><w:ind w:left="600"/><w:rPr><w:ins w:id="2075" w:author="Scispace Agent" w:date="2026-09-04T00:00:00Z"/></w:rPr></w:pPr><w:ins w:id="2076" w:author="Scispace Agent" w:date="2026-09-04T00:00:00Z"><w:r><w:rPr><w:b/><w:bCs/><w:sz w:val="22"/><w:szCs w:val="22"/></w:rPr><w:t xml:space="preserve">GL-CHK-03 — Rollback Rehearsal:  </w:t></w:r></w:ins><w:ins w:id="2077" w:author="Scispace Agent" w:date="2026-09-04T00:00:00Z"><w:r><w:rPr><w:sz w:val="22"/><w:szCs w:val="22"/></w:rPr><w:t xml:space="preserve">Rollback procedure rehearsed end-to-end; rollback time confirmed ≤30 minutes; Signal and Programme Director sign off rollback runbook; vendor rollback contact confirmed available 24/7 for cutover window</w:t></w:r></w:ins></w:p>
<w:p><w:pPr><w:spacing w:before="0" w:after="80"/><w:ind w:left="400"/><w:rPr><w:ins w:id="2078" w:author="Scispace Agent" w:date="2026-09-04T00:00:00Z"/></w:rPr></w:pPr><w:ins w:id="2079" w:author="Scispace Agent" w:date="2026-09-04T00:00:00Z"><w:r><w:rPr><w:sz w:val="24"/><w:szCs w:val="24"/></w:rPr><w:t xml:space="preserve">Additional pre-go-live requirements:</w:t></w:r></w:ins></w:p>
<w:p><w:pPr><w:spacing w:before="0" w:after="60"/><w:ind w:left="600" w:hanging="200"/><w:rPr><w:ins w:id="2080" w:author="Scispace Agent" w:date="2026-09-04T00:00:00Z"/></w:rPr></w:pPr><w:ins w:id="2081" w:author="Scispace Agent" w:date="2026-09-04T00:00:00Z"><w:r><w:rPr><w:sz w:val="22"/><w:szCs w:val="22"/></w:rPr><w:t xml:space="preserve">&#x2022; Stakeholder communication plan executed: SC Chair, client-facing teams, and MONOLITH Agent leads (Aria, Signal, Nova, Core, Nexus) notified ≥24 hours before cutover</w:t></w:r></w:ins></w:p>
<w:p><w:pPr><w:spacing w:before="0" w:after="60"/><w:ind w:left="600" w:hanging="200"/><w:rPr><w:ins w:id="2082" w:author="Scispace Agent" w:date="2026-09-04T00:00:00Z"/></w:rPr></w:pPr><w:ins w:id="2083" w:author="Scispace Agent" w:date="2026-09-04T00:00:00Z"><w:r><w:rPr><w:sz w:val="22"/><w:szCs w:val="22"/></w:rPr><w:t xml:space="preserve">&#x2022; Nova monitoring dashboard baseline metrics captured from final staging run; alert thresholds set and validated in production environment</w:t></w:r></w:ins></w:p>
<w:p><w:pPr><w:spacing w:before="0" w:after="60"/><w:ind w:left="600" w:hanging="200"/><w:rPr><w:ins w:id="2084" w:author="Scispace Agent" w:date="2026-09-04T00:00:00Z"/></w:rPr></w:pPr><w:ins w:id="2085" w:author="Scispace Agent" w:date="2026-09-04T00:00:00Z"><w:r><w:rPr><w:sz w:val="22"/><w:szCs w:val="22"/></w:rPr><w:t xml:space="preserve">&#x2022; Vendor on-call roster confirmed: all AIE-001–005 module leads contactable by Signal within 30 minutes throughout both cutover windows</w:t></w:r></w:ins></w:p>
<w:p><w:pPr><w:spacing w:before="0" w:after="60"/><w:ind w:left="600" w:hanging="200"/><w:rPr><w:ins w:id="2086" w:author="Scispace Agent" w:date="2026-09-04T00:00:00Z"/></w:rPr></w:pPr><w:ins w:id="2087" w:author="Scispace Agent" w:date="2026-09-04T00:00:00Z"><w:r><w:rPr><w:sz w:val="22"/><w:szCs w:val="22"/></w:rPr><w:t xml:space="preserve">&#x2022; Change freeze in effect: all non-critical system changes frozen from T-5 days through T+72h; emergency change approval only via Programme Director</w:t></w:r></w:ins></w:p>
<w:p><w:pPr><w:spacing w:before="0" w:after="60"/><w:ind w:left="600" w:hanging="200"/><w:rPr><w:ins w:id="2088" w:author="Scispace Agent" w:date="2026-09-04T00:00:00Z"/></w:rPr></w:pPr><w:ins w:id="2089" w:author="Scispace Agent" w:date="2026-09-04T00:00:00Z"><w:r><w:rPr><w:sz w:val="22"/><w:szCs w:val="22"/></w:rPr><w:t xml:space="preserve">&#x2022; Incident response team assembled: Signal (primary), vendor L2, Programme Director (L3), SC Chair (L4 escalation trigger ≥4 hours unresolved P1)</w:t></w:r></w:ins></w:p>
<w:p><w:pPr><w:spacing w:before="0" w:after="60"/><w:ind w:left="600"/><w:rPr><w:ins w:id="2090" w:author="Scispace Agent" w:date="2026-09-04T00:00:00Z"/></w:rPr></w:pPr><w:ins w:id="2091" w:author="Scispace Agent" w:date="2026-09-04T00:00:00Z"><w:r><w:rPr><w:b/><w:bCs/><w:sz w:val="22"/><w:szCs w:val="22"/></w:rPr><w:t xml:space="preserve">Pre-go-live sign-off deadline:  </w:t></w:r></w:ins><w:ins w:id="2092" w:author="Scispace Agent" w:date="2026-09-04T00:00:00Z"><w:r><w:rPr><w:sz w:val="22"/><w:szCs w:val="22"/></w:rPr><w:t xml:space="preserve">≥48 hours before Cutover Window 1; late sign-off automatically defers go-live by one week</w:t></w:r></w:ins></w:p>
<w:p><w:pPr><w:spacing w:before="0" w:after="60"/><w:ind w:left="600"/><w:rPr><w:ins w:id="2093" w:author="Scispace Agent" w:date="2026-09-04T00:00:00Z"/></w:rPr></w:pPr><w:ins w:id="2094" w:author="Scispace Agent" w:date="2026-09-04T00:00:00Z"><w:r><w:rPr><w:b/><w:bCs/><w:sz w:val="22"/><w:szCs w:val="22"/></w:rPr><w:t xml:space="preserve">Authority:  </w:t></w:r></w:ins><w:ins w:id="2095" w:author="Scispace Agent" w:date="2026-09-04T00:00:00Z"><w:r><w:rPr><w:sz w:val="22"/><w:szCs w:val="22"/></w:rPr><w:t xml:space="preserve">Phase 2 Programme Director co-signed Signal and Aria</w:t></w:r></w:ins></w:p>
<w:p><w:pPr><w:spacing w:before="200" w:after="80"/><w:rPr><w:ins w:id="2096" w:author="Scispace Agent" w:date="2026-09-04T00:00:00Z"/></w:rPr></w:pPr><w:ins w:id="2097" w:author="Scispace Agent" w:date="2026-09-04T00:00:00Z"><w:r><w:rPr><w:b/><w:bCs/><w:sz w:val="28"/><w:szCs w:val="28"/><w:color w:val="2e75b6"/></w:rPr><w:t xml:space="preserve">53.3 Cutover Schedule</w:t></w:r></w:ins></w:p>
<w:p><w:pPr><w:spacing w:before="0" w:after="80"/><w:ind w:left="400"/><w:rPr><w:ins w:id="2098" w:author="Scispace Agent" w:date="2026-09-04T00:00:00Z"/></w:rPr></w:pPr><w:ins w:id="2099" w:author="Scispace Agent" w:date="2026-09-04T00:00:00Z"><w:r><w:rPr><w:sz w:val="24"/><w:szCs w:val="24"/></w:rPr><w:t xml:space="preserve">The production cutover is executed in two sequential windows across one business week. Window 2 proceeds only if Window 1 achieves STABLE status at the 2-hour parallel-run checkpoint. The full schedule below is relative to T-0 (first cutover window Monday morning).</w:t></w:r></w:ins></w:p>
<w:p><w:pPr><w:spacing w:before="0" w:after="60"/><w:ind w:left="600"/><w:rPr><w:ins w:id="2100" w:author="Scispace Agent" w:date="2026-09-04T00:00:00Z"/></w:rPr></w:pPr><w:ins w:id="2101" w:author="Scispace Agent" w:date="2026-09-04T00:00:00Z"><w:r><w:rPr><w:b/><w:bCs/><w:sz w:val="22"/><w:szCs w:val="22"/></w:rPr><w:t xml:space="preserve">T-5 days (Wednesday prior):  </w:t></w:r></w:ins><w:ins w:id="2102" w:author="Scispace Agent" w:date="2026-09-04T00:00:00Z"><w:r><w:rPr><w:sz w:val="22"/><w:szCs w:val="22"/></w:rPr><w:t xml:space="preserve">Production environment lock imposed; change freeze activated; Nova monitoring in pre-go-live mode; vendor team availability confirmed for go-live week</w:t></w:r></w:ins></w:p>
<w:p><w:pPr><w:spacing w:before="0" w:after="60"/><w:ind w:left="600"/><w:rPr><w:ins w:id="2103" w:author="Scispace Agent" w:date="2026-09-04T00:00:00Z"/></w:rPr></w:pPr><w:ins w:id="2104" w:author="Scispace Agent" w:date="2026-09-04T00:00:00Z"><w:r><w:rPr><w:b/><w:bCs/><w:sz w:val="22"/><w:szCs w:val="22"/></w:rPr><w:t xml:space="preserve">T-2 days (Saturday):  </w:t></w:r></w:ins><w:ins w:id="2105" w:author="Scispace Agent" w:date="2026-09-04T00:00:00Z"><w:r><w:rPr><w:sz w:val="22"/><w:szCs w:val="22"/></w:rPr><w:t xml:space="preserve">Final staging-to-production delta validation by Signal; all AIE-001–005 health checks passing; rollback runbook reviewed and countersigned; vendor on-call roster confirmed active</w:t></w:r></w:ins></w:p>
<w:p><w:pPr><w:spacing w:before="0" w:after="60"/><w:ind w:left="600"/><w:rPr><w:ins w:id="2106" w:author="Scispace Agent" w:date="2026-09-04T00:00:00Z"/></w:rPr></w:pPr><w:ins w:id="2107" w:author="Scispace Agent" w:date="2026-09-04T00:00:00Z"><w:r><w:rPr><w:b/><w:bCs/><w:sz w:val="22"/><w:szCs w:val="22"/></w:rPr><w:t xml:space="preserve">T-1 day (Sunday):  </w:t></w:r></w:ins><w:ins w:id="2108" w:author="Scispace Agent" w:date="2026-09-04T00:00:00Z"><w:r><w:rPr><w:sz w:val="22"/><w:szCs w:val="22"/></w:rPr><w:t xml:space="preserve">Programme Director final readiness call with Signal, Aria, and vendor Account Director; GL-CHK-01–03 formally closed; cutover communication sent to all MONOLITH Agent leads; SC Chair notified; Nova monitoring shifted to cutover-watch mode</w:t></w:r></w:ins></w:p>
<w:p><w:pPr><w:spacing w:before="0" w:after="60"/><w:ind w:left="600"/><w:rPr><w:ins w:id="2109" w:author="Scispace Agent" w:date="2026-09-04T00:00:00Z"/></w:rPr></w:pPr><w:ins w:id="2110" w:author="Scispace Agent" w:date="2026-09-04T00:00:00Z"><w:r><w:rPr><w:b/><w:bCs/><w:sz w:val="22"/><w:szCs w:val="22"/></w:rPr><w:t xml:space="preserve">T-0 Window 1 (Monday 06:00–10:00 ICT):  </w:t></w:r></w:ins><w:ins w:id="2111" w:author="Scispace Agent" w:date="2026-09-04T00:00:00Z"><w:r><w:rPr><w:sz w:val="22"/><w:szCs w:val="22"/></w:rPr><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w:r></w:ins></w:p>
<w:p><w:pPr><w:spacing w:before="0" w:after="60"/><w:ind w:left="600"/><w:rPr><w:ins w:id="2112" w:author="Scispace Agent" w:date="2026-09-04T00:00:00Z"/></w:rPr></w:pPr><w:ins w:id="2113" w:author="Scispace Agent" w:date="2026-09-04T00:00:00Z"><w:r><w:rPr><w:b/><w:bCs/><w:sz w:val="22"/><w:szCs w:val="22"/></w:rPr><w:t xml:space="preserve">T+4h post-Window 1 (Monday 10:00–14:00 ICT):  </w:t></w:r></w:ins><w:ins w:id="2114" w:author="Scispace Agent" w:date="2026-09-04T00:00:00Z"><w:r><w:rPr><w:sz w:val="22"/><w:szCs w:val="22"/></w:rPr><w:t xml:space="preserve">Window 1 post-cutover assessment: Signal reviews 4-hour production metrics; Programme Director issues Window 1 Stable/Unstable declaration; if STABLE: Window 2 confirmed for Wednesday; if UNSTABLE: rollback executed, root cause analysis within 24h</w:t></w:r></w:ins></w:p>
<w:p><w:pPr><w:spacing w:before="0" w:after="60"/><w:ind w:left="600"/><w:rPr><w:ins w:id="2115" w:author="Scispace Agent" w:date="2026-09-04T00:00:00Z"/></w:rPr></w:pPr><w:ins w:id="2116" w:author="Scispace Agent" w:date="2026-09-04T00:00:00Z"><w:r><w:rPr><w:b/><w:bCs/><w:sz w:val="22"/><w:szCs w:val="22"/></w:rPr><w:t xml:space="preserve">T+48h Window 2 (Wednesday 06:00–10:00 ICT):  </w:t></w:r></w:ins><w:ins w:id="2117" w:author="Scispace Agent" w:date="2026-09-04T00:00:00Z"><w:r><w:rPr><w:sz w:val="22"/><w:szCs w:val="22"/></w:rPr><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w:r></w:ins></w:p>
<w:p><w:pPr><w:spacing w:before="0" w:after="60"/><w:ind w:left="600"/><w:rPr><w:ins w:id="2118" w:author="Scispace Agent" w:date="2026-09-04T00:00:00Z"/></w:rPr></w:pPr><w:ins w:id="2119" w:author="Scispace Agent" w:date="2026-09-04T00:00:00Z"><w:r><w:rPr><w:b/><w:bCs/><w:sz w:val="22"/><w:szCs w:val="22"/></w:rPr><w:t xml:space="preserve">T+72h (Thursday 06:00 ICT):  </w:t></w:r></w:ins><w:ins w:id="2120" w:author="Scispace Agent" w:date="2026-09-04T00:00:00Z"><w:r><w:rPr><w:sz w:val="22"/><w:szCs w:val="22"/></w:rPr><w:t xml:space="preserve">Post-cutover stability checkpoint: Signal and Nova confirm 72-hour production metrics; zero P1 incidents across full AIE-001–005 suite; Programme Director issues formal Go-Live Stable Declaration; 90-day Hypercare Period starts (S52.6); V-CHK-09 closes</w:t></w:r></w:ins></w:p>
<w:p><w:pPr><w:spacing w:before="0" w:after="80"/><w:ind w:left="400"/><w:rPr><w:ins w:id="2121" w:author="Scispace Agent" w:date="2026-09-04T00:00:00Z"/></w:rPr></w:pPr><w:ins w:id="2122" w:author="Scispace Agent" w:date="2026-09-04T00:00:00Z"><w:r><w:rPr><w:sz w:val="24"/><w:szCs w:val="24"/></w:rPr><w:t xml:space="preserve">Rollback decision tree:</w:t></w:r></w:ins></w:p>
<w:p><w:pPr><w:spacing w:before="0" w:after="60"/><w:ind w:left="600" w:hanging="200"/><w:rPr><w:ins w:id="2123" w:author="Scispace Agent" w:date="2026-09-04T00:00:00Z"/></w:rPr></w:pPr><w:ins w:id="2124" w:author="Scispace Agent" w:date="2026-09-04T00:00:00Z"><w:r><w:rPr><w:sz w:val="22"/><w:szCs w:val="22"/></w:rPr><w:t xml:space="preserve">&#x2022; Any P1 incident within 4 hours of cutover window: Signal initiates rollback assessment; Programme Director notified within 15 minutes</w:t></w:r></w:ins></w:p>
<w:p><w:pPr><w:spacing w:before="0" w:after="60"/><w:ind w:left="600" w:hanging="200"/><w:rPr><w:ins w:id="2125" w:author="Scispace Agent" w:date="2026-09-04T00:00:00Z"/></w:rPr></w:pPr><w:ins w:id="2126" w:author="Scispace Agent" w:date="2026-09-04T00:00:00Z"><w:r><w:rPr><w:sz w:val="22"/><w:szCs w:val="22"/></w:rPr><w:t xml:space="preserve">&#x2022; Two or more P1 incidents in any 4-hour window: automatic rollback trigger; Signal executes without waiting for Programme Director approval</w:t></w:r></w:ins></w:p>
<w:p><w:pPr><w:spacing w:before="0" w:after="60"/><w:ind w:left="600" w:hanging="200"/><w:rPr><w:ins w:id="2127" w:author="Scispace Agent" w:date="2026-09-04T00:00:00Z"/></w:rPr></w:pPr><w:ins w:id="2128" w:author="Scispace Agent" w:date="2026-09-04T00:00:00Z"><w:r><w:rPr><w:sz w:val="22"/><w:szCs w:val="22"/></w:rPr><w:t xml:space="preserve">&#x2022; Data integrity anomaly (any severity): immediate rollback; Nexus security team engaged; SC Chair notified within 1 hour</w:t></w:r></w:ins></w:p>
<w:p><w:pPr><w:spacing w:before="0" w:after="60"/><w:ind w:left="600" w:hanging="200"/><w:rPr><w:ins w:id="2129" w:author="Scispace Agent" w:date="2026-09-04T00:00:00Z"/></w:rPr></w:pPr><w:ins w:id="2130" w:author="Scispace Agent" w:date="2026-09-04T00:00:00Z"><w:r><w:rPr><w:sz w:val="22"/><w:szCs w:val="22"/></w:rPr><w:t xml:space="preserve">&#x2022; Rollback target: revert to pre-cutover baseline (S51/S52 procurement workflow) within 30 minutes of trigger decision</w:t></w:r></w:ins></w:p>
<w:p><w:pPr><w:spacing w:before="0" w:after="60"/><w:ind w:left="600" w:hanging="200"/><w:rPr><w:ins w:id="2131" w:author="Scispace Agent" w:date="2026-09-04T00:00:00Z"/></w:rPr></w:pPr><w:ins w:id="2132" w:author="Scispace Agent" w:date="2026-09-04T00:00:00Z"><w:r><w:rPr><w:sz w:val="22"/><w:szCs w:val="22"/></w:rPr><w:t xml:space="preserve">&#x2022; Post-rollback: written root cause analysis to Programme Director within 24 hours; revised go-live date to SC within 5 business days</w:t></w:r></w:ins></w:p>
<w:p><w:pPr><w:spacing w:before="200" w:after="80"/><w:rPr><w:ins w:id="2133" w:author="Scispace Agent" w:date="2026-09-04T00:00:00Z"/></w:rPr></w:pPr><w:ins w:id="2134" w:author="Scispace Agent" w:date="2026-09-04T00:00:00Z"><w:r><w:rPr><w:b/><w:bCs/><w:sz w:val="28"/><w:szCs w:val="28"/><w:color w:val="2e75b6"/></w:rPr><w:t xml:space="preserve">53.4 BAU Transition Protocol</w:t></w:r></w:ins></w:p>
<w:p><w:pPr><w:spacing w:before="0" w:after="80"/><w:ind w:left="400"/><w:rPr><w:ins w:id="2135" w:author="Scispace Agent" w:date="2026-09-04T00:00:00Z"/></w:rPr></w:pPr><w:ins w:id="2136" w:author="Scispace Agent" w:date="2026-09-04T00:00:00Z"><w:r><w:rPr><w:sz w:val="24"/><w:szCs w:val="24"/></w:rPr><w:t xml:space="preserve">The BAU Transition Protocol defines the operating model for AIE-001–005 from the Go-Live Stable Declaration through the end of the 90-day Hypercare Period (S52.6) and into the steady-state BAU support model. Three transition phases apply.</w:t></w:r></w:ins></w:p>
<w:p><w:pPr><w:spacing w:before="0" w:after="60"/><w:ind w:left="600"/><w:rPr><w:ins w:id="2137" w:author="Scispace Agent" w:date="2026-09-04T00:00:00Z"/></w:rPr></w:pPr><w:ins w:id="2138" w:author="Scispace Agent" w:date="2026-09-04T00:00:00Z"><w:r><w:rPr><w:b/><w:bCs/><w:sz w:val="22"/><w:szCs w:val="22"/></w:rPr><w:t xml:space="preserve">Phase A — Days 1–30 (Enhanced Support Mode):  </w:t></w:r></w:ins><w:ins w:id="2139" w:author="Scispace Agent" w:date="2026-09-04T00:00:00Z"><w:r><w:rPr><w:sz w:val="22"/><w:szCs w:val="22"/></w:rPr><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w:r></w:ins></w:p>
<w:p><w:pPr><w:spacing w:before="0" w:after="60"/><w:ind w:left="600"/><w:rPr><w:ins w:id="2140" w:author="Scispace Agent" w:date="2026-09-04T00:00:00Z"/></w:rPr></w:pPr><w:ins w:id="2141" w:author="Scispace Agent" w:date="2026-09-04T00:00:00Z"><w:r><w:rPr><w:b/><w:bCs/><w:sz w:val="22"/><w:szCs w:val="22"/></w:rPr><w:t xml:space="preserve">Phase B — Days 31–60 (Standard Hypercare Mode):  </w:t></w:r></w:ins><w:ins w:id="2142" w:author="Scispace Agent" w:date="2026-09-04T00:00:00Z"><w:r><w:rPr><w:sz w:val="22"/><w:szCs w:val="22"/></w:rPr><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w:r></w:ins></w:p>
<w:p><w:pPr><w:spacing w:before="0" w:after="60"/><w:ind w:left="600"/><w:rPr><w:ins w:id="2143" w:author="Scispace Agent" w:date="2026-09-04T00:00:00Z"/></w:rPr></w:pPr><w:ins w:id="2144" w:author="Scispace Agent" w:date="2026-09-04T00:00:00Z"><w:r><w:rPr><w:b/><w:bCs/><w:sz w:val="22"/><w:szCs w:val="22"/></w:rPr><w:t xml:space="preserve">Phase C — Days 61–90 (Pre-BAU Assessment):  </w:t></w:r></w:ins><w:ins w:id="2145" w:author="Scispace Agent" w:date="2026-09-04T00:00:00Z"><w:r><w:rPr><w:sz w:val="22"/><w:szCs w:val="22"/></w:rPr><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w:r></w:ins></w:p>
<w:p><w:pPr><w:spacing w:before="0" w:after="60"/><w:ind w:left="600"/><w:rPr><w:ins w:id="2146" w:author="Scispace Agent" w:date="2026-09-04T00:00:00Z"/></w:rPr></w:pPr><w:ins w:id="2147" w:author="Scispace Agent" w:date="2026-09-04T00:00:00Z"><w:r><w:rPr><w:b/><w:bCs/><w:sz w:val="22"/><w:szCs w:val="22"/></w:rPr><w:t xml:space="preserve">Phase D — Day 91+ (BAU Mode):  </w:t></w:r></w:ins><w:ins w:id="2148" w:author="Scispace Agent" w:date="2026-09-04T00:00:00Z"><w:r><w:rPr><w:sz w:val="22"/><w:szCs w:val="22"/></w:rPr><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w:r></w:ins></w:p>
<w:p><w:pPr><w:spacing w:before="0" w:after="80"/><w:ind w:left="400"/><w:rPr><w:ins w:id="2149" w:author="Scispace Agent" w:date="2026-09-04T00:00:00Z"/></w:rPr></w:pPr><w:ins w:id="2150" w:author="Scispace Agent" w:date="2026-09-04T00:00:00Z"><w:r><w:rPr><w:sz w:val="24"/><w:szCs w:val="24"/></w:rPr><w:t xml:space="preserve">BAU handoff documentation package (required at GL-CHK-08):</w:t></w:r></w:ins></w:p>
<w:p><w:pPr><w:spacing w:before="0" w:after="60"/><w:ind w:left="600" w:hanging="200"/><w:rPr><w:ins w:id="2151" w:author="Scispace Agent" w:date="2026-09-04T00:00:00Z"/></w:rPr></w:pPr><w:ins w:id="2152" w:author="Scispace Agent" w:date="2026-09-04T00:00:00Z"><w:r><w:rPr><w:sz w:val="22"/><w:szCs w:val="22"/></w:rPr><w:t xml:space="preserve">&#x2022; AIE-001–005 operational runbooks: startup/shutdown, health check procedures, common incident resolution steps</w:t></w:r></w:ins></w:p>
<w:p><w:pPr><w:spacing w:before="0" w:after="60"/><w:ind w:left="600" w:hanging="200"/><w:rPr><w:ins w:id="2153" w:author="Scispace Agent" w:date="2026-09-04T00:00:00Z"/></w:rPr></w:pPr><w:ins w:id="2154" w:author="Scispace Agent" w:date="2026-09-04T00:00:00Z"><w:r><w:rPr><w:sz w:val="22"/><w:szCs w:val="22"/></w:rPr><w:t xml:space="preserve">&#x2022; Incident playbook: severity definitions, escalation contacts, resolution templates for top 10 known issue types</w:t></w:r></w:ins></w:p>
<w:p><w:pPr><w:spacing w:before="0" w:after="60"/><w:ind w:left="600" w:hanging="200"/><w:rPr><w:ins w:id="2155" w:author="Scispace Agent" w:date="2026-09-04T00:00:00Z"/></w:rPr></w:pPr><w:ins w:id="2156" w:author="Scispace Agent" w:date="2026-09-04T00:00:00Z"><w:r><w:rPr><w:sz w:val="22"/><w:szCs w:val="22"/></w:rPr><w:t xml:space="preserve">&#x2022; Architecture reference: API endpoint registry, authentication configuration, data flow diagrams, dependency map</w:t></w:r></w:ins></w:p>
<w:p><w:pPr><w:spacing w:before="0" w:after="60"/><w:ind w:left="600" w:hanging="200"/><w:rPr><w:ins w:id="2157" w:author="Scispace Agent" w:date="2026-09-04T00:00:00Z"/></w:rPr></w:pPr><w:ins w:id="2158" w:author="Scispace Agent" w:date="2026-09-04T00:00:00Z"><w:r><w:rPr><w:sz w:val="22"/><w:szCs w:val="22"/></w:rPr><w:t xml:space="preserve">&#x2022; Performance baseline: 90-day p50/p95/p99 latency benchmarks and availability records per AIE module</w:t></w:r></w:ins></w:p>
<w:p><w:pPr><w:spacing w:before="0" w:after="60"/><w:ind w:left="600" w:hanging="200"/><w:rPr><w:ins w:id="2159" w:author="Scispace Agent" w:date="2026-09-04T00:00:00Z"/></w:rPr></w:pPr><w:ins w:id="2160" w:author="Scispace Agent" w:date="2026-09-04T00:00:00Z"><w:r><w:rPr><w:sz w:val="22"/><w:szCs w:val="22"/></w:rPr><w:t xml:space="preserve">&#x2022; Vendor contact matrix: 24/7 emergency, business-hours, escalation, and account management contacts; updated and countersigned by vendor Account Director</w:t></w:r></w:ins></w:p>
<w:p><w:pPr><w:spacing w:before="0" w:after="60"/><w:ind w:left="600"/><w:rPr><w:ins w:id="2161" w:author="Scispace Agent" w:date="2026-09-04T00:00:00Z"/></w:rPr></w:pPr><w:ins w:id="2162" w:author="Scispace Agent" w:date="2026-09-04T00:00:00Z"><w:r><w:rPr><w:b/><w:bCs/><w:sz w:val="22"/><w:szCs w:val="22"/></w:rPr><w:t xml:space="preserve">Handoff authority:  </w:t></w:r></w:ins><w:ins w:id="2163" w:author="Scispace Agent" w:date="2026-09-04T00:00:00Z"><w:r><w:rPr><w:sz w:val="22"/><w:szCs w:val="22"/></w:rPr><w:t xml:space="preserve">Signal (Technology Lead) accepts runbooks; Core accepts vendor commercial documentation; Programme Director signs off full BAU handoff package</w:t></w:r></w:ins></w:p>
<w:p><w:pPr><w:spacing w:before="200" w:after="80"/><w:rPr><w:ins w:id="2164" w:author="Scispace Agent" w:date="2026-09-04T00:00:00Z"/></w:rPr></w:pPr><w:ins w:id="2165" w:author="Scispace Agent" w:date="2026-09-04T00:00:00Z"><w:r><w:rPr><w:b/><w:bCs/><w:sz w:val="28"/><w:szCs w:val="28"/><w:color w:val="2e75b6"/></w:rPr><w:t xml:space="preserve">53.5 Phase 3 Readiness Gate Criteria</w:t></w:r></w:ins></w:p>
<w:p><w:pPr><w:spacing w:before="0" w:after="80"/><w:ind w:left="400"/><w:rPr><w:ins w:id="2166" w:author="Scispace Agent" w:date="2026-09-04T00:00:00Z"/></w:rPr></w:pPr><w:ins w:id="2167" w:author="Scispace Agent" w:date="2026-09-04T00:00:00Z"><w:r><w:rPr><w:sz w:val="24"/><w:szCs w:val="24"/></w:rPr><w:t xml:space="preserve">Phase 3 initiation requires the Phase 2 programme to demonstrate achievement of all Phase 2 coverage targets and system stability milestones. The following gate criteria must be satisfied before the Steering Committee may authorise Phase 3 commencement.</w:t></w:r></w:ins></w:p>
<w:p><w:pPr><w:spacing w:before="0" w:after="80"/><w:ind w:left="400"/><w:rPr><w:ins w:id="2168" w:author="Scispace Agent" w:date="2026-09-04T00:00:00Z"/></w:rPr></w:pPr><w:ins w:id="2169" w:author="Scispace Agent" w:date="2026-09-04T00:00:00Z"><w:r><w:rPr><w:sz w:val="24"/><w:szCs w:val="24"/></w:rPr><w:t xml:space="preserve">Phase 2 completion requirements (prerequisite for Phase 3 gate):</w:t></w:r></w:ins></w:p>
<w:p><w:pPr><w:spacing w:before="0" w:after="60"/><w:ind w:left="600" w:hanging="200"/><w:rPr><w:ins w:id="2170" w:author="Scispace Agent" w:date="2026-09-04T00:00:00Z"/></w:rPr></w:pPr><w:ins w:id="2171" w:author="Scispace Agent" w:date="2026-09-04T00:00:00Z"><w:r><w:rPr><w:sz w:val="22"/><w:szCs w:val="22"/></w:rPr><w:t xml:space="preserve">&#x2022; GAP-05 (AI Creative Engine): AIE-001–005 live in production with ≥99.5% availability for minimum 90 consecutive days</w:t></w:r></w:ins></w:p>
<w:p><w:pPr><w:spacing w:before="0" w:after="60"/><w:ind w:left="600" w:hanging="200"/><w:rPr><w:ins w:id="2172" w:author="Scispace Agent" w:date="2026-09-04T00:00:00Z"/></w:rPr></w:pPr><w:ins w:id="2173" w:author="Scispace Agent" w:date="2026-09-04T00:00:00Z"><w:r><w:rPr><w:sz w:val="22"/><w:szCs w:val="22"/></w:rPr><w:t xml:space="preserve">&#x2022; GAP-06 (Cross-Pillar Event Bus): EVT-001–005 deployed and integrated; cross-pillar orchestration validated by Signal</w:t></w:r></w:ins></w:p>
<w:p><w:pPr><w:spacing w:before="0" w:after="60"/><w:ind w:left="600" w:hanging="200"/><w:rPr><w:ins w:id="2174" w:author="Scispace Agent" w:date="2026-09-04T00:00:00Z"/></w:rPr></w:pPr><w:ins w:id="2175" w:author="Scispace Agent" w:date="2026-09-04T00:00:00Z"><w:r><w:rPr><w:sz w:val="22"/><w:szCs w:val="22"/></w:rPr><w:t xml:space="preserve">&#x2022; GAP-09 (Mock-up Approval Workflow): client mock-up portal live; ≥10 successful client sign-off cycles completed</w:t></w:r></w:ins></w:p>
<w:p><w:pPr><w:spacing w:before="0" w:after="60"/><w:ind w:left="600" w:hanging="200"/><w:rPr><w:ins w:id="2176" w:author="Scispace Agent" w:date="2026-09-04T00:00:00Z"/></w:rPr></w:pPr><w:ins w:id="2177" w:author="Scispace Agent" w:date="2026-09-04T00:00:00Z"><w:r><w:rPr><w:sz w:val="22"/><w:szCs w:val="22"/></w:rPr><w:t xml:space="preserve">&#x2022; GAP-10 (Unified KPI Dashboard): Nova dashboard aggregating all 6 Pillars live; SC reporting automation active</w:t></w:r></w:ins></w:p>
<w:p><w:pPr><w:spacing w:before="0" w:after="60"/><w:ind w:left="600" w:hanging="200"/><w:rPr><w:ins w:id="2178" w:author="Scispace Agent" w:date="2026-09-04T00:00:00Z"/></w:rPr></w:pPr><w:ins w:id="2179" w:author="Scispace Agent" w:date="2026-09-04T00:00:00Z"><w:r><w:rPr><w:sz w:val="22"/><w:szCs w:val="22"/></w:rPr><w:t xml:space="preserve">&#x2022; GAP-11 (Emergency Escalation Protocol): P0/P1/P2 severity matrix live in MONOLITH SIEM; incident postmortem module active</w:t></w:r></w:ins></w:p>
<w:p><w:pPr><w:spacing w:before="0" w:after="60"/><w:ind w:left="600" w:hanging="200"/><w:rPr><w:ins w:id="2180" w:author="Scispace Agent" w:date="2026-09-04T00:00:00Z"/></w:rPr></w:pPr><w:ins w:id="2181" w:author="Scispace Agent" w:date="2026-09-04T00:00:00Z"><w:r><w:rPr><w:sz w:val="22"/><w:szCs w:val="22"/></w:rPr><w:t xml:space="preserve">&#x2022; GAP-12 (Governance Amendment Tracking): amendment register with SC ratification records live; at least one formal amendment cycle completed</w:t></w:r></w:ins></w:p>
<w:p><w:pPr><w:spacing w:before="0" w:after="60"/><w:ind w:left="600"/><w:rPr><w:ins w:id="2182" w:author="Scispace Agent" w:date="2026-09-04T00:00:00Z"/></w:rPr></w:pPr><w:ins w:id="2183" w:author="Scispace Agent" w:date="2026-09-04T00:00:00Z"><w:r><w:rPr><w:b/><w:bCs/><w:sz w:val="22"/><w:szCs w:val="22"/></w:rPr><w:t xml:space="preserve">Phase 2 coverage target:  </w:t></w:r></w:ins><w:ins w:id="2184" w:author="Scispace Agent" w:date="2026-09-04T00:00:00Z"><w:r><w:rPr><w:sz w:val="22"/><w:szCs w:val="22"/></w:rPr><w:t xml:space="preserve">80% of MONOLITH coverage metric (Phase 1: 68% → Phase 2: 80%)</w:t></w:r></w:ins></w:p>
<w:p><w:pPr><w:spacing w:before="0" w:after="80"/><w:ind w:left="400"/><w:rPr><w:ins w:id="2185" w:author="Scispace Agent" w:date="2026-09-04T00:00:00Z"/></w:rPr></w:pPr><w:ins w:id="2186" w:author="Scispace Agent" w:date="2026-09-04T00:00:00Z"><w:r><w:rPr><w:sz w:val="24"/><w:szCs w:val="24"/></w:rPr><w:t xml:space="preserve">Phase 3 gate criteria (GL-CHK-09–10):</w:t></w:r></w:ins></w:p>
<w:p><w:pPr><w:spacing w:before="0" w:after="60"/><w:ind w:left="600"/><w:rPr><w:ins w:id="2187" w:author="Scispace Agent" w:date="2026-09-04T00:00:00Z"/></w:rPr></w:pPr><w:ins w:id="2188" w:author="Scispace Agent" w:date="2026-09-04T00:00:00Z"><w:r><w:rPr><w:b/><w:bCs/><w:sz w:val="22"/><w:szCs w:val="22"/></w:rPr><w:t xml:space="preserve">GL-CHK-09 — Phase 2 Coverage Verification:  </w:t></w:r></w:ins><w:ins w:id="2189" w:author="Scispace Agent" w:date="2026-09-04T00:00:00Z"><w:r><w:rPr><w:sz w:val="22"/><w:szCs w:val="22"/></w:rPr><w:t xml:space="preserve">SC formally verifies all 6 Phase 2 gaps (GAP-05/06/09/10/11/12) CLOSED per audit by Aria + Signal; coverage metric independently calculated at ≥80%; no open P1/P2 incidents across any Phase 2 deliverable for 30 consecutive days prior to gate</w:t></w:r></w:ins></w:p>
<w:p><w:pPr><w:spacing w:before="0" w:after="60"/><w:ind w:left="600"/><w:rPr><w:ins w:id="2190" w:author="Scispace Agent" w:date="2026-09-04T00:00:00Z"/></w:rPr></w:pPr><w:ins w:id="2191" w:author="Scispace Agent" w:date="2026-09-04T00:00:00Z"><w:r><w:rPr><w:b/><w:bCs/><w:sz w:val="22"/><w:szCs w:val="22"/></w:rPr><w:t xml:space="preserve">GL-CHK-10 — Phase 3 Authorisation:  </w:t></w:r></w:ins><w:ins w:id="2192" w:author="Scispace Agent" w:date="2026-09-04T00:00:00Z"><w:r><w:rPr><w:sz w:val="22"/><w:szCs w:val="22"/></w:rPr><w:t xml:space="preserve">SC resolution passed authorising Phase 3 initiation; Phase 3 Programme Director appointed; Phase 3 PDD (Programme Definition Document) approved in principle; Phase 3 budget envelope (target: GAP-01/02/03/04/13/14/15 closure to 92% coverage) ring-fenced</w:t></w:r></w:ins></w:p>
<w:p><w:pPr><w:spacing w:before="0" w:after="80"/><w:ind w:left="400"/><w:rPr><w:ins w:id="2193" w:author="Scispace Agent" w:date="2026-09-04T00:00:00Z"/></w:rPr></w:pPr><w:ins w:id="2194" w:author="Scispace Agent" w:date="2026-09-04T00:00:00Z"><w:r><w:rPr><w:sz w:val="24"/><w:szCs w:val="24"/></w:rPr><w:t xml:space="preserve">Phase 3 scope preview (for planning purposes):</w:t></w:r></w:ins></w:p>
<w:p><w:pPr><w:spacing w:before="0" w:after="60"/><w:ind w:left="600" w:hanging="200"/><w:rPr><w:ins w:id="2195" w:author="Scispace Agent" w:date="2026-09-04T00:00:00Z"/></w:rPr></w:pPr><w:ins w:id="2196" w:author="Scispace Agent" w:date="2026-09-04T00:00:00Z"><w:r><w:rPr><w:sz w:val="22"/><w:szCs w:val="22"/></w:rPr><w:t xml:space="preserve">&#x2022; GAP-01: Biophilic Design & WELL/LEED Tracking module (Pillar 1) — `src/biophilic/` new module</w:t></w:r></w:ins></w:p>
<w:p><w:pPr><w:spacing w:before="0" w:after="60"/><w:ind w:left="600" w:hanging="200"/><w:rPr><w:ins w:id="2197" w:author="Scispace Agent" w:date="2026-09-04T00:00:00Z"/></w:rPr></w:pPr><w:ins w:id="2198" w:author="Scispace Agent" w:date="2026-09-04T00:00:00Z"><w:r><w:rPr><w:sz w:val="22"/><w:szCs w:val="22"/></w:rPr><w:t xml:space="preserve">&#x2022; GAP-02: Design Freeze Gate full implementation (Pillar 2) — Gate-0/1/2/3 milestone locks in `src/gate/`</w:t></w:r></w:ins></w:p>
<w:p><w:pPr><w:spacing w:before="0" w:after="60"/><w:ind w:left="600" w:hanging="200"/><w:rPr><w:ins w:id="2199" w:author="Scispace Agent" w:date="2026-09-04T00:00:00Z"/></w:rPr></w:pPr><w:ins w:id="2200" w:author="Scispace Agent" w:date="2026-09-04T00:00:00Z"><w:r><w:rPr><w:sz w:val="22"/><w:szCs w:val="22"/></w:rPr><w:t xml:space="preserve">&#x2022; GAP-03/04: Sensory Commissioning + Post-Occupancy Evaluation (Pillar 6) — `src/sensory-commissioning/`, `src/poe/`</w:t></w:r></w:ins></w:p>
<w:p><w:pPr><w:spacing w:before="0" w:after="60"/><w:ind w:left="600" w:hanging="200"/><w:rPr><w:ins w:id="2201" w:author="Scispace Agent" w:date="2026-09-04T00:00:00Z"/></w:rPr></w:pPr><w:ins w:id="2202" w:author="Scispace Agent" w:date="2026-09-04T00:00:00Z"><w:r><w:rPr><w:sz w:val="22"/><w:szCs w:val="22"/></w:rPr><w:t xml:space="preserve">&#x2022; GAP-13: AI Ethics Audit Module — bias monitoring, ethical decision log in `src/core/guards/`</w:t></w:r></w:ins></w:p>
<w:p><w:pPr><w:spacing w:before="0" w:after="60"/><w:ind w:left="600" w:hanging="200"/><w:rPr><w:ins w:id="2203" w:author="Scispace Agent" w:date="2026-09-04T00:00:00Z"/></w:rPr></w:pPr><w:ins w:id="2204" w:author="Scispace Agent" w:date="2026-09-04T00:00:00Z"><w:r><w:rPr><w:sz w:val="22"/><w:szCs w:val="22"/></w:rPr><w:t xml:space="preserve">&#x2022; GAP-14: Agent Decommissioning Workflow — formal retire/archive state in `src/workflow/`</w:t></w:r></w:ins></w:p>
<w:p><w:pPr><w:spacing w:before="0" w:after="60"/><w:ind w:left="600" w:hanging="200"/><w:rPr><w:ins w:id="2205" w:author="Scispace Agent" w:date="2026-09-04T00:00:00Z"/></w:rPr></w:pPr><w:ins w:id="2206" w:author="Scispace Agent" w:date="2026-09-04T00:00:00Z"><w:r><w:rPr><w:sz w:val="22"/><w:szCs w:val="22"/></w:rPr><w:t xml:space="preserve">&#x2022; GAP-15: PDPA Data Subject Request Workflow — DSAR form and 30-day response tracker in `src/iam/`</w:t></w:r></w:ins></w:p>
<w:p><w:pPr><w:spacing w:before="0" w:after="60"/><w:ind w:left="600"/><w:rPr><w:ins w:id="2207" w:author="Scispace Agent" w:date="2026-09-04T00:00:00Z"/></w:rPr></w:pPr><w:ins w:id="2208" w:author="Scispace Agent" w:date="2026-09-04T00:00:00Z"><w:r><w:rPr><w:b/><w:bCs/><w:sz w:val="22"/><w:szCs w:val="22"/></w:rPr><w:t xml:space="preserve">Phase 3 coverage target:  </w:t></w:r></w:ins><w:ins w:id="2209" w:author="Scispace Agent" w:date="2026-09-04T00:00:00Z"><w:r><w:rPr><w:sz w:val="22"/><w:szCs w:val="22"/></w:rPr><w:t xml:space="preserve">92% (Phase 2: 80% → Phase 3: 92%)</w:t></w:r></w:ins></w:p>
<w:p><w:pPr><w:spacing w:before="0" w:after="60"/><w:ind w:left="600"/><w:rPr><w:ins w:id="2210" w:author="Scispace Agent" w:date="2026-09-04T00:00:00Z"/></w:rPr></w:pPr><w:ins w:id="2211" w:author="Scispace Agent" w:date="2026-09-04T00:00:00Z"><w:r><w:rPr><w:b/><w:bCs/><w:sz w:val="22"/><w:szCs w:val="22"/></w:rPr><w:t xml:space="preserve">Phase 3 timeline estimate:  </w:t></w:r></w:ins><w:ins w:id="2212" w:author="Scispace Agent" w:date="2026-09-04T00:00:00Z"><w:r><w:rPr><w:sz w:val="22"/><w:szCs w:val="22"/></w:rPr><w:t xml:space="preserve">FY2033–2034 (AMD-004 WS-C/WS-D activation)</w:t></w:r></w:ins></w:p>
<w:p><w:pPr><w:spacing w:before="0" w:after="60"/><w:ind w:left="600"/><w:rPr><w:ins w:id="2213" w:author="Scispace Agent" w:date="2026-09-04T00:00:00Z"/></w:rPr></w:pPr><w:ins w:id="2214" w:author="Scispace Agent" w:date="2026-09-04T00:00:00Z"><w:r><w:rPr><w:b/><w:bCs/><w:sz w:val="22"/><w:szCs w:val="22"/></w:rPr><w:t xml:space="preserve">Phase 3 gate authority:  </w:t></w:r></w:ins><w:ins w:id="2215" w:author="Scispace Agent" w:date="2026-09-04T00:00:00Z"><w:r><w:rPr><w:sz w:val="22"/><w:szCs w:val="22"/></w:rPr><w:t xml:space="preserve">Steering Committee — SC resolution required; Programme Director cannot unilaterally initiate Phase 3</w:t></w:r></w:ins></w:p>
<w:p><w:pPr><w:spacing w:before="200" w:after="80"/><w:rPr><w:ins w:id="2216" w:author="Scispace Agent" w:date="2026-09-04T00:00:00Z"/></w:rPr></w:pPr><w:ins w:id="2217" w:author="Scispace Agent" w:date="2026-09-04T00:00:00Z"><w:r><w:rPr><w:b/><w:bCs/><w:sz w:val="28"/><w:szCs w:val="28"/><w:color w:val="2e75b6"/></w:rPr><w:t xml:space="preserve">53.6 Go-Live Operations Checklist — GL-CHK-01 to GL-CHK-10</w:t></w:r></w:ins></w:p>
<w:p><w:pPr><w:spacing w:before="0" w:after="80"/><w:ind w:left="400"/><w:rPr><w:ins w:id="2218" w:author="Scispace Agent" w:date="2026-09-04T00:00:00Z"/></w:rPr></w:pPr><w:ins w:id="2219" w:author="Scispace Agent" w:date="2026-09-04T00:00:00Z"><w:r><w:rPr><w:sz w:val="24"/><w:szCs w:val="24"/></w:rPr><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w:r></w:ins></w:p>
<w:p><w:pPr><w:spacing w:before="0" w:after="60"/><w:ind w:left="600"/><w:rPr><w:ins w:id="2220" w:author="Scispace Agent" w:date="2026-09-04T00:00:00Z"/></w:rPr></w:pPr><w:ins w:id="2221" w:author="Scispace Agent" w:date="2026-09-04T00:00:00Z"><w:r><w:rPr><w:b/><w:bCs/><w:sz w:val="22"/><w:szCs w:val="22"/></w:rPr><w:t xml:space="preserve">GL-CHK-01:  </w:t></w:r></w:ins><w:ins w:id="2222" w:author="Scispace Agent" w:date="2026-09-04T00:00:00Z"><w:r><w:rPr><w:sz w:val="22"/><w:szCs w:val="22"/></w:rPr><w:t xml:space="preserve">[PRE-GO-LIVE] V-CHK Audit — V-CHK-01–08 all COMPLETE; zero open P1/P2 defects — Authority: Programme Director</w:t></w:r></w:ins></w:p>
<w:p><w:pPr><w:spacing w:before="0" w:after="60"/><w:ind w:left="600"/><w:rPr><w:ins w:id="2223" w:author="Scispace Agent" w:date="2026-09-04T00:00:00Z"/></w:rPr></w:pPr><w:ins w:id="2224" w:author="Scispace Agent" w:date="2026-09-04T00:00:00Z"><w:r><w:rPr><w:b/><w:bCs/><w:sz w:val="22"/><w:szCs w:val="22"/></w:rPr><w:t xml:space="preserve">GL-CHK-02:  </w:t></w:r></w:ins><w:ins w:id="2225" w:author="Scispace Agent" w:date="2026-09-04T00:00:00Z"><w:r><w:rPr><w:sz w:val="22"/><w:szCs w:val="22"/></w:rPr><w:t xml:space="preserve">[PRE-GO-LIVE] Production Environment Validation — config delta ≤ tolerance; all API health checks passing — Authority: Signal</w:t></w:r></w:ins></w:p>
<w:p><w:pPr><w:spacing w:before="0" w:after="60"/><w:ind w:left="600"/><w:rPr><w:ins w:id="2226" w:author="Scispace Agent" w:date="2026-09-04T00:00:00Z"/></w:rPr></w:pPr><w:ins w:id="2227" w:author="Scispace Agent" w:date="2026-09-04T00:00:00Z"><w:r><w:rPr><w:b/><w:bCs/><w:sz w:val="22"/><w:szCs w:val="22"/></w:rPr><w:t xml:space="preserve">GL-CHK-03:  </w:t></w:r></w:ins><w:ins w:id="2228" w:author="Scispace Agent" w:date="2026-09-04T00:00:00Z"><w:r><w:rPr><w:sz w:val="22"/><w:szCs w:val="22"/></w:rPr><w:t xml:space="preserve">[PRE-GO-LIVE] Rollback Rehearsal — rollback time ≤30 min confirmed; runbook countersigned; vendor on-call confirmed — Authority: Signal + Programme Director</w:t></w:r></w:ins></w:p>
<w:p><w:pPr><w:spacing w:before="0" w:after="60"/><w:ind w:left="600"/><w:rPr><w:ins w:id="2229" w:author="Scispace Agent" w:date="2026-09-04T00:00:00Z"/></w:rPr></w:pPr><w:ins w:id="2230" w:author="Scispace Agent" w:date="2026-09-04T00:00:00Z"><w:r><w:rPr><w:b/><w:bCs/><w:sz w:val="22"/><w:szCs w:val="22"/></w:rPr><w:t xml:space="preserve">GL-CHK-04:  </w:t></w:r></w:ins><w:ins w:id="2231" w:author="Scispace Agent" w:date="2026-09-04T00:00:00Z"><w:r><w:rPr><w:sz w:val="22"/><w:szCs w:val="22"/></w:rPr><w:t xml:space="preserve">[CUTOVER] Window 1 Stable — AIE-001/002 live; 2-hour parallel run passed; STABLE declaration issued — Authority: Signal, declared by Programme Director</w:t></w:r></w:ins></w:p>
<w:p><w:pPr><w:spacing w:before="0" w:after="60"/><w:ind w:left="600"/><w:rPr><w:ins w:id="2232" w:author="Scispace Agent" w:date="2026-09-04T00:00:00Z"/></w:rPr></w:pPr><w:ins w:id="2233" w:author="Scispace Agent" w:date="2026-09-04T00:00:00Z"><w:r><w:rPr><w:b/><w:bCs/><w:sz w:val="22"/><w:szCs w:val="22"/></w:rPr><w:t xml:space="preserve">GL-CHK-05:  </w:t></w:r></w:ins><w:ins w:id="2234" w:author="Scispace Agent" w:date="2026-09-04T00:00:00Z"><w:r><w:rPr><w:sz w:val="22"/><w:szCs w:val="22"/></w:rPr><w:t xml:space="preserve">[CUTOVER] Window 2 Stable — AIE-003/004/005 live; full suite STABLE; all 5 modules production-active — Authority: Signal, declared by Programme Director</w:t></w:r></w:ins></w:p>
<w:p><w:pPr><w:spacing w:before="0" w:after="60"/><w:ind w:left="600"/><w:rPr><w:ins w:id="2235" w:author="Scispace Agent" w:date="2026-09-04T00:00:00Z"/></w:rPr></w:pPr><w:ins w:id="2236" w:author="Scispace Agent" w:date="2026-09-04T00:00:00Z"><w:r><w:rPr><w:b/><w:bCs/><w:sz w:val="22"/><w:szCs w:val="22"/></w:rPr><w:t xml:space="preserve">GL-CHK-06:  </w:t></w:r></w:ins><w:ins w:id="2237" w:author="Scispace Agent" w:date="2026-09-04T00:00:00Z"><w:r><w:rPr><w:sz w:val="22"/><w:szCs w:val="22"/></w:rPr><w:t xml:space="preserve">[POST-CUTOVER] T+72h Stability Confirmed — zero P1 in 72h; 90-day hypercare clock started; V-CHK-09 CLOSED — Authority: Programme Director + Signal</w:t></w:r></w:ins></w:p>
<w:p><w:pPr><w:spacing w:before="0" w:after="60"/><w:ind w:left="600"/><w:rPr><w:ins w:id="2238" w:author="Scispace Agent" w:date="2026-09-04T00:00:00Z"/></w:rPr></w:pPr><w:ins w:id="2239" w:author="Scispace Agent" w:date="2026-09-04T00:00:00Z"><w:r><w:rPr><w:b/><w:bCs/><w:sz w:val="22"/><w:szCs w:val="22"/></w:rPr><w:t xml:space="preserve">GL-CHK-07:  </w:t></w:r></w:ins><w:ins w:id="2240" w:author="Scispace Agent" w:date="2026-09-04T00:00:00Z"><w:r><w:rPr><w:sz w:val="22"/><w:szCs w:val="22"/></w:rPr><w:t xml:space="preserve">[HYPERCARE DAY 30] 30-Day Review Passed — availability ≥99.5%; zero open P1; P2 backlog ≤5 — Authority: Programme Director per S52 V-CHK-10</w:t></w:r></w:ins></w:p>
<w:p><w:pPr><w:spacing w:before="0" w:after="60"/><w:ind w:left="600"/><w:rPr><w:ins w:id="2241" w:author="Scispace Agent" w:date="2026-09-04T00:00:00Z"/></w:rPr></w:pPr><w:ins w:id="2242" w:author="Scispace Agent" w:date="2026-09-04T00:00:00Z"><w:r><w:rPr><w:b/><w:bCs/><w:sz w:val="22"/><w:szCs w:val="22"/></w:rPr><w:t xml:space="preserve">GL-CHK-08:  </w:t></w:r></w:ins><w:ins w:id="2243" w:author="Scispace Agent" w:date="2026-09-04T00:00:00Z"><w:r><w:rPr><w:sz w:val="22"/><w:szCs w:val="22"/></w:rPr><w:t xml:space="preserve">[HYPERCARE DAY 90] BAU Handoff Complete — runbooks accepted by Signal; commercial docs accepted by Core; hypercare exit signed off — Authority: Programme Director co-signed Core per S52 V-CHK-12</w:t></w:r></w:ins></w:p>
<w:p><w:pPr><w:spacing w:before="0" w:after="60"/><w:ind w:left="600"/><w:rPr><w:ins w:id="2244" w:author="Scispace Agent" w:date="2026-09-04T00:00:00Z"/></w:rPr></w:pPr><w:ins w:id="2245" w:author="Scispace Agent" w:date="2026-09-04T00:00:00Z"><w:r><w:rPr><w:b/><w:bCs/><w:sz w:val="22"/><w:szCs w:val="22"/></w:rPr><w:t xml:space="preserve">GL-CHK-09:  </w:t></w:r></w:ins><w:ins w:id="2246" w:author="Scispace Agent" w:date="2026-09-04T00:00:00Z"><w:r><w:rPr><w:sz w:val="22"/><w:szCs w:val="22"/></w:rPr><w:t xml:space="preserve">[PHASE 3 GATE] Phase 2 Coverage ≥80% — all GAP-05/06/09/10/11/12 CLOSED per SC audit; 30-day zero-P1 period confirmed — Authority: Steering Committee</w:t></w:r></w:ins></w:p>
<w:p><w:pPr><w:spacing w:before="0" w:after="60"/><w:ind w:left="600"/><w:rPr><w:ins w:id="2247" w:author="Scispace Agent" w:date="2026-09-04T00:00:00Z"/></w:rPr></w:pPr><w:ins w:id="2248" w:author="Scispace Agent" w:date="2026-09-04T00:00:00Z"><w:r><w:rPr><w:b/><w:bCs/><w:sz w:val="22"/><w:szCs w:val="22"/></w:rPr><w:t xml:space="preserve">GL-CHK-10:  </w:t></w:r></w:ins><w:ins w:id="2249" w:author="Scispace Agent" w:date="2026-09-04T00:00:00Z"><w:r><w:rPr><w:sz w:val="22"/><w:szCs w:val="22"/></w:rPr><w:t xml:space="preserve">[PHASE 3 GATE] Phase 3 Authorisation — SC resolution passed; Phase 3 PDD approved in principle; Phase 3 Programme Director appointed — Authority: SC Chair + Board</w:t></w:r></w:ins></w:p>
<w:p><w:pPr><w:spacing w:before="0" w:after="80"/><w:ind w:left="400"/><w:rPr><w:ins w:id="2250" w:author="Scispace Agent" w:date="2026-09-04T00:00:00Z"/></w:rPr></w:pPr><w:ins w:id="2251" w:author="Scispace Agent" w:date="2026-09-04T00:00:00Z"><w:r><w:rPr><w:sz w:val="24"/><w:szCs w:val="24"/></w:rPr><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w:r></w:ins></w:p>
<w:p><w:pPr><w:spacing w:before="0" w:after="60"/><w:ind w:left="600"/><w:rPr><w:ins w:id="2252" w:author="Scispace Agent" w:date="2026-09-04T00:00:00Z"/></w:rPr></w:pPr><w:ins w:id="2253" w:author="Scispace Agent" w:date="2026-09-04T00:00:00Z"><w:r><w:rPr><w:b/><w:bCs/><w:sz w:val="22"/><w:szCs w:val="22"/></w:rPr><w:t xml:space="preserve">Combined tracker reference:  </w:t></w:r></w:ins><w:ins w:id="2254" w:author="Scispace Agent" w:date="2026-09-04T00:00:00Z"><w:r><w:rPr><w:sz w:val="22"/><w:szCs w:val="22"/></w:rPr><w:t xml:space="preserve">MONOLITH-S53-GOLIVE-001 v1.0 (living document; version controlled in MONOLITH document repository)</w:t></w:r></w:ins></w:p>
<w:p><w:pPr><w:spacing w:before="0" w:after="60"/><w:ind w:left="600"/><w:rPr><w:ins w:id="2255" w:author="Scispace Agent" w:date="2026-09-04T00:00:00Z"/></w:rPr></w:pPr><w:ins w:id="2256" w:author="Scispace Agent" w:date="2026-09-04T00:00:00Z"><w:r><w:rPr><w:b/><w:bCs/><w:sz w:val="22"/><w:szCs w:val="22"/></w:rPr><w:t xml:space="preserve">Programme close authority:  </w:t></w:r></w:ins><w:ins w:id="2257" w:author="Scispace Agent" w:date="2026-09-04T00:00:00Z"><w:r><w:rPr><w:sz w:val="22"/><w:szCs w:val="22"/></w:rPr><w:t xml:space="preserve">Steering Committee resolution required to formally close Phase 2 and open Phase 3; no individual authority may close the programme unilaterally</w:t></w:r></w:ins></w:p>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