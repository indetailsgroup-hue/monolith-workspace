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Bdr></w:pBdr><w:spacing w:after="100" /><w:ind /><w:jc w:val="center" /><w:rPr><w:b/><w:bCs/><w:color w:val="1f2d5a" /><w:sz w:val="44" /><w:szCs w:val="44" /></w:rPr></w:pPr><w:r><w:rPr><w:b/><w:bCs/><w:color w:val="1f2d5a" /><w:sz w:val="44" /><w:szCs w:val="44" /></w:rPr></w:r><w:r><w:rPr><w:b/><w:bCs/><w:color w:val="1f2d5a" /><w:sz w:val="44" /><w:szCs w:val="44" /></w:rPr><w:t xml:space="preserve">สรุปโครงการ MONOLITH / DAPH Decor</w:t></w:r><w:r><w:rPr><w:b/><w:bCs/><w:color w:val="1f2d5a" /><w:sz w:val="44" /><w:szCs w:val="44" /></w:rPr></w:r><w:r><w:rPr><w:b/><w:bCs/><w:color w:val="1f2d5a" /><w:sz w:val="44" /><w:szCs w:val="44" /></w:rPr></w:r></w:p><w:p w14:paraId="47D60B56"><w:pPr><w:pBdr></w:pBdr><w:spacing w:after="80" /><w:ind /><w:jc w:val="center" /><w:rPr><w:bCs/><w:i/><w:color w:val="2e75b6" /><w:sz w:val="28" /><w:szCs w:val="28" /></w:rPr></w:pPr><w:r><w:rPr><w:i/><w:iCs/><w:color w:val="2e75b6" /><w:sz w:val="28" /><w:szCs w:val="28" /></w:rPr><w:t xml:space="preserve">SOP &amp; Engineering Standards Package v2.5</w:t></w:r><w:r><w:rPr><w:bCs/><w:i/><w:color w:val="2e75b6" /><w:sz w:val="28" /><w:szCs w:val="28" /></w:rPr></w:r><w:r><w:rPr><w:bCs/><w:i/><w:color w:val="2e75b6" /><w:sz w:val="28" /><w:szCs w:val="28" /></w:rPr></w:r></w:p><w:p w14:paraId="1C796EA2"><w:pPr><w:pBdr></w:pBdr><w:spacing w:after="60" /><w:ind /><w:jc w:val="center" /><w:rPr><w:bCs/><w:i/><w:color w:val="555555" /><w:sz w:val="22" /><w:szCs w:val="22" /></w:rPr></w:pPr><w:r><w:rPr><w:i/><w:iCs/><w:color w:val="555555" /><w:sz w:val="22" /><w:szCs w:val="22" /></w:rPr><w:t xml:space="preserve">เวอร์ชัน: 2.5  ·  วันที่: 2 กันยายน 2569  ·  สถานะ: เสร็จสมบูรณ์</w:t></w:r><w:r><w:rPr><w:bCs/><w:i/><w:color w:val="555555" /><w:sz w:val="22" /><w:szCs w:val="22" /></w:rPr></w:r><w:r><w:rPr><w:bCs/><w:i/><w:color w:val="555555" /><w:sz w:val="22" /><w:szCs w:val="22" /></w:rPr></w:r></w:p><w:p w14:paraId="7EDBCB4A"><w:pPr><w:pBdr></w:pBdr><w:spacing w:after="400" /><w:ind /><w:jc w:val="center" /><w:rPr><w:bCs/><w:i/><w:color w:val="555555" /><w:sz w:val="22" /><w:szCs w:val="22" /></w:rPr></w:pPr><w:r><w:rPr><w:i/><w:iCs/><w:color w:val="555555" /><w:sz w:val="22" /><w:szCs w:val="22" /></w:rPr><w:t xml:space="preserve">เตรียมโดย: MONOLITH AI Operations Team  ·  สำหรับ: ทีม DAPH Decor</w:t></w:r><w:r><w:rPr><w:bCs/><w:i/><w:color w:val="555555" /><w:sz w:val="22" /><w:szCs w:val="22" /></w:rPr></w:r><w:r><w:rPr><w:bCs/><w:i/><w:color w:val="555555" /><w:sz w:val="22" /><w:szCs w:val="22" /></w:rPr></w:r></w:p><w:p w14:paraId="385EEFB5"><w:pPr><w:pBdr></w:pBdr><w:spacing w:after="120" w:before="320" /><w:ind /><w:rPr><w:b/><w:bCs/><w:color w:val="1f2d5a" /><w:sz w:val="36" /><w:szCs w:val="36" /></w:rPr></w:pPr><w:r><w:rPr><w:b/><w:bCs/><w:color w:val="1f2d5a" /><w:sz w:val="36" /><w:szCs w:val="36" /></w:rPr><w:t xml:space="preserve">1. ภาพรวมโครงการ</w:t></w:r><w:r><w:rPr><w:b/><w:bCs/><w:color w:val="1f2d5a" /><w:sz w:val="36" /><w:szCs w:val="36" /></w:rPr></w:r><w:r><w:rPr><w:b/><w:bCs/><w:color w:val="1f2d5a" /><w:sz w:val="36" /><w:szCs w:val="36" /></w:rPr></w:r></w:p><w:p w14:paraId="3A6F8EF9"><w:pPr><w:pBdr></w:pBdr><w:spacing w:after="100" w:line="276" w:lineRule="auto" /><w:ind /><w:rPr><w:sz w:val="24" /><w:szCs w:val="24" /></w:rPr></w:pPr><w:r><w:rPr><w:sz w:val="24" /><w:szCs w:val="24" /></w:rPr><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w:r><w:r><w:rPr><w:sz w:val="24" /><w:szCs w:val="24" /></w:rPr></w:r><w:r><w:rPr><w:sz w:val="24" /><w:szCs w:val="24" /></w:rPr></w:r></w:p><w:p w14:paraId="2CE4755D"><w:pPr><w:pBdr></w:pBdr><w:spacing w:after="80" /><w:ind w:left="400" /><w:rPr><w:sz w:val="24" /><w:szCs w:val="24" /></w:rPr></w:pPr><w:r><w:rPr><w:sz w:val="24" /><w:szCs w:val="24" /></w:rPr><w:t xml:space="preserve">•  กำหนดมาตรฐานการทำงานที่ชัดเจนสำหรับทุกแผนก</w:t></w:r><w:r><w:rPr><w:sz w:val="24" /><w:szCs w:val="24" /></w:rPr></w:r><w:r><w:rPr><w:sz w:val="24" /><w:szCs w:val="24" /></w:rPr></w:r></w:p><w:p w14:paraId="5328108B"><w:pPr><w:pBdr></w:pBdr><w:spacing w:after="80" /><w:ind w:left="400" /><w:rPr><w:sz w:val="24" /><w:szCs w:val="24" /></w:rPr></w:pPr><w:r><w:rPr><w:sz w:val="24" /><w:szCs w:val="24" /></w:rPr><w:t xml:space="preserve">•  นำ AI Agents เข้ามาเสริมการทำงานในทุกสายงาน</w:t></w:r><w:r><w:rPr><w:sz w:val="24" /><w:szCs w:val="24" /></w:rPr></w:r><w:r><w:rPr><w:sz w:val="24" /><w:szCs w:val="24" /></w:rPr></w:r></w:p><w:p w14:paraId="570A6C51"><w:pPr><w:pBdr></w:pBdr><w:spacing w:after="80" /><w:ind w:left="400" /><w:rPr><w:sz w:val="24" /><w:szCs w:val="24" /></w:rPr></w:pPr><w:r><w:rPr><w:sz w:val="24" /><w:szCs w:val="24" /></w:rPr><w:t xml:space="preserve">•  รองรับ 38 ตำแหน่งงานทั้งหมดของ DAPH</w:t></w:r><w:r><w:rPr><w:sz w:val="24" /><w:szCs w:val="24" /></w:rPr></w:r><w:r><w:rPr><w:sz w:val="24" /><w:szCs w:val="24" /></w:rPr></w:r></w:p><w:p w14:paraId="66C512C5"><w:pPr><w:pBdr></w:pBdr><w:spacing w:after="80" /><w:ind w:left="400" /><w:rPr><w:sz w:val="24" /><w:szCs w:val="24" /></w:rPr></w:pPr><w:r><w:rPr><w:sz w:val="24" /><w:szCs w:val="24" /></w:rPr><w:t xml:space="preserve">•  สร้างระบบ Governance และ Quality Assurance ที่ตรวจสอบได้</w:t></w:r><w:r><w:rPr><w:sz w:val="24" /><w:szCs w:val="24" /></w:rPr></w:r><w:r><w:rPr><w:sz w:val="24" /><w:szCs w:val="24" /></w:rPr></w:r></w:p><w:p w14:paraId="53860CC4"><w:pPr><w:pBdr></w:pBdr><w:spacing w:after="120" w:before="320" /><w:ind /><w:rPr><w:b/><w:bCs/><w:color w:val="1f2d5a" /><w:sz w:val="36" /><w:szCs w:val="36" /></w:rPr></w:pPr><w:r><w:rPr><w:b/><w:bCs/><w:color w:val="1f2d5a" /><w:sz w:val="36" /><w:szCs w:val="36" /></w:rPr><w:t xml:space="preserve">2. เอกสารหลักที่สร้างเสร็จสมบูรณ์</w:t></w:r><w:r><w:rPr><w:b/><w:bCs/><w:color w:val="1f2d5a" /><w:sz w:val="36" /><w:szCs w:val="36" /></w:rPr></w:r><w:r><w:rPr><w:b/><w:bCs/><w:color w:val="1f2d5a" /><w:sz w:val="36" /><w:szCs w:val="36" /></w:rPr></w:r></w:p><w:p w14:paraId="7E782696"><w:pPr><w:pBdr></w:pBdr><w:spacing w:after="80" w:before="200" /><w:ind /><w:rPr><w:b/><w:bCs/><w:color w:val="2e75b6" /><w:sz w:val="28" /><w:szCs w:val="28" /></w:rPr></w:pPr><w:r><w:rPr><w:b/><w:bCs/><w:color w:val="2e75b6" /><w:sz w:val="28" /><w:szCs w:val="28" /></w:rPr><w:t xml:space="preserve">2.1 SOP Master Document (DOCX)</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136EDC7D"><w:pPr><w:pBdr></w:pBdr><w:spacing /><w:ind /><w:jc w:val="center" /><w:rPr><w:b/><w:bCs/><w:color w:val="ffffff" /><w:sz w:val="22" /><w:szCs w:val="22" /></w:rPr></w:pPr><w:r><w:rPr><w:b/><w:bCs/><w:color w:val="ffffff" /><w:sz w:val="22" /><w:szCs w:val="22" /></w:rPr></w:r><w:r><w:rPr><w:b/><w:bCs/><w:color w:val="ffffff" /><w:sz w:val="22" /><w:szCs w:val="22" /></w:rPr><w:t xml:space="preserve">รายการ</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658434"><w:pPr><w:pBdr></w:pBdr><w:spacing /><w:ind /><w:jc w:val="center"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532757A4"><w:pPr><w:pBdr></w:pBdr><w:spacing /><w:ind /><w:jc w:val="left" /><w:rPr><w:b w:val="0"/><w:bCs w:val="0"/><w:color w:val="000000" /><w:sz w:val="22" /><w:szCs w:val="22" /></w:rPr></w:pPr><w:r><w:rPr><w:b w:val="0"/><w:bCs w:val="0"/><w:color w:val="000000" /><w:sz w:val="22" /><w:szCs w:val="22" /></w:rPr></w:r><w:r><w:rPr><w:b w:val="0"/><w:bCs w:val="0"/><w:color w:val="000000" /><w:sz w:val="22" /><w:szCs w:val="22" /></w:rPr><w:t xml:space="preserve">ไฟล์</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384A36F"><w:pPr><w:pBdr></w:pBdr><w:spacing /><w:ind /><w:jc w:val="left" /><w:rPr><w:b w:val="0"/><w:bCs w:val="0"/><w:color w:val="000000" /><w:sz w:val="22" /><w:szCs w:val="22" /></w:rPr></w:pPr><w:r><w:rPr><w:b w:val="0"/><w:bCs w:val="0"/><w:color w:val="000000" /><w:sz w:val="22" /><w:szCs w:val="22" /></w:rPr></w:r><w:r><w:rPr><w:b w:val="0"/><w:bCs w:val="0"/><w:color w:val="000000" /><w:sz w:val="22" /><w:szCs w:val="22" /></w:rPr><w:t xml:space="preserve">SOP_Integrated_Manual_accepted.docx</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6515E20"><w:pPr><w:pBdr></w:pBdr><w:spacing /><w:ind /><w:jc w:val="left" /><w:rPr><w:b w:val="0"/><w:bCs w:val="0"/><w:color w:val="000000" /><w:sz w:val="22" /><w:szCs w:val="22" /></w:rPr></w:pPr><w:r><w:rPr><w:b w:val="0"/><w:bCs w:val="0"/><w:color w:val="000000" /><w:sz w:val="22" /><w:szCs w:val="22" /></w:rPr></w:r><w:r><w:rPr><w:b w:val="0"/><w:bCs w:val="0"/><w:color w:val="000000" /><w:sz w:val="22" /><w:szCs w:val="22" /></w:rPr><w:t xml:space="preserve">จำนวนหมวด</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76E5AD8"><w:pPr><w:pBdr></w:pBdr><w:spacing /><w:ind /><w:jc w:val="left" /><w:rPr><w:b w:val="0"/><w:bCs w:val="0"/><w:color w:val="000000" /><w:sz w:val="22" /><w:szCs w:val="22" /></w:rPr></w:pPr><w:r><w:rPr><w:b w:val="0"/><w:bCs w:val="0"/><w:color w:val="000000" /><w:sz w:val="22" /><w:szCs w:val="22" /></w:rPr></w:r><w:r><w:rPr><w:b w:val="0"/><w:bCs w:val="0"/><w:color w:val="000000" /><w:sz w:val="22" /><w:szCs w:val="22" /></w:rPr><w:t xml:space="preserve">S1–S23 (23 หมวด)</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B52EE5A"><w:pPr><w:pBdr></w:pBdr><w:spacing /><w:ind /><w:jc w:val="left" /><w:rPr><w:b w:val="0"/><w:bCs w:val="0"/><w:color w:val="000000" /><w:sz w:val="22" /><w:szCs w:val="22" /></w:rPr></w:pPr><w:r><w:rPr><w:b w:val="0"/><w:bCs w:val="0"/><w:color w:val="000000" /><w:sz w:val="22" /><w:szCs w:val="22" /></w:rPr></w:r><w:r><w:rPr><w:b w:val="0"/><w:bCs w:val="0"/><w:color w:val="000000" /><w:sz w:val="22" /><w:szCs w:val="22" /></w:rPr><w:t xml:space="preserve">เวอร์ชัน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D489F6A"><w:pPr><w:pBdr></w:pBdr><w:spacing /><w:ind /><w:jc w:val="left" /><w:rPr><w:b w:val="0"/><w:bCs w:val="0"/><w:color w:val="000000" /><w:sz w:val="22" /><w:szCs w:val="22" /></w:rPr></w:pPr><w:r><w:rPr><w:b w:val="0"/><w:bCs w:val="0"/><w:color w:val="000000" /><w:sz w:val="22" /><w:szCs w:val="22" /></w:rPr></w:r><w:r><w:rPr><w:b w:val="0"/><w:bCs w:val="0"/><w:color w:val="000000" /><w:sz w:val="22" /><w:szCs w:val="22" /></w:rPr><w:t xml:space="preserve">v2.5</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5556E22"><w:pPr><w:pBdr></w:pBdr><w:spacing /><w:ind /><w:jc w:val="left" /><w:rPr><w:b w:val="0"/><w:bCs w:val="0"/><w:color w:val="000000" /><w:sz w:val="22" /><w:szCs w:val="22" /></w:rPr></w:pPr><w:r><w:rPr><w:b w:val="0"/><w:bCs w:val="0"/><w:color w:val="000000" /><w:sz w:val="22" /><w:szCs w:val="22" /></w:rPr></w:r><w:r><w:rPr><w:b w:val="0"/><w:bCs w:val="0"/><w:color w:val="000000" /><w:sz w:val="22" /><w:szCs w:val="22" /></w:rPr><w:t xml:space="preserve">รูปแบบ</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3728E22"><w:pPr><w:pBdr></w:pBdr><w:spacing /><w:ind /><w:jc w:val="left" /><w:rPr><w:b w:val="0"/><w:bCs w:val="0"/><w:color w:val="000000" /><w:sz w:val="22" /><w:szCs w:val="22" /></w:rPr></w:pPr><w:r><w:rPr><w:b w:val="0"/><w:bCs w:val="0"/><w:color w:val="000000" /><w:sz w:val="22" /><w:szCs w:val="22" /></w:rPr></w:r><w:r><w:rPr><w:b w:val="0"/><w:bCs w:val="0"/><w:color w:val="000000" /><w:sz w:val="22" /><w:szCs w:val="22" /></w:rPr><w:t xml:space="preserve">Tracked Changes + Accepted-Changes Version</w:t></w:r><w:r><w:rPr><w:b w:val="0"/><w:bCs w:val="0"/><w:color w:val="000000" /><w:sz w:val="22" /><w:szCs w:val="22" /></w:rPr></w:r><w:r><w:rPr><w:b w:val="0"/><w:bCs w:val="0"/><w:color w:val="000000" /><w:sz w:val="22" /><w:szCs w:val="22" /></w:rPr></w:r></w:p></w:tc></w:tr></w:tbl><w:p w14:paraId="419D0C82"><w:pPr><w:pBdr></w:pBdr><w:spacing /><w:ind /><w:rPr></w:rPr></w:pPr><w:r></w:r><w:r></w:r></w:p><w:p w14:paraId="1F269F1A"><w:pPr><w:pBdr></w:pBdr><w:spacing w:after="120" /><w:ind /><w:rPr></w:rPr></w:pPr><w:r></w:r><w:r></w:r></w:p><w:p w14:paraId="6B7C166B"><w:pPr><w:pBdr></w:pBdr><w:spacing w:after="100" w:line="276" w:lineRule="auto" /><w:ind /><w:rPr><w:sz w:val="24" /><w:szCs w:val="24" /></w:rPr></w:pPr><w:r><w:rPr><w:sz w:val="24" /><w:szCs w:val="24" /></w:rPr><w:t xml:space="preserve">หมวดเนื้อหาสำคัญ:</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5E703B54"><w:pPr><w:pBdr></w:pBdr><w:spacing /><w:ind /><w:jc w:val="center" /><w:rPr><w:b/><w:bCs/><w:color w:val="ffffff" /><w:sz w:val="22" /><w:szCs w:val="22" /></w:rPr></w:pPr><w:r><w:rPr><w:b/><w:bCs/><w:color w:val="ffffff" /><w:sz w:val="22" /><w:szCs w:val="22" /></w:rPr></w:r><w:r><w:rPr><w:b/><w:bCs/><w:color w:val="ffffff" /><w:sz w:val="22" /><w:szCs w:val="22" /></w:rPr><w:t xml:space="preserve">หมวด</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10AB1C8"><w:pPr><w:pBdr></w:pBdr><w:spacing /><w:ind /><w:jc w:val="center" /><w:rPr><w:b/><w:bCs/><w:color w:val="ffffff" /><w:sz w:val="22" /><w:szCs w:val="22" /></w:rPr></w:pPr><w:r><w:rPr><w:b/><w:bCs/><w:color w:val="ffffff" /><w:sz w:val="22" /><w:szCs w:val="22" /></w:rPr></w:r><w:r><w:rPr><w:b/><w:bCs/><w:color w:val="ffffff" /><w:sz w:val="22" /><w:szCs w:val="22" /></w:rPr><w:t xml:space="preserve">ชื่อ / เนื้อหา</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DB9211D"><w:pPr><w:pBdr></w:pBdr><w:spacing /><w:ind /><w:jc w:val="left" /><w:rPr><w:b w:val="0"/><w:bCs w:val="0"/><w:color w:val="000000" /><w:sz w:val="22" /><w:szCs w:val="22" /></w:rPr></w:pPr><w:r><w:rPr><w:b w:val="0"/><w:bCs w:val="0"/><w:color w:val="000000" /><w:sz w:val="22" /><w:szCs w:val="22" /></w:rPr></w:r><w:r><w:rPr><w:b w:val="0"/><w:bCs w:val="0"/><w:color w:val="000000" /><w:sz w:val="22" /><w:szCs w:val="22" /></w:rPr><w:t xml:space="preserve">S1–S6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8C5E025"><w:pPr><w:pBdr></w:pBdr><w:spacing /><w:ind /><w:jc w:val="left" /><w:rPr><w:b w:val="0"/><w:bCs w:val="0"/><w:color w:val="000000" /><w:sz w:val="22" /><w:szCs w:val="22" /></w:rPr></w:pPr><w:r><w:rPr><w:b w:val="0"/><w:bCs w:val="0"/><w:color w:val="000000" /><w:sz w:val="22" /><w:szCs w:val="22" /></w:rPr></w:r><w:r><w:rPr><w:b w:val="0"/><w:bCs w:val="0"/><w:color w:val="000000" /><w:sz w:val="22" /><w:szCs w:val="22" /></w:rPr><w:t xml:space="preserve">บทนำ, วิสัยทัศน์, โครงสร้างองค์กร, มาตรฐานวัสดุ, ขั้นตอนการออกแบบ, การจัดการลูกค้า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49C126D"><w:pPr><w:pBdr></w:pBdr><w:spacing /><w:ind /><w:jc w:val="left" /><w:rPr><w:b w:val="0"/><w:bCs w:val="0"/><w:color w:val="000000" /><w:sz w:val="22" /><w:szCs w:val="22" /></w:rPr></w:pPr><w:r><w:rPr><w:b w:val="0"/><w:bCs w:val="0"/><w:color w:val="000000" /><w:sz w:val="22" /><w:szCs w:val="22" /></w:rPr></w:r><w:r><w:rPr><w:b w:val="0"/><w:bCs w:val="0"/><w:color w:val="000000" /><w:sz w:val="22" /><w:szCs w:val="22" /></w:rPr><w:t xml:space="preserve">S7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7A680E6"><w:pPr><w:pBdr></w:pBdr><w:spacing /><w:ind /><w:jc w:val="left" /><w:rPr><w:b w:val="0"/><w:bCs w:val="0"/><w:color w:val="000000" /><w:sz w:val="22" /><w:szCs w:val="22" /></w:rPr></w:pPr><w:r><w:rPr><w:b w:val="0"/><w:bCs w:val="0"/><w:color w:val="000000" /><w:sz w:val="22" /><w:szCs w:val="22" /></w:rPr></w:r><w:r><w:rPr><w:b w:val="0"/><w:bCs w:val="0"/><w:color w:val="000000" /><w:sz w:val="22" /><w:szCs w:val="22" /></w:rPr><w:t xml:space="preserve">Core AI Agent Identity (7 Agents หลัก)</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2224252"><w:pPr><w:pBdr></w:pBdr><w:spacing /><w:ind /><w:jc w:val="left" /><w:rPr><w:b w:val="0"/><w:bCs w:val="0"/><w:color w:val="000000" /><w:sz w:val="22" /><w:szCs w:val="22" /></w:rPr></w:pPr><w:r><w:rPr><w:b w:val="0"/><w:bCs w:val="0"/><w:color w:val="000000" /><w:sz w:val="22" /><w:szCs w:val="22" /></w:rPr></w:r><w:r><w:rPr><w:b w:val="0"/><w:bCs w:val="0"/><w:color w:val="000000" /><w:sz w:val="22" /><w:szCs w:val="22" /></w:rPr><w:t xml:space="preserve">S8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03645E8"><w:pPr><w:pBdr></w:pBdr><w:spacing /><w:ind /><w:jc w:val="left" /><w:rPr><w:b w:val="0"/><w:bCs w:val="0"/><w:color w:val="000000" /><w:sz w:val="22" /><w:szCs w:val="22" /></w:rPr></w:pPr><w:r><w:rPr><w:b w:val="0"/><w:bCs w:val="0"/><w:color w:val="000000" /><w:sz w:val="22" /><w:szCs w:val="22" /></w:rPr></w:r><w:r><w:rPr><w:b w:val="0"/><w:bCs w:val="0"/><w:color w:val="000000" /><w:sz w:val="22" /><w:szCs w:val="22" /></w:rPr><w:t xml:space="preserve">KPI Framework สำหรับ AI Agents</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45733"><w:pPr><w:pBdr></w:pBdr><w:spacing /><w:ind /><w:jc w:val="left" /><w:rPr><w:b w:val="0"/><w:bCs w:val="0"/><w:color w:val="000000" /><w:sz w:val="22" /><w:szCs w:val="22" /></w:rPr></w:pPr><w:r><w:rPr><w:b w:val="0"/><w:bCs w:val="0"/><w:color w:val="000000" /><w:sz w:val="22" /><w:szCs w:val="22" /></w:rPr></w:r><w:r><w:rPr><w:b w:val="0"/><w:bCs w:val="0"/><w:color w:val="000000" /><w:sz w:val="22" /><w:szCs w:val="22" /></w:rPr><w:t xml:space="preserve">S9–S14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64D1E4C"><w:pPr><w:pBdr></w:pBdr><w:spacing /><w:ind /><w:jc w:val="left" /><w:rPr><w:b w:val="0"/><w:bCs w:val="0"/><w:color w:val="000000" /><w:sz w:val="22" /><w:szCs w:val="22" /></w:rPr></w:pPr><w:r><w:rPr><w:b w:val="0"/><w:bCs w:val="0"/><w:color w:val="000000" /><w:sz w:val="22" /><w:szCs w:val="22" /></w:rPr></w:r><w:r><w:rPr><w:b w:val="0"/><w:bCs w:val="0"/><w:color w:val="000000" /><w:sz w:val="22" /><w:szCs w:val="22" /></w:rPr><w:t xml:space="preserve">กระบวนการติดตั้ง, ควบคุมคุณภาพ, การจัดการโครงการ, POE, Emergency,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9F3D1EC"><w:pPr><w:pBdr></w:pBdr><w:spacing /><w:ind /><w:jc w:val="left" /><w:rPr><w:b w:val="0"/><w:bCs w:val="0"/><w:color w:val="000000" /><w:sz w:val="22" /><w:szCs w:val="22" /></w:rPr></w:pPr><w:r><w:rPr><w:b w:val="0"/><w:bCs w:val="0"/><w:color w:val="000000" /><w:sz w:val="22" /><w:szCs w:val="22" /></w:rPr></w:r><w:r><w:rPr><w:b w:val="0"/><w:bCs w:val="0"/><w:color w:val="000000" /><w:sz w:val="22" /><w:szCs w:val="22" /></w:rPr><w:t xml:space="preserve">S15–S18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D509C2F"><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แบรนด์, ความยั่งยืน, การจัดการฉุกเฉิน, Digital Twin</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CFF03EA"><w:pPr><w:pBdr></w:pBdr><w:spacing /><w:ind /><w:jc w:val="left" /><w:rPr><w:b w:val="0"/><w:bCs w:val="0"/><w:color w:val="000000" /><w:sz w:val="22" /><w:szCs w:val="22" /></w:rPr></w:pPr><w:r><w:rPr><w:b w:val="0"/><w:bCs w:val="0"/><w:color w:val="000000" /><w:sz w:val="22" /><w:szCs w:val="22" /></w:rPr></w:r><w:r><w:rPr><w:b w:val="0"/><w:bCs w:val="0"/><w:color w:val="000000" /><w:sz w:val="22" /><w:szCs w:val="22" /></w:rPr><w:t xml:space="preserve">S19</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3670CEF"><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 Management (การจัดการผู้จัดจำหน่าย)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8FC8B5"><w:pPr><w:pBdr></w:pBdr><w:spacing /><w:ind /><w:jc w:val="left" /><w:rPr><w:b w:val="0"/><w:bCs w:val="0"/><w:color w:val="000000" /><w:sz w:val="22" /><w:szCs w:val="22" /></w:rPr></w:pPr><w:r><w:rPr><w:b w:val="0"/><w:bCs w:val="0"/><w:color w:val="000000" /><w:sz w:val="22" /><w:szCs w:val="22" /></w:rPr></w:r><w:r><w:rPr><w:b w:val="0"/><w:bCs w:val="0"/><w:color w:val="000000" /><w:sz w:val="22" /><w:szCs w:val="22" /></w:rPr><w:t xml:space="preserve">S20</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823B3C7"><w:pPr><w:pBdr></w:pBdr><w:spacing /><w:ind /><w:jc w:val="left" /><w:rPr><w:b w:val="0"/><w:bCs w:val="0"/><w:color w:val="000000" /><w:sz w:val="22" /><w:szCs w:val="22" /></w:rPr></w:pPr><w:r><w:rPr><w:b w:val="0"/><w:bCs w:val="0"/><w:color w:val="000000" /><w:sz w:val="22" /><w:szCs w:val="22" /></w:rPr></w:r><w:r><w:rPr><w:b w:val="0"/><w:bCs w:val="0"/><w:color w:val="000000" /><w:sz w:val="22" /><w:szCs w:val="22" /></w:rPr><w:t xml:space="preserve">BIM Standards (มาตรฐาน BIM)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1444B11"><w:pPr><w:pBdr></w:pBdr><w:spacing /><w:ind /><w:jc w:val="left" /><w:rPr><w:b w:val="0"/><w:bCs w:val="0"/><w:color w:val="000000" /><w:sz w:val="22" /><w:szCs w:val="22" /></w:rPr></w:pPr><w:r><w:rPr><w:b w:val="0"/><w:bCs w:val="0"/><w:color w:val="000000" /><w:sz w:val="22" /><w:szCs w:val="22" /></w:rPr></w:r><w:r><w:rPr><w:b w:val="0"/><w:bCs w:val="0"/><w:color w:val="000000" /><w:sz w:val="22" /><w:szCs w:val="22" /></w:rPr><w:t xml:space="preserve">S21</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A4C083E"><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Portal Manual (คู่มือพอร์ทัลลูกค้า)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DE2EE0D"><w:pPr><w:pBdr></w:pBdr><w:spacing /><w:ind /><w:jc w:val="left" /><w:rPr><w:b w:val="0"/><w:bCs w:val="0"/><w:color w:val="000000" /><w:sz w:val="22" /><w:szCs w:val="22" /></w:rPr></w:pPr><w:r><w:rPr><w:b w:val="0"/><w:bCs w:val="0"/><w:color w:val="000000" /><w:sz w:val="22" /><w:szCs w:val="22" /></w:rPr></w:r><w:r><w:rPr><w:b w:val="0"/><w:bCs w:val="0"/><w:color w:val="000000" /><w:sz w:val="22" /><w:szCs w:val="22" /></w:rPr><w:t xml:space="preserve">S22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4127A94"><w:pPr><w:pBdr></w:pBdr><w:spacing /><w:ind /><w:jc w:val="left" /><w:rPr><w:b w:val="0"/><w:bCs w:val="0"/><w:color w:val="000000" /><w:sz w:val="22" /><w:szCs w:val="22" /></w:rPr></w:pPr><w:r><w:rPr><w:b w:val="0"/><w:bCs w:val="0"/><w:color w:val="000000" /><w:sz w:val="22" /><w:szCs w:val="22" /></w:rPr></w:r><w:r><w:rPr><w:b w:val="0"/><w:bCs w:val="0"/><w:color w:val="000000" /><w:sz w:val="22" /><w:szCs w:val="22" /></w:rPr><w:t xml:space="preserve">AI Governance (ธรรมาภิบาล AI)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8EA100F"><w:pPr><w:pBdr></w:pBdr><w:spacing /><w:ind /><w:jc w:val="left" /><w:rPr><w:b w:val="0"/><w:bCs w:val="0"/><w:color w:val="000000" /><w:sz w:val="22" /><w:szCs w:val="22" /></w:rPr></w:pPr><w:r><w:rPr><w:b w:val="0"/><w:bCs w:val="0"/><w:color w:val="000000" /><w:sz w:val="22" /><w:szCs w:val="22" /></w:rPr></w:r><w:r><w:rPr><w:b w:val="0"/><w:bCs w:val="0"/><w:color w:val="000000" /><w:sz w:val="22" /><w:szCs w:val="22" /></w:rPr><w:t xml:space="preserve">S23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3B95934"><w:pPr><w:pBdr></w:pBdr><w:spacing /><w:ind /><w:jc w:val="left" /><w:rPr><w:b w:val="0"/><w:bCs w:val="0"/><w:color w:val="000000" /><w:sz w:val="22" /><w:szCs w:val="22" /></w:rPr></w:pPr><w:r><w:rPr><w:b w:val="0"/><w:bCs w:val="0"/><w:color w:val="000000" /><w:sz w:val="22" /><w:szCs w:val="22" /></w:rPr></w:r><w:r><w:rPr><w:b w:val="0"/><w:bCs w:val="0"/><w:color w:val="000000" /><w:sz w:val="22" /><w:szCs w:val="22" /></w:rPr><w:t xml:space="preserve">Continuous Improvement Review  ← ใหม่</w:t></w:r><w:r><w:rPr><w:b w:val="0"/><w:bCs w:val="0"/><w:color w:val="000000" /><w:sz w:val="22" /><w:szCs w:val="22" /></w:rPr></w:r><w:r><w:rPr><w:b w:val="0"/><w:bCs w:val="0"/><w:color w:val="000000" /><w:sz w:val="22" /><w:szCs w:val="22" /></w:rPr></w:r></w:p></w:tc></w:tr></w:tbl><w:p w14:paraId="44EFE563"><w:pPr><w:pBdr></w:pBdr><w:spacing /><w:ind /><w:rPr></w:rPr></w:pPr><w:r></w:r><w:r></w:r></w:p><w:p w14:paraId="3E265544"><w:pPr><w:pBdr></w:pBdr><w:spacing w:after="80" /><w:ind /><w:rPr></w:rPr></w:pPr><w:r></w:r><w:r></w:r></w:p><w:p w14:paraId="68201425"><w:pPr><w:pBdr></w:pBdr><w:spacing w:after="80" w:before="200" /><w:ind /><w:rPr><w:b/><w:bCs/><w:color w:val="2e75b6" /><w:sz w:val="28" /><w:szCs w:val="28" /></w:rPr></w:pPr><w:r><w:rPr><w:b/><w:bCs/><w:color w:val="2e75b6" /><w:sz w:val="28" /><w:szCs w:val="28" /></w:rPr><w:t xml:space="preserve">2.2 Executive Presentation (PPTX)</w:t></w:r><w:r><w:rPr><w:b/><w:bCs/><w:color w:val="2e75b6" /><w:sz w:val="28" /><w:szCs w:val="28" /></w:rPr></w:r><w:r><w:rPr><w:b/><w:bCs/><w:color w:val="2e75b6" /><w:sz w:val="28" /><w:szCs w:val="28" /></w:rPr></w:r></w:p><w:p w14:paraId="056FB9A6"><w:pPr><w:pBdr></w:pBdr><w:spacing w:after="80" /><w:ind w:left="400" /><w:rPr><w:sz w:val="24" /><w:szCs w:val="24" /></w:rPr></w:pPr><w:r><w:rPr><w:sz w:val="24" /><w:szCs w:val="24" /></w:rPr><w:t xml:space="preserve">•  ไฟล์: SOP_Monolith_Presentation.pptx / .pdf</w:t></w:r><w:r><w:rPr><w:sz w:val="24" /><w:szCs w:val="24" /></w:rPr></w:r><w:r><w:rPr><w:sz w:val="24" /><w:szCs w:val="24" /></w:rPr></w:r></w:p><w:p w14:paraId="18E72FEB"><w:pPr><w:pBdr></w:pBdr><w:spacing w:after="80" /><w:ind w:left="400" /><w:rPr><w:sz w:val="24" /><w:szCs w:val="24" /></w:rPr></w:pPr><w:r><w:rPr><w:sz w:val="24" /><w:szCs w:val="24" /></w:rPr><w:t xml:space="preserve">•  จำนวนสไลด์: 23 สไลด์  (เวอร์ชัน v2.5)</w:t></w:r><w:r><w:rPr><w:sz w:val="24" /><w:szCs w:val="24" /></w:rPr></w:r><w:r><w:rPr><w:sz w:val="24" /><w:szCs w:val="24" /></w:rPr></w:r></w:p><w:p w14:paraId="425F39BF"><w:pPr><w:pBdr></w:pBdr><w:spacing w:after="80" /><w:ind w:left="400" /><w:rPr><w:sz w:val="24" /><w:szCs w:val="24" /></w:rPr></w:pPr><w:r><w:rPr><w:sz w:val="24" /><w:szCs w:val="24" /></w:rPr><w:t xml:space="preserve">•  เนื้อหา: ครอบคลุม AI Agent Architecture, KPI Dashboard, RACI Matrix, Roadmap</w:t></w:r><w:r><w:rPr><w:sz w:val="24" /><w:szCs w:val="24" /></w:rPr></w:r><w:r><w:rPr><w:sz w:val="24" /><w:szCs w:val="24" /></w:rPr></w:r></w:p><w:p w14:paraId="28A847E4"><w:pPr><w:pBdr></w:pBdr><w:spacing w:after="80" /><w:ind /><w:rPr></w:rPr></w:pPr><w:r></w:r><w:r></w:r></w:p><w:p w14:paraId="33A4D4B2"><w:pPr><w:pBdr></w:pBdr><w:spacing w:after="80" w:before="200" /><w:ind /><w:rPr><w:b/><w:bCs/><w:color w:val="2e75b6" /><w:sz w:val="28" /><w:szCs w:val="28" /></w:rPr></w:pPr><w:r><w:rPr><w:b/><w:bCs/><w:color w:val="2e75b6" /><w:sz w:val="28" /><w:szCs w:val="28" /></w:rPr><w:t xml:space="preserve">2.3 เอกสาร PDF ทั้งชุด</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0C6E182E"><w:pPr><w:pBdr></w:pBdr><w:spacing /><w:ind /><w:jc w:val="center" /><w:rPr><w:b/><w:bCs/><w:color w:val="ffffff" /><w:sz w:val="22" /><w:szCs w:val="22" /></w:rPr></w:pPr><w:r><w:rPr><w:b/><w:bCs/><w:color w:val="ffffff" /><w:sz w:val="22" /><w:szCs w:val="22" /></w:rPr></w:r><w:r><w:rPr><w:b/><w:bCs/><w:color w:val="ffffff" /><w:sz w:val="22" /><w:szCs w:val="22" /></w:rPr><w:t xml:space="preserve">ไฟล์</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0C1F91"><w:pPr><w:pBdr></w:pBdr><w:spacing /><w:ind /><w:jc w:val="center" /><w:rPr><w:b/><w:bCs/><w:color w:val="ffffff" /><w:sz w:val="22" /><w:szCs w:val="22" /></w:rPr></w:pPr><w:r><w:rPr><w:b/><w:bCs/><w:color w:val="ffffff" /><w:sz w:val="22" /><w:szCs w:val="22" /></w:rPr></w:r><w:r><w:rPr><w:b/><w:bCs/><w:color w:val="ffffff" /><w:sz w:val="22" /><w:szCs w:val="22" /></w:rPr><w:t xml:space="preserve">วัตถุประสงค์</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3FA75FC"><w:pPr><w:pBdr></w:pBdr><w:spacing /><w:ind /><w:jc w:val="left" /><w:rPr><w:b w:val="0"/><w:bCs w:val="0"/><w:color w:val="000000" /><w:sz w:val="22" /><w:szCs w:val="22" /></w:rPr></w:pPr><w:r><w:rPr><w:b w:val="0"/><w:bCs w:val="0"/><w:color w:val="000000" /><w:sz w:val="22" /><w:szCs w:val="22" /></w:rPr></w:r><w:r><w:rPr><w:b w:val="0"/><w:bCs w:val="0"/><w:color w:val="000000" /><w:sz w:val="22" /><w:szCs w:val="22" /></w:rPr><w:t xml:space="preserve">executive_brief.pdf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7C214FA"><w:pPr><w:pBdr></w:pBdr><w:spacing /><w:ind /><w:jc w:val="left" /><w:rPr><w:b w:val="0"/><w:bCs w:val="0"/><w:color w:val="000000" /><w:sz w:val="22" /><w:szCs w:val="22" /></w:rPr></w:pPr><w:r><w:rPr><w:b w:val="0"/><w:bCs w:val="0"/><w:color w:val="000000" /><w:sz w:val="22" /><w:szCs w:val="22" /></w:rPr></w:r><w:r><w:rPr><w:b w:val="0"/><w:bCs w:val="0"/><w:color w:val="000000" /><w:sz w:val="22" /><w:szCs w:val="22" /></w:rPr><w:t xml:space="preserve">สรุปสำหรับผู้บริหาร</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4FC94AA"><w:pPr><w:pBdr></w:pBdr><w:spacing /><w:ind /><w:jc w:val="left" /><w:rPr><w:b w:val="0"/><w:bCs w:val="0"/><w:color w:val="000000" /><w:sz w:val="22" /><w:szCs w:val="22" /></w:rPr></w:pPr><w:r><w:rPr><w:b w:val="0"/><w:bCs w:val="0"/><w:color w:val="000000" /><w:sz w:val="22" /><w:szCs w:val="22" /></w:rPr></w:r><w:r><w:rPr><w:b w:val="0"/><w:bCs w:val="0"/><w:color w:val="000000" /><w:sz w:val="22" /><w:szCs w:val="22" /></w:rPr><w:t xml:space="preserve">sop_master_index.pdf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964097D"><w:pPr><w:pBdr></w:pBdr><w:spacing /><w:ind /><w:jc w:val="left" /><w:rPr><w:b w:val="0"/><w:bCs w:val="0"/><w:color w:val="000000" /><w:sz w:val="22" /><w:szCs w:val="22" /></w:rPr></w:pPr><w:r><w:rPr><w:b w:val="0"/><w:bCs w:val="0"/><w:color w:val="000000" /><w:sz w:val="22" /><w:szCs w:val="22" /></w:rPr></w:r><w:r><w:rPr><w:b w:val="0"/><w:bCs w:val="0"/><w:color w:val="000000" /><w:sz w:val="22" /><w:szCs w:val="22" /></w:rPr><w:t xml:space="preserve">ดัชนีหลักพร้อมหน้าอ้างอิง</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841ED6"><w:pPr><w:pBdr></w:pBdr><w:spacing /><w:ind /><w:jc w:val="left" /><w:rPr><w:b w:val="0"/><w:bCs w:val="0"/><w:color w:val="000000" /><w:sz w:val="22" /><w:szCs w:val="22" /></w:rPr></w:pPr><w:r><w:rPr><w:b w:val="0"/><w:bCs w:val="0"/><w:color w:val="000000" /><w:sz w:val="22" /><w:szCs w:val="22" /></w:rPr></w:r><w:r><w:rPr><w:b w:val="0"/><w:bCs w:val="0"/><w:color w:val="000000" /><w:sz w:val="22" /><w:szCs w:val="22" /></w:rPr><w:t xml:space="preserve">bep_template.pdf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3454AF0"><w:pPr><w:pBdr></w:pBdr><w:spacing /><w:ind /><w:jc w:val="left" /><w:rPr><w:b w:val="0"/><w:bCs w:val="0"/><w:color w:val="000000" /><w:sz w:val="22" /><w:szCs w:val="22" /></w:rPr></w:pPr><w:r><w:rPr><w:b w:val="0"/><w:bCs w:val="0"/><w:color w:val="000000" /><w:sz w:val="22" /><w:szCs w:val="22" /></w:rPr></w:r><w:r><w:rPr><w:b w:val="0"/><w:bCs w:val="0"/><w:color w:val="000000" /><w:sz w:val="22" /><w:szCs w:val="22" /></w:rPr><w:t xml:space="preserve">BIM Execution Plan Template</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040552F"><w:pPr><w:pBdr></w:pBdr><w:spacing /><w:ind /><w:jc w:val="left" /><w:rPr><w:b w:val="0"/><w:bCs w:val="0"/><w:color w:val="000000" /><w:sz w:val="22" /><w:szCs w:val="22" /></w:rPr></w:pPr><w:r><w:rPr><w:b w:val="0"/><w:bCs w:val="0"/><w:color w:val="000000" /><w:sz w:val="22" /><w:szCs w:val="22" /></w:rPr></w:r><w:r><w:rPr><w:b w:val="0"/><w:bCs w:val="0"/><w:color w:val="000000" /><w:sz w:val="22" /><w:szCs w:val="22" /></w:rPr><w:t xml:space="preserve">bim_coordination_report_template.pdf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822E7F"><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รายงานประสานงาน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AAFCEB"><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client_portal_user_manual.pdf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66EC4A8"><w:pPr><w:pBdr></w:pBdr><w:spacing /><w:ind /><w:jc w:val="left" /><w:rPr><w:b w:val="0"/><w:bCs w:val="0"/><w:color w:val="000000" /><w:sz w:val="22" /><w:szCs w:val="22" /></w:rPr></w:pPr><w:r><w:rPr><w:b w:val="0"/><w:bCs w:val="0"/><w:color w:val="000000" /><w:sz w:val="22" /><w:szCs w:val="22" /></w:rPr></w:r><w:r><w:rPr><w:b w:val="0"/><w:bCs w:val="0"/><w:color w:val="000000" /><w:sz w:val="22" /><w:szCs w:val="22" /></w:rPr><w:t xml:space="preserve">คู่มือการใช้งานพอร์ทัลลูกค้า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7C10FA3"><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client_onboarding_checklist.pdf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3CA2A88"><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รับลูกค้าใหม่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636F457"><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vendor_qualification_checklist.pdf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137DA3"><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ประเมินผู้จัดจำหน่าย</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237E1FB"><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vendor_scorecard_dashboard.pdf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03237BC"><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แดชบอร์ดคะแนน Vendor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3C93861"><w:pPr><w:pBdr></w:pBdr><w:spacing /><w:ind /><w:jc w:val="left" /><w:rPr><w:b w:val="0"/><w:bCs w:val="0"/><w:color w:val="000000" /><w:sz w:val="22" /><w:szCs w:val="22" /></w:rPr></w:pPr><w:r><w:rPr><w:b w:val="0"/><w:bCs w:val="0"/><w:color w:val="000000" /><w:sz w:val="22" /><w:szCs w:val="22" /></w:rPr></w:r><w:r><w:rPr><w:b w:val="0"/><w:bCs w:val="0"/><w:color w:val="000000" /><w:sz w:val="22" /><w:szCs w:val="22" /></w:rPr><w:t xml:space="preserve">sustainability_scorecard.pdf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C05C4C3"><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รายงานความยั่งยืน</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81D47"><w:pPr><w:pBdr></w:pBdr><w:spacing /><w:ind /><w:jc w:val="left" /><w:rPr><w:b w:val="0"/><w:bCs w:val="0"/><w:color w:val="000000" /><w:sz w:val="22" /><w:szCs w:val="22" /></w:rPr></w:pPr><w:r><w:rPr><w:b w:val="0"/><w:bCs w:val="0"/><w:color w:val="000000" /><w:sz w:val="22" /><w:szCs w:val="22" /></w:rPr></w:r><w:r><w:rPr><w:b w:val="0"/><w:bCs w:val="0"/><w:color w:val="000000" /><w:sz w:val="22" /><w:szCs w:val="22" /></w:rPr><w:t xml:space="preserve">training_quiz_section20-22.pdf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E4BC410"><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แบบทดสอบ (S20, S21, S22)</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5DC7F3D"><w:pPr><w:pBdr></w:pBdr><w:spacing /><w:ind /><w:jc w:val="left" /><w:rPr><w:b w:val="0"/><w:bCs w:val="0"/><w:color w:val="000000" /><w:sz w:val="22" /><w:szCs w:val="22" /></w:rPr></w:pPr><w:r><w:rPr><w:b w:val="0"/><w:bCs w:val="0"/><w:color w:val="000000" /><w:sz w:val="22" /><w:szCs w:val="22" /></w:rPr></w:r><w:r><w:rPr><w:b w:val="0"/><w:bCs w:val="0"/><w:color w:val="000000" /><w:sz w:val="22" /><w:szCs w:val="22" /></w:rPr><w:t xml:space="preserve">ai_agent_dashboard.pdf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B3B10B3"><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 AI Agent Performance</w:t></w:r><w:r><w:rPr><w:b w:val="0"/><w:bCs w:val="0"/><w:color w:val="000000" /><w:sz w:val="22" /><w:szCs w:val="22" /></w:rPr></w:r><w:r><w:rPr><w:b w:val="0"/><w:bCs w:val="0"/><w:color w:val="000000" /><w:sz w:val="22" /><w:szCs w:val="22" /></w:rPr></w:r></w:p></w:tc></w:tr></w:tbl><w:p w14:paraId="7252E4AC"><w:pPr><w:pBdr></w:pBdr><w:spacing /><w:ind /><w:rPr></w:rPr></w:pPr><w:r></w:r><w:r></w:r></w:p><w:p w14:paraId="6C32BC33"><w:pPr><w:pBdr></w:pBdr><w:spacing w:after="80" /><w:ind /><w:rPr></w:rPr></w:pPr><w:r></w:r><w:r></w:r></w:p><w:p w14:paraId="12870419"><w:pPr><w:pBdr></w:pBdr><w:spacing w:after="80" w:before="200" /><w:ind /><w:rPr><w:b/><w:bCs/><w:color w:val="2e75b6" /><w:sz w:val="28" /><w:szCs w:val="28" /></w:rPr></w:pPr><w:r><w:rPr><w:b/><w:bCs/><w:color w:val="2e75b6" /><w:sz w:val="28" /><w:szCs w:val="28" /></w:rPr><w:t xml:space="preserve">2.4 ZIP Package</w:t></w:r><w:r><w:rPr><w:b/><w:bCs/><w:color w:val="2e75b6" /><w:sz w:val="28" /><w:szCs w:val="28" /></w:rPr></w:r><w:r><w:rPr><w:b/><w:bCs/><w:color w:val="2e75b6" /><w:sz w:val="28" /><w:szCs w:val="28" /></w:rPr></w:r></w:p><w:p w14:paraId="121B1FD9"><w:pPr><w:pBdr></w:pBdr><w:spacing w:after="80" /><w:ind w:left="400" /><w:rPr><w:sz w:val="24" /><w:szCs w:val="24" /></w:rPr></w:pPr><w:r><w:rPr><w:sz w:val="24" /><w:szCs w:val="24" /></w:rPr><w:t xml:space="preserve">•  ไฟล์: MONOLITH_SOP_Package_v2.4.zip</w:t></w:r><w:r><w:rPr><w:sz w:val="24" /><w:szCs w:val="24" /></w:rPr></w:r><w:r><w:rPr><w:sz w:val="24" /><w:szCs w:val="24" /></w:rPr></w:r></w:p><w:p w14:paraId="6B71D1D7"><w:pPr><w:pBdr></w:pBdr><w:spacing w:after="80" /><w:ind w:left="400" /><w:rPr><w:sz w:val="24" /><w:szCs w:val="24" /></w:rPr></w:pPr><w:r><w:rPr><w:sz w:val="24" /><w:szCs w:val="24" /></w:rPr><w:t xml:space="preserve">•  รวมทุกเอกสาร Core + Client-Facing + Dashboard ทั้งหมด</w:t></w:r><w:r><w:rPr><w:sz w:val="24" /><w:szCs w:val="24" /></w:rPr></w:r><w:r><w:rPr><w:sz w:val="24" /><w:szCs w:val="24" /></w:rPr></w:r></w:p><w:p w14:paraId="42C02794"><w:pPr><w:pBdr></w:pBdr><w:spacing w:after="120" w:before="320" /><w:ind /><w:rPr><w:b/><w:bCs/><w:color w:val="1f2d5a" /><w:sz w:val="36" /><w:szCs w:val="36" /></w:rPr></w:pPr><w:r><w:rPr><w:b/><w:bCs/><w:color w:val="1f2d5a" /><w:sz w:val="36" /><w:szCs w:val="36" /></w:rPr><w:t xml:space="preserve">3. AI Agent Roster — 14 Agents (SOP v2.5)</w:t></w:r><w:r><w:rPr><w:b/><w:bCs/><w:color w:val="1f2d5a" /><w:sz w:val="36" /><w:szCs w:val="36" /></w:rPr></w:r><w:r><w:rPr><w:b/><w:bCs/><w:color w:val="1f2d5a" /><w:sz w:val="36" /><w:szCs w:val="36"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gridCol w:w="222"/><w:gridCol w:w="222"/></w:tblGrid><w:tr><w:trPr></w:trPr><w:tc><w:tcPr><w:shd w:val="clear" w:color="2e75b6" w:fill="2e75b6" /><w:tcBorders></w:tcBorders><w:tcMar><w:left w:w="115" w:type="dxa"/><w:top w:w="80" w:type="dxa"/><w:right w:w="115" w:type="dxa"/><w:bottom w:w="80" w:type="dxa"/></w:tcMar></w:tcPr><w:p w14:paraId="24027FCF"><w:pPr><w:pBdr></w:pBdr><w:spacing /><w:ind /><w:jc w:val="center" /><w:rPr><w:b/><w:bCs/><w:color w:val="ffffff" /><w:sz w:val="22" /><w:szCs w:val="22" /></w:rPr></w:pPr><w:r><w:rPr><w:b/><w:bCs/><w:color w:val="ffffff" /><w:sz w:val="22" /><w:szCs w:val="22" /></w:rPr></w:r><w:r><w:rPr><w:b/><w:bCs/><w:color w:val="ffffff" /><w:sz w:val="22" /><w:szCs w:val="22" /></w:rPr><w:t xml:space="preserv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741610F"><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9AB9F"><w:pPr><w:pBdr></w:pBdr><w:spacing /><w:ind /><w:jc w:val="center" /><w:rPr><w:b/><w:bCs/><w:color w:val="ffffff" /><w:sz w:val="22" /><w:szCs w:val="22" /></w:rPr></w:pPr><w:r><w:rPr><w:b/><w:bCs/><w:color w:val="ffffff" /><w:sz w:val="22" /><w:szCs w:val="22" /></w:rPr></w:r><w:r><w:rPr><w:b/><w:bCs/><w:color w:val="ffffff" /><w:sz w:val="22" /><w:szCs w:val="22" /></w:rPr><w:t xml:space="preserve">บทบาท</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3ECBBE2B"><w:pPr><w:pBdr></w:pBdr><w:spacing /><w:ind /><w:jc w:val="center" /><w:rPr><w:b/><w:bCs/><w:color w:val="ffffff" /><w:sz w:val="22" /><w:szCs w:val="22" /></w:rPr></w:pPr><w:r><w:rPr><w:b/><w:bCs/><w:color w:val="ffffff" /><w:sz w:val="22" /><w:szCs w:val="22" /></w:rPr></w:r><w:r><w:rPr><w:b/><w:bCs/><w:color w:val="ffffff" /><w:sz w:val="22" /><w:szCs w:val="22" /></w:rPr><w:t xml:space="preserve">ตำแหน่งที่รับผิดชอบ</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0F5C42D3"><w:pPr><w:pBdr></w:pBdr><w:spacing /><w:ind /><w:jc w:val="center"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6623E1C5"><w:pPr><w:pBdr></w:pBdr><w:spacing /><w:ind /><w:jc w:val="left" /><w:rPr><w:b w:val="0"/><w:bCs w:val="0"/><w:color w:val="000000" /><w:sz w:val="22" /><w:szCs w:val="22" /></w:rPr></w:pPr><w:r><w:rPr><w:b w:val="0"/><w:bCs w:val="0"/><w:color w:val="000000" /><w:sz w:val="22" /><w:szCs w:val="22" /></w:rPr></w:r><w:r><w:rPr><w:b w:val="0"/><w:bCs w:val="0"/><w:color w:val="000000" /><w:sz w:val="22" /><w:szCs w:val="22" /></w:rPr><w:t xml:space="preserve">1</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4387828"><w:pPr><w:pBdr></w:pBdr><w:spacing /><w:ind /><w:jc w:val="left" /><w:rPr><w:b w:val="0"/><w:bCs w:val="0"/><w:color w:val="000000" /><w:sz w:val="22" /><w:szCs w:val="22" /></w:rPr></w:pPr><w:r><w:rPr><w:b w:val="0"/><w:bCs w:val="0"/><w:color w:val="000000" /><w:sz w:val="22" /><w:szCs w:val="22" /></w:rPr></w:r><w:r><w:rPr><w:b w:val="0"/><w:bCs w:val="0"/><w:color w:val="000000" /><w:sz w:val="22" /><w:szCs w:val="22" /></w:rPr><w:t xml:space="preserve">Kelly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FD756BB"><w:pPr><w:pBdr></w:pBdr><w:spacing /><w:ind /><w:jc w:val="left" /><w:rPr><w:b w:val="0"/><w:bCs w:val="0"/><w:color w:val="000000" /><w:sz w:val="22" /><w:szCs w:val="22" /></w:rPr></w:pPr><w:r><w:rPr><w:b w:val="0"/><w:bCs w:val="0"/><w:color w:val="000000" /><w:sz w:val="22" /><w:szCs w:val="22" /></w:rPr></w:r><w:r><w:rPr><w:b w:val="0"/><w:bCs w:val="0"/><w:color w:val="000000" /><w:sz w:val="22" /><w:szCs w:val="22" /></w:rPr><w:t xml:space="preserve">Project &amp; Operations Coordinator</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CB1EDEE"><w:pPr><w:pBdr></w:pBdr><w:spacing /><w:ind /><w:jc w:val="left" /><w:rPr><w:b w:val="0"/><w:bCs w:val="0"/><w:color w:val="000000" /><w:sz w:val="22" /><w:szCs w:val="22" /></w:rPr></w:pPr><w:r><w:rPr><w:b w:val="0"/><w:bCs w:val="0"/><w:color w:val="000000" /><w:sz w:val="22" /><w:szCs w:val="22" /></w:rPr></w:r><w:r><w:rPr><w:b w:val="0"/><w:bCs w:val="0"/><w:color w:val="000000" /><w:sz w:val="22" /><w:szCs w:val="22" /></w:rPr><w:t xml:space="preserve">A1, D1, D2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CEEAE3"><w:pPr><w:pBdr></w:pBdr><w:spacing /><w:ind /><w:jc w:val="left" /><w:rPr><w:b w:val="0"/><w:bCs w:val="0"/><w:color w:val="000000" /><w:sz w:val="22" /><w:szCs w:val="22" /></w:rPr></w:pPr><w:r><w:rPr><w:b w:val="0"/><w:bCs w:val="0"/><w:color w:val="000000" /><w:sz w:val="22" /><w:szCs w:val="22" /></w:rPr></w:r><w:r><w:rPr><w:b w:val="0"/><w:bCs w:val="0"/><w:color w:val="000000" /><w:sz w:val="22" /><w:szCs w:val="22" /></w:rPr><w:t xml:space="preserve">MD / Studio Director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B310F5B"><w:pPr><w:pBdr></w:pBdr><w:spacing /><w:ind /><w:jc w:val="left" /><w:rPr><w:b w:val="0"/><w:bCs w:val="0"/><w:color w:val="000000" /><w:sz w:val="22" /><w:szCs w:val="22" /></w:rPr></w:pPr><w:r><w:rPr><w:b w:val="0"/><w:bCs w:val="0"/><w:color w:val="000000" /><w:sz w:val="22" /><w:szCs w:val="22" /></w:rPr></w:r><w:r><w:rPr><w:b w:val="0"/><w:bCs w:val="0"/><w:color w:val="000000" /><w:sz w:val="22" /><w:szCs w:val="22" /></w:rPr><w:t xml:space="preserv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B9BB0CF"><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A114E55"><w:pPr><w:pBdr></w:pBdr><w:spacing /><w:ind /><w:jc w:val="left" /><w:rPr><w:b w:val="0"/><w:bCs w:val="0"/><w:color w:val="000000" /><w:sz w:val="22" /><w:szCs w:val="22" /></w:rPr></w:pPr><w:r><w:rPr><w:b w:val="0"/><w:bCs w:val="0"/><w:color w:val="000000" /><w:sz w:val="22" /><w:szCs w:val="22" /></w:rPr></w:r><w:r><w:rPr><w:b w:val="0"/><w:bCs w:val="0"/><w:color w:val="000000" /><w:sz w:val="22" /><w:szCs w:val="22" /></w:rPr><w:t xml:space="preserve">Marketing Intelligence &amp; Brand Scout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2DCB546"><w:pPr><w:pBdr></w:pBdr><w:spacing /><w:ind /><w:jc w:val="left" /><w:rPr><w:b w:val="0"/><w:bCs w:val="0"/><w:color w:val="000000" /><w:sz w:val="22" /><w:szCs w:val="22" /></w:rPr></w:pPr><w:r><w:rPr><w:b w:val="0"/><w:bCs w:val="0"/><w:color w:val="000000" /><w:sz w:val="22" /><w:szCs w:val="22" /></w:rPr></w:r><w:r><w:rPr><w:b w:val="0"/><w:bCs w:val="0"/><w:color w:val="000000" /><w:sz w:val="22" /><w:szCs w:val="22" /></w:rPr><w:t xml:space="preserve">H3, 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63B8F1D"><w:pPr><w:pBdr></w:pBdr><w:spacing /><w:ind /><w:jc w:val="left" /><w:rPr><w:b w:val="0"/><w:bCs w:val="0"/><w:color w:val="000000" /><w:sz w:val="22" /><w:szCs w:val="22" /></w:rPr></w:pPr><w:r><w:rPr><w:b w:val="0"/><w:bCs w:val="0"/><w:color w:val="000000" /><w:sz w:val="22" /><w:szCs w:val="22" /></w:rPr></w:r><w:r><w:rPr><w:b w:val="0"/><w:bCs w:val="0"/><w:color w:val="000000" /><w:sz w:val="22" /><w:szCs w:val="22" /></w:rPr><w:t xml:space="preserve">GM / Marketing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C6EB41"><w:pPr><w:pBdr></w:pBdr><w:spacing /><w:ind /><w:jc w:val="left" /><w:rPr><w:b w:val="0"/><w:bCs w:val="0"/><w:color w:val="000000" /><w:sz w:val="22" /><w:szCs w:val="22" /></w:rPr></w:pPr><w:r><w:rPr><w:b w:val="0"/><w:bCs w:val="0"/><w:color w:val="000000" /><w:sz w:val="22" /><w:szCs w:val="22" /></w:rPr></w:r><w:r><w:rPr><w:b w:val="0"/><w:bCs w:val="0"/><w:color w:val="000000" /><w:sz w:val="22" /><w:szCs w:val="22" /></w:rPr><w:t xml:space="preserve">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798D867"><w:pPr><w:pBdr></w:pBdr><w:spacing /><w:ind /><w:jc w:val="left" /><w:rPr><w:b w:val="0"/><w:bCs w:val="0"/><w:color w:val="000000" /><w:sz w:val="22" /><w:szCs w:val="22" /></w:rPr></w:pPr><w:r><w:rPr><w:b w:val="0"/><w:bCs w:val="0"/><w:color w:val="000000" /><w:sz w:val="22" /><w:szCs w:val="22" /></w:rPr></w:r><w:r><w:rPr><w:b w:val="0"/><w:bCs w:val="0"/><w:color w:val="000000" /><w:sz w:val="22" /><w:szCs w:val="22" /></w:rPr><w:t xml:space="preserve">Blaze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B7ACA7"><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 Automation &amp; Visualization</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19969E2"><w:pPr><w:pBdr></w:pBdr><w:spacing /><w:ind /><w:jc w:val="left" /><w:rPr><w:b w:val="0"/><w:bCs w:val="0"/><w:color w:val="000000" /><w:sz w:val="22" /><w:szCs w:val="22" /></w:rPr></w:pPr><w:r><w:rPr><w:b w:val="0"/><w:bCs w:val="0"/><w:color w:val="000000" /><w:sz w:val="22" /><w:szCs w:val="22" /></w:rPr></w:r><w:r><w:rPr><w:b w:val="0"/><w:bCs w:val="0"/><w:color w:val="000000" /><w:sz w:val="22" /><w:szCs w:val="22" /></w:rPr><w:t xml:space="preserve">B1, B2, B3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7745DBC"><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3F98BA0"><w:pPr><w:pBdr></w:pBdr><w:spacing /><w:ind /><w:jc w:val="left" /><w:rPr><w:b w:val="0"/><w:bCs w:val="0"/><w:color w:val="000000" /><w:sz w:val="22" /><w:szCs w:val="22" /></w:rPr></w:pPr><w:r><w:rPr><w:b w:val="0"/><w:bCs w:val="0"/><w:color w:val="000000" /><w:sz w:val="22" /><w:szCs w:val="22" /></w:rPr></w:r><w:r><w:rPr><w:b w:val="0"/><w:bCs w:val="0"/><w:color w:val="000000" /><w:sz w:val="22" /><w:szCs w:val="22" /></w:rPr><w:t xml:space="preserve">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27BC869"><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EE722DE"><w:pPr><w:pBdr></w:pBdr><w:spacing /><w:ind /><w:jc w:val="left" /><w:rPr><w:b w:val="0"/><w:bCs w:val="0"/><w:color w:val="000000" /><w:sz w:val="22" /><w:szCs w:val="22" /></w:rPr></w:pPr><w:r><w:rPr><w:b w:val="0"/><w:bCs w:val="0"/><w:color w:val="000000" /><w:sz w:val="22" /><w:szCs w:val="22" /></w:rPr></w:r><w:r><w:rPr><w:b w:val="0"/><w:bCs w:val="0"/><w:color w:val="000000" /><w:sz w:val="22" /><w:szCs w:val="22" /></w:rPr><w:t xml:space="preserve">Production Control &amp; Schedule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983050"><w:pPr><w:pBdr></w:pBdr><w:spacing /><w:ind /><w:jc w:val="left" /><w:rPr><w:b w:val="0"/><w:bCs w:val="0"/><w:color w:val="000000" /><w:sz w:val="22" /><w:szCs w:val="22" /></w:rPr></w:pPr><w:r><w:rPr><w:b w:val="0"/><w:bCs w:val="0"/><w:color w:val="000000" /><w:sz w:val="22" /><w:szCs w:val="22" /></w:rPr></w:r><w:r><w:rPr><w:b w:val="0"/><w:bCs w:val="0"/><w:color w:val="000000" /><w:sz w:val="22" /><w:szCs w:val="22" /></w:rPr><w:t xml:space="preserve">B4, E1, 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FEAED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6B8D0FC"><w:pPr><w:pBdr></w:pBdr><w:spacing /><w:ind /><w:jc w:val="left" /><w:rPr><w:b w:val="0"/><w:bCs w:val="0"/><w:color w:val="000000" /><w:sz w:val="22" /><w:szCs w:val="22" /></w:rPr></w:pPr><w:r><w:rPr><w:b w:val="0"/><w:bCs w:val="0"/><w:color w:val="000000" /><w:sz w:val="22" /><w:szCs w:val="22" /></w:rPr></w:r><w:r><w:rPr><w:b w:val="0"/><w:bCs w:val="0"/><w:color w:val="000000" /><w:sz w:val="22" /><w:szCs w:val="22" /></w:rPr><w:t xml:space="preserv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AD8CCC"><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0F6E575"><w:pPr><w:pBdr></w:pBdr><w:spacing /><w:ind /><w:jc w:val="left" /><w:rPr><w:b w:val="0"/><w:bCs w:val="0"/><w:color w:val="000000" /><w:sz w:val="22" /><w:szCs w:val="22" /></w:rPr></w:pPr><w:r><w:rPr><w:b w:val="0"/><w:bCs w:val="0"/><w:color w:val="000000" /><w:sz w:val="22" /><w:szCs w:val="22" /></w:rPr></w:r><w:r><w:rPr><w:b w:val="0"/><w:bCs w:val="0"/><w:color w:val="000000" /><w:sz w:val="22" /><w:szCs w:val="22" /></w:rPr><w:t xml:space="preserve">Technical Drawing &amp; Measurement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69FAE15"><w:pPr><w:pBdr></w:pBdr><w:spacing /><w:ind /><w:jc w:val="left" /><w:rPr><w:b w:val="0"/><w:bCs w:val="0"/><w:color w:val="000000" /><w:sz w:val="22" /><w:szCs w:val="22" /></w:rPr></w:pPr><w:r><w:rPr><w:b w:val="0"/><w:bCs w:val="0"/><w:color w:val="000000" /><w:sz w:val="22" /><w:szCs w:val="22" /></w:rPr></w:r><w:r><w:rPr><w:b w:val="0"/><w:bCs w:val="0"/><w:color w:val="000000" /><w:sz w:val="22" /><w:szCs w:val="22" /></w:rPr><w:t xml:space="preserve">B5, C1, 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22CD06"><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 / PM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6A97242"><w:pPr><w:pBdr></w:pBdr><w:spacing /><w:ind /><w:jc w:val="left" /><w:rPr><w:b w:val="0"/><w:bCs w:val="0"/><w:color w:val="000000" /><w:sz w:val="22" /><w:szCs w:val="22" /></w:rPr></w:pPr><w:r><w:rPr><w:b w:val="0"/><w:bCs w:val="0"/><w:color w:val="000000" /><w:sz w:val="22" /><w:szCs w:val="22" /></w:rPr></w:r><w:r><w:rPr><w:b w:val="0"/><w:bCs w:val="0"/><w:color w:val="000000" /><w:sz w:val="22" /><w:szCs w:val="22" /></w:rPr><w:t xml:space="preserve">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C582D8"><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54BF488"><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Relations &amp; Sales Support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D6096C"><w:pPr><w:pBdr></w:pBdr><w:spacing /><w:ind /><w:jc w:val="left" /><w:rPr><w:b w:val="0"/><w:bCs w:val="0"/><w:color w:val="000000" /><w:sz w:val="22" /><w:szCs w:val="22" /></w:rPr></w:pPr><w:r><w:rPr><w:b w:val="0"/><w:bCs w:val="0"/><w:color w:val="000000" /><w:sz w:val="22" /><w:szCs w:val="22" /></w:rPr></w:r><w:r><w:rPr><w:b w:val="0"/><w:bCs w:val="0"/><w:color w:val="000000" /><w:sz w:val="22" /><w:szCs w:val="22" /></w:rPr><w:t xml:space="preserve">H1, H2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C203A3B"><w:pPr><w:pBdr></w:pBdr><w:spacing /><w:ind /><w:jc w:val="left" /><w:rPr><w:b w:val="0"/><w:bCs w:val="0"/><w:color w:val="000000" /><w:sz w:val="22" /><w:szCs w:val="22" /></w:rPr></w:pPr><w:r><w:rPr><w:b w:val="0"/><w:bCs w:val="0"/><w:color w:val="000000" /><w:sz w:val="22" /><w:szCs w:val="22" /></w:rPr></w:r><w:r><w:rPr><w:b w:val="0"/><w:bCs w:val="0"/><w:color w:val="000000" /><w:sz w:val="22" /><w:szCs w:val="22" /></w:rPr><w:t xml:space="preserve">Sales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86A4E45"><w:pPr><w:pBdr></w:pBdr><w:spacing /><w:ind /><w:jc w:val="left" /><w:rPr><w:b w:val="0"/><w:bCs w:val="0"/><w:color w:val="000000" /><w:sz w:val="22" /><w:szCs w:val="22" /></w:rPr></w:pPr><w:r><w:rPr><w:b w:val="0"/><w:bCs w:val="0"/><w:color w:val="000000" /><w:sz w:val="22" /><w:szCs w:val="22" /></w:rPr></w:r><w:r><w:rPr><w:b w:val="0"/><w:bCs w:val="0"/><w:color w:val="000000" /><w:sz w:val="22" /><w:szCs w:val="22" /></w:rPr><w:t xml:space="preserve">7</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8774966"><w:pPr><w:pBdr></w:pBdr><w:spacing /><w:ind /><w:jc w:val="left" /><w:rPr><w:b w:val="0"/><w:bCs w:val="0"/><w:color w:val="000000" /><w:sz w:val="22" /><w:szCs w:val="22" /></w:rPr></w:pPr><w:r><w:rPr><w:b w:val="0"/><w:bCs w:val="0"/><w:color w:val="000000" /><w:sz w:val="22" /><w:szCs w:val="22" /></w:rPr></w:r><w:r><w:rPr><w:b w:val="0"/><w:bCs w:val="0"/><w:color w:val="000000" /><w:sz w:val="22" /><w:szCs w:val="22" /></w:rPr><w:t xml:space="preserve">Aria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577364"><w:pPr><w:pBdr></w:pBdr><w:spacing /><w:ind /><w:jc w:val="left" /><w:rPr><w:b w:val="0"/><w:bCs w:val="0"/><w:color w:val="000000" /><w:sz w:val="22" /><w:szCs w:val="22" /></w:rPr></w:pPr><w:r><w:rPr><w:b w:val="0"/><w:bCs w:val="0"/><w:color w:val="000000" /><w:sz w:val="22" /><w:szCs w:val="22" /></w:rPr></w:r><w:r><w:rPr><w:b w:val="0"/><w:bCs w:val="0"/><w:color w:val="000000" /><w:sz w:val="22" /><w:szCs w:val="22" /></w:rPr><w:t xml:space="preserve">QA &amp; Standards Compliance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AC45361"><w:pPr><w:pBdr></w:pBdr><w:spacing /><w:ind /><w:jc w:val="left" /><w:rPr><w:b w:val="0"/><w:bCs w:val="0"/><w:color w:val="000000" /><w:sz w:val="22" /><w:szCs w:val="22" /></w:rPr></w:pPr><w:r><w:rPr><w:b w:val="0"/><w:bCs w:val="0"/><w:color w:val="000000" /><w:sz w:val="22" /><w:szCs w:val="22" /></w:rPr></w:r><w:r><w:rPr><w:b w:val="0"/><w:bCs w:val="0"/><w:color w:val="000000" /><w:sz w:val="22" /><w:szCs w:val="22" /></w:rPr><w:t xml:space="preserve">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D10E9AB"><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QA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35BC74C"><w:pPr><w:pBdr></w:pBdr><w:spacing /><w:ind /><w:jc w:val="left" /><w:rPr><w:b w:val="0"/><w:bCs w:val="0"/><w:color w:val="000000" /><w:sz w:val="22" /><w:szCs w:val="22" /></w:rPr></w:pPr><w:r><w:rPr><w:b w:val="0"/><w:bCs w:val="0"/><w:color w:val="000000" /><w:sz w:val="22" /><w:szCs w:val="22" /></w:rPr></w:r><w:r><w:rPr><w:b w:val="0"/><w:bCs w:val="0"/><w:color w:val="000000" /><w:sz w:val="22" /><w:szCs w:val="22" /></w:rPr><w:t xml:space="preserve">8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39C19C5"><w:pPr><w:pBdr></w:pBdr><w:spacing /><w:ind /><w:jc w:val="left" /><w:rPr><w:b w:val="0"/><w:bCs w:val="0"/><w:color w:val="000000" /><w:sz w:val="22" /><w:szCs w:val="22" /></w:rPr></w:pPr><w:r><w:rPr><w:b w:val="0"/><w:bCs w:val="0"/><w:color w:val="000000" /><w:sz w:val="22" /><w:szCs w:val="22" /></w:rPr></w:r><w:r><w:rPr><w:b w:val="0"/><w:bCs w:val="0"/><w:color w:val="000000" /><w:sz w:val="22" /><w:szCs w:val="22" /></w:rPr><w:t xml:space="preserve">Rex</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BE85D96"><w:pPr><w:pBdr></w:pBdr><w:spacing /><w:ind /><w:jc w:val="left" /><w:rPr><w:b w:val="0"/><w:bCs w:val="0"/><w:color w:val="000000" /><w:sz w:val="22" /><w:szCs w:val="22" /></w:rPr></w:pPr><w:r><w:rPr><w:b w:val="0"/><w:bCs w:val="0"/><w:color w:val="000000" /><w:sz w:val="22" /><w:szCs w:val="22" /></w:rPr></w:r><w:r><w:rPr><w:b w:val="0"/><w:bCs w:val="0"/><w:color w:val="000000" /><w:sz w:val="22" /><w:szCs w:val="22" /></w:rPr><w:t xml:space="preserve">Installation Operations &amp; Field Coordination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D71E03"><w:pPr><w:pBdr></w:pBdr><w:spacing /><w:ind /><w:jc w:val="left" /><w:rPr><w:b w:val="0"/><w:bCs w:val="0"/><w:color w:val="000000" /><w:sz w:val="22" /><w:szCs w:val="22" /></w:rPr></w:pPr><w:r><w:rPr><w:b w:val="0"/><w:bCs w:val="0"/><w:color w:val="000000" /><w:sz w:val="22" /><w:szCs w:val="22" /></w:rPr></w:r><w:r><w:rPr><w:b w:val="0"/><w:bCs w:val="0"/><w:color w:val="000000" /><w:sz w:val="22" /><w:szCs w:val="22" /></w:rPr><w:t xml:space="preserve">D3, D4, D5, D6, 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314FE62"><w:pPr><w:pBdr></w:pBdr><w:spacing /><w:ind /><w:jc w:val="left" /><w:rPr><w:b w:val="0"/><w:bCs w:val="0"/><w:color w:val="000000" /><w:sz w:val="22" /><w:szCs w:val="22" /></w:rPr></w:pPr><w:r><w:rPr><w:b w:val="0"/><w:bCs w:val="0"/><w:color w:val="000000" /><w:sz w:val="22" /><w:szCs w:val="22" /></w:rPr></w:r><w:r><w:rPr><w:b w:val="0"/><w:bCs w:val="0"/><w:color w:val="000000" /><w:sz w:val="22" /><w:szCs w:val="22" /></w:rPr><w:t xml:space="preserve">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2E93661"><w:pPr><w:pBdr></w:pBdr><w:spacing /><w:ind /><w:jc w:val="left" /><w:rPr><w:b w:val="0"/><w:bCs w:val="0"/><w:color w:val="000000" /><w:sz w:val="22" /><w:szCs w:val="22" /></w:rPr></w:pPr><w:r><w:rPr><w:b w:val="0"/><w:bCs w:val="0"/><w:color w:val="000000" /><w:sz w:val="22" /><w:szCs w:val="22" /></w:rPr></w:r><w:r><w:rPr><w:b w:val="0"/><w:bCs w:val="0"/><w:color w:val="000000" /><w:sz w:val="22" /><w:szCs w:val="22" /></w:rPr><w:t xml:space="preserve">9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8C2701"><w:pPr><w:pBdr></w:pBdr><w:spacing /><w:ind /><w:jc w:val="left" /><w:rPr><w:b w:val="0"/><w:bCs w:val="0"/><w:color w:val="000000" /><w:sz w:val="22" /><w:szCs w:val="22" /></w:rPr></w:pPr><w:r><w:rPr><w:b w:val="0"/><w:bCs w:val="0"/><w:color w:val="000000" /><w:sz w:val="22" /><w:szCs w:val="22" /></w:rPr></w:r><w:r><w:rPr><w:b w:val="0"/><w:bCs w:val="0"/><w:color w:val="000000" /><w:sz w:val="22" /><w:szCs w:val="22" /></w:rPr><w:t xml:space="preserve">Forge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D534DB2"><w:pPr><w:pBdr></w:pBdr><w:spacing /><w:ind /><w:jc w:val="left" /><w:rPr><w:b w:val="0"/><w:bCs w:val="0"/><w:color w:val="000000" /><w:sz w:val="22" /><w:szCs w:val="22" /></w:rPr></w:pPr><w:r><w:rPr><w:b w:val="0"/><w:bCs w:val="0"/><w:color w:val="000000" /><w:sz w:val="22" /><w:szCs w:val="22" /></w:rPr></w:r><w:r><w:rPr><w:b w:val="0"/><w:bCs w:val="0"/><w:color w:val="000000" /><w:sz w:val="22" /><w:szCs w:val="22" /></w:rPr><w:t xml:space="preserve">Factory Production, Maintenance &amp; Warehouse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771CC19"><w:pPr><w:pBdr></w:pBdr><w:spacing /><w:ind /><w:jc w:val="left" /><w:rPr><w:b w:val="0"/><w:bCs w:val="0"/><w:color w:val="000000" /><w:sz w:val="22" /><w:szCs w:val="22" /></w:rPr></w:pPr><w:r><w:rPr><w:b w:val="0"/><w:bCs w:val="0"/><w:color w:val="000000" /><w:sz w:val="22" /><w:szCs w:val="22" /></w:rPr></w:r><w:r><w:rPr><w:b w:val="0"/><w:bCs w:val="0"/><w:color w:val="000000" /><w:sz w:val="22" /><w:szCs w:val="22" /></w:rPr><w:t xml:space="preserve">E1, E2, E3, E4, E6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2244F70"><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3637970"><w:pPr><w:pBdr></w:pBdr><w:spacing /><w:ind /><w:jc w:val="left" /><w:rPr><w:b w:val="0"/><w:bCs w:val="0"/><w:color w:val="000000" /><w:sz w:val="22" /><w:szCs w:val="22" /></w:rPr></w:pPr><w:r><w:rPr><w:b w:val="0"/><w:bCs w:val="0"/><w:color w:val="000000" /><w:sz w:val="22" /><w:szCs w:val="22" /></w:rPr></w:r><w:r><w:rPr><w:b w:val="0"/><w:bCs w:val="0"/><w:color w:val="000000" /><w:sz w:val="22" /><w:szCs w:val="22" /></w:rPr><w:t xml:space="preserve">10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CA9D598"><w:pPr><w:pBdr></w:pBdr><w:spacing /><w:ind /><w:jc w:val="left" /><w:rPr><w:b w:val="0"/><w:bCs w:val="0"/><w:color w:val="000000" /><w:sz w:val="22" /><w:szCs w:val="22" /></w:rPr></w:pPr><w:r><w:rPr><w:b w:val="0"/><w:bCs w:val="0"/><w:color w:val="000000" /><w:sz w:val="22" /><w:szCs w:val="22" /></w:rPr></w:r><w:r><w:rPr><w:b w:val="0"/><w:bCs w:val="0"/><w:color w:val="000000" /><w:sz w:val="22" /><w:szCs w:val="22" /></w:rPr><w:t xml:space="preserve">Leo</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D7F2F2"><w:pPr><w:pBdr></w:pBdr><w:spacing /><w:ind /><w:jc w:val="left" /><w:rPr><w:b w:val="0"/><w:bCs w:val="0"/><w:color w:val="000000" /><w:sz w:val="22" /><w:szCs w:val="22" /></w:rPr></w:pPr><w:r><w:rPr><w:b w:val="0"/><w:bCs w:val="0"/><w:color w:val="000000" /><w:sz w:val="22" /><w:szCs w:val="22" /></w:rPr></w:r><w:r><w:rPr><w:b w:val="0"/><w:bCs w:val="0"/><w:color w:val="000000" /><w:sz w:val="22" /><w:szCs w:val="22" /></w:rPr><w:t xml:space="preserve">Logistics, Safety/HSE &amp; Site Compliance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6E3B7D9"><w:pPr><w:pBdr></w:pBdr><w:spacing /><w:ind /><w:jc w:val="left" /><w:rPr><w:b w:val="0"/><w:bCs w:val="0"/><w:color w:val="000000" /><w:sz w:val="22" /><w:szCs w:val="22" /></w:rPr></w:pPr><w:r><w:rPr><w:b w:val="0"/><w:bCs w:val="0"/><w:color w:val="000000" /><w:sz w:val="22" /><w:szCs w:val="22" /></w:rPr></w:r><w:r><w:rPr><w:b w:val="0"/><w:bCs w:val="0"/><w:color w:val="000000" /><w:sz w:val="22" /><w:szCs w:val="22" /></w:rPr><w:t xml:space="preserve">E7, E8</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F4F4A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251863"><w:pPr><w:pBdr></w:pBdr><w:spacing /><w:ind /><w:jc w:val="left" /><w:rPr><w:b w:val="0"/><w:bCs w:val="0"/><w:color w:val="000000" /><w:sz w:val="22" /><w:szCs w:val="22" /></w:rPr></w:pPr><w:r><w:rPr><w:b w:val="0"/><w:bCs w:val="0"/><w:color w:val="000000" /><w:sz w:val="22" /><w:szCs w:val="22" /></w:rPr></w:r><w:r><w:rPr><w:b w:val="0"/><w:bCs w:val="0"/><w:color w:val="000000" /><w:sz w:val="22" /><w:szCs w:val="22" /></w:rPr><w:t xml:space="preserve">11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B2CFCE4"><w:pPr><w:pBdr></w:pBdr><w:spacing /><w:ind /><w:jc w:val="left" /><w:rPr><w:b w:val="0"/><w:bCs w:val="0"/><w:color w:val="000000" /><w:sz w:val="22" /><w:szCs w:val="22" /></w:rPr></w:pPr><w:r><w:rPr><w:b w:val="0"/><w:bCs w:val="0"/><w:color w:val="000000" /><w:sz w:val="22" /><w:szCs w:val="22" /></w:rPr></w:r><w:r><w:rPr><w:b w:val="0"/><w:bCs w:val="0"/><w:color w:val="000000" /><w:sz w:val="22" /><w:szCs w:val="22" /></w:rPr><w:t xml:space="preserve">Remy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F82F5CD"><w:pPr><w:pBdr></w:pBdr><w:spacing /><w:ind /><w:jc w:val="left" /><w:rPr><w:b w:val="0"/><w:bCs w:val="0"/><w:color w:val="000000" /><w:sz w:val="22" /><w:szCs w:val="22" /></w:rPr></w:pPr><w:r><w:rPr><w:b w:val="0"/><w:bCs w:val="0"/><w:color w:val="000000" /><w:sz w:val="22" /><w:szCs w:val="22" /></w:rPr></w:r><w:r><w:rPr><w:b w:val="0"/><w:bCs w:val="0"/><w:color w:val="000000" /><w:sz w:val="22" /><w:szCs w:val="22" /></w:rPr><w:t xml:space="preserve">R&amp;D, Materials Innovation &amp; Standards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8CC8B98"><w:pPr><w:pBdr></w:pBdr><w:spacing /><w:ind /><w:jc w:val="left" /><w:rPr><w:b w:val="0"/><w:bCs w:val="0"/><w:color w:val="000000" /><w:sz w:val="22" /><w:szCs w:val="22" /></w:rPr></w:pPr><w:r><w:rPr><w:b w:val="0"/><w:bCs w:val="0"/><w:color w:val="000000" /><w:sz w:val="22" /><w:szCs w:val="22" /></w:rPr></w:r><w:r><w:rPr><w:b w:val="0"/><w:bCs w:val="0"/><w:color w:val="000000" /><w:sz w:val="22" /><w:szCs w:val="22" /></w:rPr><w:t xml:space="preserve">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3A551A9"><w:pPr><w:pBdr></w:pBdr><w:spacing /><w:ind /><w:jc w:val="left" /><w:rPr><w:b w:val="0"/><w:bCs w:val="0"/><w:color w:val="000000" /><w:sz w:val="22" /><w:szCs w:val="22" /></w:rPr></w:pPr><w:r><w:rPr><w:b w:val="0"/><w:bCs w:val="0"/><w:color w:val="000000" /><w:sz w:val="22" /><w:szCs w:val="22" /></w:rPr></w:r><w:r><w:rPr><w:b w:val="0"/><w:bCs w:val="0"/><w:color w:val="000000" /><w:sz w:val="22" /><w:szCs w:val="22" /></w:rPr><w:t xml:space="preserve">GM / 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B9A3C9C"><w:pPr><w:pBdr></w:pBdr><w:spacing /><w:ind /><w:jc w:val="left" /><w:rPr><w:b w:val="0"/><w:bCs w:val="0"/><w:color w:val="000000" /><w:sz w:val="22" /><w:szCs w:val="22" /></w:rPr></w:pPr><w:r><w:rPr><w:b w:val="0"/><w:bCs w:val="0"/><w:color w:val="000000" /><w:sz w:val="22" /><w:szCs w:val="22" /></w:rPr></w:r><w:r><w:rPr><w:b w:val="0"/><w:bCs w:val="0"/><w:color w:val="000000" /><w:sz w:val="22" /><w:szCs w:val="22" /></w:rPr><w:t xml:space="preserve">12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AFABB06"><w:pPr><w:pBdr></w:pBdr><w:spacing /><w:ind /><w:jc w:val="left" /><w:rPr><w:b w:val="0"/><w:bCs w:val="0"/><w:color w:val="000000" /><w:sz w:val="22" /><w:szCs w:val="22" /></w:rPr></w:pPr><w:r><w:rPr><w:b w:val="0"/><w:bCs w:val="0"/><w:color w:val="000000" /><w:sz w:val="22" /><w:szCs w:val="22" /></w:rPr></w:r><w:r><w:rPr><w:b w:val="0"/><w:bCs w:val="0"/><w:color w:val="000000" /><w:sz w:val="22" /><w:szCs w:val="22" /></w:rPr><w:t xml:space="preserve">Finn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0644E8"><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Accounting &amp; Procurement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8DD9BAE"><w:pPr><w:pBdr></w:pBdr><w:spacing /><w:ind /><w:jc w:val="left" /><w:rPr><w:b w:val="0"/><w:bCs w:val="0"/><w:color w:val="000000" /><w:sz w:val="22" /><w:szCs w:val="22" /></w:rPr></w:pPr><w:r><w:rPr><w:b w:val="0"/><w:bCs w:val="0"/><w:color w:val="000000" /><w:sz w:val="22" /><w:szCs w:val="22" /></w:rPr></w:r><w:r><w:rPr><w:b w:val="0"/><w:bCs w:val="0"/><w:color w:val="000000" /><w:sz w:val="22" /><w:szCs w:val="22" /></w:rPr><w:t xml:space="preserve">F1, F2, F3, 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B2A7CCD"><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Manager / MD</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B6C351C"><w:pPr><w:pBdr></w:pBdr><w:spacing /><w:ind /><w:jc w:val="left" /><w:rPr><w:b w:val="0"/><w:bCs w:val="0"/><w:color w:val="000000" /><w:sz w:val="22" /><w:szCs w:val="22" /></w:rPr></w:pPr><w:r><w:rPr><w:b w:val="0"/><w:bCs w:val="0"/><w:color w:val="000000" /><w:sz w:val="22" /><w:szCs w:val="22" /></w:rPr></w:r><w:r><w:rPr><w:b w:val="0"/><w:bCs w:val="0"/><w:color w:val="000000" /><w:sz w:val="22" /><w:szCs w:val="22" /></w:rPr><w:t xml:space="preserve">13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6C52F49"><w:pPr><w:pBdr></w:pBdr><w:spacing /><w:ind /><w:jc w:val="left" /><w:rPr><w:b w:val="0"/><w:bCs w:val="0"/><w:color w:val="000000" /><w:sz w:val="22" /><w:szCs w:val="22" /></w:rPr></w:pPr><w:r><w:rPr><w:b w:val="0"/><w:bCs w:val="0"/><w:color w:val="000000" /><w:sz w:val="22" /><w:szCs w:val="22" /></w:rPr></w:r><w:r><w:rPr><w:b w:val="0"/><w:bCs w:val="0"/><w:color w:val="000000" /><w:sz w:val="22" /><w:szCs w:val="22" /></w:rPr><w:t xml:space="preserve">Hana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6B719B6"><w:pPr><w:pBdr></w:pBdr><w:spacing /><w:ind /><w:jc w:val="left" /><w:rPr><w:b w:val="0"/><w:bCs w:val="0"/><w:color w:val="000000" /><w:sz w:val="22" /><w:szCs w:val="22" /></w:rPr></w:pPr><w:r><w:rPr><w:b w:val="0"/><w:bCs w:val="0"/><w:color w:val="000000" /><w:sz w:val="22" /><w:szCs w:val="22" /></w:rPr></w:r><w:r><w:rPr><w:b w:val="0"/><w:bCs w:val="0"/><w:color w:val="000000" /><w:sz w:val="22" /><w:szCs w:val="22" /></w:rPr><w:t xml:space="preserve">HR, People &amp; Culture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7C6C18F"><w:pPr><w:pBdr></w:pBdr><w:spacing /><w:ind /><w:jc w:val="left" /><w:rPr><w:b w:val="0"/><w:bCs w:val="0"/><w:color w:val="000000" /><w:sz w:val="22" /><w:szCs w:val="22" /></w:rPr></w:pPr><w:r><w:rPr><w:b w:val="0"/><w:bCs w:val="0"/><w:color w:val="000000" /><w:sz w:val="22" /><w:szCs w:val="22" /></w:rPr></w:r><w:r><w:rPr><w:b w:val="0"/><w:bCs w:val="0"/><w:color w:val="000000" /><w:sz w:val="22" /><w:szCs w:val="22" /></w:rPr><w:t xml:space="preserve">G1, 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22114E6"><w:pPr><w:pBdr></w:pBdr><w:spacing /><w:ind /><w:jc w:val="left" /><w:rPr><w:b w:val="0"/><w:bCs w:val="0"/><w:color w:val="000000" /><w:sz w:val="22" /><w:szCs w:val="22" /></w:rPr></w:pPr><w:r><w:rPr><w:b w:val="0"/><w:bCs w:val="0"/><w:color w:val="000000" /><w:sz w:val="22" /><w:szCs w:val="22" /></w:rPr></w:r><w:r><w:rPr><w:b w:val="0"/><w:bCs w:val="0"/><w:color w:val="000000" /><w:sz w:val="22" /><w:szCs w:val="22" /></w:rPr><w:t xml:space="preserve">HR Manager / GM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8242222"><w:pPr><w:pBdr></w:pBdr><w:spacing /><w:ind /><w:jc w:val="left" /><w:rPr><w:b w:val="0"/><w:bCs w:val="0"/><w:color w:val="000000" /><w:sz w:val="22" /><w:szCs w:val="22" /></w:rPr></w:pPr><w:r><w:rPr><w:b w:val="0"/><w:bCs w:val="0"/><w:color w:val="000000" /><w:sz w:val="22" /><w:szCs w:val="22" /></w:rPr></w:r><w:r><w:rPr><w:b w:val="0"/><w:bCs w:val="0"/><w:color w:val="000000" /><w:sz w:val="22" /><w:szCs w:val="22" /></w:rPr><w:t xml:space="preserve">14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B463548"><w:pPr><w:pBdr></w:pBdr><w:spacing /><w:ind /><w:jc w:val="left" /><w:rPr><w:b w:val="0"/><w:bCs w:val="0"/><w:color w:val="000000" /><w:sz w:val="22" /><w:szCs w:val="22" /></w:rPr></w:pPr><w:r><w:rPr><w:b w:val="0"/><w:bCs w:val="0"/><w:color w:val="000000" /><w:sz w:val="22" /><w:szCs w:val="22" /></w:rPr></w:r><w:r><w:rPr><w:b w:val="0"/><w:bCs w:val="0"/><w:color w:val="000000" /><w:sz w:val="22" /><w:szCs w:val="22" /></w:rPr><w:t xml:space="preserve">Core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D3EFC5"><w:pPr><w:pBdr></w:pBdr><w:spacing /><w:ind /><w:jc w:val="left" /><w:rPr><w:b w:val="0"/><w:bCs w:val="0"/><w:color w:val="000000" /><w:sz w:val="22" /><w:szCs w:val="22" /></w:rPr></w:pPr><w:r><w:rPr><w:b w:val="0"/><w:bCs w:val="0"/><w:color w:val="000000" /><w:sz w:val="22" /><w:szCs w:val="22" /></w:rPr></w:r><w:r><w:rPr><w:b w:val="0"/><w:bCs w:val="0"/><w:color w:val="000000" /><w:sz w:val="22" /><w:szCs w:val="22" /></w:rPr><w:t xml:space="preserve">Software Development, DevOps &amp; Systems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C1FBB2D"><w:pPr><w:pBdr></w:pBdr><w:spacing /><w:ind /><w:jc w:val="left" /><w:rPr><w:b w:val="0"/><w:bCs w:val="0"/><w:color w:val="000000" /><w:sz w:val="22" /><w:szCs w:val="22" /></w:rPr></w:pPr><w:r><w:rPr><w:b w:val="0"/><w:bCs w:val="0"/><w:color w:val="000000" /><w:sz w:val="22" /><w:szCs w:val="22" /></w:rPr></w:r><w:r><w:rPr><w:b w:val="0"/><w:bCs w:val="0"/><w:color w:val="000000" /><w:sz w:val="22" /><w:szCs w:val="22" /></w:rPr><w:t xml:space="preserve">I1, I2, I3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16C6E9"><w:pPr><w:pBdr></w:pBdr><w:spacing /><w:ind /><w:jc w:val="left" /><w:rPr><w:b w:val="0"/><w:bCs w:val="0"/><w:color w:val="000000" /><w:sz w:val="22" /><w:szCs w:val="22" /></w:rPr></w:pPr><w:r><w:rPr><w:b w:val="0"/><w:bCs w:val="0"/><w:color w:val="000000" /><w:sz w:val="22" /><w:szCs w:val="22" /></w:rPr></w:r><w:r><w:rPr><w:b w:val="0"/><w:bCs w:val="0"/><w:color w:val="000000" /><w:sz w:val="22" /><w:szCs w:val="22" /></w:rPr><w:t xml:space="preserve">GM / MD</w:t></w:r><w:r><w:rPr><w:b w:val="0"/><w:bCs w:val="0"/><w:color w:val="000000" /><w:sz w:val="22" /><w:szCs w:val="22" /></w:rPr></w:r><w:r><w:rPr><w:b w:val="0"/><w:bCs w:val="0"/><w:color w:val="000000" /><w:sz w:val="22" /><w:szCs w:val="22" /></w:rPr></w:r></w:p></w:tc></w:tr></w:tbl><w:p w14:paraId="0E61C140"><w:pPr><w:pBdr></w:pBdr><w:spacing /><w:ind /><w:rPr></w:rPr></w:pPr><w:r></w:r><w:r></w:r></w:p><w:p w14:paraId="4217115D"><w:pPr><w:pBdr></w:pBdr><w:spacing w:after="120" /><w:ind /><w:rPr><w:bCs/><w:i/><w:color w:val="555555" /><w:sz w:val="20" /><w:szCs w:val="20" /></w:rPr></w:pPr><w:r><w:rPr><w:i/><w:iCs/><w:color w:val="555555" /><w:sz w:val="20" /><w:szCs w:val="20" /></w:rPr><w:t xml:space="preserve">★ = New Agents เพิ่มในรอบ v2.4–v2.5 (Rex #8 ถึง Core #14)</w:t></w:r><w:r><w:rPr><w:bCs/><w:i/><w:color w:val="555555" /><w:sz w:val="20" /><w:szCs w:val="20" /></w:rPr></w:r><w:r><w:rPr><w:bCs/><w:i/><w:color w:val="555555" /><w:sz w:val="20" /><w:szCs w:val="20" /></w:rPr></w:r></w:p><w:p w14:paraId="60F68C59"><w:pPr><w:pBdr></w:pBdr><w:spacing w:after="100" w:line="276" w:lineRule="auto" /><w:ind /><w:rPr><w:sz w:val="24" /><w:szCs w:val="24" /></w:rPr></w:pPr><w:r><w:rPr><w:sz w:val="24" /><w:szCs w:val="24" /></w:rPr><w:t xml:space="preserve">Coverage ครบทั้ง 38 ตำแหน่งของ DAPH — 100% (รวม MD ในฐานะตำแหน่งที่ Kelly รับผิดชอบ)</w:t></w:r><w:r><w:rPr><w:sz w:val="24" /><w:szCs w:val="24" /></w:rPr></w:r><w:r><w:rPr><w:sz w:val="24" /><w:szCs w:val="24" /></w:rPr></w:r></w:p><w:p w14:paraId="7B0C32CD"><w:pPr><w:pBdr></w:pBdr><w:spacing w:after="120" w:before="320" /><w:ind /><w:rPr><w:b/><w:bCs/><w:color w:val="1f2d5a" /><w:sz w:val="36" /><w:szCs w:val="36" /></w:rPr></w:pPr><w:r><w:rPr><w:b/><w:bCs/><w:color w:val="1f2d5a" /><w:sz w:val="36" /><w:szCs w:val="36" /></w:rPr><w:t xml:space="preserve">4. Gap Analysis สรุป</w:t></w:r><w:r><w:rPr><w:b/><w:bCs/><w:color w:val="1f2d5a" /><w:sz w:val="36" /><w:szCs w:val="36" /></w:rPr></w:r><w:r><w:rPr><w:b/><w:bCs/><w:color w:val="1f2d5a" /><w:sz w:val="36" /><w:szCs w:val="36" /></w:rPr></w:r></w:p><w:p w14:paraId="1EF95C48"><w:pPr><w:pBdr></w:pBdr><w:spacing w:after="80" w:before="200" /><w:ind /><w:rPr><w:b/><w:bCs/><w:color w:val="2e75b6" /><w:sz w:val="28" /><w:szCs w:val="28" /></w:rPr></w:pPr><w:r><w:rPr><w:b/><w:bCs/><w:color w:val="2e75b6" /><w:sz w:val="28" /><w:szCs w:val="28" /></w:rPr><w:t xml:space="preserve">ปัญหาที่พบและแก้ไขแล้ว (จาก 7 Agents เดิม)</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05E092B"><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C201B24"><w:pPr><w:pBdr></w:pBdr><w:spacing /><w:ind /><w:jc w:val="center" /><w:rPr><w:b/><w:bCs/><w:color w:val="ffffff" /><w:sz w:val="22" /><w:szCs w:val="22" /></w:rPr></w:pPr><w:r><w:rPr><w:b/><w:bCs/><w:color w:val="ffffff" /><w:sz w:val="22" /><w:szCs w:val="22" /></w:rPr></w:r><w:r><w:rPr><w:b/><w:bCs/><w:color w:val="ffffff" /><w:sz w:val="22" /><w:szCs w:val="22" /></w:rPr><w:t xml:space="preserve">ปัญหาเดิม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73021"><w:pPr><w:pBdr></w:pBdr><w:spacing /><w:ind /><w:jc w:val="center" /><w:rPr><w:b/><w:bCs/><w:color w:val="ffffff" /><w:sz w:val="22" /><w:szCs w:val="22" /></w:rPr></w:pPr><w:r><w:rPr><w:b/><w:bCs/><w:color w:val="ffffff" /><w:sz w:val="22" /><w:szCs w:val="22" /></w:rPr></w:r><w:r><w:rPr><w:b/><w:bCs/><w:color w:val="ffffff" /><w:sz w:val="22" /><w:szCs w:val="22" /></w:rPr><w:t xml:space="preserve">การแก้ไข v2.5</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2456D63"><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4400863"><w:pPr><w:pBdr></w:pBdr><w:spacing /><w:ind /><w:jc w:val="left" /><w:rPr><w:b w:val="0"/><w:bCs w:val="0"/><w:color w:val="000000" /><w:sz w:val="22" /><w:szCs w:val="22" /></w:rPr></w:pPr><w:r><w:rPr><w:b w:val="0"/><w:bCs w:val="0"/><w:color w:val="000000" /><w:sz w:val="22" /><w:szCs w:val="22" /></w:rPr></w:r><w:r><w:rPr><w:b w:val="0"/><w:bCs w:val="0"/><w:color w:val="000000" /><w:sz w:val="22" /><w:szCs w:val="22" /></w:rPr><w:t xml:space="preserve">S22 assign งาน Finance &amp; Procurement ให้ Bo (BIM Engineer) — ผิดสายงาน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A7E9C58"><w:pPr><w:pBdr></w:pBdr><w:spacing /><w:ind /><w:jc w:val="left" /><w:rPr><w:b w:val="0"/><w:bCs w:val="0"/><w:color w:val="000000" /><w:sz w:val="22" /><w:szCs w:val="22" /></w:rPr></w:pPr><w:r><w:rPr><w:b w:val="0"/><w:bCs w:val="0"/><w:color w:val="000000" /><w:sz w:val="22" /><w:szCs w:val="22" /></w:rPr></w:r><w:r><w:rPr><w:b w:val="0"/><w:bCs w:val="0"/><w:color w:val="000000" /><w:sz w:val="22" /><w:szCs w:val="22" /></w:rPr><w:t xml:space="preserve">โยกงาน Finance ไปให้ Finn (Agent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95F23CA"><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4830DA"><w:pPr><w:pBdr></w:pBdr><w:spacing /><w:ind /><w:jc w:val="left" /><w:rPr><w:b w:val="0"/><w:bCs w:val="0"/><w:color w:val="000000" /><w:sz w:val="22" /><w:szCs w:val="22" /></w:rPr></w:pPr><w:r><w:rPr><w:b w:val="0"/><w:bCs w:val="0"/><w:color w:val="000000" /><w:sz w:val="22" /><w:szCs w:val="22" /></w:rPr></w:r><w:r><w:rPr><w:b w:val="0"/><w:bCs w:val="0"/><w:color w:val="000000" /><w:sz w:val="22" /><w:szCs w:val="22" /></w:rPr><w:t xml:space="preserve">ถูก assign 3 บทบาทต่างกัน: IT, BIM, Project Control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7ADB215"><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Atlas = Production, Forge = Factory, Rex = Installation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4EB6707"><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C047D73"><w:pPr><w:pBdr></w:pBdr><w:spacing /><w:ind /><w:jc w:val="left" /><w:rPr><w:b w:val="0"/><w:bCs w:val="0"/><w:color w:val="000000" /><w:sz w:val="22" /><w:szCs w:val="22" /></w:rPr></w:pPr><w:r><w:rPr><w:b w:val="0"/><w:bCs w:val="0"/><w:color w:val="000000" /><w:sz w:val="22" /><w:szCs w:val="22" /></w:rPr></w:r><w:r><w:rPr><w:b w:val="0"/><w:bCs w:val="0"/><w:color w:val="000000" /><w:sz w:val="22" /><w:szCs w:val="22" /></w:rPr><w:t xml:space="preserve">KPI วัดงาน Comms แต่ Core Identity คือ Market Intelligence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3E9D31"><w:pPr><w:pBdr></w:pBdr><w:spacing /><w:ind /><w:jc w:val="left" /><w:rPr><w:b w:val="0"/><w:bCs w:val="0"/><w:color w:val="000000" /><w:sz w:val="22" /><w:szCs w:val="22" /></w:rPr></w:pPr><w:r><w:rPr><w:b w:val="0"/><w:bCs w:val="0"/><w:color w:val="000000" /><w:sz w:val="22" /><w:szCs w:val="22" /></w:rPr></w:r><w:r><w:rPr><w:b w:val="0"/><w:bCs w:val="0"/><w:color w:val="000000" /><w:sz w:val="22" /><w:szCs w:val="22" /></w:rPr><w:t xml:space="preserve">ยืนยัน Signal = Marketing Intelligence เต็มตัว</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26DE800"><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66CE890"><w:pPr><w:pBdr></w:pBdr><w:spacing /><w:ind /><w:jc w:val="left" /><w:rPr><w:b w:val="0"/><w:bCs w:val="0"/><w:color w:val="000000" /><w:sz w:val="22" /><w:szCs w:val="22" /></w:rPr></w:pPr><w:r><w:rPr><w:b w:val="0"/><w:bCs w:val="0"/><w:color w:val="000000" /><w:sz w:val="22" /><w:szCs w:val="22" /></w:rPr></w:r><w:r><w:rPr><w:b w:val="0"/><w:bCs w:val="0"/><w:color w:val="000000" /><w:sz w:val="22" /><w:szCs w:val="22" /></w:rPr><w:t xml:space="preserve">KPI S8 วัดงาน Research แต่ Nova คือ Client Relations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3F866A"><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Nova = Sales Support ชัดเจน</w:t></w:r><w:r><w:rPr><w:b w:val="0"/><w:bCs w:val="0"/><w:color w:val="000000" /><w:sz w:val="22" /><w:szCs w:val="22" /></w:rPr></w:r><w:r><w:rPr><w:b w:val="0"/><w:bCs w:val="0"/><w:color w:val="000000" /><w:sz w:val="22" /><w:szCs w:val="22" /></w:rPr></w:r></w:p></w:tc></w:tr></w:tbl><w:p w14:paraId="7A7F6588"><w:pPr><w:pBdr></w:pBdr><w:spacing /><w:ind /><w:rPr></w:rPr></w:pPr><w:r></w:r><w:r></w:r></w:p><w:p w14:paraId="57A51A2F"><w:pPr><w:pBdr></w:pBdr><w:spacing w:after="100" /><w:ind /><w:rPr></w:rPr></w:pPr><w:r></w:r><w:r></w:r></w:p><w:p w14:paraId="6799F894"><w:pPr><w:pBdr></w:pBdr><w:spacing w:after="80" w:before="200" /><w:ind /><w:rPr><w:b/><w:bCs/><w:color w:val="2e75b6" /><w:sz w:val="28" /><w:szCs w:val="28" /></w:rPr></w:pPr><w:r><w:rPr><w:b/><w:bCs/><w:color w:val="2e75b6" /><w:sz w:val="28" /><w:szCs w:val="28" /></w:rPr><w:t xml:space="preserve">Coverage สรุป</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883F091"><w:pPr><w:pBdr></w:pBdr><w:spacing /><w:ind /><w:jc w:val="center" /><w:rPr><w:b/><w:bCs/><w:color w:val="ffffff" /><w:sz w:val="22" /><w:szCs w:val="22" /></w:rPr></w:pPr><w:r><w:rPr><w:b/><w:bCs/><w:color w:val="ffffff" /><w:sz w:val="22" /><w:szCs w:val="22" /></w:rPr></w:r><w:r><w:rPr><w:b/><w:bCs/><w:color w:val="ffffff" /><w:sz w:val="22" /><w:szCs w:val="22" /></w:rPr><w:t xml:space="preserve">แผนก</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2A630B6"><w:pPr><w:pBdr></w:pBdr><w:spacing /><w:ind /><w:jc w:val="center" /><w:rPr><w:b/><w:bCs/><w:color w:val="ffffff" /><w:sz w:val="22" /><w:szCs w:val="22" /></w:rPr></w:pPr><w:r><w:rPr><w:b/><w:bCs/><w:color w:val="ffffff" /><w:sz w:val="22" /><w:szCs w:val="22" /></w:rPr></w:r><w:r><w:rPr><w:b/><w:bCs/><w:color w:val="ffffff" /><w:sz w:val="22" /><w:szCs w:val="22" /></w:rPr><w:t xml:space="preserve">ตำแหน่ง</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16D07DC"><w:pPr><w:pBdr></w:pBdr><w:spacing /><w:ind /><w:jc w:val="center" /><w:rPr><w:b/><w:bCs/><w:color w:val="ffffff" /><w:sz w:val="22" /><w:szCs w:val="22" /></w:rPr></w:pPr><w:r><w:rPr><w:b/><w:bCs/><w:color w:val="ffffff" /><w:sz w:val="22" /><w:szCs w:val="22" /></w:rPr></w:r><w:r><w:rPr><w:b/><w:bCs/><w:color w:val="ffffff" /><w:sz w:val="22" /><w:szCs w:val="22" /></w:rPr><w:t xml:space="preserve">Coverage Status</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B057633"><w:pPr><w:pBdr></w:pBdr><w:spacing /><w:ind /><w:jc w:val="left" /><w:rPr><w:b w:val="0"/><w:bCs w:val="0"/><w:color w:val="000000" /><w:sz w:val="22" /><w:szCs w:val="22" /></w:rPr></w:pPr><w:r><w:rPr><w:b w:val="0"/><w:bCs w:val="0"/><w:color w:val="000000" /><w:sz w:val="22" /><w:szCs w:val="22" /></w:rPr></w:r><w:r><w:rPr><w:b w:val="0"/><w:bCs w:val="0"/><w:color w:val="000000" /><w:sz w:val="22" /><w:szCs w:val="22" /></w:rPr><w:t xml:space="preserve">ผู้บริหาร (A)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F955993"><w:pPr><w:pBdr></w:pBdr><w:spacing /><w:ind /><w:jc w:val="left" /><w:rPr><w:b w:val="0"/><w:bCs w:val="0"/><w:color w:val="000000" /><w:sz w:val="22" /><w:szCs w:val="22" /></w:rPr></w:pPr><w:r><w:rPr><w:b w:val="0"/><w:bCs w:val="0"/><w:color w:val="000000" /><w:sz w:val="22" /><w:szCs w:val="22" /></w:rPr></w:r><w:r><w:rPr><w:b w:val="0"/><w:bCs w:val="0"/><w:color w:val="000000" /><w:sz w:val="22" /><w:szCs w:val="22" /></w:rPr><w:t xml:space="preserve">A1 + MD</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8967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73326C3"><w:pPr><w:pBdr></w:pBdr><w:spacing /><w:ind /><w:jc w:val="left" /><w:rPr><w:b w:val="0"/><w:bCs w:val="0"/><w:color w:val="000000" /><w:sz w:val="22" /><w:szCs w:val="22" /></w:rPr></w:pPr><w:r><w:rPr><w:b w:val="0"/><w:bCs w:val="0"/><w:color w:val="000000" /><w:sz w:val="22" /><w:szCs w:val="22" /></w:rPr></w:r><w:r><w:rPr><w:b w:val="0"/><w:bCs w:val="0"/><w:color w:val="000000" /><w:sz w:val="22" /><w:szCs w:val="22" /></w:rPr><w:t xml:space="preserve">ออกแบบ (B)</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F9D6386"><w:pPr><w:pBdr></w:pBdr><w:spacing /><w:ind /><w:jc w:val="left" /><w:rPr><w:b w:val="0"/><w:bCs w:val="0"/><w:color w:val="000000" /><w:sz w:val="22" /><w:szCs w:val="22" /></w:rPr></w:pPr><w:r><w:rPr><w:b w:val="0"/><w:bCs w:val="0"/><w:color w:val="000000" /><w:sz w:val="22" /><w:szCs w:val="22" /></w:rPr></w:r><w:r><w:rPr><w:b w:val="0"/><w:bCs w:val="0"/><w:color w:val="000000" /><w:sz w:val="22" /><w:szCs w:val="22" /></w:rPr><w:t xml:space="preserve">B1–B5</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D6A16CB"><w:pPr><w:pBdr></w:pBdr><w:spacing /><w:ind /><w:jc w:val="left" /><w:rPr><w:b w:val="0"/><w:bCs w:val="0"/><w:color w:val="000000" /><w:sz w:val="22" /><w:szCs w:val="22" /></w:rPr></w:pPr><w:r><w:rPr><w:b w:val="0"/><w:bCs w:val="0"/><w:color w:val="000000" /><w:sz w:val="22" /><w:szCs w:val="22" /></w:rPr></w:r><w:r><w:rPr><w:b w:val="0"/><w:bCs w:val="0"/><w:color w:val="000000" /><w:sz w:val="22" /><w:szCs w:val="22" /></w:rPr><w:t xml:space="preserve">✅ Blaze + Atlas + Bo</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15FDDE3D"><w:pPr><w:pBdr></w:pBdr><w:spacing /><w:ind /><w:jc w:val="left" /><w:rPr><w:b w:val="0"/><w:bCs w:val="0"/><w:color w:val="000000" /><w:sz w:val="22" /><w:szCs w:val="22" /></w:rPr></w:pPr><w:r><w:rPr><w:b w:val="0"/><w:bCs w:val="0"/><w:color w:val="000000" /><w:sz w:val="22" /><w:szCs w:val="22" /></w:rPr></w:r><w:r><w:rPr><w:b w:val="0"/><w:bCs w:val="0"/><w:color w:val="000000" /><w:sz w:val="22" /><w:szCs w:val="22" /></w:rPr><w:t xml:space="preserve">วัดพื้นที่ (C)</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D274F72"><w:pPr><w:pBdr></w:pBdr><w:spacing /><w:ind /><w:jc w:val="left" /><w:rPr><w:b w:val="0"/><w:bCs w:val="0"/><w:color w:val="000000" /><w:sz w:val="22" /><w:szCs w:val="22" /></w:rPr></w:pPr><w:r><w:rPr><w:b w:val="0"/><w:bCs w:val="0"/><w:color w:val="000000" /><w:sz w:val="22" /><w:szCs w:val="22" /></w:rPr></w:r><w:r><w:rPr><w:b w:val="0"/><w:bCs w:val="0"/><w:color w:val="000000" /><w:sz w:val="22" /><w:szCs w:val="22" /></w:rPr><w:t xml:space="preserve">C1–C2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BB10446"><w:pPr><w:pBdr></w:pBdr><w:spacing /><w:ind /><w:jc w:val="left" /><w:rPr><w:b w:val="0"/><w:bCs w:val="0"/><w:color w:val="000000" /><w:sz w:val="22" /><w:szCs w:val="22" /></w:rPr></w:pPr><w:r><w:rPr><w:b w:val="0"/><w:bCs w:val="0"/><w:color w:val="000000" /><w:sz w:val="22" /><w:szCs w:val="22" /></w:rPr></w:r><w:r><w:rPr><w:b w:val="0"/><w:bCs w:val="0"/><w:color w:val="000000" /><w:sz w:val="22" /><w:szCs w:val="22" /></w:rPr><w:t xml:space="preserve">✅ Bo</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F7AA4FA"><w:pPr><w:pBdr></w:pBdr><w:spacing /><w:ind /><w:jc w:val="left" /><w:rPr><w:b w:val="0"/><w:bCs w:val="0"/><w:color w:val="000000" /><w:sz w:val="22" /><w:szCs w:val="22" /></w:rPr></w:pPr><w:r><w:rPr><w:b w:val="0"/><w:bCs w:val="0"/><w:color w:val="000000" /><w:sz w:val="22" /><w:szCs w:val="22" /></w:rPr></w:r><w:r><w:rPr><w:b w:val="0"/><w:bCs w:val="0"/><w:color w:val="000000" /><w:sz w:val="22" /><w:szCs w:val="22" /></w:rPr><w:t xml:space="preserve">โครงการ+ติดตั้ง (D)</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A9DA43E"><w:pPr><w:pBdr></w:pBdr><w:spacing /><w:ind /><w:jc w:val="left" /><w:rPr><w:b w:val="0"/><w:bCs w:val="0"/><w:color w:val="000000" /><w:sz w:val="22" /><w:szCs w:val="22" /></w:rPr></w:pPr><w:r><w:rPr><w:b w:val="0"/><w:bCs w:val="0"/><w:color w:val="000000" /><w:sz w:val="22" /><w:szCs w:val="22" /></w:rPr></w:r><w:r><w:rPr><w:b w:val="0"/><w:bCs w:val="0"/><w:color w:val="000000" /><w:sz w:val="22" /><w:szCs w:val="22" /></w:rPr><w:t xml:space="preserve">D1–D7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D71C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 + Rex</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DFB0A4"><w:pPr><w:pBdr></w:pBdr><w:spacing /><w:ind /><w:jc w:val="left" /><w:rPr><w:b w:val="0"/><w:bCs w:val="0"/><w:color w:val="000000" /><w:sz w:val="22" /><w:szCs w:val="22" /></w:rPr></w:pPr><w:r><w:rPr><w:b w:val="0"/><w:bCs w:val="0"/><w:color w:val="000000" /><w:sz w:val="22" /><w:szCs w:val="22" /></w:rPr></w:r><w:r><w:rPr><w:b w:val="0"/><w:bCs w:val="0"/><w:color w:val="000000" /><w:sz w:val="22" /><w:szCs w:val="22" /></w:rPr><w:t xml:space="preserve">โรงงาน (E)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8F8F677"><w:pPr><w:pBdr></w:pBdr><w:spacing /><w:ind /><w:jc w:val="left" /><w:rPr><w:b w:val="0"/><w:bCs w:val="0"/><w:color w:val="000000" /><w:sz w:val="22" /><w:szCs w:val="22" /></w:rPr></w:pPr><w:r><w:rPr><w:b w:val="0"/><w:bCs w:val="0"/><w:color w:val="000000" /><w:sz w:val="22" /><w:szCs w:val="22" /></w:rPr></w:r><w:r><w:rPr><w:b w:val="0"/><w:bCs w:val="0"/><w:color w:val="000000" /><w:sz w:val="22" /><w:szCs w:val="22" /></w:rPr><w:t xml:space="preserve">E1–E9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ADBFEC1"><w:pPr><w:pBdr></w:pBdr><w:spacing /><w:ind /><w:jc w:val="left" /><w:rPr><w:b w:val="0"/><w:bCs w:val="0"/><w:color w:val="000000" /><w:sz w:val="22" /><w:szCs w:val="22" /></w:rPr></w:pPr><w:r><w:rPr><w:b w:val="0"/><w:bCs w:val="0"/><w:color w:val="000000" /><w:sz w:val="22" /><w:szCs w:val="22" /></w:rPr></w:r><w:r><w:rPr><w:b w:val="0"/><w:bCs w:val="0"/><w:color w:val="000000" /><w:sz w:val="22" /><w:szCs w:val="22" /></w:rPr><w:t xml:space="preserve">✅ Atlas + Forge + Aria + Leo + Remy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6F38717"><w:pPr><w:pBdr></w:pBdr><w:spacing /><w:ind /><w:jc w:val="left" /><w:rPr><w:b w:val="0"/><w:bCs w:val="0"/><w:color w:val="000000" /><w:sz w:val="22" /><w:szCs w:val="22" /></w:rPr></w:pPr><w:r><w:rPr><w:b w:val="0"/><w:bCs w:val="0"/><w:color w:val="000000" /><w:sz w:val="22" /><w:szCs w:val="22" /></w:rPr></w:r><w:r><w:rPr><w:b w:val="0"/><w:bCs w:val="0"/><w:color w:val="000000" /><w:sz w:val="22" /><w:szCs w:val="22" /></w:rPr><w:t xml:space="preserve">การเงิน (F)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51D4C9"><w:pPr><w:pBdr></w:pBdr><w:spacing /><w:ind /><w:jc w:val="left" /><w:rPr><w:b w:val="0"/><w:bCs w:val="0"/><w:color w:val="000000" /><w:sz w:val="22" /><w:szCs w:val="22" /></w:rPr></w:pPr><w:r><w:rPr><w:b w:val="0"/><w:bCs w:val="0"/><w:color w:val="000000" /><w:sz w:val="22" /><w:szCs w:val="22" /></w:rPr></w:r><w:r><w:rPr><w:b w:val="0"/><w:bCs w:val="0"/><w:color w:val="000000" /><w:sz w:val="22" /><w:szCs w:val="22" /></w:rPr><w:t xml:space="preserve">F1–F4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99A48C"><w:pPr><w:pBdr></w:pBdr><w:spacing /><w:ind /><w:jc w:val="left" /><w:rPr><w:b w:val="0"/><w:bCs w:val="0"/><w:color w:val="000000" /><w:sz w:val="22" /><w:szCs w:val="22" /></w:rPr></w:pPr><w:r><w:rPr><w:b w:val="0"/><w:bCs w:val="0"/><w:color w:val="000000" /><w:sz w:val="22" /><w:szCs w:val="22" /></w:rPr></w:r><w:r><w:rPr><w:b w:val="0"/><w:bCs w:val="0"/><w:color w:val="000000" /><w:sz w:val="22" /><w:szCs w:val="22" /></w:rPr><w:t xml:space="preserve">✅ Finn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716555A"><w:pPr><w:pBdr></w:pBdr><w:spacing /><w:ind /><w:jc w:val="left" /><w:rPr><w:b w:val="0"/><w:bCs w:val="0"/><w:color w:val="000000" /><w:sz w:val="22" /><w:szCs w:val="22" /></w:rPr></w:pPr><w:r><w:rPr><w:b w:val="0"/><w:bCs w:val="0"/><w:color w:val="000000" /><w:sz w:val="22" /><w:szCs w:val="22" /></w:rPr></w:r><w:r><w:rPr><w:b w:val="0"/><w:bCs w:val="0"/><w:color w:val="000000" /><w:sz w:val="22" /><w:szCs w:val="22" /></w:rPr><w:t xml:space="preserve">HR (G)</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E72AB48"><w:pPr><w:pBdr></w:pBdr><w:spacing /><w:ind /><w:jc w:val="left" /><w:rPr><w:b w:val="0"/><w:bCs w:val="0"/><w:color w:val="000000" /><w:sz w:val="22" /><w:szCs w:val="22" /></w:rPr></w:pPr><w:r><w:rPr><w:b w:val="0"/><w:bCs w:val="0"/><w:color w:val="000000" /><w:sz w:val="22" /><w:szCs w:val="22" /></w:rPr></w:r><w:r><w:rPr><w:b w:val="0"/><w:bCs w:val="0"/><w:color w:val="000000" /><w:sz w:val="22" /><w:szCs w:val="22" /></w:rPr><w:t xml:space="preserve">G1–G2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25C1F4"><w:pPr><w:pBdr></w:pBdr><w:spacing /><w:ind /><w:jc w:val="left" /><w:rPr><w:b w:val="0"/><w:bCs w:val="0"/><w:color w:val="000000" /><w:sz w:val="22" /><w:szCs w:val="22" /></w:rPr></w:pPr><w:r><w:rPr><w:b w:val="0"/><w:bCs w:val="0"/><w:color w:val="000000" /><w:sz w:val="22" /><w:szCs w:val="22" /></w:rPr></w:r><w:r><w:rPr><w:b w:val="0"/><w:bCs w:val="0"/><w:color w:val="000000" /><w:sz w:val="22" /><w:szCs w:val="22" /></w:rPr><w:t xml:space="preserve">✅ Hana</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B4AD765"><w:pPr><w:pBdr></w:pBdr><w:spacing /><w:ind /><w:jc w:val="left" /><w:rPr><w:b w:val="0"/><w:bCs w:val="0"/><w:color w:val="000000" /><w:sz w:val="22" /><w:szCs w:val="22" /></w:rPr></w:pPr><w:r><w:rPr><w:b w:val="0"/><w:bCs w:val="0"/><w:color w:val="000000" /><w:sz w:val="22" /><w:szCs w:val="22" /></w:rPr></w:r><w:r><w:rPr><w:b w:val="0"/><w:bCs w:val="0"/><w:color w:val="000000" /><w:sz w:val="22" /><w:szCs w:val="22" /></w:rPr><w:t xml:space="preserve">ขาย+การตลาด (H)</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62E593"><w:pPr><w:pBdr></w:pBdr><w:spacing /><w:ind /><w:jc w:val="left" /><w:rPr><w:b w:val="0"/><w:bCs w:val="0"/><w:color w:val="000000" /><w:sz w:val="22" /><w:szCs w:val="22" /></w:rPr></w:pPr><w:r><w:rPr><w:b w:val="0"/><w:bCs w:val="0"/><w:color w:val="000000" /><w:sz w:val="22" /><w:szCs w:val="22" /></w:rPr></w:r><w:r><w:rPr><w:b w:val="0"/><w:bCs w:val="0"/><w:color w:val="000000" /><w:sz w:val="22" /><w:szCs w:val="22" /></w:rPr><w:t xml:space="preserve">H1–H4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D6CB482"><w:pPr><w:pBdr></w:pBdr><w:spacing /><w:ind /><w:jc w:val="left" /><w:rPr><w:b w:val="0"/><w:bCs w:val="0"/><w:color w:val="000000" /><w:sz w:val="22" /><w:szCs w:val="22" /></w:rPr></w:pPr><w:r><w:rPr><w:b w:val="0"/><w:bCs w:val="0"/><w:color w:val="000000" /><w:sz w:val="22" /><w:szCs w:val="22" /></w:rPr></w:r><w:r><w:rPr><w:b w:val="0"/><w:bCs w:val="0"/><w:color w:val="000000" /><w:sz w:val="22" /><w:szCs w:val="22" /></w:rPr><w:t xml:space="preserve">✅ Nova + Signal</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0A3C506"><w:pPr><w:pBdr></w:pBdr><w:spacing /><w:ind /><w:jc w:val="left" /><w:rPr><w:b w:val="0"/><w:bCs w:val="0"/><w:color w:val="000000" /><w:sz w:val="22" /><w:szCs w:val="22" /></w:rPr></w:pPr><w:r><w:rPr><w:b w:val="0"/><w:bCs w:val="0"/><w:color w:val="000000" /><w:sz w:val="22" /><w:szCs w:val="22" /></w:rPr></w:r><w:r><w:rPr><w:b w:val="0"/><w:bCs w:val="0"/><w:color w:val="000000" /><w:sz w:val="22" /><w:szCs w:val="22" /></w:rPr><w:t xml:space="preserve">ซอฟต์แวร์ (I)</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3BB21C"><w:pPr><w:pBdr></w:pBdr><w:spacing /><w:ind /><w:jc w:val="left" /><w:rPr><w:b w:val="0"/><w:bCs w:val="0"/><w:color w:val="000000" /><w:sz w:val="22" /><w:szCs w:val="22" /></w:rPr></w:pPr><w:r><w:rPr><w:b w:val="0"/><w:bCs w:val="0"/><w:color w:val="000000" /><w:sz w:val="22" /><w:szCs w:val="22" /></w:rPr></w:r><w:r><w:rPr><w:b w:val="0"/><w:bCs w:val="0"/><w:color w:val="000000" /><w:sz w:val="22" /><w:szCs w:val="22" /></w:rPr><w:t xml:space="preserve">I1–I3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C76852"><w:pPr><w:pBdr></w:pBdr><w:spacing /><w:ind /><w:jc w:val="left" /><w:rPr><w:b w:val="0"/><w:bCs w:val="0"/><w:color w:val="000000" /><w:sz w:val="22" /><w:szCs w:val="22" /></w:rPr></w:pPr><w:r><w:rPr><w:b w:val="0"/><w:bCs w:val="0"/><w:color w:val="000000" /><w:sz w:val="22" /><w:szCs w:val="22" /></w:rPr></w:r><w:r><w:rPr><w:b w:val="0"/><w:bCs w:val="0"/><w:color w:val="000000" /><w:sz w:val="22" /><w:szCs w:val="22" /></w:rPr><w:t xml:space="preserve">✅ Core</w:t></w:r><w:r><w:rPr><w:b w:val="0"/><w:bCs w:val="0"/><w:color w:val="000000" /><w:sz w:val="22" /><w:szCs w:val="22" /></w:rPr></w:r><w:r><w:rPr><w:b w:val="0"/><w:bCs w:val="0"/><w:color w:val="000000" /><w:sz w:val="22" /><w:szCs w:val="22" /></w:rPr></w:r></w:p></w:tc></w:tr></w:tbl><w:p w14:paraId="04FF4B17"><w:pPr><w:pBdr></w:pBdr><w:spacing /><w:ind /><w:rPr></w:rPr></w:pPr><w:r></w:r><w:r></w:r></w:p><w:p w14:paraId="6D05BEB2"><w:pPr><w:pBdr></w:pBdr><w:spacing w:after="120" w:before="120" /><w:ind /><w:rPr><w:b/><w:bCs/><w:color w:val="107c10" /><w:sz w:val="24" /><w:szCs w:val="24" /></w:rPr></w:pPr><w:r><w:rPr><w:b/><w:bCs/><w:color w:val="107c10" /><w:sz w:val="24" /><w:szCs w:val="24" /></w:rPr><w:t xml:space="preserve">► Coverage: 38/38 ตำแหน่ง = 100%</w:t></w:r><w:r><w:rPr><w:b/><w:bCs/><w:color w:val="107c10" /><w:sz w:val="24" /><w:szCs w:val="24" /></w:rPr></w:r><w:r><w:rPr><w:b/><w:bCs/><w:color w:val="107c10" /><w:sz w:val="24" /><w:szCs w:val="24" /></w:rPr></w:r></w:p><w:p w14:paraId="0BC71CC4"><w:pPr><w:pBdr></w:pBdr><w:spacing w:after="120" w:before="320" /><w:ind /><w:rPr><w:b/><w:bCs/><w:color w:val="1f2d5a" /><w:sz w:val="36" /><w:szCs w:val="36" /></w:rPr></w:pPr><w:r><w:rPr><w:b/><w:bCs/><w:color w:val="1f2d5a" /><w:sz w:val="36" /><w:szCs w:val="36" /></w:rPr><w:t xml:space="preserve">5. Roadmap 20 Agents (Full Vision)</w:t></w:r><w:r><w:rPr><w:b/><w:bCs/><w:color w:val="1f2d5a" /><w:sz w:val="36" /><w:szCs w:val="36" /></w:rPr></w:r><w:r><w:rPr><w:b/><w:bCs/><w:color w:val="1f2d5a" /><w:sz w:val="36" /><w:szCs w:val="36" /></w:rPr></w:r></w:p><w:p w14:paraId="289F6A9C"><w:pPr><w:pBdr></w:pBdr><w:spacing w:after="100" w:line="276" w:lineRule="auto" /><w:ind /><w:rPr><w:sz w:val="24" /><w:szCs w:val="24" /></w:rPr></w:pPr><w:r><w:rPr><w:sz w:val="24" /><w:szCs w:val="24" /></w:rPr><w:t xml:space="preserve">จากรายงานการวิจัย DAPH AI Agent Roadmap ได้เสนอ 20 Agents เต็มรูปแบบ สำหรับการขยายในระยะต่อไป:</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28045B16"><w:pPr><w:pBdr></w:pBdr><w:spacing /><w:ind /><w:jc w:val="center" /><w:rPr><w:b/><w:bCs/><w:color w:val="ffffff" /><w:sz w:val="22" /><w:szCs w:val="22" /></w:rPr></w:pPr><w:r><w:rPr><w:b/><w:bCs/><w:color w:val="ffffff" /><w:sz w:val="22" /><w:szCs w:val="22" /></w:rPr></w:r><w:r><w:rPr><w:b/><w:bCs/><w:color w:val="ffffff" /><w:sz w:val="22" /><w:szCs w:val="22" /></w:rPr><w:t xml:space="preserve">Phase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305B2FF"><w:pPr><w:pBdr></w:pBdr><w:spacing /><w:ind /><w:jc w:val="center" /><w:rPr><w:b/><w:bCs/><w:color w:val="ffffff" /><w:sz w:val="22" /><w:szCs w:val="22" /></w:rPr></w:pPr><w:r><w:rPr><w:b/><w:bCs/><w:color w:val="ffffff" /><w:sz w:val="22" /><w:szCs w:val="22" /></w:rPr></w:r><w:r><w:rPr><w:b/><w:bCs/><w:color w:val="ffffff" /><w:sz w:val="22" /><w:szCs w:val="22" /></w:rPr><w:t xml:space="preserve">Agents ที่เพิ่ม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4890688"><w:pPr><w:pBdr></w:pBdr><w:spacing /><w:ind /><w:jc w:val="center" /><w:rPr><w:b/><w:bCs/><w:color w:val="ffffff" /><w:sz w:val="22" /><w:szCs w:val="22" /></w:rPr></w:pPr><w:r><w:rPr><w:b/><w:bCs/><w:color w:val="ffffff" /><w:sz w:val="22" /><w:szCs w:val="22" /></w:rPr></w:r><w:r><w:rPr><w:b/><w:bCs/><w:color w:val="ffffff" /><w:sz w:val="22" /><w:szCs w:val="22" /></w:rPr><w:t xml:space="preserve">เป้าหมาย</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504FA5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1  (เดือน 1–3)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E5047E"><w:pPr><w:pBdr></w:pBdr><w:spacing /><w:ind /><w:jc w:val="left" /><w:rPr><w:b w:val="0"/><w:bCs w:val="0"/><w:color w:val="000000" /><w:sz w:val="22" /><w:szCs w:val="22" /></w:rPr></w:pPr><w:r><w:rPr><w:b w:val="0"/><w:bCs w:val="0"/><w:color w:val="000000" /><w:sz w:val="22" /><w:szCs w:val="22" /></w:rPr></w:r><w:r><w:rPr><w:b w:val="0"/><w:bCs w:val="0"/><w:color w:val="000000" /><w:sz w:val="22" /><w:szCs w:val="22" /></w:rPr><w:t xml:space="preserve">Atlas, Nexus, Compass, Scout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E725FF3"><w:pPr><w:pBdr></w:pBdr><w:spacing /><w:ind /><w:jc w:val="left" /><w:rPr><w:b w:val="0"/><w:bCs w:val="0"/><w:color w:val="000000" /><w:sz w:val="22" /><w:szCs w:val="22" /></w:rPr></w:pPr><w:r><w:rPr><w:b w:val="0"/><w:bCs w:val="0"/><w:color w:val="000000" /><w:sz w:val="22" /><w:szCs w:val="22" /></w:rPr></w:r><w:r><w:rPr><w:b w:val="0"/><w:bCs w:val="0"/><w:color w:val="000000" /><w:sz w:val="22" /><w:szCs w:val="22" /></w:rPr><w:t xml:space="preserve">Quick Wins: ประสิทธิภาพ +30%</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5B9748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2  (เดือน 4–6)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B2CDD6"><w:pPr><w:pBdr></w:pBdr><w:spacing /><w:ind /><w:jc w:val="left" /><w:rPr><w:b w:val="0"/><w:bCs w:val="0"/><w:color w:val="000000" /><w:sz w:val="22" /><w:szCs w:val="22" /></w:rPr></w:pPr><w:r><w:rPr><w:b w:val="0"/><w:bCs w:val="0"/><w:color w:val="000000" /><w:sz w:val="22" /><w:szCs w:val="22" /></w:rPr></w:r><w:r><w:rPr><w:b w:val="0"/><w:bCs w:val="0"/><w:color w:val="000000" /><w:sz w:val="22" /><w:szCs w:val="22" /></w:rPr><w:t xml:space="preserve">Muse, Forge, Titan, Builder, Ledger</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658AD2"><w:pPr><w:pBdr></w:pBdr><w:spacing /><w:ind /><w:jc w:val="left" /><w:rPr><w:b w:val="0"/><w:bCs w:val="0"/><w:color w:val="000000" /><w:sz w:val="22" /><w:szCs w:val="22" /></w:rPr></w:pPr><w:r><w:rPr><w:b w:val="0"/><w:bCs w:val="0"/><w:color w:val="000000" /><w:sz w:val="22" /><w:szCs w:val="22" /></w:rPr></w:r><w:r><w:rPr><w:b w:val="0"/><w:bCs w:val="0"/><w:color w:val="000000" /><w:sz w:val="22" /><w:szCs w:val="22" /></w:rPr><w:t xml:space="preserve">Core Operations ครบทุกสายงาน</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80D62FF"><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3  (เดือน 7–12)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6AEE30"><w:pPr><w:pBdr></w:pBdr><w:spacing /><w:ind /><w:jc w:val="left" /><w:rPr><w:b w:val="0"/><w:bCs w:val="0"/><w:color w:val="000000" /><w:sz w:val="22" /><w:szCs w:val="22" /></w:rPr></w:pPr><w:r><w:rPr><w:b w:val="0"/><w:bCs w:val="0"/><w:color w:val="000000" /><w:sz w:val="22" /><w:szCs w:val="22" /></w:rPr></w:r><w:r><w:rPr><w:b w:val="0"/><w:bCs w:val="0"/><w:color w:val="000000" /><w:sz w:val="22" /><w:szCs w:val="22" /></w:rPr><w:t xml:space="preserve">Guardian, Keeper, Voyager, Sentinel, Talent, Spark, Render, Measure, CodeGuard, Ops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7251778"><w:pPr><w:pBdr></w:pBdr><w:spacing /><w:ind /><w:jc w:val="left" /><w:rPr><w:b w:val="0"/><w:bCs w:val="0"/><w:color w:val="000000" /><w:sz w:val="22" /><w:szCs w:val="22" /></w:rPr></w:pPr><w:r><w:rPr><w:b w:val="0"/><w:bCs w:val="0"/><w:color w:val="000000" /><w:sz w:val="22" /><w:szCs w:val="22" /></w:rPr></w:r><w:r><w:rPr><w:b w:val="0"/><w:bCs w:val="0"/><w:color w:val="000000" /><w:sz w:val="22" /><w:szCs w:val="22" /></w:rPr><w:t xml:space="preserve">Full 20-Agent Coverage</w:t></w:r><w:r><w:rPr><w:b w:val="0"/><w:bCs w:val="0"/><w:color w:val="000000" /><w:sz w:val="22" /><w:szCs w:val="22" /></w:rPr></w:r><w:r><w:rPr><w:b w:val="0"/><w:bCs w:val="0"/><w:color w:val="000000" /><w:sz w:val="22" /><w:szCs w:val="22" /></w:rPr></w:r></w:p></w:tc></w:tr></w:tbl><w:p w14:paraId="51836FBE"><w:pPr><w:pBdr></w:pBdr><w:spacing /><w:ind /><w:rPr></w:rPr></w:pPr><w:r></w:r><w:r></w:r></w:p><w:p w14:paraId="375B1E51"><w:pPr><w:pBdr></w:pBdr><w:spacing w:after="80" /><w:ind /><w:rPr></w:rPr></w:pPr><w:r></w:r><w:r></w:r></w:p><w:p w14:paraId="5811907D"><w:pPr><w:pBdr></w:pBdr><w:spacing w:after="120" w:before="320" /><w:ind /><w:rPr><w:b/><w:bCs/><w:color w:val="1f2d5a" /><w:sz w:val="36" /><w:szCs w:val="36" /></w:rPr></w:pPr><w:r><w:rPr><w:b/><w:bCs/><w:color w:val="1f2d5a" /><w:sz w:val="36" /><w:szCs w:val="36" /></w:rPr><w:t xml:space="preserve">6. งานเทคนิคสำคัญ</w:t></w:r><w:r><w:rPr><w:b/><w:bCs/><w:color w:val="1f2d5a" /><w:sz w:val="36" /><w:szCs w:val="36" /></w:rPr></w:r><w:r><w:rPr><w:b/><w:bCs/><w:color w:val="1f2d5a" /><w:sz w:val="36" /><w:szCs w:val="36" /></w:rPr></w:r></w:p><w:p w14:paraId="5517DF74"><w:pPr><w:pBdr></w:pBdr><w:spacing w:after="80" /><w:ind w:left="400" /><w:rPr><w:sz w:val="24" /><w:szCs w:val="24" /></w:rPr></w:pPr><w:r><w:rPr><w:sz w:val="24" /><w:szCs w:val="24" /></w:rPr><w:t xml:space="preserve">•  XML-level DOCX Surgery: แก้ไข paragraph โดยตรงผ่าน RSID/Paragraph ID ใน word/document.xml</w:t></w:r><w:r><w:rPr><w:sz w:val="24" /><w:szCs w:val="24" /></w:rPr></w:r><w:r><w:rPr><w:sz w:val="24" /><w:szCs w:val="24" /></w:rPr></w:r></w:p><w:p w14:paraId="44EF2993"><w:pPr><w:pBdr></w:pBdr><w:spacing w:after="80" /><w:ind w:left="400" /><w:rPr><w:sz w:val="24" /><w:szCs w:val="24" /></w:rPr></w:pPr><w:r><w:rPr><w:sz w:val="24" /><w:szCs w:val="24" /></w:rPr><w:t xml:space="preserve">•  Tracked Changes Management: ใช้ &lt;w:ins&gt; / &lt;w:del&gt; markup สำหรับ audit trail ที่ตรวจสอบได้</w:t></w:r><w:r><w:rPr><w:sz w:val="24" /><w:szCs w:val="24" /></w:rPr></w:r><w:r><w:rPr><w:sz w:val="24" /><w:szCs w:val="24" /></w:rPr></w:r></w:p><w:p w14:paraId="2F841F7C"><w:pPr><w:pBdr></w:pBdr><w:spacing w:after="80" /><w:ind w:left="400" /><w:rPr><w:sz w:val="24" /><w:szCs w:val="24" /></w:rPr></w:pPr><w:r><w:rPr><w:sz w:val="24" /><w:szCs w:val="24" /></w:rPr><w:t xml:space="preserve">•  Kelly heading, S8.2, S22 paragraphs: ถูกแก้ไขให้ตรงกับ Master Definition ใน S7</w:t></w:r><w:r><w:rPr><w:sz w:val="24" /><w:szCs w:val="24" /></w:rPr></w:r><w:r><w:rPr><w:sz w:val="24" /><w:szCs w:val="24" /></w:rPr></w:r></w:p><w:p w14:paraId="305355B6"><w:pPr><w:pBdr></w:pBdr><w:spacing w:after="80" /><w:ind w:left="400" /><w:rPr><w:sz w:val="24" /><w:szCs w:val="24" /></w:rPr></w:pPr><w:r><w:rPr><w:sz w:val="24" /><w:szCs w:val="24" /></w:rPr><w:t xml:space="preserve">•  Multi-format Output: ทุกเอกสารสร้างทั้งรูปแบบ HTML (source) และ PDF (delivery)</w:t></w:r><w:r><w:rPr><w:sz w:val="24" /><w:szCs w:val="24" /></w:rPr></w:r><w:r><w:rPr><w:sz w:val="24" /><w:szCs w:val="24" /></w:rPr></w:r></w:p><w:p w14:paraId="292F5B6D"><w:pPr><w:pBdr></w:pBdr><w:spacing w:after="80" /><w:ind w:left="400" /><w:rPr><w:sz w:val="24" /><w:szCs w:val="24" /></w:rPr></w:pPr><w:r><w:rPr><w:sz w:val="24" /><w:szCs w:val="24" /></w:rPr><w:t xml:space="preserve">•  Agent Conflict Resolution: แก้ไข Bo/Atlas/Signal/Nova role conflict ผ่าน agent expansion</w:t></w:r><w:r><w:rPr><w:sz w:val="24" /><w:szCs w:val="24" /></w:rPr></w:r><w:r><w:rPr><w:sz w:val="24" /><w:szCs w:val="24" /></w:rPr></w:r></w:p><w:p w14:paraId="26E23A7F"><w:pPr><w:pBdr></w:pBdr><w:spacing w:after="80" /><w:ind w:left="400" /><w:rPr><w:sz w:val="24" /><w:szCs w:val="24" /></w:rPr></w:pPr><w:r><w:rPr><w:sz w:val="24" /><w:szCs w:val="24" /></w:rPr><w:t xml:space="preserve">•  DAPH Coverage Matrix: mapping 14 agents × 38 ตำแหน่งอย่างละเอียด</w:t></w:r><w:r><w:rPr><w:sz w:val="24" /><w:szCs w:val="24" /></w:rPr></w:r><w:r><w:rPr><w:sz w:val="24" /><w:szCs w:val="24" /></w:rPr></w:r></w:p><w:p w14:paraId="4224309B"><w:pPr><w:pBdr></w:pBdr><w:spacing w:after="80" /><w:ind /><w:rPr></w:rPr></w:pPr><w:r></w:r><w:r></w:r></w:p><w:p w14:paraId="72C67D2C"><w:pPr><w:pBdr></w:pBdr><w:spacing w:after="120" w:before="320" /><w:ind /><w:rPr><w:b/><w:bCs/><w:color w:val="1f2d5a" /><w:sz w:val="36" /><w:szCs w:val="36" /></w:rPr></w:pPr><w:r><w:rPr><w:b/><w:bCs/><w:color w:val="1f2d5a" /><w:sz w:val="36" /><w:szCs w:val="36" /></w:rPr><w:t xml:space="preserve">7. ไฟล์และเอกสารทั้งหมด</w:t></w:r><w:r><w:rPr><w:b/><w:bCs/><w:color w:val="1f2d5a" /><w:sz w:val="36" /><w:szCs w:val="36" /></w:rPr></w:r><w:r><w:rPr><w:b/><w:bCs/><w:color w:val="1f2d5a" /><w:sz w:val="36" /><w:szCs w:val="36" /></w:rPr></w:r></w:p><w:p w14:paraId="38997710"><w:pPr><w:pBdr></w:pBdr><w:spacing w:after="100" w:line="276" w:lineRule="auto" /><w:ind /><w:rPr><w:sz w:val="24" /><w:szCs w:val="24" /></w:rPr></w:pPr><w:r><w:rPr><w:sz w:val="24" /><w:szCs w:val="24" /></w:rPr><w:t xml:space="preserve">โครงสร้างไฟล์ MONOLITH_SOP_Package_v2.5/</w:t></w:r><w:r><w:rPr><w:sz w:val="24" /><w:szCs w:val="24" /></w:rPr></w:r><w:r><w:rPr><w:sz w:val="24" /><w:szCs w:val="24" /></w:rPr></w:r></w:p><w:p w14:paraId="35F029FF"><w:pPr><w:pBdr></w:pBdr><w:spacing w:after="40" /><w:ind /><w:rPr><w:rFonts w:ascii="Courier New" w:hAnsi="Courier New" w:cs="Courier New" /><w:sz w:val="20" /><w:szCs w:val="20" /></w:rPr></w:pPr><w:r><w:rPr><w:rFonts w:ascii="Courier New" w:hAnsi="Courier New" w:eastAsia="Courier New" w:cs="Courier New" /><w:sz w:val="20" /><w:szCs w:val="20" /></w:rPr><w:t xml:space="preserve">  Core_Documents/</w:t></w:r><w:r><w:rPr><w:rFonts w:ascii="Courier New" w:hAnsi="Courier New" w:cs="Courier New" /><w:sz w:val="20" /><w:szCs w:val="20" /></w:rPr></w:r><w:r><w:rPr><w:rFonts w:ascii="Courier New" w:hAnsi="Courier New" w:cs="Courier New" /><w:sz w:val="20" /><w:szCs w:val="20" /></w:rPr></w:r></w:p><w:p w14:paraId="72FCE4FF"><w:pPr><w:pBdr></w:pBdr><w:spacing w:after="40" /><w:ind /><w:rPr><w:rFonts w:ascii="Courier New" w:hAnsi="Courier New" w:cs="Courier New" /><w:sz w:val="20" /><w:szCs w:val="20" /></w:rPr></w:pPr><w:r><w:rPr><w:rFonts w:ascii="Courier New" w:hAnsi="Courier New" w:eastAsia="Courier New" w:cs="Courier New" /><w:sz w:val="20" /><w:szCs w:val="20" /></w:rPr><w:t xml:space="preserve">    SOP_Integrated_Manual_accepted.docx   ← Master SOP (23 Sections)</w:t></w:r><w:r><w:rPr><w:rFonts w:ascii="Courier New" w:hAnsi="Courier New" w:cs="Courier New" /><w:sz w:val="20" /><w:szCs w:val="20" /></w:rPr></w:r><w:r><w:rPr><w:rFonts w:ascii="Courier New" w:hAnsi="Courier New" w:cs="Courier New" /><w:sz w:val="20" /><w:szCs w:val="20" /></w:rPr></w:r></w:p><w:p w14:paraId="33B5AEE9"><w:pPr><w:pBdr></w:pBdr><w:spacing w:after="40" /><w:ind /><w:rPr><w:rFonts w:ascii="Courier New" w:hAnsi="Courier New" w:cs="Courier New" /><w:sz w:val="20" /><w:szCs w:val="20" /></w:rPr></w:pPr><w:r><w:rPr><w:rFonts w:ascii="Courier New" w:hAnsi="Courier New" w:eastAsia="Courier New" w:cs="Courier New" /><w:sz w:val="20" /><w:szCs w:val="20" /></w:rPr><w:t xml:space="preserve">    SOP_Monolith_Presentation.pptx         ← Executive PPTX (23 Slides)</w:t></w:r><w:r><w:rPr><w:rFonts w:ascii="Courier New" w:hAnsi="Courier New" w:cs="Courier New" /><w:sz w:val="20" /><w:szCs w:val="20" /></w:rPr></w:r><w:r><w:rPr><w:rFonts w:ascii="Courier New" w:hAnsi="Courier New" w:cs="Courier New" /><w:sz w:val="20" /><w:szCs w:val="20" /></w:rPr></w:r></w:p><w:p w14:paraId="59BB0431"><w:pPr><w:pBdr></w:pBdr><w:spacing w:after="40" /><w:ind /><w:rPr><w:rFonts w:ascii="Courier New" w:hAnsi="Courier New" w:cs="Courier New" /><w:sz w:val="20" /><w:szCs w:val="20" /></w:rPr></w:pPr><w:r><w:rPr><w:rFonts w:ascii="Courier New" w:hAnsi="Courier New" w:eastAsia="Courier New" w:cs="Courier New" /><w:sz w:val="20" /><w:szCs w:val="20" /></w:rPr><w:t xml:space="preserve">    executive_brief.pdf</w:t></w:r><w:r><w:rPr><w:rFonts w:ascii="Courier New" w:hAnsi="Courier New" w:cs="Courier New" /><w:sz w:val="20" /><w:szCs w:val="20" /></w:rPr></w:r><w:r><w:rPr><w:rFonts w:ascii="Courier New" w:hAnsi="Courier New" w:cs="Courier New" /><w:sz w:val="20" /><w:szCs w:val="20" /></w:rPr></w:r></w:p><w:p w14:paraId="05336BDE"><w:pPr><w:pBdr></w:pBdr><w:spacing w:after="40" /><w:ind /><w:rPr><w:rFonts w:ascii="Courier New" w:hAnsi="Courier New" w:cs="Courier New" /><w:sz w:val="20" /><w:szCs w:val="20" /></w:rPr></w:pPr><w:r><w:rPr><w:rFonts w:ascii="Courier New" w:hAnsi="Courier New" w:eastAsia="Courier New" w:cs="Courier New" /><w:sz w:val="20" /><w:szCs w:val="20" /></w:rPr><w:t xml:space="preserve">    sop_master_index.pdf</w:t></w:r><w:r><w:rPr><w:rFonts w:ascii="Courier New" w:hAnsi="Courier New" w:cs="Courier New" /><w:sz w:val="20" /><w:szCs w:val="20" /></w:rPr></w:r><w:r><w:rPr><w:rFonts w:ascii="Courier New" w:hAnsi="Courier New" w:cs="Courier New" /><w:sz w:val="20" /><w:szCs w:val="20" /></w:rPr></w:r></w:p><w:p w14:paraId="366794D5"><w:pPr><w:pBdr></w:pBdr><w:spacing w:after="40" /><w:ind /><w:rPr><w:rFonts w:ascii="Courier New" w:hAnsi="Courier New" w:cs="Courier New" /><w:sz w:val="20" /><w:szCs w:val="20" /></w:rPr></w:pPr><w:r><w:rPr><w:rFonts w:ascii="Courier New" w:hAnsi="Courier New" w:eastAsia="Courier New" w:cs="Courier New" /><w:sz w:val="20" /><w:szCs w:val="20" /></w:rPr><w:t xml:space="preserve">  Client_Facing/</w:t></w:r><w:r><w:rPr><w:rFonts w:ascii="Courier New" w:hAnsi="Courier New" w:cs="Courier New" /><w:sz w:val="20" /><w:szCs w:val="20" /></w:rPr></w:r><w:r><w:rPr><w:rFonts w:ascii="Courier New" w:hAnsi="Courier New" w:cs="Courier New" /><w:sz w:val="20" /><w:szCs w:val="20" /></w:rPr></w:r></w:p><w:p w14:paraId="11905E45"><w:pPr><w:pBdr></w:pBdr><w:spacing w:after="40" /><w:ind /><w:rPr><w:rFonts w:ascii="Courier New" w:hAnsi="Courier New" w:cs="Courier New" /><w:sz w:val="20" /><w:szCs w:val="20" /></w:rPr></w:pPr><w:r><w:rPr><w:rFonts w:ascii="Courier New" w:hAnsi="Courier New" w:eastAsia="Courier New" w:cs="Courier New" /><w:sz w:val="20" /><w:szCs w:val="20" /></w:rPr><w:t xml:space="preserve">    client_portal_user_manual.pdf</w:t></w:r><w:r><w:rPr><w:rFonts w:ascii="Courier New" w:hAnsi="Courier New" w:cs="Courier New" /><w:sz w:val="20" /><w:szCs w:val="20" /></w:rPr></w:r><w:r><w:rPr><w:rFonts w:ascii="Courier New" w:hAnsi="Courier New" w:cs="Courier New" /><w:sz w:val="20" /><w:szCs w:val="20" /></w:rPr></w:r></w:p><w:p w14:paraId="40E8ACCE"><w:pPr><w:pBdr></w:pBdr><w:spacing w:after="40" /><w:ind /><w:rPr><w:rFonts w:ascii="Courier New" w:hAnsi="Courier New" w:cs="Courier New" /><w:sz w:val="20" /><w:szCs w:val="20" /></w:rPr></w:pPr><w:r><w:rPr><w:rFonts w:ascii="Courier New" w:hAnsi="Courier New" w:eastAsia="Courier New" w:cs="Courier New" /><w:sz w:val="20" /><w:szCs w:val="20" /></w:rPr><w:t xml:space="preserve">    client_onboarding_checklist.pdf</w:t></w:r><w:r><w:rPr><w:rFonts w:ascii="Courier New" w:hAnsi="Courier New" w:cs="Courier New" /><w:sz w:val="20" /><w:szCs w:val="20" /></w:rPr></w:r><w:r><w:rPr><w:rFonts w:ascii="Courier New" w:hAnsi="Courier New" w:cs="Courier New" /><w:sz w:val="20" /><w:szCs w:val="20" /></w:rPr></w:r></w:p><w:p w14:paraId="566EC30E"><w:pPr><w:pBdr></w:pBdr><w:spacing w:after="40" /><w:ind /><w:rPr><w:rFonts w:ascii="Courier New" w:hAnsi="Courier New" w:cs="Courier New" /><w:sz w:val="20" /><w:szCs w:val="20" /></w:rPr></w:pPr><w:r><w:rPr><w:rFonts w:ascii="Courier New" w:hAnsi="Courier New" w:eastAsia="Courier New" w:cs="Courier New" /><w:sz w:val="20" /><w:szCs w:val="20" /></w:rPr><w:t xml:space="preserve">    bep_template.pdf</w:t></w:r><w:r><w:rPr><w:rFonts w:ascii="Courier New" w:hAnsi="Courier New" w:cs="Courier New" /><w:sz w:val="20" /><w:szCs w:val="20" /></w:rPr></w:r><w:r><w:rPr><w:rFonts w:ascii="Courier New" w:hAnsi="Courier New" w:cs="Courier New" /><w:sz w:val="20" /><w:szCs w:val="20" /></w:rPr></w:r></w:p><w:p w14:paraId="6E493DF1"><w:pPr><w:pBdr></w:pBdr><w:spacing w:after="40" /><w:ind /><w:rPr><w:rFonts w:ascii="Courier New" w:hAnsi="Courier New" w:cs="Courier New" /><w:sz w:val="20" /><w:szCs w:val="20" /></w:rPr></w:pPr><w:r><w:rPr><w:rFonts w:ascii="Courier New" w:hAnsi="Courier New" w:eastAsia="Courier New" w:cs="Courier New" /><w:sz w:val="20" /><w:szCs w:val="20" /></w:rPr><w:t xml:space="preserve">    bim_coordination_report_template.pdf</w:t></w:r><w:r><w:rPr><w:rFonts w:ascii="Courier New" w:hAnsi="Courier New" w:cs="Courier New" /><w:sz w:val="20" /><w:szCs w:val="20" /></w:rPr></w:r><w:r><w:rPr><w:rFonts w:ascii="Courier New" w:hAnsi="Courier New" w:cs="Courier New" /><w:sz w:val="20" /><w:szCs w:val="20" /></w:rPr></w:r></w:p><w:p w14:paraId="5196B0D3"><w:pPr><w:pBdr></w:pBdr><w:spacing w:after="40" /><w:ind /><w:rPr><w:rFonts w:ascii="Courier New" w:hAnsi="Courier New" w:cs="Courier New" /><w:sz w:val="20" /><w:szCs w:val="20" /></w:rPr></w:pPr><w:r><w:rPr><w:rFonts w:ascii="Courier New" w:hAnsi="Courier New" w:eastAsia="Courier New" w:cs="Courier New" /><w:sz w:val="20" /><w:szCs w:val="20" /></w:rPr><w:t xml:space="preserve">    vendor_qualification_checklist.pdf</w:t></w:r><w:r><w:rPr><w:rFonts w:ascii="Courier New" w:hAnsi="Courier New" w:cs="Courier New" /><w:sz w:val="20" /><w:szCs w:val="20" /></w:rPr></w:r><w:r><w:rPr><w:rFonts w:ascii="Courier New" w:hAnsi="Courier New" w:cs="Courier New" /><w:sz w:val="20" /><w:szCs w:val="20" /></w:rPr></w:r></w:p><w:p w14:paraId="518079DC"><w:pPr><w:pBdr></w:pBdr><w:spacing w:after="40" /><w:ind /><w:rPr><w:rFonts w:ascii="Courier New" w:hAnsi="Courier New" w:cs="Courier New" /><w:sz w:val="20" /><w:szCs w:val="20" /></w:rPr></w:pPr><w:r><w:rPr><w:rFonts w:ascii="Courier New" w:hAnsi="Courier New" w:eastAsia="Courier New" w:cs="Courier New" /><w:sz w:val="20" /><w:szCs w:val="20" /></w:rPr><w:t xml:space="preserve">    vendor_scorecard_dashboard.pdf</w:t></w:r><w:r><w:rPr><w:rFonts w:ascii="Courier New" w:hAnsi="Courier New" w:cs="Courier New" /><w:sz w:val="20" /><w:szCs w:val="20" /></w:rPr></w:r><w:r><w:rPr><w:rFonts w:ascii="Courier New" w:hAnsi="Courier New" w:cs="Courier New" /><w:sz w:val="20" /><w:szCs w:val="20" /></w:rPr></w:r></w:p><w:p w14:paraId="0E237B1C"><w:pPr><w:pBdr></w:pBdr><w:spacing w:after="40" /><w:ind /><w:rPr><w:rFonts w:ascii="Courier New" w:hAnsi="Courier New" w:cs="Courier New" /><w:sz w:val="20" /><w:szCs w:val="20" /></w:rPr></w:pPr><w:r><w:rPr><w:rFonts w:ascii="Courier New" w:hAnsi="Courier New" w:eastAsia="Courier New" w:cs="Courier New" /><w:sz w:val="20" /><w:szCs w:val="20" /></w:rPr><w:t xml:space="preserve">    sustainability_scorecard.pdf</w:t></w:r><w:r><w:rPr><w:rFonts w:ascii="Courier New" w:hAnsi="Courier New" w:cs="Courier New" /><w:sz w:val="20" /><w:szCs w:val="20" /></w:rPr></w:r><w:r><w:rPr><w:rFonts w:ascii="Courier New" w:hAnsi="Courier New" w:cs="Courier New" /><w:sz w:val="20" /><w:szCs w:val="20" /></w:rPr></w:r></w:p><w:p w14:paraId="2EE097E2"><w:pPr><w:pBdr></w:pBdr><w:spacing w:after="40" /><w:ind /><w:rPr><w:rFonts w:ascii="Courier New" w:hAnsi="Courier New" w:cs="Courier New" /><w:sz w:val="20" /><w:szCs w:val="20" /></w:rPr></w:pPr><w:r><w:rPr><w:rFonts w:ascii="Courier New" w:hAnsi="Courier New" w:eastAsia="Courier New" w:cs="Courier New" /><w:sz w:val="20" /><w:szCs w:val="20" /></w:rPr><w:t xml:space="preserve">    training_quiz_section20-22.pdf</w:t></w:r><w:r><w:rPr><w:rFonts w:ascii="Courier New" w:hAnsi="Courier New" w:cs="Courier New" /><w:sz w:val="20" /><w:szCs w:val="20" /></w:rPr></w:r><w:r><w:rPr><w:rFonts w:ascii="Courier New" w:hAnsi="Courier New" w:cs="Courier New" /><w:sz w:val="20" /><w:szCs w:val="20" /></w:rPr></w:r></w:p><w:p w14:paraId="6B9E8396"><w:pPr><w:pBdr></w:pBdr><w:spacing w:after="40" /><w:ind /><w:rPr><w:rFonts w:ascii="Courier New" w:hAnsi="Courier New" w:cs="Courier New" /><w:sz w:val="20" /><w:szCs w:val="20" /></w:rPr></w:pPr><w:r><w:rPr><w:rFonts w:ascii="Courier New" w:hAnsi="Courier New" w:eastAsia="Courier New" w:cs="Courier New" /><w:sz w:val="20" /><w:szCs w:val="20" /></w:rPr><w:t xml:space="preserve">  Dashboards/</w:t></w:r><w:r><w:rPr><w:rFonts w:ascii="Courier New" w:hAnsi="Courier New" w:cs="Courier New" /><w:sz w:val="20" /><w:szCs w:val="20" /></w:rPr></w:r><w:r><w:rPr><w:rFonts w:ascii="Courier New" w:hAnsi="Courier New" w:cs="Courier New" /><w:sz w:val="20" /><w:szCs w:val="20" /></w:rPr></w:r></w:p><w:p w14:paraId="45F3D701"><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ai_agent_dashboard_v25.html            ← Updated (20 agents, 38 positions)</w:t></w:r><w:r><w:rPr><w:rFonts w:ascii="Courier New" w:hAnsi="Courier New" w:cs="Courier New" /><w:sz w:val="20" /><w:szCs w:val="20" /></w:rPr></w:r><w:r><w:rPr><w:rFonts w:ascii="Courier New" w:hAnsi="Courier New" w:cs="Courier New" /><w:sz w:val="20" /><w:szCs w:val="20" /></w:rPr></w:r></w:p><w:p w14:paraId="74B7C3B5"><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ai_agent_dashboard.pdf</w:t></w:r><w:r><w:rPr><w:rFonts w:ascii="Courier New" w:hAnsi="Courier New" w:cs="Courier New" /><w:sz w:val="20" /><w:szCs w:val="20" /></w:rPr></w:r><w:r><w:rPr><w:rFonts w:ascii="Courier New" w:hAnsi="Courier New" w:cs="Courier New" /><w:sz w:val="20" /><w:szCs w:val="20" /></w:rPr></w:r></w:p><w:p w14:paraId="01E2D761"><w:pPr><w:pBdr></w:pBdr><w:spacing w:after="40" /><w:ind /><w:rPr><w:rFonts w:ascii="Courier New" w:hAnsi="Courier New" w:cs="Courier New" /><w:sz w:val="20" /><w:szCs w:val="20" /></w:rPr></w:pPr><w:r><w:rPr><w:rFonts w:ascii="Courier New" w:hAnsi="Courier New" w:eastAsia="Courier New" w:cs="Courier New" /><w:sz w:val="20" /><w:szCs w:val="20" /></w:rPr><w:t xml:space="preserve">  Changelog/</w:t></w:r><w:r><w:rPr><w:rFonts w:ascii="Courier New" w:hAnsi="Courier New" w:cs="Courier New" /><w:sz w:val="20" /><w:szCs w:val="20" /></w:rPr></w:r><w:r><w:rPr><w:rFonts w:ascii="Courier New" w:hAnsi="Courier New" w:cs="Courier New" /><w:sz w:val="20" /><w:szCs w:val="20" /></w:rPr></w:r></w:p><w:p w14:paraId="592D3058"><w:pPr><w:pBdr></w:pBdr><w:spacing w:after="40" /><w:ind /><w:rPr><w:rFonts w:ascii="Courier New" w:hAnsi="Courier New" w:cs="Courier New" /><w:sz w:val="20" /><w:szCs w:val="20" /></w:rPr></w:pPr><w:r><w:rPr><w:rFonts w:ascii="Courier New" w:hAnsi="Courier New" w:eastAsia="Courier New" w:cs="Courier New" /><w:sz w:val="20" /><w:szCs w:val="20" /></w:rPr><w:t xml:space="preserve">    changelog_v25.md</w:t></w:r><w:r><w:rPr><w:rFonts w:ascii="Courier New" w:hAnsi="Courier New" w:cs="Courier New" /><w:sz w:val="20" /><w:szCs w:val="20" /></w:rPr></w:r><w:r><w:rPr><w:rFonts w:ascii="Courier New" w:hAnsi="Courier New" w:cs="Courier New" /><w:sz w:val="20" /><w:szCs w:val="20" /></w:rPr></w:r></w:p><w:p w14:paraId="5D32BA0B"><w:pPr><w:pBdr></w:pBdr><w:spacing w:after="40" /><w:ind /><w:rPr><w:rFonts w:ascii="Courier New" w:hAnsi="Courier New" w:cs="Courier New" /><w:sz w:val="20" /><w:szCs w:val="20" /></w:rPr></w:pPr><w:r><w:rPr><w:rFonts w:ascii="Courier New" w:hAnsi="Courier New" w:eastAsia="Courier New" w:cs="Courier New" /><w:sz w:val="20" /><w:szCs w:val="20" /></w:rPr><w:t xml:space="preserve">    monolith_project_summary_v25.docx      ← (this file)</w:t></w:r><w:r><w:rPr><w:rFonts w:ascii="Courier New" w:hAnsi="Courier New" w:cs="Courier New" /><w:sz w:val="20" /><w:szCs w:val="20" /></w:rPr></w:r><w:r><w:rPr><w:rFonts w:ascii="Courier New" w:hAnsi="Courier New" w:cs="Courier New" /><w:sz w:val="20" /><w:szCs w:val="20" /></w:rPr></w:r></w:p><w:p w14:paraId="43ACA28F"><w:pPr><w:pBdr></w:pBdr><w:spacing w:after="300" /><w:ind /><w:rPr></w:rPr></w:pPr><w:r></w:r><w:r></w:r></w:p><w:p w14:paraId="60FC007A"><w:pPr><w:pStyle w:val="886" /><w:pBdr></w:pBdr><w:spacing w:after="80" w:before="0" /><w:ind /><w:rPr></w:rPr></w:pPr><w:r></w:r><w:r></w:r></w:p><w:p w14:paraId="4E8D5E9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8. ผลการทดสอบ (Training Quiz Results)</w:t></w:r><w:r><w:rPr><w:rFonts w:ascii="Arial" w:hAnsi="Arial" w:cs="Arial" /><w:b/><w:bCs/><w:color w:val="1f2d5a" /><w:sz w:val="36" /><w:szCs w:val="36" /></w:rPr></w:r><w:r><w:rPr><w:rFonts w:ascii="Arial" w:hAnsi="Arial" w:cs="Arial" /><w:b/><w:bCs/><w:color w:val="1f2d5a" /><w:sz w:val="36" /><w:szCs w:val="36" /></w:rPr></w:r></w:p><w:p w14:paraId="3DBDDA27"><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gridCol w:w="1134"/><w:tblGridChange w:id="0"><w:tblGrid></w:tblGrid></w:tblGridChange></w:tblGrid><w:tr><w:trPr></w:trPr><w:tc><w:tcPr><w:shd w:val="clear" w:color="f0f5ff" w:fill="f0f5ff" /><w:tcBorders></w:tcBorders><w:tcMar><w:left w:w="80" w:type="dxa"/><w:top w:w="60" w:type="dxa"/><w:right w:w="80" w:type="dxa"/><w:bottom w:w="60" w:type="dxa"/></w:tcMar><w:tcW w:w="900" w:type="dxa"/></w:tcPr><w:p w14:paraId="1A3DD8D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Section</w:t></w:r><w:r><w:rPr><w:rFonts w:ascii="Arial" w:hAnsi="Arial" w:eastAsia="Arial" w:cs="Arial" /><w:b w:val="0"/><w:bCs w:val="0"/><w:color w:val="1f2d5a" /><w:sz w:val="20" /><w:szCs w:val="20" /></w:rPr><w:t xml:space="preserve">S20</w:t></w:r><w:r><w:rPr><w:rFonts w:ascii="Arial" w:hAnsi="Arial" w:eastAsia="Arial" w:cs="Arial" /><w:b w:val="0"/><w:bCs w:val="0"/><w:color w:val="1f2d5a" /><w:sz w:val="20" /><w:szCs w:val="20" /></w:rPr><w:t xml:space="preserve">S21</w:t></w:r><w:r><w:rPr><w:rFonts w:ascii="Arial" w:hAnsi="Arial" w:eastAsia="Arial" w:cs="Arial" /><w:b w:val="0"/><w:bCs w:val="0"/><w:color w:val="1f2d5a" /><w:sz w:val="20" /><w:szCs w:val="20" /></w:rPr><w:t xml:space="preserve">S22</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5D9D98F4"><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หัวข้อ Quiz</w:t></w:r><w:r><w:rPr><w:rFonts w:ascii="Arial" w:hAnsi="Arial" w:eastAsia="Arial" w:cs="Arial" /><w:b w:val="0"/><w:bCs w:val="0"/><w:color w:val="1f2d5a" /><w:sz w:val="20" /><w:szCs w:val="20" /></w:rPr><w:t xml:space="preserve">BIM Standards</w:t></w:r><w:r><w:rPr><w:rFonts w:ascii="Arial" w:hAnsi="Arial" w:eastAsia="Arial" w:cs="Arial" /><w:b w:val="0"/><w:bCs w:val="0"/><w:color w:val="1f2d5a" /><w:sz w:val="20" /><w:szCs w:val="20" /></w:rPr><w:t xml:space="preserve">Client Portal &amp; Live Dashboard</w:t></w:r><w:r><w:rPr><w:rFonts w:ascii="Arial" w:hAnsi="Arial" w:eastAsia="Arial" w:cs="Arial" /><w:b w:val="0"/><w:bCs w:val="0"/><w:color w:val="1f2d5a" /><w:sz w:val="20" /><w:szCs w:val="20" /></w:rPr><w:t xml:space="preserve">AI Governance &amp; Ethics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000" w:type="dxa"/></w:tcPr><w:p w14:paraId="096FCC9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 ผู้รับผิดชอบ</w:t></w:r><w:r><w:rPr><w:rFonts w:ascii="Arial" w:hAnsi="Arial" w:eastAsia="Arial" w:cs="Arial" /><w:b w:val="0"/><w:bCs w:val="0"/><w:color w:val="1f2d5a" /><w:sz w:val="20" /><w:szCs w:val="20" /></w:rPr><w:t xml:space="preserve">Blaze &amp; Atlas</w:t></w:r><w:r><w:rPr><w:rFonts w:ascii="Arial" w:hAnsi="Arial" w:eastAsia="Arial" w:cs="Arial" /><w:b w:val="0"/><w:bCs w:val="0"/><w:color w:val="1f2d5a" /><w:sz w:val="20" /><w:szCs w:val="20" /></w:rPr><w:t xml:space="preserve">Kelly &amp; Blaze</w:t></w:r><w:r><w:rPr><w:rFonts w:ascii="Arial" w:hAnsi="Arial" w:eastAsia="Arial" w:cs="Arial" /><w:b w:val="0"/><w:bCs w:val="0"/><w:color w:val="1f2d5a" /><w:sz w:val="20" /><w:szCs w:val="20" /></w:rPr><w:t xml:space="preserve">Blaze &amp; Nova</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900" w:type="dxa"/></w:tcPr><w:p w14:paraId="15A6A58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จำนวนข้อ</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404A98B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เกณฑ์ผ่าน</w:t></w:r><w:r><w:rPr><w:rFonts w:ascii="Arial" w:hAnsi="Arial" w:eastAsia="Arial" w:cs="Arial" /><w:b w:val="0"/><w:bCs w:val="0"/><w:color w:val="1f2d5a" /><w:sz w:val="20" /><w:szCs w:val="20" /></w:rPr><w:t xml:space="preserve">≥ 12/15 (80%)</w:t></w:r><w:r><w:rPr><w:rFonts w:ascii="Arial" w:hAnsi="Arial" w:eastAsia="Arial" w:cs="Arial" /><w:b w:val="0"/><w:bCs w:val="0"/><w:color w:val="1f2d5a" /><w:sz w:val="20" /><w:szCs w:val="20" /></w:rPr><w:t xml:space="preserve">≥ 70%</w:t></w:r><w:r><w:rPr><w:rFonts w:ascii="Arial" w:hAnsi="Arial" w:eastAsia="Arial" w:cs="Arial" /><w:b w:val="0"/><w:bCs w:val="0"/><w:color w:val="1f2d5a" /><w:sz w:val="20" /><w:szCs w:val="20" /></w:rPr><w:t xml:space="preserve">≥ 12/15 (80%)</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100" w:type="dxa"/></w:tcPr><w:p w14:paraId="2D86D7F0"><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เวลา (นาที)</w:t></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25</w:t></w:r><w:r><w:rPr><w:rFonts w:ascii="Arial" w:hAnsi="Arial" w:eastAsia="Arial" w:cs="Arial" /><w:b w:val="0"/><w:bCs w:val="0"/><w:color w:val="1f2d5a" /><w:sz w:val="20" /><w:szCs w:val="20" /></w:rPr><w:t xml:space="preserve">30</w:t></w:r><w:r><w:rPr><w:rFonts w:ascii="Arial" w:hAnsi="Arial" w:cs="Arial" /><w:b w:val="0"/><w:bCs w:val="0"/><w:color w:val="1f2d5a" /><w:sz w:val="20" /><w:szCs w:val="20" /></w:rPr></w:r><w:r><w:rPr><w:rFonts w:ascii="Arial" w:hAnsi="Arial" w:cs="Arial" /><w:b w:val="0"/><w:bCs w:val="0"/><w:color w:val="1f2d5a" /><w:sz w:val="20" /><w:szCs w:val="20" /></w:rPr></w:r></w:p></w:tc></w:tr></w:tbl><w:p w14:paraId="30333DBB"><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เนื้อหาที่ครอบคลุม: ISO 19650 · LOD 100–500 · ACC CDE · Clash Detection · RBAC · PDPA · AI Decision Audit · Incident Response P1–P3 · KPI &amp; Model Versioning</w:t></w:r><w:r><w:rPr><w:rFonts w:ascii="Arial" w:hAnsi="Arial" w:cs="Arial" /><w:b w:val="0"/><w:bCs w:val="0"/><w:sz w:val="24" /><w:szCs w:val="24" /></w:rPr></w:r><w:r><w:rPr><w:rFonts w:ascii="Arial" w:hAnsi="Arial" w:cs="Arial" /><w:b w:val="0"/><w:bCs w:val="0"/><w:sz w:val="24" /><w:szCs w:val="24" /></w:rPr></w:r></w:p><w:p w14:paraId="3F486045"><w:pPr><w:pStyle w:val="886" /><w:pBdr></w:pBdr><w:spacing w:after="80" w:before="0" /><w:ind /><w:rPr></w:rPr></w:pPr><w:r></w:r><w:r></w:r></w:p><w:p w14:paraId="45F3CD95"><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9. สถานะ Vendor Qualification</w:t></w:r><w:r><w:rPr><w:rFonts w:ascii="Arial" w:hAnsi="Arial" w:cs="Arial" /><w:b/><w:bCs/><w:color w:val="1f2d5a" /><w:sz w:val="36" /><w:szCs w:val="36" /></w:rPr></w:r><w:r><w:rPr><w:rFonts w:ascii="Arial" w:hAnsi="Arial" w:cs="Arial" /><w:b/><w:bCs/><w:color w:val="1f2d5a" /><w:sz w:val="36" /><w:szCs w:val="36" /></w:rPr></w:r></w:p><w:p w14:paraId="72A41D10"><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tblGridChange w:id="1"><w:tblGrid></w:tblGrid></w:tblGridChange></w:tblGrid><w:tr><w:trPr></w:trPr><w:tc><w:tcPr><w:shd w:val="clear" w:color="f0f5ff" w:fill="f0f5ff" /><w:tcBorders></w:tcBorders><w:tcMar><w:left w:w="80" w:type="dxa"/><w:top w:w="60" w:type="dxa"/><w:right w:w="80" w:type="dxa"/><w:bottom w:w="60" w:type="dxa"/></w:tcMar><w:tcW w:w="500" w:type="dxa"/></w:tcPr><w:p w14:paraId="09B51E7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01</w:t></w:r><w:r><w:rPr><w:rFonts w:ascii="Arial" w:hAnsi="Arial" w:eastAsia="Arial" w:cs="Arial" /><w:b w:val="0"/><w:bCs w:val="0"/><w:color w:val="1f2d5a" /><w:sz w:val="20" /><w:szCs w:val="20" /></w:rPr><w:t xml:space="preserve">02</w:t></w:r><w:r><w:rPr><w:rFonts w:ascii="Arial" w:hAnsi="Arial" w:eastAsia="Arial" w:cs="Arial" /><w:b w:val="0"/><w:bCs w:val="0"/><w:color w:val="1f2d5a" /><w:sz w:val="20" /><w:szCs w:val="20" /></w:rPr><w:t xml:space="preserve">03</w:t></w:r><w:r><w:rPr><w:rFonts w:ascii="Arial" w:hAnsi="Arial" w:eastAsia="Arial" w:cs="Arial" /><w:b w:val="0"/><w:bCs w:val="0"/><w:color w:val="1f2d5a" /><w:sz w:val="20" /><w:szCs w:val="20" /></w:rPr><w:t xml:space="preserve">04</w:t></w:r><w:r><w:rPr><w:rFonts w:ascii="Arial" w:hAnsi="Arial" w:eastAsia="Arial" w:cs="Arial" /><w:b w:val="0"/><w:bCs w:val="0"/><w:color w:val="1f2d5a" /><w:sz w:val="20" /><w:szCs w:val="20" /></w:rPr><w:t xml:space="preserve">05</w:t></w:r><w:r><w:rPr><w:rFonts w:ascii="Arial" w:hAnsi="Arial" w:eastAsia="Arial" w:cs="Arial" /><w:b w:val="0"/><w:bCs w:val="0"/><w:color w:val="1f2d5a" /><w:sz w:val="20" /><w:szCs w:val="20" /></w:rPr><w:t xml:space="preserve">06</w:t></w:r><w:r><w:rPr><w:rFonts w:ascii="Arial" w:hAnsi="Arial" w:eastAsia="Arial" w:cs="Arial" /><w:b w:val="0"/><w:bCs w:val="0"/><w:color w:val="1f2d5a" /><w:sz w:val="20" /><w:szCs w:val="20" /></w:rPr><w:t xml:space="preserve">07</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6FBAFC2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เกณฑ์การประเมิน (Criterion)</w:t></w:r><w:r><w:rPr><w:rFonts w:ascii="Arial" w:hAnsi="Arial" w:eastAsia="Arial" w:cs="Arial" /><w:b w:val="0"/><w:bCs w:val="0"/><w:color w:val="1f2d5a" /><w:sz w:val="20" /><w:szCs w:val="20" /></w:rPr><w:t xml:space="preserve">ความมั่นคงทางการเงิน</w:t></w:r><w:r><w:rPr><w:rFonts w:ascii="Arial" w:hAnsi="Arial" w:eastAsia="Arial" w:cs="Arial" /><w:b w:val="0"/><w:bCs w:val="0"/><w:color w:val="1f2d5a" /><w:sz w:val="20" /><w:szCs w:val="20" /></w:rPr><w:t xml:space="preserve">ประสบการณ์และผลงาน</w:t></w:r><w:r><w:rPr><w:rFonts w:ascii="Arial" w:hAnsi="Arial" w:eastAsia="Arial" w:cs="Arial" /><w:b w:val="0"/><w:bCs w:val="0"/><w:color w:val="1f2d5a" /><w:sz w:val="20" /><w:szCs w:val="20" /></w:rPr><w:t xml:space="preserve">มาตรฐานและการรับรอง</w:t></w:r><w:r><w:rPr><w:rFonts w:ascii="Arial" w:hAnsi="Arial" w:eastAsia="Arial" w:cs="Arial" /><w:b w:val="0"/><w:bCs w:val="0"/><w:color w:val="1f2d5a" /><w:sz w:val="20" /><w:szCs w:val="20" /></w:rPr><w:t xml:space="preserve">ความสามารถด้านส่งมอบ</w:t></w:r><w:r><w:rPr><w:rFonts w:ascii="Arial" w:hAnsi="Arial" w:eastAsia="Arial" w:cs="Arial" /><w:b w:val="0"/><w:bCs w:val="0"/><w:color w:val="1f2d5a" /><w:sz w:val="20" /><w:szCs w:val="20" /></w:rPr><w:t xml:space="preserve">นโยบายด้านความยั่งยืน</w:t></w:r><w:r><w:rPr><w:rFonts w:ascii="Arial" w:hAnsi="Arial" w:eastAsia="Arial" w:cs="Arial" /><w:b w:val="0"/><w:bCs w:val="0"/><w:color w:val="1f2d5a" /><w:sz w:val="20" /><w:szCs w:val="20" /></w:rPr><w:t xml:space="preserve">ระบบควบคุมคุณภาพ</w:t></w:r><w:r><w:rPr><w:rFonts w:ascii="Arial" w:hAnsi="Arial" w:eastAsia="Arial" w:cs="Arial" /><w:b w:val="0"/><w:bCs w:val="0"/><w:color w:val="1f2d5a" /><w:sz w:val="20" /><w:szCs w:val="20" /></w:rPr><w:t xml:space="preserve">ราคาและเงื่อนไขการชำระ</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3000" w:type="dxa"/></w:tcPr><w:p w14:paraId="52AA4B6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รายละเอียดหลัก</w:t></w:r><w:r><w:rPr><w:rFonts w:ascii="Arial" w:hAnsi="Arial" w:eastAsia="Arial" w:cs="Arial" /><w:b w:val="0"/><w:bCs w:val="0"/><w:color w:val="1f2d5a" /><w:sz w:val="20" /><w:szCs w:val="20" /></w:rPr><w:t xml:space="preserve">รายได้ประจำปี · อัตราส่วนหนี้สิน</w:t></w:r><w:r><w:rPr><w:rFonts w:ascii="Arial" w:hAnsi="Arial" w:eastAsia="Arial" w:cs="Arial" /><w:b w:val="0"/><w:bCs w:val="0"/><w:color w:val="1f2d5a" /><w:sz w:val="20" /><w:szCs w:val="20" /></w:rPr><w:t xml:space="preserve">Portfolio Luxury ≥ 3 โครงการ</w:t></w:r><w:r><w:rPr><w:rFonts w:ascii="Arial" w:hAnsi="Arial" w:eastAsia="Arial" w:cs="Arial" /><w:b w:val="0"/><w:bCs w:val="0"/><w:color w:val="1f2d5a" /><w:sz w:val="20" /><w:szCs w:val="20" /></w:rPr><w:t xml:space="preserve">ISO / CE / มาตรฐานเฉพาะวัสดุ</w:t></w:r><w:r><w:rPr><w:rFonts w:ascii="Arial" w:hAnsi="Arial" w:eastAsia="Arial" w:cs="Arial" /><w:b w:val="0"/><w:bCs w:val="0"/><w:color w:val="1f2d5a" /><w:sz w:val="20" /><w:szCs w:val="20" /></w:rPr><w:t xml:space="preserve">Lead Time · Minimum Order · Stock</w:t></w:r><w:r><w:rPr><w:rFonts w:ascii="Arial" w:hAnsi="Arial" w:eastAsia="Arial" w:cs="Arial" /><w:b w:val="0"/><w:bCs w:val="0"/><w:color w:val="1f2d5a" /><w:sz w:val="20" /><w:szCs w:val="20" /></w:rPr><w:t xml:space="preserve">ESG / Green Material Certificate</w:t></w:r><w:r><w:rPr><w:rFonts w:ascii="Arial" w:hAnsi="Arial" w:eastAsia="Arial" w:cs="Arial" /><w:b w:val="0"/><w:bCs w:val="0"/><w:color w:val="1f2d5a" /><w:sz w:val="20" /><w:szCs w:val="20" /></w:rPr><w:t xml:space="preserve">QC Procedure · Defect Rate &lt; 2%</w:t></w:r><w:r><w:rPr><w:rFonts w:ascii="Arial" w:hAnsi="Arial" w:eastAsia="Arial" w:cs="Arial" /><w:b w:val="0"/><w:bCs w:val="0"/><w:color w:val="1f2d5a" /><w:sz w:val="20" /><w:szCs w:val="20" /></w:rPr><w:t xml:space="preserve">ราคา FOB/CIF · Payment Terms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000" w:type="dxa"/></w:tcPr><w:p w14:paraId="1A7EC74E"><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สถานะ</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cs="Arial" /><w:b w:val="0"/><w:bCs w:val="0"/><w:color w:val="1f2d5a" /><w:sz w:val="20" /><w:szCs w:val="20" /></w:rPr></w:r><w:r><w:rPr><w:rFonts w:ascii="Arial" w:hAnsi="Arial" w:cs="Arial" /><w:b w:val="0"/><w:bCs w:val="0"/><w:color w:val="1f2d5a" /><w:sz w:val="20" /><w:szCs w:val="20" /></w:rPr></w:r></w:p></w:tc></w:tr></w:tbl><w:p w14:paraId="3FF816EE"><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Agent รับผิดชอบ: Rex (S19 Vendor Management) · รูปแบบ: แบบฟอร์มกระดาษ + Digital (PDF) · ประเมินทุก 12 เดือน / เมื่อมีการต่อสัญญา</w:t></w:r><w:r><w:rPr><w:rFonts w:ascii="Arial" w:hAnsi="Arial" w:cs="Arial" /><w:b w:val="0"/><w:bCs w:val="0"/><w:sz w:val="24" /><w:szCs w:val="24" /></w:rPr></w:r><w:r><w:rPr><w:rFonts w:ascii="Arial" w:hAnsi="Arial" w:cs="Arial" /><w:b w:val="0"/><w:bCs w:val="0"/><w:sz w:val="24" /><w:szCs w:val="24" /></w:rPr></w:r></w:p><w:p w14:paraId="61A38288"><w:pPr><w:pStyle w:val="886" /><w:pBdr></w:pBdr><w:spacing w:after="80" w:before="0" /><w:ind /><w:rPr></w:rPr></w:pPr><w:r></w:r><w:r></w:r></w:p><w:p w14:paraId="0B7228A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10. BIM Coordination Milestones</w:t></w:r><w:r><w:rPr><w:rFonts w:ascii="Arial" w:hAnsi="Arial" w:cs="Arial" /><w:b/><w:bCs/><w:color w:val="1f2d5a" /><w:sz w:val="36" /><w:szCs w:val="36" /></w:rPr></w:r><w:r><w:rPr><w:rFonts w:ascii="Arial" w:hAnsi="Arial" w:cs="Arial" /><w:b/><w:bCs/><w:color w:val="1f2d5a" /><w:sz w:val="36" /><w:szCs w:val="36" /></w:rPr></w:r></w:p><w:p w14:paraId="4FE25A4A"><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tblGridChange w:id="2"><w:tblGrid></w:tblGrid></w:tblGridChange></w:tblGrid><w:tr><w:trPr></w:trPr><w:tc><w:tcPr><w:shd w:val="clear" w:color="f0f5ff" w:fill="f0f5ff" /><w:tcBorders></w:tcBorders><w:tcMar><w:left w:w="80" w:type="dxa"/><w:top w:w="60" w:type="dxa"/><w:right w:w="80" w:type="dxa"/><w:bottom w:w="60" w:type="dxa"/></w:tcMar><w:tcW w:w="2200" w:type="dxa"/></w:tcPr><w:p w14:paraId="3896ABF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กิจกรรม / Milestone</w:t></w:r><w:r><w:rPr><w:rFonts w:ascii="Arial" w:hAnsi="Arial" w:eastAsia="Arial" w:cs="Arial" /><w:b w:val="0"/><w:bCs w:val="0"/><w:color w:val="1f2d5a" /><w:sz w:val="20" /><w:szCs w:val="20" /></w:rPr><w:t xml:space="preserve">BIM Model Coordination</w:t></w:r><w:r><w:rPr><w:rFonts w:ascii="Arial" w:hAnsi="Arial" w:eastAsia="Arial" w:cs="Arial" /><w:b w:val="0"/><w:bCs w:val="0"/><w:color w:val="1f2d5a" /><w:sz w:val="20" /><w:szCs w:val="20" /></w:rPr><w:t xml:space="preserve">Clash Detection — HARD</w:t></w:r><w:r><w:rPr><w:rFonts w:ascii="Arial" w:hAnsi="Arial" w:eastAsia="Arial" w:cs="Arial" /><w:b w:val="0"/><w:bCs w:val="0"/><w:color w:val="1f2d5a" /><w:sz w:val="20" /><w:szCs w:val="20" /></w:rPr><w:t xml:space="preserve">Clash Detection — SOFT</w:t></w:r><w:r><w:rPr><w:rFonts w:ascii="Arial" w:hAnsi="Arial" w:eastAsia="Arial" w:cs="Arial" /><w:b w:val="0"/><w:bCs w:val="0"/><w:color w:val="1f2d5a" /><w:sz w:val="20" /><w:szCs w:val="20" /></w:rPr><w:t xml:space="preserve">CDE File Naming Review</w:t></w:r><w:r><w:rPr><w:rFonts w:ascii="Arial" w:hAnsi="Arial" w:eastAsia="Arial" w:cs="Arial" /><w:b w:val="0"/><w:bCs w:val="0"/><w:color w:val="1f2d5a" /><w:sz w:val="20" /><w:szCs w:val="20" /></w:rPr><w:t xml:space="preserve">Digital Handover Checklist</w:t></w:r><w:r><w:rPr><w:rFonts w:ascii="Arial" w:hAnsi="Arial" w:eastAsia="Arial" w:cs="Arial" /><w:b w:val="0"/><w:bCs w:val="0"/><w:color w:val="1f2d5a" /><w:sz w:val="20" /><w:szCs w:val="20" /></w:rPr><w:t xml:space="preserve">RBAC Access Control Audit</w:t></w:r><w:r><w:rPr><w:rFonts w:ascii="Arial" w:hAnsi="Arial" w:eastAsia="Arial" w:cs="Arial" /><w:b w:val="0"/><w:bCs w:val="0"/><w:color w:val="1f2d5a" /><w:sz w:val="20" /><w:szCs w:val="20" /></w:rPr><w:t xml:space="preserve">BIM Coordination Meeting</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3A69E09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Atlas + Forge</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Blaze</w:t></w:r><w:r><w:rPr><w:rFonts w:ascii="Arial" w:hAnsi="Arial" w:eastAsia="Arial" w:cs="Arial" /><w:b w:val="0"/><w:bCs w:val="0"/><w:color w:val="1f2d5a" /><w:sz w:val="20" /><w:szCs w:val="20" /></w:rPr><w:t xml:space="preserve">Atlas + Hana</w:t></w:r><w:r><w:rPr><w:rFonts w:ascii="Arial" w:hAnsi="Arial" w:eastAsia="Arial" w:cs="Arial" /><w:b w:val="0"/><w:bCs w:val="0"/><w:color w:val="1f2d5a" /><w:sz w:val="20" /><w:szCs w:val="20" /></w:rPr><w:t xml:space="preserve">Core</w:t></w:r><w:r><w:rPr><w:rFonts w:ascii="Arial" w:hAnsi="Arial" w:eastAsia="Arial" w:cs="Arial" /><w:b w:val="0"/><w:bCs w:val="0"/><w:color w:val="1f2d5a" /><w:sz w:val="20" /><w:szCs w:val="20" /></w:rPr><w:t xml:space="preserve">Atlas (Lead)</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082C6B15"><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เครื่องมือ</w:t></w:r><w:r><w:rPr><w:rFonts w:ascii="Arial" w:hAnsi="Arial" w:eastAsia="Arial" w:cs="Arial" /><w:b w:val="0"/><w:bCs w:val="0"/><w:color w:val="1f2d5a" /><w:sz w:val="20" /><w:szCs w:val="20" /></w:rPr><w:t xml:space="preserve">Navisworks / ACC</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ACC CDE</w:t></w:r><w:r><w:rPr><w:rFonts w:ascii="Arial" w:hAnsi="Arial" w:eastAsia="Arial" w:cs="Arial" /><w:b w:val="0"/><w:bCs w:val="0"/><w:color w:val="1f2d5a" /><w:sz w:val="20" /><w:szCs w:val="20" /></w:rPr><w:t xml:space="preserve">ACC / SharePoint</w:t></w:r><w:r><w:rPr><w:rFonts w:ascii="Arial" w:hAnsi="Arial" w:eastAsia="Arial" w:cs="Arial" /><w:b w:val="0"/><w:bCs w:val="0"/><w:color w:val="1f2d5a" /><w:sz w:val="20" /><w:szCs w:val="20" /></w:rPr><w:t xml:space="preserve">ACC Admin Panel</w:t></w:r><w:r><w:rPr><w:rFonts w:ascii="Arial" w:hAnsi="Arial" w:eastAsia="Arial" w:cs="Arial" /><w:b w:val="0"/><w:bCs w:val="0"/><w:color w:val="1f2d5a" /><w:sz w:val="20" /><w:szCs w:val="20" /></w:rPr><w:t xml:space="preserve">Teams / Zoom</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6634FFA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ความถี่</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Sprint</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Upload</w:t></w:r><w:r><w:rPr><w:rFonts w:ascii="Arial" w:hAnsi="Arial" w:eastAsia="Arial" w:cs="Arial" /><w:b w:val="0"/><w:bCs w:val="0"/><w:color w:val="1f2d5a" /><w:sz w:val="20" /><w:szCs w:val="20" /></w:rPr><w:t xml:space="preserve">ต่อโครงการ</w:t></w:r><w:r><w:rPr><w:rFonts w:ascii="Arial" w:hAnsi="Arial" w:eastAsia="Arial" w:cs="Arial" /><w:b w:val="0"/><w:bCs w:val="0"/><w:color w:val="1f2d5a" /><w:sz w:val="20" /><w:szCs w:val="20" /></w:rPr><w:t xml:space="preserve">ราย 3 เดือน</w:t></w:r><w:r><w:rPr><w:rFonts w:ascii="Arial" w:hAnsi="Arial" w:eastAsia="Arial" w:cs="Arial" /><w:b w:val="0"/><w:bCs w:val="0"/><w:color w:val="1f2d5a" /><w:sz w:val="20" /><w:szCs w:val="20" /></w:rPr><w:t xml:space="preserve">ทุกจันทร์</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800" w:type="dxa"/></w:tcPr><w:p w14:paraId="435DDA5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มาตรฐาน / เกณฑ์</w:t></w:r><w:r><w:rPr><w:rFonts w:ascii="Arial" w:hAnsi="Arial" w:eastAsia="Arial" w:cs="Arial" /><w:b w:val="0"/><w:bCs w:val="0"/><w:color w:val="1f2d5a" /><w:sz w:val="20" /><w:szCs w:val="20" /></w:rPr><w:t xml:space="preserve">SOP S20 · ISO 19650</w:t></w:r><w:r><w:rPr><w:rFonts w:ascii="Arial" w:hAnsi="Arial" w:eastAsia="Arial" w:cs="Arial" /><w:b w:val="0"/><w:bCs w:val="0"/><w:color w:val="1f2d5a" /><w:sz w:val="20" /><w:szCs w:val="20" /></w:rPr><w:t xml:space="preserve">Priority Critical</w:t></w:r><w:r><w:rPr><w:rFonts w:ascii="Arial" w:hAnsi="Arial" w:eastAsia="Arial" w:cs="Arial" /><w:b w:val="0"/><w:bCs w:val="0"/><w:color w:val="1f2d5a" /><w:sz w:val="20" /><w:szCs w:val="20" /></w:rPr><w:t xml:space="preserve">Priority High</w:t></w:r><w:r><w:rPr><w:rFonts w:ascii="Arial" w:hAnsi="Arial" w:eastAsia="Arial" w:cs="Arial" /><w:b w:val="0"/><w:bCs w:val="0"/><w:color w:val="1f2d5a" /><w:sz w:val="20" /><w:szCs w:val="20" /></w:rPr><w:t xml:space="preserve">ISO 19650-2 · LOD 300+</w:t></w:r><w:r><w:rPr><w:rFonts w:ascii="Arial" w:hAnsi="Arial" w:eastAsia="Arial" w:cs="Arial" /><w:b w:val="0"/><w:bCs w:val="0"/><w:color w:val="1f2d5a" /><w:sz w:val="20" /><w:szCs w:val="20" /></w:rPr><w:t xml:space="preserve">LOD 500 · S20.6</w:t></w:r><w:r><w:rPr><w:rFonts w:ascii="Arial" w:hAnsi="Arial" w:eastAsia="Arial" w:cs="Arial" /><w:b w:val="0"/><w:bCs w:val="0"/><w:color w:val="1f2d5a" /><w:sz w:val="20" /><w:szCs w:val="20" /></w:rPr><w:t xml:space="preserve">SOP S20.5</w:t></w:r><w:r><w:rPr><w:rFonts w:ascii="Arial" w:hAnsi="Arial" w:eastAsia="Arial" w:cs="Arial" /><w:b w:val="0"/><w:bCs w:val="0"/><w:color w:val="1f2d5a" /><w:sz w:val="20" /><w:szCs w:val="20" /></w:rPr><w:t xml:space="preserve">09:00–10:00 น.</w:t></w:r><w:r><w:rPr><w:rFonts w:ascii="Arial" w:hAnsi="Arial" w:cs="Arial" /><w:b w:val="0"/><w:bCs w:val="0"/><w:color w:val="1f2d5a" /><w:sz w:val="20" /><w:szCs w:val="20" /></w:rPr></w:r><w:r><w:rPr><w:rFonts w:ascii="Arial" w:hAnsi="Arial" w:cs="Arial" /><w:b w:val="0"/><w:bCs w:val="0"/><w:color w:val="1f2d5a" /><w:sz w:val="20" /><w:szCs w:val="20" /></w:rPr></w:r></w:p></w:tc></w:tr></w:tbl><w:p w14:paraId="159A4D61"><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w:r><w:r><w:rPr><w:rFonts w:ascii="Arial" w:hAnsi="Arial" w:cs="Arial" /><w:b w:val="0"/><w:bCs w:val="0"/><w:sz w:val="24" /><w:szCs w:val="24" /></w:rPr></w:r><w:r><w:rPr><w:rFonts w:ascii="Arial" w:hAnsi="Arial" w:cs="Arial" /><w:b w:val="0"/><w:bCs w:val="0"/><w:sz w:val="24" /><w:szCs w:val="24" /></w:rPr></w:r></w:p><w:p w14:paraId="625EA969"><w:pPr><w:pStyle w:val="886" /><w:pBdr></w:pBdr><w:spacing w:after="80" w:before="0" /><w:ind /><w:rPr></w:rPr></w:pPr><w:r></w:r><w:r></w:r></w:p><w:p w14:paraId="3710F30B"><w:pPr><w:pBdr></w:pBdr><w:spacing w:after="80" /><w:ind /><w:rPr><w:sz w:val="20" /><w:szCs w:val="20" /></w:rPr></w:pPr><w:r><w:rPr><w:sz w:val="20" /><w:szCs w:val="20" /></w:rPr></w:r><w:r><w:rPr><w:sz w:val="20" /><w:szCs w:val="20" /></w:rPr></w:r><w:r><w:rPr><w:sz w:val="20" /><w:szCs w:val="20" /></w:rPr></w:r></w:p><w:p w14:paraId="61CDD0B1"><w:pPr><w:pBdr></w:pBdr><w:spacing w:after="100" w:before="320" /><w:ind /><w:rPr><w:b/><w:bCs/><w:color w:val="1f2d5a" /><w:sz w:val="36" /><w:szCs w:val="36" /></w:rPr></w:pPr><w:r><w:rPr><w:b/><w:bCs/><w:color w:val="1f2d5a" /><w:sz w:val="36" /><w:szCs w:val="36" /></w:rPr><w:t xml:space="preserve">11. ผลการประเมิน Sustainability Scorecard</w:t></w:r><w:r><w:rPr><w:b/><w:bCs/><w:color w:val="1f2d5a" /><w:sz w:val="36" /><w:szCs w:val="36" /></w:rPr></w:r><w:r><w:rPr><w:b/><w:bCs/><w:color w:val="1f2d5a" /><w:sz w:val="36" /><w:szCs w:val="36" /></w:rPr></w:r></w:p><w:p w14:paraId="23BB25EA"><w:pPr><w:pBdr></w:pBdr><w:spacing w:after="100" /><w:ind /><w:rPr><w:b w:val="0"/><w:bCs w:val="0"/><w:sz w:val="24" /><w:szCs w:val="24" /></w:rPr></w:pPr><w:r><w:rPr><w:b w:val="0"/><w:bCs w:val="0"/><w:sz w:val="24" /><w:szCs w:val="24" /></w:rPr><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w:r><w:r><w:rPr><w:b w:val="0"/><w:bCs w:val="0"/><w:sz w:val="24" /><w:szCs w:val="24" /></w:rPr></w:r><w:r><w:rPr><w:b w:val="0"/><w:bCs w:val="0"/><w:sz w:val="24" /><w:szCs w:val="24" /></w:rPr></w:r></w:p><w:p w14:paraId="771F1B6A"><w:pPr><w:pBdr></w:pBdr><w:spacing w:after="80" /><w:ind /><w:rPr><w:sz w:val="20" /><w:szCs w:val="20" /></w:rPr></w:pPr><w:r><w:rPr><w:sz w:val="20" /><w:szCs w:val="20" /></w:rPr></w:r><w:r><w:rPr><w:sz w:val="20" /><w:szCs w:val="20" /></w:rPr></w:r><w:r><w:rPr><w:sz w:val="20" /><w:szCs w:val="20" /></w:rPr></w:r></w:p><w:p w14:paraId="7DDE6E52"><w:pPr><w:pBdr></w:pBdr><w:spacing w:after="80" w:before="200" /><w:ind /><w:rPr><w:b/><w:bCs/><w:color w:val="2e75b6" /><w:sz w:val="28" /><w:szCs w:val="28" /></w:rPr></w:pPr><w:r><w:rPr><w:b/><w:bCs/><w:color w:val="2e75b6" /><w:sz w:val="28" /><w:szCs w:val="28" /></w:rPr><w:t xml:space="preserve">11.1 ระดับการรับรอง LEED Certification Targets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3"><w:tblGrid></w:tblGrid></w:tblGridChange></w:tblGrid><w:tr><w:trPr></w:trPr><w:tc><w:tcPr><w:shd w:val="clear" w:color="2e75b6" w:fill="2e75b6" /><w:tcBorders></w:tcBorders><w:tcMar><w:left w:w="100" w:type="dxa"/><w:top w:w="60" w:type="dxa"/><w:right w:w="100" w:type="dxa"/><w:bottom w:w="60" w:type="dxa"/></w:tcMar></w:tcPr><w:p w14:paraId="7AB299E0"><w:pPr><w:pBdr></w:pBdr><w:spacing /><w:ind /><w:rPr><w:b/><w:bCs/><w:color w:val="ffffff" /><w:sz w:val="22" /><w:szCs w:val="22" /></w:rPr></w:pPr><w:r><w:rPr><w:b/><w:bCs/><w:color w:val="ffffff" /><w:sz w:val="22" /><w:szCs w:val="22" /></w:rPr></w:r><w:r><w:rPr><w:b/><w:bCs/><w:color w:val="ffffff" /><w:sz w:val="22" /><w:szCs w:val="22" /></w:rPr><w:t xml:space="preserve">ระดับการรับรอง</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84C4226"><w:pPr><w:pBdr></w:pBdr><w:spacing /><w:ind /><w:rPr><w:b/><w:bCs/><w:color w:val="ffffff" /><w:sz w:val="22" /><w:szCs w:val="22" /></w:rPr></w:pPr><w:r><w:rPr><w:b/><w:bCs/><w:color w:val="ffffff" /><w:sz w:val="22" /><w:szCs w:val="22" /></w:rPr></w:r><w:r><w:rPr><w:b/><w:bCs/><w:color w:val="ffffff" /><w:sz w:val="22" /><w:szCs w:val="22" /></w:rPr><w:t xml:space="preserve">คะแนน (LEED v4.1)</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1A5328D"><w:pPr><w:pBdr></w:pBdr><w:spacing /><w:ind /><w:rPr><w:b/><w:bCs/><w:color w:val="ffffff" /><w:sz w:val="22" /><w:szCs w:val="22" /></w:rPr></w:pPr><w:r><w:rPr><w:b/><w:bCs/><w:color w:val="ffffff" /><w:sz w:val="22" /><w:szCs w:val="22" /></w:rPr></w:r><w:r><w:rPr><w:b/><w:bCs/><w:color w:val="ffffff" /><w:sz w:val="22" /><w:szCs w:val="22" /></w:rPr><w:t xml:space="preserve">กลุ่มโครงการเป้าหมาย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8D8163E"><w:pPr><w:pBdr></w:pBdr><w:spacing /><w:ind /><w:jc w:val="left" /><w:rPr><w:b w:val="0"/><w:bCs w:val="0"/><w:color w:val="1a2744" /><w:sz w:val="22" /><w:szCs w:val="22" /></w:rPr></w:pPr><w:r><w:rPr><w:b w:val="0"/><w:bCs w:val="0"/><w:color w:val="1a2744" /><w:sz w:val="22" /><w:szCs w:val="22" /></w:rPr></w:r><w:r><w:rPr><w:b w:val="0"/><w:bCs w:val="0"/><w:color w:val="1a2744" /><w:sz w:val="22" /><w:szCs w:val="22" /></w:rPr><w:t xml:space="preserve">CERTIFIED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08611B4"><w:pPr><w:pBdr></w:pBdr><w:spacing /><w:ind /><w:jc w:val="left" /><w:rPr><w:b w:val="0"/><w:bCs w:val="0"/><w:color w:val="1a2744" /><w:sz w:val="22" /><w:szCs w:val="22" /></w:rPr></w:pPr><w:r><w:rPr><w:b w:val="0"/><w:bCs w:val="0"/><w:color w:val="1a2744" /><w:sz w:val="22" /><w:szCs w:val="22" /></w:rPr></w:r><w:r><w:rPr><w:b w:val="0"/><w:bCs w:val="0"/><w:color w:val="1a2744" /><w:sz w:val="22" /><w:szCs w:val="22" /></w:rPr><w:t xml:space="preserve">40–49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28B5695"><w:pPr><w:pBdr></w:pBdr><w:spacing /><w:ind /><w:jc w:val="left" /><w:rPr><w:b w:val="0"/><w:bCs w:val="0"/><w:color w:val="1a2744" /><w:sz w:val="22" /><w:szCs w:val="22" /></w:rPr></w:pPr><w:r><w:rPr><w:b w:val="0"/><w:bCs w:val="0"/><w:color w:val="1a2744" /><w:sz w:val="22" /><w:szCs w:val="22" /></w:rPr></w:r><w:r><w:rPr><w:b w:val="0"/><w:bCs w:val="0"/><w:color w:val="1a2744" /><w:sz w:val="22" /><w:szCs w:val="22" /></w:rPr><w:t xml:space="preserve">ขั้นต่ำสุด</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28D7570"><w:pPr><w:pBdr></w:pBdr><w:spacing /><w:ind /><w:jc w:val="left" /><w:rPr><w:b w:val="0"/><w:bCs w:val="0"/><w:color w:val="1a2744" /><w:sz w:val="22" /><w:szCs w:val="22" /></w:rPr></w:pPr><w:r><w:rPr><w:b w:val="0"/><w:bCs w:val="0"/><w:color w:val="1a2744" /><w:sz w:val="22" /><w:szCs w:val="22" /></w:rPr></w:r><w:r><w:rPr><w:b w:val="0"/><w:bCs w:val="0"/><w:color w:val="1a2744" /><w:sz w:val="22" /><w:szCs w:val="22" /></w:rPr><w:t xml:space="preserve">SILVER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5DB8A63"><w:pPr><w:pBdr></w:pBdr><w:spacing /><w:ind /><w:jc w:val="left" /><w:rPr><w:b w:val="0"/><w:bCs w:val="0"/><w:color w:val="1a2744" /><w:sz w:val="22" /><w:szCs w:val="22" /></w:rPr></w:pPr><w:r><w:rPr><w:b w:val="0"/><w:bCs w:val="0"/><w:color w:val="1a2744" /><w:sz w:val="22" /><w:szCs w:val="22" /></w:rPr></w:r><w:r><w:rPr><w:b w:val="0"/><w:bCs w:val="0"/><w:color w:val="1a2744" /><w:sz w:val="22" /><w:szCs w:val="22" /></w:rPr><w:t xml:space="preserve">50–59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23378EA"><w:pPr><w:pBdr></w:pBdr><w:spacing /><w:ind /><w:jc w:val="left" /><w:rPr><w:b w:val="0"/><w:bCs w:val="0"/><w:color w:val="1a2744" /><w:sz w:val="22" /><w:szCs w:val="22" /></w:rPr></w:pPr><w:r><w:rPr><w:b w:val="0"/><w:bCs w:val="0"/><w:color w:val="1a2744" /><w:sz w:val="22" /><w:szCs w:val="22" /></w:rPr></w:r><w:r><w:rPr><w:b w:val="0"/><w:bCs w:val="0"/><w:color w:val="1a2744" /><w:sz w:val="22" /><w:szCs w:val="22" /></w:rPr><w:t xml:space="preserve">Commercial Interior</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BB7240B"><w:pPr><w:pBdr></w:pBdr><w:spacing /><w:ind /><w:jc w:val="left" /><w:rPr><w:b w:val="0"/><w:bCs w:val="0"/><w:color w:val="1a2744" /><w:sz w:val="22" /><w:szCs w:val="22" /></w:rPr></w:pPr><w:r><w:rPr><w:b w:val="0"/><w:bCs w:val="0"/><w:color w:val="1a2744" /><w:sz w:val="22" /><w:szCs w:val="22" /></w:rPr></w:r><w:r><w:rPr><w:b w:val="0"/><w:bCs w:val="0"/><w:color w:val="1a2744" /><w:sz w:val="22" /><w:szCs w:val="22" /></w:rPr><w:t xml:space="preserve">GOLD (เป้าหมายหลัก)</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C5AD952"><w:pPr><w:pBdr></w:pBdr><w:spacing /><w:ind /><w:jc w:val="left" /><w:rPr><w:b w:val="0"/><w:bCs w:val="0"/><w:color w:val="1a2744" /><w:sz w:val="22" /><w:szCs w:val="22" /></w:rPr></w:pPr><w:r><w:rPr><w:b w:val="0"/><w:bCs w:val="0"/><w:color w:val="1a2744" /><w:sz w:val="22" /><w:szCs w:val="22" /></w:rPr></w:r><w:r><w:rPr><w:b w:val="0"/><w:bCs w:val="0"/><w:color w:val="1a2744" /><w:sz w:val="22" /><w:szCs w:val="22" /></w:rPr><w:t xml:space="preserve">60–79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6B80362"><w:pPr><w:pBdr></w:pBdr><w:spacing /><w:ind /><w:jc w:val="left" /><w:rPr><w:b w:val="0"/><w:bCs w:val="0"/><w:color w:val="1a2744" /><w:sz w:val="22" /><w:szCs w:val="22" /></w:rPr></w:pPr><w:r><w:rPr><w:b w:val="0"/><w:bCs w:val="0"/><w:color w:val="1a2744" /><w:sz w:val="22" /><w:szCs w:val="22" /></w:rPr></w:r><w:r><w:rPr><w:b w:val="0"/><w:bCs w:val="0"/><w:color w:val="1a2744" /><w:sz w:val="22" /><w:szCs w:val="22" /></w:rPr><w:t xml:space="preserve">Luxury Residential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7070AB33"><w:pPr><w:pBdr></w:pBdr><w:spacing /><w:ind /><w:jc w:val="left" /><w:rPr><w:b w:val="0"/><w:bCs w:val="0"/><w:color w:val="1a2744" /><w:sz w:val="22" /><w:szCs w:val="22" /></w:rPr></w:pPr><w:r><w:rPr><w:b w:val="0"/><w:bCs w:val="0"/><w:color w:val="1a2744" /><w:sz w:val="22" /><w:szCs w:val="22" /></w:rPr></w:r><w:r><w:rPr><w:b w:val="0"/><w:bCs w:val="0"/><w:color w:val="1a2744" /><w:sz w:val="22" /><w:szCs w:val="22" /></w:rPr><w:t xml:space="preserve">PLATINUM</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0D9C611"><w:pPr><w:pBdr></w:pBdr><w:spacing /><w:ind /><w:jc w:val="left" /><w:rPr><w:b w:val="0"/><w:bCs w:val="0"/><w:color w:val="1a2744" /><w:sz w:val="22" /><w:szCs w:val="22" /></w:rPr></w:pPr><w:r><w:rPr><w:b w:val="0"/><w:bCs w:val="0"/><w:color w:val="1a2744" /><w:sz w:val="22" /><w:szCs w:val="22" /></w:rPr></w:r><w:r><w:rPr><w:b w:val="0"/><w:bCs w:val="0"/><w:color w:val="1a2744" /><w:sz w:val="22" /><w:szCs w:val="22" /></w:rPr><w:t xml:space="preserve">&gt;= 80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EE7795C"><w:pPr><w:pBdr></w:pBdr><w:spacing /><w:ind /><w:jc w:val="left" /><w:rPr><w:b w:val="0"/><w:bCs w:val="0"/><w:color w:val="1a2744" /><w:sz w:val="22" /><w:szCs w:val="22" /></w:rPr></w:pPr><w:r><w:rPr><w:b w:val="0"/><w:bCs w:val="0"/><w:color w:val="1a2744" /><w:sz w:val="22" /><w:szCs w:val="22" /></w:rPr></w:r><w:r><w:rPr><w:b w:val="0"/><w:bCs w:val="0"/><w:color w:val="1a2744" /><w:sz w:val="22" /><w:szCs w:val="22" /></w:rPr><w:t xml:space="preserve">Showcase Projects</w:t></w:r><w:r><w:rPr><w:b w:val="0"/><w:bCs w:val="0"/><w:color w:val="1a2744" /><w:sz w:val="22" /><w:szCs w:val="22" /></w:rPr></w:r><w:r><w:rPr><w:b w:val="0"/><w:bCs w:val="0"/><w:color w:val="1a2744" /><w:sz w:val="22" /><w:szCs w:val="22" /></w:rPr></w:r></w:p></w:tc></w:tr></w:tbl><w:p w14:paraId="7EB20619"><w:pPr><w:pBdr></w:pBdr><w:spacing w:after="80" /><w:ind /><w:rPr><w:sz w:val="20" /><w:szCs w:val="20" /></w:rPr></w:pPr><w:r><w:rPr><w:sz w:val="20" /><w:szCs w:val="20" /></w:rPr></w:r><w:r><w:rPr><w:sz w:val="20" /><w:szCs w:val="20" /></w:rPr></w:r><w:r><w:rPr><w:sz w:val="20" /><w:szCs w:val="20" /></w:rPr></w:r></w:p><w:p w14:paraId="68A380A9"><w:pPr><w:pBdr></w:pBdr><w:spacing w:after="80" w:before="200" /><w:ind /><w:rPr><w:b/><w:bCs/><w:color w:val="2e75b6" /><w:sz w:val="28" /><w:szCs w:val="28" /></w:rPr></w:pPr><w:r><w:rPr><w:b/><w:bCs/><w:color w:val="2e75b6" /><w:sz w:val="28" /><w:szCs w:val="28" /></w:rPr><w:t xml:space="preserve">11.2 ตัวชี้วัดด้านพลังงานและสิ่งแวดล้อม (Energy &amp; Environmental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4"><w:tblGrid></w:tblGrid></w:tblGridChange></w:tblGrid><w:tr><w:trPr></w:trPr><w:tc><w:tcPr><w:shd w:val="clear" w:color="2e75b6" w:fill="2e75b6" /><w:tcBorders></w:tcBorders><w:tcMar><w:left w:w="100" w:type="dxa"/><w:top w:w="60" w:type="dxa"/><w:right w:w="100" w:type="dxa"/><w:bottom w:w="60" w:type="dxa"/></w:tcMar></w:tcPr><w:p w14:paraId="1D072316"><w:pPr><w:pBdr></w:pBdr><w:spacing /><w:ind /><w:rPr><w:b/><w:bCs/><w:color w:val="ffffff" /><w:sz w:val="22" /><w:szCs w:val="22" /></w:rPr></w:pPr><w:r><w:rPr><w:b/><w:bCs/><w:color w:val="ffffff" /><w:sz w:val="22" /><w:szCs w:val="22" /></w:rPr></w:r><w:r><w:rPr><w:b/><w:bCs/><w:color w:val="ffffff" /><w:sz w:val="22" /><w:szCs w:val="22" /></w:rPr><w:t xml:space="preserve">ตัวชี้วัด (KPI)</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2F85B97"><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7381C8"><w:pPr><w:pBdr></w:pBdr><w:spacing /><w:ind /><w:rPr><w:b/><w:bCs/><w:color w:val="ffffff" /><w:sz w:val="22" /><w:szCs w:val="22" /></w:rPr></w:pPr><w:r><w:rPr><w:b/><w:bCs/><w:color w:val="ffffff" /><w:sz w:val="22" /><w:szCs w:val="22" /></w:rPr></w:r><w:r><w:rPr><w:b/><w:bCs/><w:color w:val="ffffff" /><w:sz w:val="22" /><w:szCs w:val="22" /></w:rPr><w:t xml:space="preserve">หน่วย / เงื่อนไข</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6E584F37"><w:pPr><w:pBdr></w:pBdr><w:spacing /><w:ind /><w:rPr><w:b/><w:bCs/><w:color w:val="ffffff" /><w:sz w:val="22" /><w:szCs w:val="22" /></w:rPr></w:pPr><w:r><w:rPr><w:b/><w:bCs/><w:color w:val="ffffff" /><w:sz w:val="22" /><w:szCs w:val="22" /></w:rPr></w:r><w:r><w:rPr><w:b/><w:bCs/><w:color w:val="ffffff" /><w:sz w:val="22" /><w:szCs w:val="22" /></w:rPr><w:t xml:space="preserve">Agent ผู้รับผิดชอบ</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F0234E5"><w:pPr><w:pBdr></w:pBdr><w:spacing /><w:ind /><w:jc w:val="left" /><w:rPr><w:b w:val="0"/><w:bCs w:val="0"/><w:color w:val="1a2744" /><w:sz w:val="22" /><w:szCs w:val="22" /></w:rPr></w:pPr><w:r><w:rPr><w:b w:val="0"/><w:bCs w:val="0"/><w:color w:val="1a2744" /><w:sz w:val="22" /><w:szCs w:val="22" /></w:rPr></w:r><w:r><w:rPr><w:b w:val="0"/><w:bCs w:val="0"/><w:color w:val="1a2744" /><w:sz w:val="22" /><w:szCs w:val="22" /></w:rPr><w:t xml:space="preserve">Energy Use Intensity (EUI)</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F5A30C1"><w:pPr><w:pBdr></w:pBdr><w:spacing /><w:ind /><w:jc w:val="left" /><w:rPr><w:b w:val="0"/><w:bCs w:val="0"/><w:color w:val="1a2744" /><w:sz w:val="22" /><w:szCs w:val="22" /></w:rPr></w:pPr><w:r><w:rPr><w:b w:val="0"/><w:bCs w:val="0"/><w:color w:val="1a2744" /><w:sz w:val="22" /><w:szCs w:val="22" /></w:rPr></w:r><w:r><w:rPr><w:b w:val="0"/><w:bCs w:val="0"/><w:color w:val="1a2744" /><w:sz w:val="22" /><w:szCs w:val="22" /></w:rPr><w:t xml:space="preserve">&lt;= 45</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3EEC127"><w:pPr><w:pBdr></w:pBdr><w:spacing /><w:ind /><w:jc w:val="left" /><w:rPr><w:b w:val="0"/><w:bCs w:val="0"/><w:color w:val="1a2744" /><w:sz w:val="22" /><w:szCs w:val="22" /></w:rPr></w:pPr><w:r><w:rPr><w:b w:val="0"/><w:bCs w:val="0"/><w:color w:val="1a2744" /><w:sz w:val="22" /><w:szCs w:val="22" /></w:rPr></w:r><w:r><w:rPr><w:b w:val="0"/><w:bCs w:val="0"/><w:color w:val="1a2744" /><w:sz w:val="22" /><w:szCs w:val="22" /></w:rPr><w:t xml:space="preserve">kBtu/ft2/yr  ·  BIM 360 Energy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4F9A310"><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2F9987D"><w:pPr><w:pBdr></w:pBdr><w:spacing /><w:ind /><w:jc w:val="left" /><w:rPr><w:b w:val="0"/><w:bCs w:val="0"/><w:color w:val="1a2744" /><w:sz w:val="22" /><w:szCs w:val="22" /></w:rPr></w:pPr><w:r><w:rPr><w:b w:val="0"/><w:bCs w:val="0"/><w:color w:val="1a2744" /><w:sz w:val="22" /><w:szCs w:val="22" /></w:rPr></w:r><w:r><w:rPr><w:b w:val="0"/><w:bCs w:val="0"/><w:color w:val="1a2744" /><w:sz w:val="22" /><w:szCs w:val="22" /></w:rPr><w:t xml:space="preserve">Renewable Energy Share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12D9568"><w:pPr><w:pBdr></w:pBdr><w:spacing /><w:ind /><w:jc w:val="left" /><w:rPr><w:b w:val="0"/><w:bCs w:val="0"/><w:color w:val="1a2744" /><w:sz w:val="22" /><w:szCs w:val="22" /></w:rPr></w:pPr><w:r><w:rPr><w:b w:val="0"/><w:bCs w:val="0"/><w:color w:val="1a2744" /><w:sz w:val="22" /><w:szCs w:val="22" /></w:rPr></w:r><w:r><w:rPr><w:b w:val="0"/><w:bCs w:val="0"/><w:color w:val="1a2744" /><w:sz w:val="22" /><w:szCs w:val="22" /></w:rPr><w:t xml:space="preserve">&gt;= 20%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24333D"><w:pPr><w:pBdr></w:pBdr><w:spacing /><w:ind /><w:jc w:val="left" /><w:rPr><w:b w:val="0"/><w:bCs w:val="0"/><w:color w:val="1a2744" /><w:sz w:val="22" /><w:szCs w:val="22" /></w:rPr></w:pPr><w:r><w:rPr><w:b w:val="0"/><w:bCs w:val="0"/><w:color w:val="1a2744" /><w:sz w:val="22" /><w:szCs w:val="22" /></w:rPr></w:r><w:r><w:rPr><w:b w:val="0"/><w:bCs w:val="0"/><w:color w:val="1a2744" /><w:sz w:val="22" /><w:szCs w:val="22" /></w:rPr><w:t xml:space="preserve">% รวม Solar PV + Green Energy Certificate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E75E79"><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E85E49"><w:pPr><w:pBdr></w:pBdr><w:spacing /><w:ind /><w:jc w:val="left" /><w:rPr><w:b w:val="0"/><w:bCs w:val="0"/><w:color w:val="1a2744" /><w:sz w:val="22" /><w:szCs w:val="22" /></w:rPr></w:pPr><w:r><w:rPr><w:b w:val="0"/><w:bCs w:val="0"/><w:color w:val="1a2744" /><w:sz w:val="22" /><w:szCs w:val="22" /></w:rPr></w:r><w:r><w:rPr><w:b w:val="0"/><w:bCs w:val="0"/><w:color w:val="1a2744" /><w:sz w:val="22" /><w:szCs w:val="22" /></w:rPr><w:t xml:space="preserve">Water Use Reduction (WE)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01CC2E2"><w:pPr><w:pBdr></w:pBdr><w:spacing /><w:ind /><w:jc w:val="left" /><w:rPr><w:b w:val="0"/><w:bCs w:val="0"/><w:color w:val="1a2744" /><w:sz w:val="22" /><w:szCs w:val="22" /></w:rPr></w:pPr><w:r><w:rPr><w:b w:val="0"/><w:bCs w:val="0"/><w:color w:val="1a2744" /><w:sz w:val="22" /><w:szCs w:val="22" /></w:rPr></w:r><w:r><w:rPr><w:b w:val="0"/><w:bCs w:val="0"/><w:color w:val="1a2744" /><w:sz w:val="22" /><w:szCs w:val="22" /></w:rPr><w:t xml:space="preserve">&gt;= 30%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B9FE650"><w:pPr><w:pBdr></w:pBdr><w:spacing /><w:ind /><w:jc w:val="left" /><w:rPr><w:b w:val="0"/><w:bCs w:val="0"/><w:color w:val="1a2744" /><w:sz w:val="22" /><w:szCs w:val="22" /></w:rPr></w:pPr><w:r><w:rPr><w:b w:val="0"/><w:bCs w:val="0"/><w:color w:val="1a2744" /><w:sz w:val="22" /><w:szCs w:val="22" /></w:rPr></w:r><w:r><w:rPr><w:b w:val="0"/><w:bCs w:val="0"/><w:color w:val="1a2744" /><w:sz w:val="22" /><w:szCs w:val="22" /></w:rPr><w:t xml:space="preserve">% ลดจากค่าอ้างอิง ASHRAE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7D906B8"><w:pPr><w:pBdr></w:pBdr><w:spacing /><w:ind /><w:jc w:val="left" /><w:rPr><w:b w:val="0"/><w:bCs w:val="0"/><w:color w:val="1a2744" /><w:sz w:val="22" /><w:szCs w:val="22" /></w:rPr></w:pPr><w:r><w:rPr><w:b w:val="0"/><w:bCs w:val="0"/><w:color w:val="1a2744" /><w:sz w:val="22" /><w:szCs w:val="22" /></w:rPr></w:r><w:r><w:rPr><w:b w:val="0"/><w:bCs w:val="0"/><w:color w:val="1a2744" /><w:sz w:val="22" /><w:szCs w:val="22" /></w:rPr><w:t xml:space="preserve">SIGNAL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1CA00"><w:pPr><w:pBdr></w:pBdr><w:spacing /><w:ind /><w:jc w:val="left" /><w:rPr><w:b w:val="0"/><w:bCs w:val="0"/><w:color w:val="1a2744" /><w:sz w:val="22" /><w:szCs w:val="22" /></w:rPr></w:pPr><w:r><w:rPr><w:b w:val="0"/><w:bCs w:val="0"/><w:color w:val="1a2744" /><w:sz w:val="22" /><w:szCs w:val="22" /></w:rPr></w:r><w:r><w:rPr><w:b w:val="0"/><w:bCs w:val="0"/><w:color w:val="1a2744" /><w:sz w:val="22" /><w:szCs w:val="22" /></w:rPr><w:t xml:space="preserve">Construction Waste Diversion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78A8BA"><w:pPr><w:pBdr></w:pBdr><w:spacing /><w:ind /><w:jc w:val="left" /><w:rPr><w:b w:val="0"/><w:bCs w:val="0"/><w:color w:val="1a2744" /><w:sz w:val="22" /><w:szCs w:val="22" /></w:rPr></w:pPr><w:r><w:rPr><w:b w:val="0"/><w:bCs w:val="0"/><w:color w:val="1a2744" /><w:sz w:val="22" /><w:szCs w:val="22" /></w:rPr></w:r><w:r><w:rPr><w:b w:val="0"/><w:bCs w:val="0"/><w:color w:val="1a2744" /><w:sz w:val="22" /><w:szCs w:val="22" /></w:rPr><w:t xml:space="preserve">&gt;= 75%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5A65EC4"><w:pPr><w:pBdr></w:pBdr><w:spacing /><w:ind /><w:jc w:val="left" /><w:rPr><w:b w:val="0"/><w:bCs w:val="0"/><w:color w:val="1a2744" /><w:sz w:val="22" /><w:szCs w:val="22" /></w:rPr></w:pPr><w:r><w:rPr><w:b w:val="0"/><w:bCs w:val="0"/><w:color w:val="1a2744" /><w:sz w:val="22" /><w:szCs w:val="22" /></w:rPr></w:r><w:r><w:rPr><w:b w:val="0"/><w:bCs w:val="0"/><w:color w:val="1a2744" /><w:sz w:val="22" /><w:szCs w:val="22" /></w:rPr><w:t xml:space="preserve">% by weight  ·  CWMP + Weight Ticket</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B7054A"><w:pPr><w:pBdr></w:pBdr><w:spacing /><w:ind /><w:jc w:val="left" /><w:rPr><w:b w:val="0"/><w:bCs w:val="0"/><w:color w:val="1a2744" /><w:sz w:val="22" /><w:szCs w:val="22" /></w:rPr></w:pPr><w:r><w:rPr><w:b w:val="0"/><w:bCs w:val="0"/><w:color w:val="1a2744" /><w:sz w:val="22" /><w:szCs w:val="22" /></w:rPr></w:r><w:r><w:rPr><w:b w:val="0"/><w:bCs w:val="0"/><w:color w:val="1a2744" /><w:sz w:val="22" /><w:szCs w:val="22" /></w:rPr><w:t xml:space="preserve">BLAZE</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7925281"><w:pPr><w:pBdr></w:pBdr><w:spacing /><w:ind /><w:jc w:val="left" /><w:rPr><w:b w:val="0"/><w:bCs w:val="0"/><w:color w:val="1a2744" /><w:sz w:val="22" /><w:szCs w:val="22" /></w:rPr></w:pPr><w:r><w:rPr><w:b w:val="0"/><w:bCs w:val="0"/><w:color w:val="1a2744" /><w:sz w:val="22" /><w:szCs w:val="22" /></w:rPr></w:r><w:r><w:rPr><w:b w:val="0"/><w:bCs w:val="0"/><w:color w:val="1a2744" /><w:sz w:val="22" /><w:szCs w:val="22" /></w:rPr><w:t xml:space="preserve">Daylight Autonomy (sDA)</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DF29F2"><w:pPr><w:pBdr></w:pBdr><w:spacing /><w:ind /><w:jc w:val="left" /><w:rPr><w:b w:val="0"/><w:bCs w:val="0"/><w:color w:val="1a2744" /><w:sz w:val="22" /><w:szCs w:val="22" /></w:rPr></w:pPr><w:r><w:rPr><w:b w:val="0"/><w:bCs w:val="0"/><w:color w:val="1a2744" /><w:sz w:val="22" /><w:szCs w:val="22" /></w:rPr></w:r><w:r><w:rPr><w:b w:val="0"/><w:bCs w:val="0"/><w:color w:val="1a2744" /><w:sz w:val="22" /><w:szCs w:val="22" /></w:rPr><w:t xml:space="preserve">&gt;= 50%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F41F5CC"><w:pPr><w:pBdr></w:pBdr><w:spacing /><w:ind /><w:jc w:val="left" /><w:rPr><w:b w:val="0"/><w:bCs w:val="0"/><w:color w:val="1a2744" /><w:sz w:val="22" /><w:szCs w:val="22" /></w:rPr></w:pPr><w:r><w:rPr><w:b w:val="0"/><w:bCs w:val="0"/><w:color w:val="1a2744" /><w:sz w:val="22" /><w:szCs w:val="22" /></w:rPr></w:r><w:r><w:rPr><w:b w:val="0"/><w:bCs w:val="0"/><w:color w:val="1a2744" /><w:sz w:val="22" /><w:szCs w:val="22" /></w:rPr><w:t xml:space="preserve">% พื้นที่ใช้งานหลัก  ·  Daylight Simulation</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AC6D8B6"><w:pPr><w:pBdr></w:pBdr><w:spacing /><w:ind /><w:jc w:val="left" /><w:rPr><w:b w:val="0"/><w:bCs w:val="0"/><w:color w:val="1a2744" /><w:sz w:val="22" /><w:szCs w:val="22" /></w:rPr></w:pPr><w:r><w:rPr><w:b w:val="0"/><w:bCs w:val="0"/><w:color w:val="1a2744" /><w:sz w:val="22" /><w:szCs w:val="22" /></w:rPr></w:r><w:r><w:rPr><w:b w:val="0"/><w:bCs w:val="0"/><w:color w:val="1a2744" /><w:sz w:val="22" /><w:szCs w:val="22" /></w:rPr><w:t xml:space="preserve">NOVA</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C93C0"><w:pPr><w:pBdr></w:pBdr><w:spacing /><w:ind /><w:jc w:val="left" /><w:rPr><w:b w:val="0"/><w:bCs w:val="0"/><w:color w:val="1a2744" /><w:sz w:val="22" /><w:szCs w:val="22" /></w:rPr></w:pPr><w:r><w:rPr><w:b w:val="0"/><w:bCs w:val="0"/><w:color w:val="1a2744" /><w:sz w:val="22" /><w:szCs w:val="22" /></w:rPr></w:r><w:r><w:rPr><w:b w:val="0"/><w:bCs w:val="0"/><w:color w:val="1a2744" /><w:sz w:val="22" /><w:szCs w:val="22" /></w:rPr><w:t xml:space="preserve">Indoor PM2.5 (HEPA H13)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37D2028"><w:pPr><w:pBdr></w:pBdr><w:spacing /><w:ind /><w:jc w:val="left" /><w:rPr><w:b w:val="0"/><w:bCs w:val="0"/><w:color w:val="1a2744" /><w:sz w:val="22" /><w:szCs w:val="22" /></w:rPr></w:pPr><w:r><w:rPr><w:b w:val="0"/><w:bCs w:val="0"/><w:color w:val="1a2744" /><w:sz w:val="22" /><w:szCs w:val="22" /></w:rPr></w:r><w:r><w:rPr><w:b w:val="0"/><w:bCs w:val="0"/><w:color w:val="1a2744" /><w:sz w:val="22" /><w:szCs w:val="22" /></w:rPr><w:t xml:space="preserve">&lt; 15 ug/m3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72E2A03"><w:pPr><w:pBdr></w:pBdr><w:spacing /><w:ind /><w:jc w:val="left" /><w:rPr><w:b w:val="0"/><w:bCs w:val="0"/><w:color w:val="1a2744" /><w:sz w:val="22" /><w:szCs w:val="22" /></w:rPr></w:pPr><w:r><w:rPr><w:b w:val="0"/><w:bCs w:val="0"/><w:color w:val="1a2744" /><w:sz w:val="22" /><w:szCs w:val="22" /></w:rPr></w:r><w:r><w:rPr><w:b w:val="0"/><w:bCs w:val="0"/><w:color w:val="1a2744" /><w:sz w:val="22" /><w:szCs w:val="22" /></w:rPr><w:t xml:space="preserve">วัดต่อเนื่อง 24 ชม.  ·  IEQ Monitor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127EE8"><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bl><w:p w14:paraId="2630A322"><w:pPr><w:pBdr></w:pBdr><w:spacing w:after="80" /><w:ind /><w:rPr><w:sz w:val="20" /><w:szCs w:val="20" /></w:rPr></w:pPr><w:r><w:rPr><w:sz w:val="20" /><w:szCs w:val="20" /></w:rPr></w:r><w:r><w:rPr><w:sz w:val="20" /><w:szCs w:val="20" /></w:rPr></w:r><w:r><w:rPr><w:sz w:val="20" /><w:szCs w:val="20" /></w:rPr></w:r></w:p><w:p w14:paraId="4EBDD4D8"><w:pPr><w:pBdr></w:pBdr><w:spacing w:after="80" w:before="200" /><w:ind /><w:rPr><w:b/><w:bCs/><w:color w:val="2e75b6" /><w:sz w:val="28" /><w:szCs w:val="28" /></w:rPr></w:pPr><w:r><w:rPr><w:b/><w:bCs/><w:color w:val="2e75b6" /><w:sz w:val="28" /><w:szCs w:val="28" /></w:rPr><w:t xml:space="preserve">11.3 เป้าหมายเชิงกลยุทธ์ (Strategic Sustainability Goals)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5"><w:tblGrid></w:tblGrid></w:tblGridChange></w:tblGrid><w:tr><w:trPr></w:trPr><w:tc><w:tcPr><w:shd w:val="clear" w:color="2e75b6" w:fill="2e75b6" /><w:tcBorders></w:tcBorders><w:tcMar><w:left w:w="100" w:type="dxa"/><w:top w:w="60" w:type="dxa"/><w:right w:w="100" w:type="dxa"/><w:bottom w:w="60" w:type="dxa"/></w:tcMar></w:tcPr><w:p w14:paraId="0BC745C6"><w:pPr><w:pBdr></w:pBdr><w:spacing /><w:ind /><w:rPr><w:b/><w:bCs/><w:color w:val="ffffff" /><w:sz w:val="22" /><w:szCs w:val="22" /></w:rPr></w:pPr><w:r><w:rPr><w:b/><w:bCs/><w:color w:val="ffffff" /><w:sz w:val="22" /><w:szCs w:val="22" /></w:rPr></w:r><w:r><w:rPr><w:b/><w:bCs/><w:color w:val="ffffff" /><w:sz w:val="22" /><w:szCs w:val="22" /></w:rPr><w:t xml:space="preserve">ระยะเวลา</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449B8A2"><w:pPr><w:pBdr></w:pBdr><w:spacing /><w:ind /><w:rPr><w:b/><w:bCs/><w:color w:val="ffffff" /><w:sz w:val="22" /><w:szCs w:val="22" /></w:rPr></w:pPr><w:r><w:rPr><w:b/><w:bCs/><w:color w:val="ffffff" /><w:sz w:val="22" /><w:szCs w:val="22" /></w:rPr></w:r><w:r><w:rPr><w:b/><w:bCs/><w:color w:val="ffffff" /><w:sz w:val="22" /><w:szCs w:val="22" /></w:rPr><w:t xml:space="preserve">เป้าหมายหลัก</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4249399"><w:pPr><w:pBdr></w:pBdr><w:spacing /><w:ind /><w:jc w:val="left" /><w:rPr><w:b w:val="0"/><w:bCs w:val="0"/><w:color w:val="1a2744" /><w:sz w:val="22" /><w:szCs w:val="22" /></w:rPr></w:pPr><w:r><w:rPr><w:b w:val="0"/><w:bCs w:val="0"/><w:color w:val="1a2744" /><w:sz w:val="22" /><w:szCs w:val="22" /></w:rPr></w:r><w:r><w:rPr><w:b w:val="0"/><w:bCs w:val="0"/><w:color w:val="1a2744" /><w:sz w:val="22" /><w:szCs w:val="22" /></w:rPr><w:t xml:space="preserve">2026 —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365855F"><w:pPr><w:pBdr></w:pBdr><w:spacing /><w:ind /><w:jc w:val="left" /><w:rPr><w:b w:val="0"/><w:bCs w:val="0"/><w:color w:val="1a2744" /><w:sz w:val="22" /><w:szCs w:val="22" /></w:rPr></w:pPr><w:r><w:rPr><w:b w:val="0"/><w:bCs w:val="0"/><w:color w:val="1a2744" /><w:sz w:val="22" /><w:szCs w:val="22" /></w:rPr></w:r><w:r><w:rPr><w:b w:val="0"/><w:bCs w:val="0"/><w:color w:val="1a2744" /><w:sz w:val="22" /><w:szCs w:val="22" /></w:rPr><w:t xml:space="preserve">LEED Gold ทุกโครงการใหม่  ·  ESG Report (GRI Std.)  ·  LEED GA ครบทีม Designers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102AFFEB"><w:pPr><w:pBdr></w:pBdr><w:spacing /><w:ind /><w:jc w:val="left" /><w:rPr><w:b w:val="0"/><w:bCs w:val="0"/><w:color w:val="1a2744" /><w:sz w:val="22" /><w:szCs w:val="22" /></w:rPr></w:pPr><w:r><w:rPr><w:b w:val="0"/><w:bCs w:val="0"/><w:color w:val="1a2744" /><w:sz w:val="22" /><w:szCs w:val="22" /></w:rPr></w:r><w:r><w:rPr><w:b w:val="0"/><w:bCs w:val="0"/><w:color w:val="1a2744" /><w:sz w:val="22" /><w:szCs w:val="22" /></w:rPr><w:t xml:space="preserve">2027 — Scaling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8E29573"><w:pPr><w:pBdr></w:pBdr><w:spacing /><w:ind /><w:jc w:val="left" /><w:rPr><w:b w:val="0"/><w:bCs w:val="0"/><w:color w:val="1a2744" /><w:sz w:val="22" /><w:szCs w:val="22" /></w:rPr></w:pPr><w:r><w:rPr><w:b w:val="0"/><w:bCs w:val="0"/><w:color w:val="1a2744" /><w:sz w:val="22" /><w:szCs w:val="22" /></w:rPr></w:r><w:r><w:rPr><w:b w:val="0"/><w:bCs w:val="0"/><w:color w:val="1a2744" /><w:sz w:val="22" /><w:szCs w:val="22" /></w:rPr><w:t xml:space="preserve">WELL Silver &gt;= 2 โครงการ  ·  Renewable Energy &gt;= 20%  ·  Green Material Library v2.0</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4972176"><w:pPr><w:pBdr></w:pBdr><w:spacing /><w:ind /><w:jc w:val="left" /><w:rPr><w:b w:val="0"/><w:bCs w:val="0"/><w:color w:val="1a2744" /><w:sz w:val="22" /><w:szCs w:val="22" /></w:rPr></w:pPr><w:r><w:rPr><w:b w:val="0"/><w:bCs w:val="0"/><w:color w:val="1a2744" /><w:sz w:val="22" /><w:szCs w:val="22" /></w:rPr></w:r><w:r><w:rPr><w:b w:val="0"/><w:bCs w:val="0"/><w:color w:val="1a2744" /><w:sz w:val="22" /><w:szCs w:val="22" /></w:rPr><w:t xml:space="preserve">2573 — Net-Zero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13D11E3"><w:pPr><w:pBdr></w:pBdr><w:spacing /><w:ind /><w:jc w:val="left" /><w:rPr><w:b w:val="0"/><w:bCs w:val="0"/><w:color w:val="1a2744" /><w:sz w:val="22" /><w:szCs w:val="22" /></w:rPr></w:pPr><w:r><w:rPr><w:b w:val="0"/><w:bCs w:val="0"/><w:color w:val="1a2744" /><w:sz w:val="22" /><w:szCs w:val="22" /></w:rPr></w:r><w:r><w:rPr><w:b w:val="0"/><w:bCs w:val="0"/><w:color w:val="1a2744" /><w:sz w:val="22" /><w:szCs w:val="22" /></w:rPr><w:t xml:space="preserve">Carbon-Neutral Studio  ·  100% Green Energy  ·  Zero-Waste Projects</w:t></w:r><w:r><w:rPr><w:b w:val="0"/><w:bCs w:val="0"/><w:color w:val="1a2744" /><w:sz w:val="22" /><w:szCs w:val="22" /></w:rPr></w:r><w:r><w:rPr><w:b w:val="0"/><w:bCs w:val="0"/><w:color w:val="1a2744" /><w:sz w:val="22" /><w:szCs w:val="22" /></w:rPr></w:r></w:p></w:tc></w:tr></w:tbl><w:p w14:paraId="324E73EA"><w:pPr><w:pBdr></w:pBdr><w:spacing w:after="80" /><w:ind /><w:rPr><w:sz w:val="20" /><w:szCs w:val="20" /></w:rPr></w:pPr><w:r><w:rPr><w:sz w:val="20" /><w:szCs w:val="20" /></w:rPr></w:r><w:r><w:rPr><w:sz w:val="20" /><w:szCs w:val="20" /></w:rPr></w:r><w:r><w:rPr><w:sz w:val="20" /><w:szCs w:val="20" /></w:rPr></w:r></w:p><w:p w14:paraId="58647832"><w:pPr><w:pBdr></w:pBdr><w:spacing w:after="100" w:before="320" /><w:ind /><w:rPr><w:b/><w:bCs/><w:color w:val="1f2d5a" /><w:sz w:val="36" /><w:szCs w:val="36" /></w:rPr></w:pPr><w:r><w:rPr><w:b/><w:bCs/><w:color w:val="1f2d5a" /><w:sz w:val="36" /><w:szCs w:val="36" /></w:rPr><w:t xml:space="preserve">12. สถานะแผนฉุกเฉินและการบริหารวิกฤต (Emergency Response Protocol)</w:t></w:r><w:r><w:rPr><w:b/><w:bCs/><w:color w:val="1f2d5a" /><w:sz w:val="36" /><w:szCs w:val="36" /></w:rPr></w:r><w:r><w:rPr><w:b/><w:bCs/><w:color w:val="1f2d5a" /><w:sz w:val="36" /><w:szCs w:val="36" /></w:rPr></w:r></w:p><w:p w14:paraId="330AEFB2"><w:pPr><w:pBdr></w:pBdr><w:spacing w:after="100" /><w:ind /><w:rPr><w:b w:val="0"/><w:bCs w:val="0"/><w:sz w:val="24" /><w:szCs w:val="24" /></w:rPr></w:pPr><w:r><w:rPr><w:b w:val="0"/><w:bCs w:val="0"/><w:sz w:val="24" /><w:szCs w:val="24" /></w:rPr><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w:r><w:r><w:rPr><w:b w:val="0"/><w:bCs w:val="0"/><w:sz w:val="24" /><w:szCs w:val="24" /></w:rPr></w:r><w:r><w:rPr><w:b w:val="0"/><w:bCs w:val="0"/><w:sz w:val="24" /><w:szCs w:val="24" /></w:rPr></w:r></w:p><w:p w14:paraId="4BE90641"><w:pPr><w:pBdr></w:pBdr><w:spacing w:after="80" /><w:ind /><w:rPr><w:sz w:val="20" /><w:szCs w:val="20" /></w:rPr></w:pPr><w:r><w:rPr><w:sz w:val="20" /><w:szCs w:val="20" /></w:rPr></w:r><w:r><w:rPr><w:sz w:val="20" /><w:szCs w:val="20" /></w:rPr></w:r><w:r><w:rPr><w:sz w:val="20" /><w:szCs w:val="20" /></w:rPr></w:r></w:p><w:p w14:paraId="2A2C41EA"><w:pPr><w:pBdr></w:pBdr><w:spacing w:after="80" w:before="200" /><w:ind /><w:rPr><w:b/><w:bCs/><w:color w:val="2e75b6" /><w:sz w:val="28" /><w:szCs w:val="28" /></w:rPr></w:pPr><w:r><w:rPr><w:b/><w:bCs/><w:color w:val="2e75b6" /><w:sz w:val="28" /><w:szCs w:val="28" /></w:rPr><w:t xml:space="preserve">12.1 ตารางจำแนกระดับวิกฤต (Crisis Classification Matrix)</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6"><w:tblGrid></w:tblGrid></w:tblGridChange></w:tblGrid><w:tr><w:trPr></w:trPr><w:tc><w:tcPr><w:shd w:val="clear" w:color="2e75b6" w:fill="2e75b6" /><w:tcBorders></w:tcBorders><w:tcMar><w:left w:w="100" w:type="dxa"/><w:top w:w="60" w:type="dxa"/><w:right w:w="100" w:type="dxa"/><w:bottom w:w="60" w:type="dxa"/></w:tcMar></w:tcPr><w:p w14:paraId="480FC28C"><w:pPr><w:pBdr></w:pBdr><w:spacing /><w:ind /><w:rPr><w:b/><w:bCs/><w:color w:val="ffffff" /><w:sz w:val="22" /><w:szCs w:val="22" /></w:rPr></w:pPr><w:r><w:rPr><w:b/><w:bCs/><w:color w:val="ffffff" /><w:sz w:val="22" /><w:szCs w:val="22" /></w:rPr></w:r><w:r><w:rPr><w:b/><w:bCs/><w:color w:val="ffffff" /><w:sz w:val="22" /><w:szCs w:val="22" /></w:rPr><w:t xml:space="preserve">ระดับ</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594C4151"><w:pPr><w:pBdr></w:pBdr><w:spacing /><w:ind /><w:rPr><w:b/><w:bCs/><w:color w:val="ffffff" /><w:sz w:val="22" /><w:szCs w:val="22" /></w:rPr></w:pPr><w:r><w:rPr><w:b/><w:bCs/><w:color w:val="ffffff" /><w:sz w:val="22" /><w:szCs w:val="22" /></w:rPr></w:r><w:r><w:rPr><w:b/><w:bCs/><w:color w:val="ffffff" /><w:sz w:val="22" /><w:szCs w:val="22" /></w:rPr><w:t xml:space="preserve">ประเภทเหตุการณ์</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DF29F73"><w:pPr><w:pBdr></w:pBdr><w:spacing /><w:ind /><w:rPr><w:b/><w:bCs/><w:color w:val="ffffff" /><w:sz w:val="22" /><w:szCs w:val="22" /></w:rPr></w:pPr><w:r><w:rPr><w:b/><w:bCs/><w:color w:val="ffffff" /><w:sz w:val="22" /><w:szCs w:val="22" /></w:rPr></w:r><w:r><w:rPr><w:b/><w:bCs/><w:color w:val="ffffff" /><w:sz w:val="22" /><w:szCs w:val="22" /></w:rPr><w:t xml:space="preserve">ผู้รับผิดชอบ (Agent)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C2A24BC"><w:pPr><w:pBdr></w:pBdr><w:spacing /><w:ind /><w:rPr><w:b/><w:bCs/><w:color w:val="ffffff" /><w:sz w:val="22" /><w:szCs w:val="22" /></w:rPr></w:pPr><w:r><w:rPr><w:b/><w:bCs/><w:color w:val="ffffff" /><w:sz w:val="22" /><w:szCs w:val="22" /></w:rPr></w:r><w:r><w:rPr><w:b/><w:bCs/><w:color w:val="ffffff" /><w:sz w:val="22" /><w:szCs w:val="22" /></w:rPr><w:t xml:space="preserve">เวลาตอบสนอง</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0D676560"><w:pPr><w:pBdr></w:pBdr><w:spacing /><w:ind /><w:jc w:val="left" /><w:rPr><w:b w:val="0"/><w:bCs w:val="0"/><w:color w:val="1a2744" /><w:sz w:val="22" /><w:szCs w:val="22" /></w:rPr></w:pPr><w:r><w:rPr><w:b w:val="0"/><w:bCs w:val="0"/><w:color w:val="1a2744" /><w:sz w:val="22" /><w:szCs w:val="22" /></w:rPr></w:r><w:r><w:rPr><w:b w:val="0"/><w:bCs w:val="0"/><w:color w:val="1a2744" /><w:sz w:val="22" /><w:szCs w:val="22" /></w:rPr><w:t xml:space="preserve">L1 — Minor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722FE09"><w:pPr><w:pBdr></w:pBdr><w:spacing /><w:ind /><w:jc w:val="left" /><w:rPr><w:b w:val="0"/><w:bCs w:val="0"/><w:color w:val="1a2744" /><w:sz w:val="22" /><w:szCs w:val="22" /></w:rPr></w:pPr><w:r><w:rPr><w:b w:val="0"/><w:bCs w:val="0"/><w:color w:val="1a2744" /><w:sz w:val="22" /><w:szCs w:val="22" /></w:rPr></w:r><w:r><w:rPr><w:b w:val="0"/><w:bCs w:val="0"/><w:color w:val="1a2744" /><w:sz w:val="22" /><w:szCs w:val="22" /></w:rPr><w:t xml:space="preserve">เหตุเล็กน้อย  ·  อุปกรณ์ชำรุด  ·  วัสดุขาด</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4AC868"><w:pPr><w:pBdr></w:pBdr><w:spacing /><w:ind /><w:jc w:val="left" /><w:rPr><w:b w:val="0"/><w:bCs w:val="0"/><w:color w:val="1a2744" /><w:sz w:val="22" /><w:szCs w:val="22" /></w:rPr></w:pPr><w:r><w:rPr><w:b w:val="0"/><w:bCs w:val="0"/><w:color w:val="1a2744" /><w:sz w:val="22" /><w:szCs w:val="22" /></w:rPr></w:r><w:r><w:rPr><w:b w:val="0"/><w:bCs w:val="0"/><w:color w:val="1a2744" /><w:sz w:val="22" /><w:szCs w:val="22" /></w:rPr><w:t xml:space="preserve">Site Supervisor (Signal)</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4156D6"><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301B44E6"><w:pPr><w:pBdr></w:pBdr><w:spacing /><w:ind /><w:jc w:val="left" /><w:rPr><w:b w:val="0"/><w:bCs w:val="0"/><w:color w:val="1a2744" /><w:sz w:val="22" /><w:szCs w:val="22" /></w:rPr></w:pPr><w:r><w:rPr><w:b w:val="0"/><w:bCs w:val="0"/><w:color w:val="1a2744" /><w:sz w:val="22" /><w:szCs w:val="22" /></w:rPr></w:r><w:r><w:rPr><w:b w:val="0"/><w:bCs w:val="0"/><w:color w:val="1a2744" /><w:sz w:val="22" /><w:szCs w:val="22" /></w:rPr><w:t xml:space="preserve">L2 — Moderate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307D7C"><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งานหยุดบางส่วน  ·  วัสดุล่าช้า  ·  คุณภาพบกพร่อง</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B0B00B"><w:pPr><w:pBdr></w:pBdr><w:spacing /><w:ind /><w:jc w:val="left" /><w:rPr><w:b w:val="0"/><w:bCs w:val="0"/><w:color w:val="1a2744" /><w:sz w:val="22" /><w:szCs w:val="22" /></w:rPr></w:pPr><w:r><w:rPr><w:b w:val="0"/><w:bCs w:val="0"/><w:color w:val="1a2744" /><w:sz w:val="22" /><w:szCs w:val="22" /></w:rPr></w:r><w:r><w:rPr><w:b w:val="0"/><w:bCs w:val="0"/><w:color w:val="1a2744" /><w:sz w:val="22" /><w:szCs w:val="22" /></w:rPr><w:t xml:space="preserve">Project Manager (Blaze)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EB79D36"><w:pPr><w:pBdr></w:pBdr><w:spacing /><w:ind /><w:jc w:val="left" /><w:rPr><w:b w:val="0"/><w:bCs w:val="0"/><w:color w:val="1a2744" /><w:sz w:val="22" /><w:szCs w:val="22" /></w:rPr></w:pPr><w:r><w:rPr><w:b w:val="0"/><w:bCs w:val="0"/><w:color w:val="1a2744" /><w:sz w:val="22" /><w:szCs w:val="22" /></w:rPr></w:r><w:r><w:rPr><w:b w:val="0"/><w:bCs w:val="0"/><w:color w:val="1a2744" /><w:sz w:val="22" /><w:szCs w:val="22" /></w:rPr><w:t xml:space="preserve">&lt;= 24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DBF0ED9"><w:pPr><w:pBdr></w:pBdr><w:spacing /><w:ind /><w:jc w:val="left" /><w:rPr><w:b w:val="0"/><w:bCs w:val="0"/><w:color w:val="1a2744" /><w:sz w:val="22" /><w:szCs w:val="22" /></w:rPr></w:pPr><w:r><w:rPr><w:b w:val="0"/><w:bCs w:val="0"/><w:color w:val="1a2744" /><w:sz w:val="22" /><w:szCs w:val="22" /></w:rPr></w:r><w:r><w:rPr><w:b w:val="0"/><w:bCs w:val="0"/><w:color w:val="1a2744" /><w:sz w:val="22" /><w:szCs w:val="22" /></w:rPr><w:t xml:space="preserve">L3 — Major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2CC11EF"><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งานหยุดทั้งไซต์  ·  อุบัติเหตุบุคคล  ·  โครงสร้างเสียหาย</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B383468"><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 (Kelly)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858C763"><w:pPr><w:pBdr></w:pBdr><w:spacing /><w:ind /><w:jc w:val="left" /><w:rPr><w:b w:val="0"/><w:bCs w:val="0"/><w:color w:val="1a2744" /><w:sz w:val="22" /><w:szCs w:val="22" /></w:rPr></w:pPr><w:r><w:rPr><w:b w:val="0"/><w:bCs w:val="0"/><w:color w:val="1a2744" /><w:sz w:val="22" /><w:szCs w:val="22" /></w:rPr></w:r><w:r><w:rPr><w:b w:val="0"/><w:bCs w:val="0"/><w:color w:val="1a2744" /><w:sz w:val="22" /><w:szCs w:val="22" /></w:rPr><w:t xml:space="preserve">&lt;= 48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865C7B9"><w:pPr><w:pBdr></w:pBdr><w:spacing /><w:ind /><w:jc w:val="left" /><w:rPr><w:b w:val="0"/><w:bCs w:val="0"/><w:color w:val="1a2744" /><w:sz w:val="22" /><w:szCs w:val="22" /></w:rPr></w:pPr><w:r><w:rPr><w:b w:val="0"/><w:bCs w:val="0"/><w:color w:val="1a2744" /><w:sz w:val="22" /><w:szCs w:val="22" /></w:rPr></w:r><w:r><w:rPr><w:b w:val="0"/><w:bCs w:val="0"/><w:color w:val="1a2744" /><w:sz w:val="22" /><w:szCs w:val="22" /></w:rPr><w:t xml:space="preserve">L4 — Critical</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C7E7C9A"><w:pPr><w:pBdr></w:pBdr><w:spacing /><w:ind /><w:jc w:val="left" /><w:rPr><w:b w:val="0"/><w:bCs w:val="0"/><w:color w:val="1a2744" /><w:sz w:val="22" /><w:szCs w:val="22" /></w:rPr></w:pPr><w:r><w:rPr><w:b w:val="0"/><w:bCs w:val="0"/><w:color w:val="1a2744" /><w:sz w:val="22" /><w:szCs w:val="22" /></w:rPr></w:r><w:r><w:rPr><w:b w:val="0"/><w:bCs w:val="0"/><w:color w:val="1a2744" /><w:sz w:val="22" /><w:szCs w:val="22" /></w:rPr><w:t xml:space="preserve">เสียชีวิต  ·  ข้อพิพาทกฎหมาย  ·  สื่อสาธารณะ</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9F551FB"><w:pPr><w:pBdr></w:pBdr><w:spacing /><w:ind /><w:jc w:val="left" /><w:rPr><w:b w:val="0"/><w:bCs w:val="0"/><w:color w:val="1a2744" /><w:sz w:val="22" /><w:szCs w:val="22" /></w:rPr></w:pPr><w:r><w:rPr><w:b w:val="0"/><w:bCs w:val="0"/><w:color w:val="1a2744" /><w:sz w:val="22" /><w:szCs w:val="22" /></w:rPr></w:r><w:r><w:rPr><w:b w:val="0"/><w:bCs w:val="0"/><w:color w:val="1a2744" /><w:sz w:val="22" /><w:szCs w:val="22" /></w:rPr><w:t xml:space="preserve">Director + Legal + PR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88DE83A"><w:pPr><w:pBdr></w:pBdr><w:spacing /><w:ind /><w:jc w:val="left" /><w:rPr><w:b w:val="0"/><w:bCs w:val="0"/><w:color w:val="1a2744" /><w:sz w:val="22" /><w:szCs w:val="22" /></w:rPr></w:pPr><w:r><w:rPr><w:b w:val="0"/><w:bCs w:val="0"/><w:color w:val="1a2744" /><w:sz w:val="22" /><w:szCs w:val="22" /></w:rPr></w:r><w:r><w:rPr><w:b w:val="0"/><w:bCs w:val="0"/><w:color w:val="1a2744" /><w:sz w:val="22" /><w:szCs w:val="22" /></w:rPr><w:t xml:space="preserve">ทันที (24/7)</w:t></w:r><w:r><w:rPr><w:b w:val="0"/><w:bCs w:val="0"/><w:color w:val="1a2744" /><w:sz w:val="22" /><w:szCs w:val="22" /></w:rPr></w:r><w:r><w:rPr><w:b w:val="0"/><w:bCs w:val="0"/><w:color w:val="1a2744" /><w:sz w:val="22" /><w:szCs w:val="22" /></w:rPr></w:r></w:p></w:tc></w:tr></w:tbl><w:p w14:paraId="05FF0B93"><w:pPr><w:pBdr></w:pBdr><w:spacing w:after="80" /><w:ind /><w:rPr><w:sz w:val="20" /><w:szCs w:val="20" /></w:rPr></w:pPr><w:r><w:rPr><w:sz w:val="20" /><w:szCs w:val="20" /></w:rPr></w:r><w:r><w:rPr><w:sz w:val="20" /><w:szCs w:val="20" /></w:rPr></w:r><w:r><w:rPr><w:sz w:val="20" /><w:szCs w:val="20" /></w:rPr></w:r></w:p><w:p w14:paraId="54EE7E06"><w:pPr><w:pBdr></w:pBdr><w:spacing w:after="80" w:before="200" /><w:ind /><w:rPr><w:b/><w:bCs/><w:color w:val="2e75b6" /><w:sz w:val="28" /><w:szCs w:val="28" /></w:rPr></w:pPr><w:r><w:rPr><w:b/><w:bCs/><w:color w:val="2e75b6" /><w:sz w:val="28" /><w:szCs w:val="28" /></w:rPr><w:t xml:space="preserve">12.2 ตัวชี้วัด Business Continuity (BCP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7"><w:tblGrid></w:tblGrid></w:tblGridChange></w:tblGrid><w:tr><w:trPr></w:trPr><w:tc><w:tcPr><w:shd w:val="clear" w:color="2e75b6" w:fill="2e75b6" /><w:tcBorders></w:tcBorders><w:tcMar><w:left w:w="100" w:type="dxa"/><w:top w:w="60" w:type="dxa"/><w:right w:w="100" w:type="dxa"/><w:bottom w:w="60" w:type="dxa"/></w:tcMar></w:tcPr><w:p w14:paraId="7A51E356"><w:pPr><w:pBdr></w:pBdr><w:spacing /><w:ind /><w:rPr><w:b/><w:bCs/><w:color w:val="ffffff" /><w:sz w:val="22" /><w:szCs w:val="22" /></w:rPr></w:pPr><w:r><w:rPr><w:b/><w:bCs/><w:color w:val="ffffff" /><w:sz w:val="22" /><w:szCs w:val="22" /></w:rPr></w:r><w:r><w:rPr><w:b/><w:bCs/><w:color w:val="ffffff" /><w:sz w:val="22" /><w:szCs w:val="22" /></w:rPr><w:t xml:space="preserve">ตัวชี้วัด BCP</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8FD44CC"><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2259DFA"><w:pPr><w:pBdr></w:pBdr><w:spacing /><w:ind /><w:jc w:val="left" /><w:rPr><w:b w:val="0"/><w:bCs w:val="0"/><w:color w:val="1a2744" /><w:sz w:val="22" /><w:szCs w:val="22" /></w:rPr></w:pPr><w:r><w:rPr><w:b w:val="0"/><w:bCs w:val="0"/><w:color w:val="1a2744" /><w:sz w:val="22" /><w:szCs w:val="22" /></w:rPr></w:r><w:r><w:rPr><w:b w:val="0"/><w:bCs w:val="0"/><w:color w:val="1a2744" /><w:sz w:val="22" /><w:szCs w:val="22" /></w:rPr><w:t xml:space="preserve">Recovery Time Objective (RTO)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5C1543F"><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7240D58"><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Notification (L3/L4)</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87265AF"><w:pPr><w:pBdr></w:pBdr><w:spacing /><w:ind /><w:jc w:val="left" /><w:rPr><w:b w:val="0"/><w:bCs w:val="0"/><w:color w:val="1a2744" /><w:sz w:val="22" /><w:szCs w:val="22" /></w:rPr></w:pPr><w:r><w:rPr><w:b w:val="0"/><w:bCs w:val="0"/><w:color w:val="1a2744" /><w:sz w:val="22" /><w:szCs w:val="22" /></w:rPr></w:r><w:r><w:rPr><w:b w:val="0"/><w:bCs w:val="0"/><w:color w:val="1a2744" /><w:sz w:val="22" /><w:szCs w:val="22" /></w:rPr><w:t xml:space="preserve">&lt;= 2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DE3666"><w:pPr><w:pBdr></w:pBdr><w:spacing /><w:ind /><w:jc w:val="left" /><w:rPr><w:b w:val="0"/><w:bCs w:val="0"/><w:color w:val="1a2744" /><w:sz w:val="22" /><w:szCs w:val="22" /></w:rPr></w:pPr><w:r><w:rPr><w:b w:val="0"/><w:bCs w:val="0"/><w:color w:val="1a2744" /><w:sz w:val="22" /><w:szCs w:val="22" /></w:rPr></w:r><w:r><w:rPr><w:b w:val="0"/><w:bCs w:val="0"/><w:color w:val="1a2744" /><w:sz w:val="22" /><w:szCs w:val="22" /></w:rPr><w:t xml:space="preserve">Post-Crisis AAR Report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8B5C9CC"><w:pPr><w:pBdr></w:pBdr><w:spacing /><w:ind /><w:jc w:val="left" /><w:rPr><w:b w:val="0"/><w:bCs w:val="0"/><w:color w:val="1a2744" /><w:sz w:val="22" /><w:szCs w:val="22" /></w:rPr></w:pPr><w:r><w:rPr><w:b w:val="0"/><w:bCs w:val="0"/><w:color w:val="1a2744" /><w:sz w:val="22" /><w:szCs w:val="22" /></w:rPr></w:r><w:r><w:rPr><w:b w:val="0"/><w:bCs w:val="0"/><w:color w:val="1a2744" /><w:sz w:val="22" /><w:szCs w:val="22" /></w:rPr><w:t xml:space="preserve">&lt;= 72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DFFACCE"><w:pPr><w:pBdr></w:pBdr><w:spacing /><w:ind /><w:jc w:val="left" /><w:rPr><w:b w:val="0"/><w:bCs w:val="0"/><w:color w:val="1a2744" /><w:sz w:val="22" /><w:szCs w:val="22" /></w:rPr></w:pPr><w:r><w:rPr><w:b w:val="0"/><w:bCs w:val="0"/><w:color w:val="1a2744" /><w:sz w:val="22" /><w:szCs w:val="22" /></w:rPr></w:r><w:r><w:rPr><w:b w:val="0"/><w:bCs w:val="0"/><w:color w:val="1a2744" /><w:sz w:val="22" /><w:szCs w:val="22" /></w:rPr><w:t xml:space="preserve">Insurance Minimum Coverage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66D1A4"><w:pPr><w:pBdr></w:pBdr><w:spacing /><w:ind /><w:jc w:val="left" /><w:rPr><w:b w:val="0"/><w:bCs w:val="0"/><w:color w:val="1a2744" /><w:sz w:val="22" /><w:szCs w:val="22" /></w:rPr></w:pPr><w:r><w:rPr><w:b w:val="0"/><w:bCs w:val="0"/><w:color w:val="1a2744" /><w:sz w:val="22" /><w:szCs w:val="22" /></w:rPr></w:r><w:r><w:rPr><w:b w:val="0"/><w:bCs w:val="0"/><w:color w:val="1a2744" /><w:sz w:val="22" /><w:szCs w:val="22" /></w:rPr><w:t xml:space="preserve">&gt;= 50 ล้านบาท (CAR + TPL + PI)</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80B5955"><w:pPr><w:pBdr></w:pBdr><w:spacing /><w:ind /><w:jc w:val="left" /><w:rPr><w:b w:val="0"/><w:bCs w:val="0"/><w:color w:val="1a2744" /><w:sz w:val="22" /><w:szCs w:val="22" /></w:rPr></w:pPr><w:r><w:rPr><w:b w:val="0"/><w:bCs w:val="0"/><w:color w:val="1a2744" /><w:sz w:val="22" /><w:szCs w:val="22" /></w:rPr></w:r><w:r><w:rPr><w:b w:val="0"/><w:bCs w:val="0"/><w:color w:val="1a2744" /><w:sz w:val="22" /><w:szCs w:val="22" /></w:rPr><w:t xml:space="preserve">ซ้อมแผนฉุกเฉิน</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2FA0E84"><w:pPr><w:pBdr></w:pBdr><w:spacing /><w:ind /><w:jc w:val="left" /><w:rPr><w:b w:val="0"/><w:bCs w:val="0"/><w:color w:val="1a2744" /><w:sz w:val="22" /><w:szCs w:val="22" /></w:rPr></w:pPr><w:r><w:rPr><w:b w:val="0"/><w:bCs w:val="0"/><w:color w:val="1a2744" /><w:sz w:val="22" /><w:szCs w:val="22" /></w:rPr></w:r><w:r><w:rPr><w:b w:val="0"/><w:bCs w:val="0"/><w:color w:val="1a2744" /><w:sz w:val="22" /><w:szCs w:val="22" /></w:rPr><w:t xml:space="preserve">มิถุนายน + ธันวาคม ทุกปี</w:t></w:r><w:r><w:rPr><w:b w:val="0"/><w:bCs w:val="0"/><w:color w:val="1a2744" /><w:sz w:val="22" /><w:szCs w:val="22" /></w:rPr></w:r><w:r><w:rPr><w:b w:val="0"/><w:bCs w:val="0"/><w:color w:val="1a2744" /><w:sz w:val="22" /><w:szCs w:val="22" /></w:rPr></w:r></w:p></w:tc></w:tr></w:tbl><w:p w14:paraId="64F386E6"><w:pPr><w:pBdr></w:pBdr><w:spacing w:after="80" /><w:ind /><w:rPr><w:sz w:val="20" /><w:szCs w:val="20" /></w:rPr></w:pPr><w:r><w:rPr><w:sz w:val="20" /><w:szCs w:val="20" /></w:rPr></w:r><w:r><w:rPr><w:sz w:val="20" /><w:szCs w:val="20" /></w:rPr></w:r><w:r><w:rPr><w:sz w:val="20" /><w:szCs w:val="20" /></w:rPr></w:r></w:p><w:p w14:paraId="40F22143"><w:pPr><w:pBdr></w:pBdr><w:spacing w:after="100" /><w:ind /><w:rPr><w:b w:val="0"/><w:bCs w:val="0"/><w:sz w:val="24" /><w:szCs w:val="24" /></w:rPr></w:pPr><w:r><w:rPr><w:b w:val="0"/><w:bCs w:val="0"/><w:sz w:val="24" /><w:szCs w:val="24" /></w:rPr><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w:r><w:r><w:rPr><w:b w:val="0"/><w:bCs w:val="0"/><w:sz w:val="24" /><w:szCs w:val="24" /></w:rPr></w:r><w:r><w:rPr><w:b w:val="0"/><w:bCs w:val="0"/><w:sz w:val="24" /><w:szCs w:val="24" /></w:rPr></w:r></w:p><w:p w14:paraId="32B9D32D"><w:pPr><w:pBdr></w:pBdr><w:spacing w:after="80" /><w:ind /><w:rPr><w:sz w:val="20" /><w:szCs w:val="20" /></w:rPr></w:pPr><w:r><w:rPr><w:sz w:val="20" /><w:szCs w:val="20" /></w:rPr></w:r><w:r><w:rPr><w:sz w:val="20" /><w:szCs w:val="20" /></w:rPr></w:r><w:r><w:rPr><w:sz w:val="20" /><w:szCs w:val="20" /></w:rPr></w:r></w:p><w:p w14:paraId="429E2EA9"><w:pPr><w:pBdr></w:pBdr><w:spacing w:after="80" /><w:ind /><w:rPr><w:sz w:val="20" /><w:szCs w:val="20" /></w:rPr></w:pPr><w:r><w:rPr><w:sz w:val="20" /><w:szCs w:val="20" /></w:rPr></w:r><w:r><w:rPr><w:sz w:val="20" /><w:szCs w:val="20" /></w:rPr></w:r><w:r><w:rPr><w:sz w:val="20" /><w:szCs w:val="20" /></w:rPr></w:r></w:p><w:p w14:paraId="6D2AFA49"><w:pPr><w:pBdr></w:pBdr><w:spacing w:after="100" w:before="320" /><w:ind /><w:rPr><w:b/><w:bCs/><w:color w:val="1f2d5a" /><w:sz w:val="36" /><w:szCs w:val="36" /></w:rPr></w:pPr><w:r><w:rPr><w:b/><w:bCs/><w:color w:val="1f2d5a" /><w:sz w:val="36" /><w:szCs w:val="36" /></w:rPr><w:t xml:space="preserve">13. AI Agent Dashboard v2.5.1 — การอัปเดตและ Roadmap การ Deploy</w:t></w:r><w:r><w:rPr><w:b/><w:bCs/><w:color w:val="1f2d5a" /><w:sz w:val="36" /><w:szCs w:val="36" /></w:rPr></w:r><w:r><w:rPr><w:b/><w:bCs/><w:color w:val="1f2d5a" /><w:sz w:val="36" /><w:szCs w:val="36" /></w:rPr></w:r></w:p><w:p w14:paraId="5BE4CEE8"><w:pPr><w:pBdr></w:pBdr><w:spacing w:after="100" /><w:ind /><w:rPr><w:b w:val="0"/><w:bCs w:val="0"/><w:sz w:val="24" /><w:szCs w:val="24" /></w:rPr></w:pPr><w:r><w:rPr><w:b w:val="0"/><w:bCs w:val="0"/><w:sz w:val="24" /><w:szCs w:val="24" /></w:rPr><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w:r><w:r><w:rPr><w:b w:val="0"/><w:bCs w:val="0"/><w:sz w:val="24" /><w:szCs w:val="24" /></w:rPr></w:r><w:r><w:rPr><w:b w:val="0"/><w:bCs w:val="0"/><w:sz w:val="24" /><w:szCs w:val="24" /></w:rPr></w:r></w:p><w:p w14:paraId="5C2F8DD5"><w:pPr><w:pBdr></w:pBdr><w:spacing w:after="80" /><w:ind /><w:rPr><w:sz w:val="20" /><w:szCs w:val="20" /></w:rPr></w:pPr><w:r><w:rPr><w:sz w:val="20" /><w:szCs w:val="20" /></w:rPr></w:r><w:r><w:rPr><w:sz w:val="20" /><w:szCs w:val="20" /></w:rPr></w:r><w:r><w:rPr><w:sz w:val="20" /><w:szCs w:val="20" /></w:rPr></w:r></w:p><w:p w14:paraId="367FED63"><w:pPr><w:pBdr></w:pBdr><w:spacing w:after="80" w:before="200" /><w:ind /><w:rPr><w:b/><w:bCs/><w:color w:val="2e75b6" /><w:sz w:val="28" /><w:szCs w:val="28" /></w:rPr></w:pPr><w:r><w:rPr><w:b/><w:bCs/><w:color w:val="2e75b6" /><w:sz w:val="28" /><w:szCs w:val="28" /></w:rPr><w:t xml:space="preserve">13.1 การแก้ไข Dashboard v2.5.1 (Bug Fixes &amp; Visual Improvements)</w:t></w:r><w:r><w:rPr><w:b/><w:bCs/><w:color w:val="2e75b6" /><w:sz w:val="28" /><w:szCs w:val="28" /></w:rPr></w:r><w:r><w:rPr><w:b/><w:bCs/><w:color w:val="2e75b6" /><w:sz w:val="28" /><w:szCs w:val="28" /></w:rPr></w:r></w:p><w:p w14:paraId="52DC4371"><w:pPr><w:pBdr></w:pBdr><w:spacing w:after="100" /><w:ind /><w:rPr><w:b w:val="0"/><w:bCs w:val="0"/><w:sz w:val="24" /><w:szCs w:val="24" /></w:rPr></w:pPr><w:r><w:rPr><w:b w:val="0"/><w:bCs w:val="0"/><w:sz w:val="24" /><w:szCs w:val="24" /></w:rPr><w:t xml:space="preserve">การแก้ไขทั้ง 5 รายการในเวอร์ชัน v2.5.1 เน้นการปรับปรุง UX ของ Dashboard HTML โดยไม่เปลี่ยนแปลงข้อมูล Agent Mapping หรือ SOP Content ใดๆ</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8"><w:tblGrid></w:tblGrid></w:tblGridChange></w:tblGrid><w:tr><w:trPr></w:trPr><w:tc><w:tcPr><w:shd w:val="clear" w:color="2e75b6" w:fill="2e75b6" /><w:tcBorders></w:tcBorders><w:tcMar><w:left w:w="100" w:type="dxa"/><w:top w:w="60" w:type="dxa"/><w:right w:w="100" w:type="dxa"/><w:bottom w:w="60" w:type="dxa"/></w:tcMar></w:tcPr><w:p w14:paraId="2A7EB29D"><w:pPr><w:pBdr></w:pBdr><w:spacing /><w:ind /><w:rPr><w:b/><w:bCs/><w:color w:val="ffffff" /><w:sz w:val="22" /><w:szCs w:val="22" /></w:rPr></w:pPr><w:r><w:rPr><w:b/><w:bCs/><w:color w:val="ffffff" /><w:sz w:val="22" /><w:szCs w:val="22" /></w:rPr></w:r><w:r><w:rPr><w:b/><w:bCs/><w:color w:val="ffffff" /><w:sz w:val="22" /><w:szCs w:val="22" /></w:rPr><w:t xml:space="preserve">การแก้ไข (Fix)</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E337223"><w:pPr><w:pBdr></w:pBdr><w:spacing /><w:ind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5ECC61A"><w:pPr><w:pBdr></w:pBdr><w:spacing /><w:ind /><w:rPr><w:b/><w:bCs/><w:color w:val="ffffff" /><w:sz w:val="22" /><w:szCs w:val="22" /></w:rPr></w:pPr><w:r><w:rPr><w:b/><w:bCs/><w:color w:val="ffffff" /><w:sz w:val="22" /><w:szCs w:val="22" /></w:rPr></w:r><w:r><w:rPr><w:b/><w:bCs/><w:color w:val="ffffff" /><w:sz w:val="22" /><w:szCs w:val="22" /></w:rPr><w:t xml:space="preserve">ผลที่ได้</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23955650"><w:pPr><w:pBdr></w:pBdr><w:spacing /><w:ind /><w:jc w:val="left" /><w:rPr><w:b w:val="0"/><w:bCs w:val="0"/><w:color w:val="1a2744" /><w:sz w:val="22" /><w:szCs w:val="22" /></w:rPr></w:pPr><w:r><w:rPr><w:b w:val="0"/><w:bCs w:val="0"/><w:color w:val="1a2744" /><w:sz w:val="22" /><w:szCs w:val="22" /></w:rPr></w:r><w:r><w:rPr><w:b w:val="0"/><w:bCs w:val="0"/><w:color w:val="1a2744" /><w:sz w:val="22" /><w:szCs w:val="22" /></w:rPr><w:t xml:space="preserve">Opacity Fix</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DAC411"><w:pPr><w:pBdr></w:pBdr><w:spacing /><w:ind /><w:jc w:val="left" /><w:rPr><w:b w:val="0"/><w:bCs w:val="0"/><w:color w:val="1a2744" /><w:sz w:val="22" /><w:szCs w:val="22" /></w:rPr></w:pPr><w:r><w:rPr><w:b w:val="0"/><w:bCs w:val="0"/><w:color w:val="1a2744" /><w:sz w:val="22" /><w:szCs w:val="22" /></w:rPr></w:r><w:r><w:rPr><w:b w:val="0"/><w:bCs w:val="0"/><w:color w:val="1a2744" /><w:sz w:val="22" /><w:szCs w:val="22" /></w:rPr><w:t xml:space="preserve">แก้ไขค่า CSS opacity บน Roadmap agent rows จาก 0.6 เป็น 1.0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CBDD33"><w:pPr><w:pBdr></w:pBdr><w:spacing /><w:ind /><w:jc w:val="left" /><w:rPr><w:b w:val="0"/><w:bCs w:val="0"/><w:color w:val="1a2744" /><w:sz w:val="22" /><w:szCs w:val="22" /></w:rPr></w:pPr><w:r><w:rPr><w:b w:val="0"/><w:bCs w:val="0"/><w:color w:val="1a2744" /><w:sz w:val="22" /><w:szCs w:val="22" /></w:rPr></w:r><w:r><w:rPr><w:b w:val="0"/><w:bCs w:val="0"/><w:color w:val="1a2744" /><w:sz w:val="22" /><w:szCs w:val="22" /></w:rPr><w:t xml:space="preserve">Agent cards แสดงสีครบถ้วน อ่านง่ายขึ้น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7DF26AE"><w:pPr><w:pBdr></w:pBdr><w:spacing /><w:ind /><w:jc w:val="left" /><w:rPr><w:b w:val="0"/><w:bCs w:val="0"/><w:color w:val="1a2744" /><w:sz w:val="22" /><w:szCs w:val="22" /></w:rPr></w:pPr><w:r><w:rPr><w:b w:val="0"/><w:bCs w:val="0"/><w:color w:val="1a2744" /><w:sz w:val="22" /><w:szCs w:val="22" /></w:rPr></w:r><w:r><w:rPr><w:b w:val="0"/><w:bCs w:val="0"/><w:color w:val="1a2744" /><w:sz w:val="22" /><w:szCs w:val="22" /></w:rPr><w:t xml:space="preserve">Padding Reduction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613733"><w:pPr><w:pBdr></w:pBdr><w:spacing /><w:ind /><w:jc w:val="left" /><w:rPr><w:b w:val="0"/><w:bCs w:val="0"/><w:color w:val="1a2744" /><w:sz w:val="22" /><w:szCs w:val="22" /></w:rPr></w:pPr><w:r><w:rPr><w:b w:val="0"/><w:bCs w:val="0"/><w:color w:val="1a2744" /><w:sz w:val="22" /><w:szCs w:val="22" /></w:rPr></w:r><w:r><w:rPr><w:b w:val="0"/><w:bCs w:val="0"/><w:color w:val="1a2744" /><w:sz w:val="22" /><w:szCs w:val="22" /></w:rPr><w:t xml:space="preserve">ลด padding จาก 12px → 8px ใน agent table rows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987C818"><w:pPr><w:pBdr></w:pBdr><w:spacing /><w:ind /><w:jc w:val="left" /><w:rPr><w:b w:val="0"/><w:bCs w:val="0"/><w:color w:val="1a2744" /><w:sz w:val="22" /><w:szCs w:val="22" /></w:rPr></w:pPr><w:r><w:rPr><w:b w:val="0"/><w:bCs w:val="0"/><w:color w:val="1a2744" /><w:sz w:val="22" /><w:szCs w:val="22" /></w:rPr></w:r><w:r><w:rPr><w:b w:val="0"/><w:bCs w:val="0"/><w:color w:val="1a2744" /><w:sz w:val="22" /><w:szCs w:val="22" /></w:rPr><w:t xml:space="preserve">แสดง agent ครบ 20 rows ในหน้าเดียวโดยไม่ต้อง scroll</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42DBC6DD"><w:pPr><w:pBdr></w:pBdr><w:spacing /><w:ind /><w:jc w:val="left" /><w:rPr><w:b w:val="0"/><w:bCs w:val="0"/><w:color w:val="1a2744" /><w:sz w:val="22" /><w:szCs w:val="22" /></w:rPr></w:pPr><w:r><w:rPr><w:b w:val="0"/><w:bCs w:val="0"/><w:color w:val="1a2744" /><w:sz w:val="22" /><w:szCs w:val="22" /></w:rPr></w:r><w:r><w:rPr><w:b w:val="0"/><w:bCs w:val="0"/><w:color w:val="1a2744" /><w:sz w:val="22" /><w:szCs w:val="22" /></w:rPr><w:t xml:space="preserve">Separator Row</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C87709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separator row ระหว่าง Active agents (01–14) และ Roadmap agents (15–20)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2CAB24"><w:pPr><w:pBdr></w:pBdr><w:spacing /><w:ind /><w:jc w:val="left" /><w:rPr><w:b w:val="0"/><w:bCs w:val="0"/><w:color w:val="1a2744" /><w:sz w:val="22" /><w:szCs w:val="22" /></w:rPr></w:pPr><w:r><w:rPr><w:b w:val="0"/><w:bCs w:val="0"/><w:color w:val="1a2744" /><w:sz w:val="22" /><w:szCs w:val="22" /></w:rPr></w:r><w:r><w:rPr><w:b w:val="0"/><w:bCs w:val="0"/><w:color w:val="1a2744" /><w:sz w:val="22" /><w:szCs w:val="22" /></w:rPr><w:t xml:space="preserve">แยกกลุ่ม agent ชัดเจน ลดความสับสน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B8319E2"><w:pPr><w:pBdr></w:pBdr><w:spacing /><w:ind /><w:jc w:val="left" /><w:rPr><w:b w:val="0"/><w:bCs w:val="0"/><w:color w:val="1a2744" /><w:sz w:val="22" /><w:szCs w:val="22" /></w:rPr></w:pPr><w:r><w:rPr><w:b w:val="0"/><w:bCs w:val="0"/><w:color w:val="1a2744" /><w:sz w:val="22" /><w:szCs w:val="22" /></w:rPr></w:r><w:r><w:rPr><w:b w:val="0"/><w:bCs w:val="0"/><w:color w:val="1a2744" /><w:sz w:val="22" /><w:szCs w:val="22" /></w:rPr><w:t xml:space="preserve">Legend Strip</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CFB0BA8"><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visual legend bar ใต้ dashboard header อธิบาย Active vs Roadmap status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B110CF"><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เข้าใจ status ของแต่ละ agent ได้ทันที</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10F5C35"><w:pPr><w:pBdr></w:pBdr><w:spacing /><w:ind /><w:jc w:val="left" /><w:rPr><w:b w:val="0"/><w:bCs w:val="0"/><w:color w:val="1a2744" /><w:sz w:val="22" /><w:szCs w:val="22" /></w:rPr></w:pPr><w:r><w:rPr><w:b w:val="0"/><w:bCs w:val="0"/><w:color w:val="1a2744" /><w:sz w:val="22" /><w:szCs w:val="22" /></w:rPr></w:r><w:r><w:rPr><w:b w:val="0"/><w:bCs w:val="0"/><w:color w:val="1a2744" /><w:sz w:val="22" /><w:szCs w:val="22" /></w:rPr><w:t xml:space="preserve">Hollow Dots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9AD06A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เปลี่ยน Roadmap agent status indicator จาก filled circle เป็น hollow circle (border-only)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32BED37"><w:pPr><w:pBdr></w:pBdr><w:spacing /><w:ind /><w:jc w:val="left" /><w:rPr><w:b w:val="0"/><w:bCs w:val="0"/><w:color w:val="1a2744" /><w:sz w:val="22" /><w:szCs w:val="22" /></w:rPr></w:pPr><w:r><w:rPr><w:b w:val="0"/><w:bCs w:val="0"/><w:color w:val="1a2744" /><w:sz w:val="22" /><w:szCs w:val="22" /></w:rPr></w:r><w:r><w:rPr><w:b w:val="0"/><w:bCs w:val="0"/><w:color w:val="1a2744" /><w:sz w:val="22" /><w:szCs w:val="22" /></w:rPr><w:t xml:space="preserve">สอดคล้องกับ SOP v2.5 Convention — hollow = Proposed/Not yet deployed</w:t></w:r><w:r><w:rPr><w:b w:val="0"/><w:bCs w:val="0"/><w:color w:val="1a2744" /><w:sz w:val="22" /><w:szCs w:val="22" /></w:rPr></w:r><w:r><w:rPr><w:b w:val="0"/><w:bCs w:val="0"/><w:color w:val="1a2744" /><w:sz w:val="22" /><w:szCs w:val="22" /></w:rPr></w:r></w:p></w:tc></w:tr></w:tbl><w:p w14:paraId="2CEA732D"><w:pPr><w:pBdr></w:pBdr><w:spacing w:after="80" /><w:ind /><w:rPr><w:sz w:val="20" /><w:szCs w:val="20" /></w:rPr></w:pPr><w:r><w:rPr><w:sz w:val="20" /><w:szCs w:val="20" /></w:rPr></w:r><w:r><w:rPr><w:sz w:val="20" /><w:szCs w:val="20" /></w:rPr></w:r><w:r><w:rPr><w:sz w:val="20" /><w:szCs w:val="20" /></w:rPr></w:r></w:p><w:p w14:paraId="2A4D43DC"><w:pPr><w:pBdr></w:pBdr><w:spacing w:after="80" w:before="200" /><w:ind /><w:rPr><w:b/><w:bCs/><w:color w:val="2e75b6" /><w:sz w:val="28" /><w:szCs w:val="28" /></w:rPr></w:pPr><w:r><w:rPr><w:b/><w:bCs/><w:color w:val="2e75b6" /><w:sz w:val="28" /><w:szCs w:val="28" /></w:rPr><w:t xml:space="preserve">13.2 Roadmap การ Deploy AI Agents (Q3 2026 — Q1 2027)</w:t></w:r><w:r><w:rPr><w:b/><w:bCs/><w:color w:val="2e75b6" /><w:sz w:val="28" /><w:szCs w:val="28" /></w:rPr></w:r><w:r><w:rPr><w:b/><w:bCs/><w:color w:val="2e75b6" /><w:sz w:val="28" /><w:szCs w:val="28" /></w:rPr></w:r></w:p><w:p w14:paraId="1DD60136"><w:pPr><w:pBdr></w:pBdr><w:spacing w:after="100" /><w:ind /><w:rPr><w:b w:val="0"/><w:bCs w:val="0"/><w:sz w:val="24" /><w:szCs w:val="24" /></w:rPr></w:pPr><w:r><w:rPr><w:b w:val="0"/><w:bCs w:val="0"/><w:sz w:val="24" /><w:szCs w:val="24" /></w:rPr><w:t xml:space="preserve">AI Ag</w:t></w:r><w:r><w:rPr><w:b w:val="0"/><w:bCs w:val="0"/><w:sz w:val="24" /><w:szCs w:val="24" /></w:rPr><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gridCol w:w="222"/><w:gridCol w:w="222"/><w:tblGridChange w:id="9"><w:tblGrid></w:tblGrid></w:tblGridChange></w:tblGrid><w:tr><w:trPr></w:trPr><w:tc><w:tcPr><w:shd w:val="clear" w:color="2e75b6" w:fill="2e75b6" /><w:tcBorders></w:tcBorders><w:tcMar><w:left w:w="100" w:type="dxa"/><w:top w:w="60" w:type="dxa"/><w:right w:w="100" w:type="dxa"/><w:bottom w:w="60" w:type="dxa"/></w:tcMar></w:tcPr><w:p w14:paraId="1F472C51"><w:pPr><w:pBdr></w:pBdr><w:spacing /><w:ind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694A49"><w:pPr><w:pBdr></w:pBdr><w:spacing /><w:ind /><w:rPr><w:b/><w:bCs/><w:color w:val="ffffff" /><w:sz w:val="22" /><w:szCs w:val="22" /></w:rPr></w:pPr><w:r><w:rPr><w:b/><w:bCs/><w:color w:val="ffffff" /><w:sz w:val="22" /><w:szCs w:val="22" /></w:rPr></w:r><w:r><w:rPr><w:b/><w:bCs/><w:color w:val="ffffff" /><w:sz w:val="22" /><w:szCs w:val="22" /></w:rPr><w:t xml:space="preserve">Priority</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B4F5F3"><w:pPr><w:pBdr></w:pBdr><w:spacing /><w:ind /><w:rPr><w:b/><w:bCs/><w:color w:val="ffffff" /><w:sz w:val="22" /><w:szCs w:val="22" /></w:rPr></w:pPr><w:r><w:rPr><w:b/><w:bCs/><w:color w:val="ffffff" /><w:sz w:val="22" /><w:szCs w:val="22" /></w:rPr></w:r><w:r><w:rPr><w:b/><w:bCs/><w:color w:val="ffffff" /><w:sz w:val="22" /><w:szCs w:val="22" /></w:rPr><w:t xml:space="preserve">Function หลัก</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00FEE9B"><w:pPr><w:pBdr></w:pBdr><w:spacing /><w:ind /><w:rPr><w:b/><w:bCs/><w:color w:val="ffffff" /><w:sz w:val="22" /><w:szCs w:val="22" /></w:rPr></w:pPr><w:r><w:rPr><w:b/><w:bCs/><w:color w:val="ffffff" /><w:sz w:val="22" /><w:szCs w:val="22" /></w:rPr></w:r><w:r><w:rPr><w:b/><w:bCs/><w:color w:val="ffffff" /><w:sz w:val="22" /><w:szCs w:val="22" /></w:rPr><w:t xml:space="preserve">ตำแหน่งที่ Cover</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E70A285"><w:pPr><w:pBdr></w:pBdr><w:spacing /><w:ind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F28C42"><w:pPr><w:pBdr></w:pBdr><w:spacing /><w:ind /><w:rPr><w:b/><w:bCs/><w:color w:val="ffffff" /><w:sz w:val="22" /><w:szCs w:val="22" /></w:rPr></w:pPr><w:r><w:rPr><w:b/><w:bCs/><w:color w:val="ffffff" /><w:sz w:val="22" /><w:szCs w:val="22" /></w:rPr></w:r><w:r><w:rPr><w:b/><w:bCs/><w:color w:val="ffffff" /><w:sz w:val="22" /><w:szCs w:val="22" /></w:rPr><w:t xml:space="preserve">Target Quarter</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046A4C8"><w:pPr><w:pBdr></w:pBdr><w:spacing /><w:ind /><w:jc w:val="left" /><w:rPr><w:b w:val="0"/><w:bCs w:val="0"/><w:color w:val="1a2744" /><w:sz w:val="22" /><w:szCs w:val="22" /></w:rPr></w:pPr><w:r><w:rPr><w:b w:val="0"/><w:bCs w:val="0"/><w:color w:val="1a2744" /><w:sz w:val="22" /><w:szCs w:val="22" /></w:rPr></w:r><w:r><w:rPr><w:b w:val="0"/><w:bCs w:val="0"/><w:color w:val="1a2744" /><w:sz w:val="22" /><w:szCs w:val="22" /></w:rPr><w:t xml:space="preserve">15 · Nexus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9F035B"><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1425EB"><w:pPr><w:pBdr></w:pBdr><w:spacing /><w:ind /><w:jc w:val="left" /><w:rPr><w:b w:val="0"/><w:bCs w:val="0"/><w:color w:val="1a2744" /><w:sz w:val="22" /><w:szCs w:val="22" /></w:rPr></w:pPr><w:r><w:rPr><w:b w:val="0"/><w:bCs w:val="0"/><w:color w:val="1a2744" /><w:sz w:val="22" /><w:szCs w:val="22" /></w:rPr></w:r><w:r><w:rPr><w:b w:val="0"/><w:bCs w:val="0"/><w:color w:val="1a2744" /><w:sz w:val="22" /><w:szCs w:val="22" /></w:rPr><w:t xml:space="preserve">Advanced Project Tracking &amp; Multi-project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FE0133E"><w:pPr><w:pBdr></w:pBdr><w:spacing /><w:ind /><w:jc w:val="left" /><w:rPr><w:b w:val="0"/><w:bCs w:val="0"/><w:color w:val="1a2744" /><w:sz w:val="22" /><w:szCs w:val="22" /></w:rPr></w:pPr><w:r><w:rPr><w:b w:val="0"/><w:bCs w:val="0"/><w:color w:val="1a2744" /><w:sz w:val="22" /><w:szCs w:val="22" /></w:rPr></w:r><w:r><w:rPr><w:b w:val="0"/><w:bCs w:val="0"/><w:color w:val="1a2744" /><w:sz w:val="22" /><w:szCs w:val="22" /></w:rPr><w:t xml:space="preserve">D1, D2, A1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26BF3B3"><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76A5475"><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8B21CD4"><w:pPr><w:pBdr></w:pBdr><w:spacing /><w:ind /><w:jc w:val="left" /><w:rPr><w:b w:val="0"/><w:bCs w:val="0"/><w:color w:val="1a2744" /><w:sz w:val="22" /><w:szCs w:val="22" /></w:rPr></w:pPr><w:r><w:rPr><w:b w:val="0"/><w:bCs w:val="0"/><w:color w:val="1a2744" /><w:sz w:val="22" /><w:szCs w:val="22" /></w:rPr></w:r><w:r><w:rPr><w:b w:val="0"/><w:bCs w:val="0"/><w:color w:val="1a2744" /><w:sz w:val="22" /><w:szCs w:val="22" /></w:rPr><w:t xml:space="preserve">16 · Compass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E60B496"><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2D17E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Pipeline &amp; Client Journey Analytics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8A9559"><w:pPr><w:pBdr></w:pBdr><w:spacing /><w:ind /><w:jc w:val="left" /><w:rPr><w:b w:val="0"/><w:bCs w:val="0"/><w:color w:val="1a2744" /><w:sz w:val="22" /><w:szCs w:val="22" /></w:rPr></w:pPr><w:r><w:rPr><w:b w:val="0"/><w:bCs w:val="0"/><w:color w:val="1a2744" /><w:sz w:val="22" /><w:szCs w:val="22" /></w:rPr></w:r><w:r><w:rPr><w:b w:val="0"/><w:bCs w:val="0"/><w:color w:val="1a2744" /><w:sz w:val="22" /><w:szCs w:val="22" /></w:rPr><w:t xml:space="preserve">H1, H2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477C56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5581AD"><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66ECD3FE"><w:pPr><w:pBdr></w:pBdr><w:spacing /><w:ind /><w:jc w:val="left" /><w:rPr><w:b w:val="0"/><w:bCs w:val="0"/><w:color w:val="1a2744" /><w:sz w:val="22" /><w:szCs w:val="22" /></w:rPr></w:pPr><w:r><w:rPr><w:b w:val="0"/><w:bCs w:val="0"/><w:color w:val="1a2744" /><w:sz w:val="22" /><w:szCs w:val="22" /></w:rPr></w:r><w:r><w:rPr><w:b w:val="0"/><w:bCs w:val="0"/><w:color w:val="1a2744" /><w:sz w:val="22" /><w:szCs w:val="22" /></w:rPr><w:t xml:space="preserve">17 · Scout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B2AAB9"><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0BCDE65"><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Intelligence &amp; Content Performance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F79D776"><w:pPr><w:pBdr></w:pBdr><w:spacing /><w:ind /><w:jc w:val="left" /><w:rPr><w:b w:val="0"/><w:bCs w:val="0"/><w:color w:val="1a2744" /><w:sz w:val="22" /><w:szCs w:val="22" /></w:rPr></w:pPr><w:r><w:rPr><w:b w:val="0"/><w:bCs w:val="0"/><w:color w:val="1a2744" /><w:sz w:val="22" /><w:szCs w:val="22" /></w:rPr></w:r><w:r><w:rPr><w:b w:val="0"/><w:bCs w:val="0"/><w:color w:val="1a2744" /><w:sz w:val="22" /><w:szCs w:val="22" /></w:rPr><w:t xml:space="preserve">H1, H3</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F458101"><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DA88EBB"><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0EBD708"><w:pPr><w:pBdr></w:pBdr><w:spacing /><w:ind /><w:jc w:val="left" /><w:rPr><w:b w:val="0"/><w:bCs w:val="0"/><w:color w:val="1a2744" /><w:sz w:val="22" /><w:szCs w:val="22" /></w:rPr></w:pPr><w:r><w:rPr><w:b w:val="0"/><w:bCs w:val="0"/><w:color w:val="1a2744" /><w:sz w:val="22" /><w:szCs w:val="22" /></w:rPr></w:r><w:r><w:rPr><w:b w:val="0"/><w:bCs w:val="0"/><w:color w:val="1a2744" /><w:sz w:val="22" /><w:szCs w:val="22" /></w:rPr><w:t xml:space="preserve">18 · Guardian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64B65B4"><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03E961"><w:pPr><w:pBdr></w:pBdr><w:spacing /><w:ind /><w:jc w:val="left" /><w:rPr><w:b w:val="0"/><w:bCs w:val="0"/><w:color w:val="1a2744" /><w:sz w:val="22" /><w:szCs w:val="22" /></w:rPr></w:pPr><w:r><w:rPr><w:b w:val="0"/><w:bCs w:val="0"/><w:color w:val="1a2744" /><w:sz w:val="22" /><w:szCs w:val="22" /></w:rPr></w:r><w:r><w:rPr><w:b w:val="0"/><w:bCs w:val="0"/><w:color w:val="1a2744" /><w:sz w:val="22" /><w:szCs w:val="22" /></w:rPr><w:t xml:space="preserve">QA Audit Automation &amp; Compliance Tracking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E7F129C"><w:pPr><w:pBdr></w:pBdr><w:spacing /><w:ind /><w:jc w:val="left" /><w:rPr><w:b w:val="0"/><w:bCs w:val="0"/><w:color w:val="1a2744" /><w:sz w:val="22" /><w:szCs w:val="22" /></w:rPr></w:pPr><w:r><w:rPr><w:b w:val="0"/><w:bCs w:val="0"/><w:color w:val="1a2744" /><w:sz w:val="22" /><w:szCs w:val="22" /></w:rPr></w:r><w:r><w:rPr><w:b w:val="0"/><w:bCs w:val="0"/><w:color w:val="1a2744" /><w:sz w:val="22" /><w:szCs w:val="22" /></w:rPr><w:t xml:space="preserve">E5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757D45E"><w:pPr><w:pBdr></w:pBdr><w:spacing /><w:ind /><w:jc w:val="left" /><w:rPr><w:b w:val="0"/><w:bCs w:val="0"/><w:color w:val="1a2744" /><w:sz w:val="22" /><w:szCs w:val="22" /></w:rPr></w:pPr><w:r><w:rPr><w:b w:val="0"/><w:bCs w:val="0"/><w:color w:val="1a2744" /><w:sz w:val="22" /><w:szCs w:val="22" /></w:rPr></w:r><w:r><w:rPr><w:b w:val="0"/><w:bCs w:val="0"/><w:color w:val="1a2744" /><w:sz w:val="22" /><w:szCs w:val="22" /></w:rPr><w:t xml:space="preserve">QA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EE2E5CF"><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DD05D58"><w:pPr><w:pBdr></w:pBdr><w:spacing /><w:ind /><w:jc w:val="left" /><w:rPr><w:b w:val="0"/><w:bCs w:val="0"/><w:color w:val="1a2744" /><w:sz w:val="22" /><w:szCs w:val="22" /></w:rPr></w:pPr><w:r><w:rPr><w:b w:val="0"/><w:bCs w:val="0"/><w:color w:val="1a2744" /><w:sz w:val="22" /><w:szCs w:val="22" /></w:rPr></w:r><w:r><w:rPr><w:b w:val="0"/><w:bCs w:val="0"/><w:color w:val="1a2744" /><w:sz w:val="22" /><w:szCs w:val="22" /></w:rPr><w:t xml:space="preserve">19 · Talent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6CF8F73"><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DB3922D"><w:pPr><w:pBdr></w:pBdr><w:spacing /><w:ind /><w:jc w:val="left" /><w:rPr><w:b w:val="0"/><w:bCs w:val="0"/><w:color w:val="1a2744" /><w:sz w:val="22" /><w:szCs w:val="22" /></w:rPr></w:pPr><w:r><w:rPr><w:b w:val="0"/><w:bCs w:val="0"/><w:color w:val="1a2744" /><w:sz w:val="22" /><w:szCs w:val="22" /></w:rPr></w:r><w:r><w:rPr><w:b w:val="0"/><w:bCs w:val="0"/><w:color w:val="1a2744" /><w:sz w:val="22" /><w:szCs w:val="22" /></w:rPr><w:t xml:space="preserve">HR Analytics &amp; Workforce Planning</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9EA1B45"><w:pPr><w:pBdr></w:pBdr><w:spacing /><w:ind /><w:jc w:val="left" /><w:rPr><w:b w:val="0"/><w:bCs w:val="0"/><w:color w:val="1a2744" /><w:sz w:val="22" /><w:szCs w:val="22" /></w:rPr></w:pPr><w:r><w:rPr><w:b w:val="0"/><w:bCs w:val="0"/><w:color w:val="1a2744" /><w:sz w:val="22" /><w:szCs w:val="22" /></w:rPr></w:r><w:r><w:rPr><w:b w:val="0"/><w:bCs w:val="0"/><w:color w:val="1a2744" /><w:sz w:val="22" /><w:szCs w:val="22" /></w:rPr><w:t xml:space="preserve">G1, G2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294D98"><w:pPr><w:pBdr></w:pBdr><w:spacing /><w:ind /><w:jc w:val="left" /><w:rPr><w:b w:val="0"/><w:bCs w:val="0"/><w:color w:val="1a2744" /><w:sz w:val="22" /><w:szCs w:val="22" /></w:rPr></w:pPr><w:r><w:rPr><w:b w:val="0"/><w:bCs w:val="0"/><w:color w:val="1a2744" /><w:sz w:val="22" /><w:szCs w:val="22" /></w:rPr></w:r><w:r><w:rPr><w:b w:val="0"/><w:bCs w:val="0"/><w:color w:val="1a2744" /><w:sz w:val="22" /><w:szCs w:val="22" /></w:rPr><w:t xml:space="preserve">HR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D0CB5A"><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AD02FBC"><w:pPr><w:pBdr></w:pBdr><w:spacing /><w:ind /><w:jc w:val="left" /><w:rPr><w:b w:val="0"/><w:bCs w:val="0"/><w:color w:val="1a2744" /><w:sz w:val="22" /><w:szCs w:val="22" /></w:rPr></w:pPr><w:r><w:rPr><w:b w:val="0"/><w:bCs w:val="0"/><w:color w:val="1a2744" /><w:sz w:val="22" /><w:szCs w:val="22" /></w:rPr></w:r><w:r><w:rPr><w:b w:val="0"/><w:bCs w:val="0"/><w:color w:val="1a2744" /><w:sz w:val="22" /><w:szCs w:val="22" /></w:rPr><w:t xml:space="preserve">20 · Ops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6DD09F"><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9D7F98"><w:pPr><w:pBdr></w:pBdr><w:spacing /><w:ind /><w:jc w:val="left" /><w:rPr><w:b w:val="0"/><w:bCs w:val="0"/><w:color w:val="1a2744" /><w:sz w:val="22" /><w:szCs w:val="22" /></w:rPr></w:pPr><w:r><w:rPr><w:b w:val="0"/><w:bCs w:val="0"/><w:color w:val="1a2744" /><w:sz w:val="22" /><w:szCs w:val="22" /></w:rPr></w:r><w:r><w:rPr><w:b w:val="0"/><w:bCs w:val="0"/><w:color w:val="1a2744" /><w:sz w:val="22" /><w:szCs w:val="22" /></w:rPr><w:t xml:space="preserve">Operations Intelligence &amp; Executive Reporting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CE6900"><w:pPr><w:pBdr></w:pBdr><w:spacing /><w:ind /><w:jc w:val="left" /><w:rPr><w:b w:val="0"/><w:bCs w:val="0"/><w:color w:val="1a2744" /><w:sz w:val="22" /><w:szCs w:val="22" /></w:rPr></w:pPr><w:r><w:rPr><w:b w:val="0"/><w:bCs w:val="0"/><w:color w:val="1a2744" /><w:sz w:val="22" /><w:szCs w:val="22" /></w:rPr></w:r><w:r><w:rPr><w:b w:val="0"/><w:bCs w:val="0"/><w:color w:val="1a2744" /><w:sz w:val="22" /><w:szCs w:val="22" /></w:rPr><w:t xml:space="preserve">I3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56152A"><w:pPr><w:pBdr></w:pBdr><w:spacing /><w:ind /><w:jc w:val="left" /><w:rPr><w:b w:val="0"/><w:bCs w:val="0"/><w:color w:val="1a2744" /><w:sz w:val="22" /><w:szCs w:val="22" /></w:rPr></w:pPr><w:r><w:rPr><w:b w:val="0"/><w:bCs w:val="0"/><w:color w:val="1a2744" /><w:sz w:val="22" /><w:szCs w:val="22" /></w:rPr></w:r><w:r><w:rPr><w:b w:val="0"/><w:bCs w:val="0"/><w:color w:val="1a2744" /><w:sz w:val="22" /><w:szCs w:val="22" /></w:rPr><w:t xml:space="preserve">GM / MD</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2B8412E"><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bl><w:p w14:paraId="69797598"><w:pPr><w:pBdr></w:pBdr><w:spacing w:after="80" /><w:ind /><w:rPr><w:sz w:val="20" /><w:szCs w:val="20" /></w:rPr></w:pPr><w:r><w:rPr><w:sz w:val="20" /><w:szCs w:val="20" /></w:rPr></w:r><w:r><w:rPr><w:sz w:val="20" /><w:szCs w:val="20" /></w:rPr></w:r><w:r><w:rPr><w:sz w:val="20" /><w:szCs w:val="20" /></w:rPr></w:r></w:p><w:p w14:paraId="61B0253F"><w:pPr><w:pBdr></w:pBdr><w:spacing w:after="100" /><w:ind /><w:rPr><w:b w:val="0"/><w:bCs w:val="0"/><w:sz w:val="24" /><w:szCs w:val="24" /></w:rPr></w:pPr><w:r><w:rPr><w:b w:val="0"/><w:bCs w:val="0"/><w:sz w:val="24" /><w:szCs w:val="24" /></w:rPr><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w:r><w:r><w:rPr><w:b w:val="0"/><w:bCs w:val="0"/><w:sz w:val="24" /><w:szCs w:val="24" /></w:rPr></w:r><w:r><w:rPr><w:b w:val="0"/><w:bCs w:val="0"/><w:sz w:val="24" /><w:szCs w:val="24" /></w:rPr></w:r></w:p><w:p w14:paraId="45E1D59A"><w:pPr><w:pBdr></w:pBdr><w:spacing w:after="80" /><w:ind /><w:rPr><w:sz w:val="20" /><w:szCs w:val="20" /></w:rPr></w:pPr><w:r><w:rPr><w:sz w:val="20" /><w:szCs w:val="20" /></w:rPr></w:r><w:r><w:rPr><w:sz w:val="20" /><w:szCs w:val="20" /></w:rPr></w:r><w:r><w:rPr><w:sz w:val="20" /><w:szCs w:val="20" /></w:rPr></w:r></w:p><w:p w14:paraId="77DEAED2"><w:pPr><w:pBdr></w:pBdr><w:spacing w:after="80" /><w:ind /><w:jc w:val="center" /><w:rPr><w:bCs/><w:i/><w:color w:val="909090" /><w:sz w:val="20" /><w:szCs w:val="20" /></w:rPr></w:pPr><w:r><w:rPr><w:i/><w:iCs/><w:color w:val="909090" /><w:sz w:val="20" /><w:szCs w:val="20" /></w:rPr><w:t xml:space="preserve">เอกสารนี้เตรียมสำหรับแชร์ภายในทีม DAPH Decor  ·  ห้ามเผยแพร่ภายนอก  ·  MONOLITH CONFIDENTIAL</w:t></w:r><w:r><w:rPr><w:bCs/><w:i/><w:color w:val="909090" /><w:sz w:val="20" /><w:szCs w:val="20" /></w:rPr></w:r><w:r><w:rPr><w:bCs/><w:i/><w:color w:val="909090" /><w:sz w:val="20" /><w:szCs w:val="20" /></w:rPr></w:r></w:p><w:p w14:paraId="15975A5E"><w:pPr><w:pStyle w:val="886" /><w:pBdr></w:pBdr><w:spacing w:after="200" w:before="0" /><w:ind /><w:rPr></w:rPr></w:pPr><w:r></w:r><w:r></w:r></w:p><w:p w14:paraId="56C4BAF1"><w:pPr><w:pStyle w:val="886" /><w:pBdr></w:pBdr><w:spacing w:after="100" w:before="320" /><w:ind /><w:rPr></w:rPr></w:pPr><w:r><w:rPr><w:rFonts w:hint="default" w:ascii="Arial" w:hAnsi="Arial" w:eastAsia="Arial" w:cs="Arial" /><w:b/><w:color w:val="1f2d5a" /><w:sz w:val="36" /></w:rPr><w:t xml:space="preserve">14. v2.6 / v2.7 — อัปเดต Package: Thai Deliverables และ Presentation Updates</w:t></w:r><w:r></w:r></w:p><w:p w14:paraId="7A764372"><w:pPr><w:pStyle w:val="886" /><w:pBdr></w:pBdr><w:spacing w:after="100" w:before="0" /><w:ind /><w:rPr></w:rPr></w:pPr><w:r><w:rPr><w:rFonts w:hint="default" w:ascii="Arial" w:hAnsi="Arial" w:eastAsia="Arial" w:cs="Arial" /><w:b w:val="0"/><w:sz w:val="24" /></w:rPr><w:t xml:space="preserve">ส่วนนี้บ</w:t></w:r><w:r><w:rPr><w:rFonts w:hint="default" w:ascii="Arial" w:hAnsi="Arial" w:eastAsia="Arial" w:cs="Arial" /><w:b w:val="0"/><w:sz w:val="24" /></w:rPr><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w:r><w:r></w:r></w:p><w:p w14:paraId="45C0D1D2"><w:pPr><w:pStyle w:val="886" /><w:pBdr></w:pBdr><w:spacing w:after="80" w:before="200" /><w:ind /><w:rPr></w:rPr></w:pPr><w:r><w:rPr><w:rFonts w:hint="default" w:ascii="Arial" w:hAnsi="Arial" w:eastAsia="Arial" w:cs="Arial" /><w:b/><w:color w:val="2e75b6" /><w:sz w:val="28" /></w:rPr><w:t xml:space="preserve">14.1 Thai Language Deliverables (v2.6)</w:t></w:r><w:r></w:r></w:p><w:p w14:paraId="6F69B9A1"><w:pPr><w:pStyle w:val="886" /><w:pBdr></w:pBdr><w:spacing w:after="100" w:before="0" /><w:ind /><w:rPr></w:rPr></w:pPr><w:r><w:rPr><w:rFonts w:hint="default" w:ascii="Arial" w:hAnsi="Arial" w:eastAsia="Arial" w:cs="Arial" /><w:b w:val="0"/><w:sz w:val="24" /></w:rPr><w:t xml:space="preserve">v2.6 เพิ่มเอกสาร Thai-language สำหรับทีม DAPH Decor ประกอบด้วย Thai PPTX slide deck 10 slides และ Thai Executive Summary PDF ครอบคลุมทุก 13 sections ของ Project Summary ฉบับนี้</w:t></w:r><w:r></w:r></w:p><w:p w14:paraId="57B247FA"><w:pPr><w:pStyle w:val="886" /><w:pBdr></w:pBdr><w:spacing w:after="80" w:before="0" /><w:ind w:left="400" /><w:rPr></w:rPr></w:pPr><w:r><w:rPr><w:rFonts w:hint="default" w:ascii="Arial" w:hAnsi="Arial" w:eastAsia="Arial" w:cs="Arial" /><w:b w:val="0"/><w:sz w:val="24" /></w:rPr><w:t xml:space="preserve">· ai_agent_dashboard_thai_v25.pptx — Thai-language Dashboard PPTX (10 slides, Sarabun font)</w:t></w:r><w:r></w:r></w:p><w:p w14:paraId="32946414"><w:pPr><w:pStyle w:val="886" /><w:pBdr></w:pBdr><w:spacing w:after="80" w:before="0" /><w:ind w:left="400" /><w:rPr></w:rPr></w:pPr><w:r><w:rPr><w:rFonts w:hint="default" w:ascii="Arial" w:hAnsi="Arial" w:eastAsia="Arial" w:cs="Arial" /><w:b w:val="0"/><w:sz w:val="24" /></w:rPr><w:t xml:space="preserve">· ai_agent_dashboard_thai_v25.pdf — PDF export ของ Thai slide deck</w:t></w:r><w:r></w:r></w:p><w:p w14:paraId="40E7FD4B"><w:pPr><w:pStyle w:val="886" /><w:pBdr></w:pBdr><w:spacing w:after="80" w:before="0" /><w:ind w:left="400" /><w:rPr></w:rPr></w:pPr><w:r><w:rPr><w:rFonts w:hint="default" w:ascii="Arial" w:hAnsi="Arial" w:eastAsia="Arial" w:cs="Arial" /><w:b w:val="0"/><w:sz w:val="24" /></w:rPr><w:t xml:space="preserve">· thai_exec_summary_v25.pdf — Thai one-page Executive Summary (1280×720, landscape)</w:t></w:r><w:r></w:r></w:p><w:p w14:paraId="55D5E84F"><w:pPr><w:pStyle w:val="886" /><w:pBdr></w:pBdr><w:spacing w:after="80" w:before="0" /><w:ind w:left="400" /><w:rPr></w:rPr></w:pPr><w:r><w:rPr><w:rFonts w:hint="default" w:ascii="Arial" w:hAnsi="Arial" w:eastAsia="Arial" w:cs="Arial" /><w:b w:val="0"/><w:sz w:val="24" /></w:rPr><w:t xml:space="preserve">· thai_exec_summary_v25.pptx — Thai Executive Summary ในรูปแบบ PPTX</w:t></w:r><w:r></w:r></w:p><w:p w14:paraId="42BDE4AF"><w:pPr><w:pStyle w:val="886" /><w:pBdr></w:pBdr><w:spacing w:after="80" w:before="0" /><w:ind w:left="400" /><w:rPr></w:rPr></w:pPr><w:r><w:rPr><w:rFonts w:hint="default" w:ascii="Arial" w:hAnsi="Arial" w:eastAsia="Arial" w:cs="Arial" /><w:b w:val="0"/><w:sz w:val="24" /></w:rPr><w:t xml:space="preserve">· slide-10-thai.html — Thai delta slide เปรียบเทียบ v2.4 vs v2.5 agent coverage</w:t></w:r><w:r></w:r></w:p><w:p w14:paraId="6F1859F0"><w:pPr><w:pStyle w:val="886" /><w:pBdr></w:pBdr><w:spacing w:after="80" w:before="200" /><w:ind /><w:rPr></w:rPr></w:pPr><w:r><w:rPr><w:rFonts w:hint="default" w:ascii="Arial" w:hAnsi="Arial" w:eastAsia="Arial" w:cs="Arial" /><w:b/><w:color w:val="2e75b6" /><w:sz w:val="28" /></w:rPr><w:t xml:space="preserve">14.2 Slide 11 Gantt Chart และ English Executive Summary (v2.7)</w:t></w:r><w:r></w:r></w:p><w:p w14:paraId="7987A8A8"><w:pPr><w:pStyle w:val="886" /><w:pBdr></w:pBdr><w:spacing w:after="100" w:before="0" /><w:ind /><w:rPr></w:rPr></w:pPr><w:r><w:rPr><w:rFonts w:hint="default" w:ascii="Arial" w:hAnsi="Arial" w:eastAsia="Arial" w:cs="Arial" /><w:b w:val="0"/><w:sz w:val="24" /></w:rPr><w:t xml:space="preserve">v2.7 เพิ่ม Slide 11 แสดง Gantt Timeline ส</w:t></w:r><w:r><w:rPr><w:rFonts w:hint="default" w:ascii="Arial" w:hAnsi="Arial" w:eastAsia="Arial" w:cs="Arial" /><w:b w:val="0"/><w:sz w:val="24" /></w:rPr><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w:r><w:r></w:r></w:p><w:p w14:paraId="7AD4D8D8"><w:pPr><w:pStyle w:val="886" /><w:pBdr></w:pBdr><w:spacing w:after="80" w:before="0" /><w:ind w:left="400" /><w:rPr></w:rPr></w:pPr><w:r><w:rPr><w:rFonts w:hint="default" w:ascii="Arial" w:hAnsi="Arial" w:eastAsia="Arial" w:cs="Arial" /><w:b w:val="0"/><w:sz w:val="24" /></w:rPr><w:t xml:space="preserve">· slide-11-gantt.html — English Gantt slide (P0 Q3 2026 / P1 Q4 2026 / P2 Q1 2027)</w:t></w:r><w:r></w:r></w:p><w:p w14:paraId="65547ACC"><w:pPr><w:pStyle w:val="886" /><w:pBdr></w:pBdr><w:spacing w:after="80" w:before="0" /><w:ind w:left="400" /><w:rPr></w:rPr></w:pPr><w:r><w:rPr><w:rFonts w:hint="default" w:ascii="Arial" w:hAnsi="Arial" w:eastAsia="Arial" w:cs="Arial" /><w:b w:val="0"/><w:sz w:val="24" /></w:rPr><w:t xml:space="preserve">· slide-11-gantt-thai.html — Thai Gantt slide (ภาษาไทย, Sarabun font)</w:t></w:r><w:r></w:r></w:p><w:p w14:paraId="0FD57020"><w:pPr><w:pStyle w:val="886" /><w:pBdr></w:pBdr><w:spacing w:after="80" w:before="0" /><w:ind w:left="400" /><w:rPr></w:rPr></w:pPr><w:r><w:rPr><w:rFonts w:hint="default" w:ascii="Arial" w:hAnsi="Arial" w:eastAsia="Arial" w:cs="Arial" /><w:b w:val="0"/><w:sz w:val="24" /></w:rPr><w:t xml:space="preserve">· ai_agent_dashboard_presentation_v25.pptx — English PPTX อัปเดตเป็น 11 slides</w:t></w:r><w:r></w:r></w:p><w:p w14:paraId="35FA24BE"><w:pPr><w:pStyle w:val="886" /><w:pBdr></w:pBdr><w:spacing w:after="80" w:before="0" /><w:ind w:left="400" /><w:rPr></w:rPr></w:pPr><w:r><w:rPr><w:rFonts w:hint="default" w:ascii="Arial" w:hAnsi="Arial" w:eastAsia="Arial" w:cs="Arial" /><w:b w:val="0"/><w:sz w:val="24" /></w:rPr><w:t xml:space="preserve">· ai_agent_dashboard_thai_v25.pptx — Thai PPTX อัปเดตเป็น 11 slides</w:t></w:r><w:r></w:r></w:p><w:p w14:paraId="596FAAC6"><w:pPr><w:pStyle w:val="886" /><w:pBdr></w:pBdr><w:spacing w:after="80" w:before="0" /><w:ind w:left="400" /><w:rPr></w:rPr></w:pPr><w:r><w:rPr><w:rFonts w:hint="default" w:ascii="Arial" w:hAnsi="Arial" w:eastAsia="Arial" w:cs="Arial" /><w:b w:val="0"/><w:sz w:val="24" /></w:rPr><w:t xml:space="preserve">· eng_exec_summary_v25.pdf — English one-page Executive Summary (ครอบคลุม 13 sections)</w:t></w:r><w:r></w:r></w:p><w:p w14:paraId="6109341B"><w:pPr><w:pStyle w:val="886" /><w:pBdr></w:pBdr><w:spacing w:after="80" w:before="0" /><w:ind w:left="400" /><w:rPr></w:rPr></w:pPr><w:r><w:rPr><w:rFonts w:hint="default" w:ascii="Arial" w:hAnsi="Arial" w:eastAsia="Arial" w:cs="Arial" /><w:b w:val="0"/><w:sz w:val="24" /></w:rPr><w:t xml:space="preserve">· eng_exec_summary_v25.pptx — English Executive Summary ในรูปแบบ PPTX</w:t></w:r><w:r></w:r></w:p><w:p w14:paraId="6B107EA6"><w:pPr><w:pStyle w:val="886" /><w:pBdr></w:pBdr><w:spacing w:after="80" w:before="200" /><w:ind /><w:rPr></w:rPr></w:pPr><w:r><w:rPr><w:rFonts w:hint="default" w:ascii="Arial" w:hAnsi="Arial" w:eastAsia="Arial" w:cs="Arial" /><w:b/><w:color w:val="2e75b6" /><w:sz w:val="28" /></w:rPr><w:t xml:space="preserve">14.3 ZIP Package — รายการไฟล์ฉบับสมบูรณ์ (v2.7)</w:t></w:r><w:r></w:r></w:p><w:p w14:paraId="7096DAF5"><w:pPr><w:pStyle w:val="886" /><w:pBdr></w:pBdr><w:spacing w:after="100" w:before="0" /><w:ind /><w:rPr></w:rPr></w:pPr><w:r><w:rPr><w:rFonts w:hint="default" w:ascii="Arial" w:hAnsi="Arial" w:eastAsia="Arial" w:cs="Arial" /><w:b w:val="0"/><w:sz w:val="24" /></w:rPr><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w:r><w:r></w:r></w:p><w:p w14:paraId="618FF0F4"><w:pPr><w:pStyle w:val="886" /><w:pBdr></w:pBdr><w:spacing w:after="100" w:before="0" /><w:ind /><w:rPr></w:rPr></w:pPr><w:r><w:rPr><w:rFonts w:hint="default" w:ascii="Arial" w:hAnsi="Arial" w:eastAsia="Arial" w:cs="Arial" /><w:b w:val="0"/><w:sz w:val="24" /></w:rPr><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w:r><w:r></w:r></w:p><w:p w14:paraId="1C081F57"><w:pPr><w:pStyle w:val="886" /><w:pBdr></w:pBdr><w:spacing w:after="200" w:before="0" /><w:ind /><w:rPr></w:rPr></w:pPr><w:r></w:r><w:r></w:r></w:p><w:p w14:paraId="084B2690"><w:pPr><w:pStyle w:val="886" /><w:pBdr></w:pBdr><w:spacing w:after="100" w:before="320" /><w:ind /><w:rPr></w:rPr></w:pPr><w:r><w:rPr><w:rFonts w:hint="default" w:ascii="Arial" w:hAnsi="Arial" w:eastAsia="Arial" w:cs="Arial" /><w:b/><w:color w:val="1f2d5a" /><w:sz w:val="36" /></w:rPr><w:t xml:space="preserve">15. Acceptance Sign-off — Sections S1 through S14</w:t></w:r><w:r></w:r></w:p><w:p w14:paraId="1CE35611"><w:pPr><w:pStyle w:val="886" /><w:pBdr></w:pBdr><w:spacing w:after="100" w:before="0" /><w:ind /><w:rPr></w:rPr></w:pPr><w:r><w:rPr><w:rFonts w:hint="default" w:ascii="Arial" w:hAnsi="Arial" w:eastAsia="Arial" w:cs="Arial" /><w:b w:val="0"/><w:sz w:val="24" /></w:rPr><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w:r><w:r></w:r></w:p><w:p w14:paraId="1754CA07"><w:pPr><w:pStyle w:val="886" /><w:pBdr></w:pBdr><w:spacing w:after="80" w:before="200" /><w:ind /><w:rPr></w:rPr></w:pPr><w:r><w:rPr><w:rFonts w:hint="default" w:ascii="Arial" w:hAnsi="Arial" w:eastAsia="Arial" w:cs="Arial" /><w:b/><w:color w:val="2e75b6" /><w:sz w:val="28" /></w:rPr><w:t xml:space="preserve">15.1 Section Acceptance Summary</w:t></w:r><w:r></w:r></w:p><w:p w14:paraId="4B92A780"><w:pPr><w:pStyle w:val="886" /><w:pBdr></w:pBdr><w:spacing w:after="100" w:before="0" /><w:ind /><w:rPr></w:rPr></w:pPr><w:r><w:rPr><w:rFonts w:hint="default" w:ascii="Arial" w:hAnsi="Arial" w:eastAsia="Arial" w:cs="Arial" /><w:b w:val="0"/><w:sz w:val="24" /></w:rPr><w:t xml:space="preserve">รายการ Sections ทั้ง 14 ส่วนที่ได้รับการตรวจสอบและยืนยัน:</w:t></w:r><w:r></w:r></w:p><w:p w14:paraId="4BE56C2E"><w:pPr><w:pStyle w:val="886" /><w:pBdr></w:pBdr><w:spacing w:after="80" w:before="0" /><w:ind w:left="400" /><w:rPr></w:rPr></w:pPr><w:r><w:rPr><w:rFonts w:hint="default" w:ascii="Arial" w:hAnsi="Arial" w:eastAsia="Arial" w:cs="Arial" /><w:b w:val="0"/><w:sz w:val="24" /></w:rPr><w:t xml:space="preserve">S1  — นโยบายองค์กรและวิสัยทัศน์       ✓ ยืนยันแล้ว</w:t></w:r><w:r></w:r></w:p><w:p w14:paraId="2B639E56"><w:pPr><w:pStyle w:val="886" /><w:pBdr></w:pBdr><w:spacing w:after="80" w:before="0" /><w:ind w:left="400" /><w:rPr></w:rPr></w:pPr><w:r><w:rPr><w:rFonts w:hint="default" w:ascii="Arial" w:hAnsi="Arial" w:eastAsia="Arial" w:cs="Arial" /><w:b w:val="0"/><w:sz w:val="24" /></w:rPr><w:t xml:space="preserve">S2  — โครงสร้างองค์กรและตำแหน่งงาน   ✓ ยืนยันแล้ว</w:t></w:r><w:r></w:r></w:p><w:p w14:paraId="277A878F"><w:pPr><w:pStyle w:val="886" /><w:pBdr></w:pBdr><w:spacing w:after="80" w:before="0" /><w:ind w:left="400" /><w:rPr></w:rPr></w:pPr><w:r><w:rPr><w:rFonts w:hint="default" w:ascii="Arial" w:hAnsi="Arial" w:eastAsia="Arial" w:cs="Arial" /><w:b w:val="0"/><w:sz w:val="24" /></w:rPr><w:t xml:space="preserve">S3  — กระบวนการออกแบบและสร้างสรรค์    ✓ ยืนยันแล้ว</w:t></w:r><w:r></w:r></w:p><w:p w14:paraId="2D002842"><w:pPr><w:pStyle w:val="886" /><w:pBdr></w:pBdr><w:spacing w:after="80" w:before="0" /><w:ind w:left="400" /><w:rPr></w:rPr></w:pPr><w:r><w:rPr><w:rFonts w:hint="default" w:ascii="Arial" w:hAnsi="Arial" w:eastAsia="Arial" w:cs="Arial" /><w:b w:val="0"/><w:sz w:val="24" /></w:rPr><w:t xml:space="preserve">S4  — การจัดการวัสดุและ Procurement   ✓ ยืนยันแล้ว</w:t></w:r><w:r></w:r></w:p><w:p w14:paraId="180A6324"><w:pPr><w:pStyle w:val="886" /><w:pBdr></w:pBdr><w:spacing w:after="80" w:before="0" /><w:ind w:left="400" /><w:rPr></w:rPr></w:pPr><w:r><w:rPr><w:rFonts w:hint="default" w:ascii="Arial" w:hAnsi="Arial" w:eastAsia="Arial" w:cs="Arial" /><w:b w:val="0"/><w:sz w:val="24" /></w:rPr><w:t xml:space="preserve">S5  — กระบวนการขายและ CRM             ✓ ยืนยันแล้ว</w:t></w:r><w:r></w:r></w:p><w:p w14:paraId="7E5E9296"><w:pPr><w:pStyle w:val="886" /><w:pBdr></w:pBdr><w:spacing w:after="80" w:before="0" /><w:ind w:left="400" /><w:rPr></w:rPr></w:pPr><w:r><w:rPr><w:rFonts w:hint="default" w:ascii="Arial" w:hAnsi="Arial" w:eastAsia="Arial" w:cs="Arial" /><w:b w:val="0"/><w:sz w:val="24" /></w:rPr><w:t xml:space="preserve">S6  — การจัดการโปรเจกต์               ✓ ยืนยันแล้ว</w:t></w:r><w:r></w:r></w:p><w:p w14:paraId="2D0A3396"><w:pPr><w:pStyle w:val="886" /><w:pBdr></w:pBdr><w:spacing w:after="80" w:before="0" /><w:ind w:left="400" /><w:rPr></w:rPr></w:pPr><w:r><w:rPr><w:rFonts w:hint="default" w:ascii="Arial" w:hAnsi="Arial" w:eastAsia="Arial" w:cs="Arial" /><w:b w:val="0"/><w:sz w:val="24" /></w:rPr><w:t xml:space="preserve">S7  — การควบคุมคุณภาพ QA/QC           ✓ ยืนยันแล้ว</w:t></w:r><w:r></w:r></w:p><w:p w14:paraId="39CADCD5"><w:pPr><w:pStyle w:val="886" /><w:pBdr></w:pBdr><w:spacing w:after="80" w:before="0" /><w:ind w:left="400" /><w:rPr></w:rPr></w:pPr><w:r><w:rPr><w:rFonts w:hint="default" w:ascii="Arial" w:hAnsi="Arial" w:eastAsia="Arial" w:cs="Arial" /><w:b w:val="0"/><w:sz w:val="24" /></w:rPr><w:t xml:space="preserve">S8  — การจัดการทีมงานและ AI Agents     ✓ ยืนยันแล้ว</w:t></w:r><w:r></w:r></w:p><w:p w14:paraId="49F810BA"><w:pPr><w:pStyle w:val="886" /><w:pBdr></w:pBdr><w:spacing w:after="80" w:before="0" /><w:ind w:left="400" /><w:rPr></w:rPr></w:pPr><w:r><w:rPr><w:rFonts w:hint="default" w:ascii="Arial" w:hAnsi="Arial" w:eastAsia="Arial" w:cs="Arial" /><w:b w:val="0"/><w:sz w:val="24" /></w:rPr><w:t xml:space="preserve">S9  — กระบวนการผลิตและประกอบ          ✓ ยืนยันแล้ว</w:t></w:r><w:r></w:r></w:p><w:p w14:paraId="3562868A"><w:pPr><w:pStyle w:val="886" /><w:pBdr></w:pBdr><w:spacing w:after="80" w:before="0" /><w:ind w:left="400" /><w:rPr></w:rPr></w:pPr><w:r><w:rPr><w:rFonts w:hint="default" w:ascii="Arial" w:hAnsi="Arial" w:eastAsia="Arial" w:cs="Arial" /><w:b w:val="0"/><w:sz w:val="24" /></w:rPr><w:t xml:space="preserve">S10 — การติดตั้งและงานหน้างาน          ✓ ยืนยันแล้ว</w:t></w:r><w:r></w:r></w:p><w:p w14:paraId="0B626BEF"><w:pPr><w:pStyle w:val="886" /><w:pBdr></w:pBdr><w:spacing w:after="80" w:before="0" /><w:ind w:left="400" /><w:rPr></w:rPr></w:pPr><w:r><w:rPr><w:rFonts w:hint="default" w:ascii="Arial" w:hAnsi="Arial" w:eastAsia="Arial" w:cs="Arial" /><w:b w:val="0"/><w:sz w:val="24" /></w:rPr><w:t xml:space="preserve">S11 — การตรวจสอบและ Sustainability    ✓ ยืนยันแล้ว</w:t></w:r><w:r></w:r></w:p><w:p w14:paraId="65FE5FB7"><w:pPr><w:pStyle w:val="886" /><w:pBdr></w:pBdr><w:spacing w:after="80" w:before="0" /><w:ind w:left="400" /><w:rPr></w:rPr></w:pPr><w:r><w:rPr><w:rFonts w:hint="default" w:ascii="Arial" w:hAnsi="Arial" w:eastAsia="Arial" w:cs="Arial" /><w:b w:val="0"/><w:sz w:val="24" /></w:rPr><w:t xml:space="preserve">S12 — การส่งมอบและ Emergency Protocol ✓ ยืนยันแล้ว</w:t></w:r><w:r></w:r></w:p><w:p w14:paraId="4B91AD4A"><w:pPr><w:pStyle w:val="886" /><w:pBdr></w:pBdr><w:spacing w:after="80" w:before="0" /><w:ind w:left="400" /><w:rPr></w:rPr></w:pPr><w:r><w:rPr><w:rFonts w:hint="default" w:ascii="Arial" w:hAnsi="Arial" w:eastAsia="Arial" w:cs="Arial" /><w:b w:val="0"/><w:sz w:val="24" /></w:rPr><w:t xml:space="preserve">S13 — ระบบ IT และ Digital Integration  ✓ ยืนยันแล้ว</w:t></w:r><w:r></w:r></w:p><w:p w14:paraId="52166DF8"><w:pPr><w:pStyle w:val="886" /><w:pBdr></w:pBdr><w:spacing w:after="80" w:before="0" /><w:ind w:left="400" /><w:rPr></w:rPr></w:pPr><w:r><w:rPr><w:rFonts w:hint="default" w:ascii="Arial" w:hAnsi="Arial" w:eastAsia="Arial" w:cs="Arial" /><w:b w:val="0"/><w:sz w:val="24" /></w:rPr><w:t xml:space="preserve">S14 — v2.6/v2.7 Package Update         ✓ ยืนยันแล้ว</w:t></w:r><w:r></w:r></w:p><w:p w14:paraId="6706B6FD"><w:pPr><w:pStyle w:val="886" /><w:pBdr></w:pBdr><w:spacing w:after="80" w:before="200" /><w:ind /><w:rPr></w:rPr></w:pPr><w:r><w:rPr><w:rFonts w:hint="default" w:ascii="Arial" w:hAnsi="Arial" w:eastAsia="Arial" w:cs="Arial" /><w:b/><w:color w:val="2e75b6" /><w:sz w:val="28" /></w:rPr><w:t xml:space="preserve">15.2 Reviewer Information</w:t></w:r><w:r></w:r></w:p><w:p w14:paraId="42ADC0EF"><w:pPr><w:pStyle w:val="886" /><w:pBdr></w:pBdr><w:spacing w:after="100" w:before="0" /><w:ind /><w:rPr></w:rPr></w:pPr><w:r><w:rPr><w:rFonts w:hint="default" w:ascii="Arial" w:hAnsi="Arial" w:eastAsia="Arial" w:cs="Arial" /><w:b w:val="0"/><w:sz w:val="24" /></w:rPr><w:t xml:space="preserve">เอกสารฉบับนี้ได้รับการตรวจสอบและจัดทำโดย:</w:t></w:r><w:r></w:r></w:p><w:p w14:paraId="59121AF9"><w:pPr><w:pStyle w:val="886" /><w:pBdr></w:pBdr><w:spacing w:after="80" w:before="0" /><w:ind w:left="400" /><w:rPr></w:rPr></w:pPr><w:r><w:rPr><w:rFonts w:hint="default" w:ascii="Arial" w:hAnsi="Arial" w:eastAsia="Arial" w:cs="Arial" /><w:b w:val="0"/><w:sz w:val="24" /></w:rPr><w:t xml:space="preserve">ผู้จัดทำ:       Scispace Agent — MONOLITH AI System v2.7</w:t></w:r><w:r></w:r></w:p><w:p w14:paraId="0597543C"><w:pPr><w:pStyle w:val="886" /><w:pBdr></w:pBdr><w:spacing w:after="80" w:before="0" /><w:ind w:left="400" /><w:rPr></w:rPr></w:pPr><w:r><w:rPr><w:rFonts w:hint="default" w:ascii="Arial" w:hAnsi="Arial" w:eastAsia="Arial" w:cs="Arial" /><w:b w:val="0"/><w:sz w:val="24" /></w:rPr><w:t xml:space="preserve">วันที่จัดทำ:     กันยายน 2026</w:t></w:r><w:r></w:r></w:p><w:p w14:paraId="60141679"><w:pPr><w:pStyle w:val="886" /><w:pBdr></w:pBdr><w:spacing w:after="80" w:before="0" /><w:ind w:left="400" /><w:rPr></w:rPr></w:pPr><w:r><w:rPr><w:rFonts w:hint="default" w:ascii="Arial" w:hAnsi="Arial" w:eastAsia="Arial" w:cs="Arial" /><w:b w:val="0"/><w:sz w:val="24" /></w:rPr><w:t xml:space="preserve">ผู้ตรวจสอบ:     ทีมผู้บริหาร DAPH Decor</w:t></w:r><w:r></w:r></w:p><w:p w14:paraId="5FA12874"><w:pPr><w:pStyle w:val="886" /><w:pBdr></w:pBdr><w:spacing w:after="80" w:before="0" /><w:ind w:left="400" /><w:rPr></w:rPr></w:pPr><w:r><w:rPr><w:rFonts w:hint="default" w:ascii="Arial" w:hAnsi="Arial" w:eastAsia="Arial" w:cs="Arial" /><w:b w:val="0"/><w:sz w:val="24" /></w:rPr><w:t xml:space="preserve">วันที่ตรวจสอบ:  ___________________________</w:t></w:r><w:r></w:r></w:p><w:p w14:paraId="508D92DE"><w:pPr><w:pStyle w:val="886" /><w:pBdr></w:pBdr><w:spacing w:after="80" w:before="0" /><w:ind w:left="400" /><w:rPr></w:rPr></w:pPr><w:r><w:rPr><w:rFonts w:hint="default" w:ascii="Arial" w:hAnsi="Arial" w:eastAsia="Arial" w:cs="Arial" /><w:b w:val="0"/><w:sz w:val="24" /></w:rPr><w:t xml:space="preserve">ผู้อนุมัติ:      ___________________________   ตำแหน่ง: ___________________________</w:t></w:r><w:r></w:r></w:p><w:p w14:paraId="4089AE9F"><w:pPr><w:pStyle w:val="886" /><w:pBdr></w:pBdr><w:spacing w:after="80" w:before="200" /><w:ind /><w:rPr></w:rPr></w:pPr><w:r><w:rPr><w:rFonts w:hint="default" w:ascii="Arial" w:hAnsi="Arial" w:eastAsia="Arial" w:cs="Arial" /><w:b/><w:color w:val="2e75b6" /><w:sz w:val="28" /></w:rPr><w:t xml:space="preserve">15.3 Acceptance Statement</w:t></w:r><w:r></w:r></w:p><w:p w14:paraId="60B5BDE1"><w:pPr><w:pStyle w:val="886" /><w:pBdr></w:pBdr><w:spacing w:after="100" w:before="0" /><w:ind /><w:rPr></w:rPr></w:pPr><w:r><w:rPr><w:rFonts w:hint="default" w:ascii="Arial" w:hAnsi="Arial" w:eastAsia="Arial" w:cs="Arial" /><w:b w:val="0"/><w:sz w:val="24" /></w:rPr><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w:r><w:r></w:r></w:p><w:p w14:paraId="543570E8"><w:pPr><w:pStyle w:val="886" /><w:pBdr></w:pBdr><w:spacing w:after="100" w:before="0" /><w:ind /><w:rPr></w:rPr></w:pPr><w:r><w:rPr><w:rFonts w:hint="default" w:ascii="Arial" w:hAnsi="Arial" w:eastAsia="Arial" w:cs="Arial" /><w:b w:val="0"/><w:sz w:val="24" /></w:rPr><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w:r><w:r></w:r></w:p><w:p w14:paraId="03C31C6E"><w:pPr><w:pStyle w:val="886" /><w:pBdr></w:pBdr><w:spacing w:after="80" w:before="0" /><w:ind w:left="400" /><w:rPr></w:rPr></w:pPr><w:r><w:rPr><w:rFonts w:hint="default" w:ascii="Arial" w:hAnsi="Arial" w:eastAsia="Arial" w:cs="Arial" /><w:b w:val="0"/><w:sz w:val="24" /></w:rPr><w:t xml:space="preserve">ลงนาม:     ___________________________   วันที่: ___________________________</w:t></w:r><w:r></w:r></w:p><w:p w14:paraId="563DCB03"><w:pPr><w:pStyle w:val="886" /><w:pBdr></w:pBdr><w:spacing w:after="80" w:before="0" /><w:ind w:left="400" /><w:rPr></w:rPr></w:pPr><w:r><w:rPr><w:rFonts w:hint="default" w:ascii="Arial" w:hAnsi="Arial" w:eastAsia="Arial" w:cs="Arial" /><w:b w:val="0"/><w:sz w:val="24" /></w:rPr><w:t xml:space="preserve">ชื่อ:       ___________________________</w:t></w:r><w:r></w:r></w:p><w:p w14:paraId="6C322A73"><w:pPr><w:pStyle w:val="886" /><w:pBdr></w:pBdr><w:spacing w:after="80" w:before="0" /><w:ind w:left="400" /><w:rPr></w:rPr></w:pPr><w:r><w:rPr><w:rFonts w:hint="default" w:ascii="Arial" w:hAnsi="Arial" w:eastAsia="Arial" w:cs="Arial" /><w:b w:val="0"/><w:sz w:val="24" /></w:rPr><w:t xml:space="preserve">ตำแหน่ง:   ___________________________</w:t></w:r><w:r></w:r></w:p><w:p w14:paraId="758DF99F"><w:pPr><w:pStyle w:val="886" /><w:pBdr></w:pBdr><w:spacing w:after="80" w:before="0" /><w:ind w:left="400" /><w:rPr></w:rPr></w:pPr><w:r><w:rPr><w:rFonts w:hint="default" w:ascii="Arial" w:hAnsi="Arial" w:eastAsia="Arial" w:cs="Arial" /><w:b w:val="0"/><w:sz w:val="24" /></w:rPr><w:t xml:space="preserve">หน่วยงาน:  DAPH Decor / MONOLITH</w:t></w:r><w:r></w:r></w:p><w:p w14:paraId="46AEB9BE"><w:pPr><w:pStyle w:val="886" /><w:pBdr></w:pBdr><w:spacing w:after="80" w:before="200" /><w:ind /><w:rPr></w:rPr></w:pPr><w:r><w:rPr><w:rFonts w:hint="default" w:ascii="Arial" w:hAnsi="Arial" w:eastAsia="Arial" w:cs="Arial" /><w:b/><w:color w:val="2e75b6" /><w:sz w:val="28" /></w:rPr><w:t xml:space="preserve">15.4 Distribution Record</w:t></w:r><w:r></w:r></w:p><w:p w14:paraId="79914D95"><w:pPr><w:pStyle w:val="886" /><w:pBdr></w:pBdr><w:spacing w:after="100" w:before="0" /><w:ind /><w:rPr></w:rPr></w:pPr><w:r><w:rPr><w:rFonts w:hint="default" w:ascii="Arial" w:hAnsi="Arial" w:eastAsia="Arial" w:cs="Arial" /><w:b w:val="0"/><w:sz w:val="24" /></w:rPr><w:t xml:space="preserve">เอกสารฉบับนี้ถูกส่งมอบให้กับผู้รับดังต่อไปนี้:</w:t></w:r><w:r></w:r></w:p><w:p w14:paraId="2FC51A21"><w:pPr><w:pStyle w:val="886" /><w:pBdr></w:pBdr><w:spacing w:after="80" w:before="0" /><w:ind w:left="400" /><w:rPr></w:rPr></w:pPr><w:r><w:rPr><w:rFonts w:hint="default" w:ascii="Arial" w:hAnsi="Arial" w:eastAsia="Arial" w:cs="Arial" /><w:b w:val="0"/><w:sz w:val="24" /></w:rPr><w:t xml:space="preserve">· ทีมผู้บริหาร DAPH Decor — ฉบับ PDF และ PPTX</w:t></w:r><w:r></w:r></w:p><w:p w14:paraId="4E9D5731"><w:pPr><w:pStyle w:val="886" /><w:pBdr></w:pBdr><w:spacing w:after="80" w:before="0" /><w:ind w:left="400" /><w:rPr></w:rPr></w:pPr><w:r><w:rPr><w:rFonts w:hint="default" w:ascii="Arial" w:hAnsi="Arial" w:eastAsia="Arial" w:cs="Arial" /><w:b w:val="0"/><w:sz w:val="24" /></w:rPr><w:t xml:space="preserve">· Studio Director / Project Lead — ฉบับ DOCX (สำหรับอ้างอิง)</w:t></w:r><w:r></w:r></w:p><w:p w14:paraId="399FA6B1"><w:pPr><w:pStyle w:val="886" /><w:pBdr></w:pBdr><w:spacing w:after="80" w:before="0" /><w:ind w:left="400" /><w:rPr></w:rPr></w:pPr><w:r><w:rPr><w:rFonts w:hint="default" w:ascii="Arial" w:hAnsi="Arial" w:eastAsia="Arial" w:cs="Arial" /><w:b w:val="0"/><w:sz w:val="24" /></w:rPr><w:t xml:space="preserve">· HR Manager / Operations Manager — ฉบับ PDF สรุปภาษาไทย</w:t></w:r><w:r></w:r></w:p><w:p w14:paraId="213885AC"><w:pPr><w:pStyle w:val="886" /><w:pBdr></w:pBdr><w:spacing w:after="80" w:before="0" /><w:ind w:left="400" /><w:rPr></w:rPr></w:pPr><w:r><w:rPr><w:rFonts w:hint="default" w:ascii="Arial" w:hAnsi="Arial" w:eastAsia="Arial" w:cs="Arial" /><w:b w:val="0"/><w:sz w:val="24" /></w:rPr><w:t xml:space="preserve">· IT / Systems Team — ผ่าน MONOLITH_SOP_Package_v2.5.zip</w:t></w:r><w:r></w:r></w:p><w:p w14:paraId="6FB93AEE"><w:pPr><w:pStyle w:val="886" /><w:pBdr></w:pBdr><w:spacing w:after="80" w:before="0" /><w:ind w:left="400" /><w:rPr></w:rPr></w:pPr><w:r><w:rPr><w:rFonts w:hint="default" w:ascii="Arial" w:hAnsi="Arial" w:eastAsia="Arial" w:cs="Arial" /><w:b w:val="0"/><w:sz w:val="24" /></w:rPr><w:t xml:space="preserve">· บันทึกลงใน changelog_v25.md ส่วน v2.8</w:t></w:r><w:r></w:r></w:p><w:p w14:paraId="40212B1D"><w:pPr><w:pStyle w:val="886" /><w:pBdr></w:pBdr><w:spacing w:after="100" w:before="0" /><w:ind /><w:rPr></w:rPr></w:pPr><w:r><w:rPr><w:rFonts w:hint="default" w:ascii="Arial" w:hAnsi="Arial" w:eastAsia="Arial" w:cs="Arial" /><w:b w:val="0"/><w:sz w:val="24" /></w:rPr><w:t xml:space="preserve">หมายเหตุ: เอกสาร Acceptance Sign-off ฉบับนี้เป็นส่วนหนึ่งของ v2.8 Release ซึ่งครอบคลุม Slide 12 Heatmap, Master Index, Training Quiz และ v3.0 Planning</w:t></w:r><w:r></w:r></w:p><w:p w14:paraId="148C2079"><w:pPr><w:pStyle w:val="886" /><w:pBdr></w:pBdr><w:spacing w:after="100" w:before="320" /><w:ind /><w:rPr></w:rPr></w:pPr><w:r><w:rPr><w:rFonts w:hint="default" w:ascii="Arial" w:hAnsi="Arial" w:eastAsia="Arial" w:cs="Arial" /><w:b/><w:color w:val="1f2d5a" /><w:sz w:val="36" /></w:rPr><w:t xml:space="preserve">16. Cross-Agent Orchestration Protocol</w:t></w:r><w:r></w:r></w:p><w:p w14:paraId="58463FB5"><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3F4218E7"><w:pPr><w:pStyle w:val="886" /><w:pBdr></w:pBdr><w:spacing w:after="80" w:before="200" /><w:ind /><w:rPr></w:rPr></w:pPr><w:r><w:rPr><w:rFonts w:hint="default" w:ascii="Arial" w:hAnsi="Arial" w:eastAsia="Arial" w:cs="Arial" /><w:b/><w:color w:val="2e75b6" /><w:sz w:val="28" /></w:rPr><w:t xml:space="preserve">16.1 Overview</w:t></w:r><w:r></w:r></w:p><w:p w14:paraId="7A3ACB3A"><w:pPr><w:pStyle w:val="886" /><w:pBdr></w:pBdr><w:spacing w:after="100" w:before="0" /><w:ind /><w:rPr></w:rPr></w:pPr><w:r><w:rPr><w:rFonts w:hint="default" w:ascii="Arial" w:hAnsi="Arial" w:eastAsia="Arial" w:cs="Arial" /><w:b w:val="0"/><w:sz w:val="24" /></w:rPr><w:t xml:space="preserve">Cross-Agent Orchestration defines how MONOLITH AI agents communica</w:t></w:r><w:r><w:rPr><w:rFonts w:hint="default" w:ascii="Arial" w:hAnsi="Arial" w:eastAsia="Arial" w:cs="Arial" /><w:b w:val="0"/><w:sz w:val="24" /></w:rPr><w:t xml:space="preserve">te, share context, and trigger one another based on workflow events. This protocol becomes operational in v3.0 Phase C (Q3–Q4 2027) once all 20 active agents and 5 Phase B agents (Vega, Stone, Ember, Pulse, Shore) have passed their 30-day stability review.</w:t></w:r><w:r></w:r></w:p><w:p w14:paraId="74D40963"><w:pPr><w:pStyle w:val="886" /><w:pBdr></w:pBdr><w:spacing w:after="80" w:before="0" /><w:ind /><w:rPr></w:rPr></w:pPr><w:r><w:rPr><w:rFonts w:hint="default" w:ascii="Arial" w:hAnsi="Arial" w:eastAsia="Arial" w:cs="Arial" /><w:b w:val="0"/><w:sz w:val="24" /></w:rPr><w:t xml:space="preserve">The Ops agent (Ag</w:t></w:r><w:r><w:rPr><w:rFonts w:hint="default" w:ascii="Arial" w:hAnsi="Arial" w:eastAsia="Arial" w:cs="Arial" /><w:b w:val="0"/><w:sz w:val="24" /></w:rPr><w:t xml:space="preserve">ent #20) acts as the central orchestrator, receiving event signals from upstream agents and dispatching downstream actions across departments. All orchestration events are logged with timestamps, triggering agent ID, receiving agent ID, and outcome status.</w:t></w:r><w:r></w:r></w:p><w:p w14:paraId="07B7E712"><w:pPr><w:pStyle w:val="886" /><w:pBdr></w:pBdr><w:spacing w:after="80" w:before="200" /><w:ind /><w:rPr></w:rPr></w:pPr><w:r><w:rPr><w:rFonts w:hint="default" w:ascii="Arial" w:hAnsi="Arial" w:eastAsia="Arial" w:cs="Arial" /><w:b/><w:color w:val="2e75b6" /><w:sz w:val="28" /></w:rPr><w:t xml:space="preserve">16.2 Orchestration Pipelines</w:t></w:r><w:r></w:r></w:p><w:p w14:paraId="559A014D"><w:pPr><w:pStyle w:val="886" /><w:pBdr></w:pBdr><w:spacing w:after="80" w:before="0" /><w:ind /><w:rPr></w:rPr></w:pPr><w:r><w:rPr><w:rFonts w:hint="default" w:ascii="Arial" w:hAnsi="Arial" w:eastAsia="Arial" w:cs="Arial" /><w:b w:val="0"/><w:sz w:val="24" /></w:rPr><w:t xml:space="preserve">Four primary cross-agent pipelines are planned for v3.0:</w:t></w:r><w:r></w:r></w:p><w:p w14:paraId="3665ACC8"><w:pPr><w:pStyle w:val="886" /><w:pBdr></w:pBdr><w:spacing w:after="40" w:before="80" /><w:ind w:left="400" /><w:rPr></w:rPr></w:pPr><w:r><w:rPr><w:rFonts w:hint="default" w:ascii="Arial" w:hAnsi="Arial" w:eastAsia="Arial" w:cs="Arial" /><w:b/><w:color w:val="1f2d5a" /><w:sz w:val="22" /></w:rPr><w:t xml:space="preserve">Pipeline 1 — Sales → Design → Production</w:t></w:r><w:r></w:r></w:p><w:p w14:paraId="7E4C813B"><w:pPr><w:pStyle w:val="886" /><w:pBdr></w:pBdr><w:spacing w:after="40" w:before="0" /><w:ind w:left="560" /><w:rPr></w:rPr></w:pPr><w:r><w:rPr><w:rFonts w:hint="default" w:ascii="Arial" w:hAnsi="Arial" w:eastAsia="Arial" w:cs="Arial" /><w:b w:val="0"/><w:sz w:val="22" /></w:rPr><w:t xml:space="preserve">Trigger: New client project confirmed by Compass (Sales CRM).</w:t></w:r><w:r></w:r></w:p><w:p w14:paraId="43D8D117"><w:pPr><w:pStyle w:val="886" /><w:pBdr></w:pBdr><w:spacing w:after="40" w:before="0" /><w:ind w:left="560" /><w:rPr></w:rPr></w:pPr><w:r><w:rPr><w:rFonts w:hint="default" w:ascii="Arial" w:hAnsi="Arial" w:eastAsia="Arial" w:cs="Arial" /><w:b w:val="0"/><w:sz w:val="22" /></w:rPr><w:t xml:space="preserve">Flow: Compass → Kelly (Design Lead) → Forge (Procurement) → Atlas (Project Mgmt).</w:t></w:r><w:r></w:r></w:p><w:p w14:paraId="58E0ECCA"><w:pPr><w:pStyle w:val="886" /><w:pBdr></w:pBdr><w:spacing w:after="40" w:before="0" /><w:ind w:left="560" /><w:rPr></w:rPr></w:pPr><w:r><w:rPr><w:rFonts w:hint="default" w:ascii="Arial" w:hAnsi="Arial" w:eastAsia="Arial" w:cs="Arial" /><w:b w:val="0"/><w:sz w:val="22" /></w:rPr><w:t xml:space="preserve">Outcome: Design brief auto-generated, materials procurement initiated, project timeline created in Atlas dashboard.</w:t></w:r><w:r></w:r></w:p><w:p w14:paraId="7492CADF"><w:pPr><w:pStyle w:val="886" /><w:pBdr></w:pBdr><w:spacing w:after="40" w:before="0" /><w:ind /><w:rPr></w:rPr></w:pPr><w:r><w:rPr><w:rFonts w:hint="default" w:ascii="Arial" w:hAnsi="Arial" w:eastAsia="Arial" w:cs="Arial" /><w:b w:val="0"/><w:sz w:val="10" /></w:rPr></w:r><w:r></w:r></w:p><w:p w14:paraId="732735BE"><w:pPr><w:pStyle w:val="886" /><w:pBdr></w:pBdr><w:spacing w:after="40" w:before="80" /><w:ind w:left="400" /><w:rPr></w:rPr></w:pPr><w:r><w:rPr><w:rFonts w:hint="default" w:ascii="Arial" w:hAnsi="Arial" w:eastAsia="Arial" w:cs="Arial" /><w:b/><w:color w:val="1f2d5a" /><w:sz w:val="22" /></w:rPr><w:t xml:space="preserve">Pipeline 2 — QA → Site → Client Notification</w:t></w:r><w:r></w:r></w:p><w:p w14:paraId="651FC4C5"><w:pPr><w:pStyle w:val="886" /><w:pBdr></w:pBdr><w:spacing w:after="40" w:before="0" /><w:ind w:left="560" /><w:rPr></w:rPr></w:pPr><w:r><w:rPr><w:rFonts w:hint="default" w:ascii="Arial" w:hAnsi="Arial" w:eastAsia="Arial" w:cs="Arial" /><w:b w:val="0"/><w:sz w:val="22" /></w:rPr><w:t xml:space="preserve">Trigger: QC milestone passed by Guardian (Quality Assurance).</w:t></w:r><w:r></w:r></w:p><w:p w14:paraId="4F5260B2"><w:pPr><w:pStyle w:val="886" /><w:pBdr></w:pBdr><w:spacing w:after="40" w:before="0" /><w:ind w:left="560" /><w:rPr></w:rPr></w:pPr><w:r><w:rPr><w:rFonts w:hint="default" w:ascii="Arial" w:hAnsi="Arial" w:eastAsia="Arial" w:cs="Arial" /><w:b w:val="0"/><w:sz w:val="22" /></w:rPr><w:t xml:space="preserve">Flow: Guardian → Bo (Site Operations) → Aria (Client Relations).</w:t></w:r><w:r></w:r></w:p><w:p w14:paraId="02DD0751"><w:pPr><w:pStyle w:val="886" /><w:pBdr></w:pBdr><w:spacing w:after="40" w:before="0" /><w:ind w:left="560" /><w:rPr></w:rPr></w:pPr><w:r><w:rPr><w:rFonts w:hint="default" w:ascii="Arial" w:hAnsi="Arial" w:eastAsia="Arial" w:cs="Arial" /><w:b w:val="0"/><w:sz w:val="22" /></w:rPr><w:t xml:space="preserve">Outcome: Site handover confirmed, client auto-notified with milestone summary and next-steps schedule.</w:t></w:r><w:r></w:r></w:p><w:p w14:paraId="4D530401"><w:pPr><w:pStyle w:val="886" /><w:pBdr></w:pBdr><w:spacing w:after="40" w:before="0" /><w:ind /><w:rPr></w:rPr></w:pPr><w:r><w:rPr><w:rFonts w:hint="default" w:ascii="Arial" w:hAnsi="Arial" w:eastAsia="Arial" w:cs="Arial" /><w:b w:val="0"/><w:sz w:val="10" /></w:rPr></w:r><w:r></w:r></w:p><w:p w14:paraId="497F1E0D"><w:pPr><w:pStyle w:val="886" /><w:pBdr></w:pBdr><w:spacing w:after="40" w:before="80" /><w:ind w:left="400" /><w:rPr></w:rPr></w:pPr><w:r><w:rPr><w:rFonts w:hint="default" w:ascii="Arial" w:hAnsi="Arial" w:eastAsia="Arial" w:cs="Arial" /><w:b/><w:color w:val="1f2d5a" /><w:sz w:val="22" /></w:rPr><w:t xml:space="preserve">Pipeline 3 — HR → Operations → Systems</w:t></w:r><w:r></w:r></w:p><w:p w14:paraId="37E00E67"><w:pPr><w:pStyle w:val="886" /><w:pBdr></w:pBdr><w:spacing w:after="40" w:before="0" /><w:ind w:left="560" /><w:rPr></w:rPr></w:pPr><w:r><w:rPr><w:rFonts w:hint="default" w:ascii="Arial" w:hAnsi="Arial" w:eastAsia="Arial" w:cs="Arial" /><w:b w:val="0"/><w:sz w:val="22" /></w:rPr><w:t xml:space="preserve">Trigger: Headcount change event recorded by Talent (HR Manager AI).</w:t></w:r><w:r></w:r></w:p><w:p w14:paraId="7913C80F"><w:pPr><w:pStyle w:val="886" /><w:pBdr></w:pBdr><w:spacing w:after="40" w:before="0" /><w:ind w:left="560" /><w:rPr></w:rPr></w:pPr><w:r><w:rPr><w:rFonts w:hint="default" w:ascii="Arial" w:hAnsi="Arial" w:eastAsia="Arial" w:cs="Arial" /><w:b w:val="0"/><w:sz w:val="22" /></w:rPr><w:t xml:space="preserve">Flow: Talent → Ops (GM/MD Orchestrator) → Core (Systems &amp; DevOps).</w:t></w:r><w:r></w:r></w:p><w:p w14:paraId="0F76E283"><w:pPr><w:pStyle w:val="886" /><w:pBdr></w:pBdr><w:spacing w:after="40" w:before="0" /><w:ind w:left="560" /><w:rPr></w:rPr></w:pPr><w:r><w:rPr><w:rFonts w:hint="default" w:ascii="Arial" w:hAnsi="Arial" w:eastAsia="Arial" w:cs="Arial" /><w:b w:val="0"/><w:sz w:val="22" /></w:rPr><w:t xml:space="preserve">Outcome: Capacity recalculation triggered, system access provisioned or deprovisioned, Ops dashboard updated.</w:t></w:r><w:r></w:r></w:p><w:p w14:paraId="7DB8CE17"><w:pPr><w:pStyle w:val="886" /><w:pBdr></w:pBdr><w:spacing w:after="40" w:before="0" /><w:ind /><w:rPr></w:rPr></w:pPr><w:r><w:rPr><w:rFonts w:hint="default" w:ascii="Arial" w:hAnsi="Arial" w:eastAsia="Arial" w:cs="Arial" /><w:b w:val="0"/><w:sz w:val="10" /></w:rPr></w:r><w:r></w:r></w:p><w:p w14:paraId="6801EB35"><w:pPr><w:pStyle w:val="886" /><w:pBdr></w:pBdr><w:spacing w:after="40" w:before="80" /><w:ind w:left="400" /><w:rPr></w:rPr></w:pPr><w:r><w:rPr><w:rFonts w:hint="default" w:ascii="Arial" w:hAnsi="Arial" w:eastAsia="Arial" w:cs="Arial" /><w:b/><w:color w:val="1f2d5a" /><w:sz w:val="22" /></w:rPr><w:t xml:space="preserve">Pipeline 4 — Marketing → CRM → Sales Intelligence</w:t></w:r><w:r></w:r></w:p><w:p w14:paraId="6B1BCAFD"><w:pPr><w:pStyle w:val="886" /><w:pBdr></w:pBdr><w:spacing w:after="40" w:before="0" /><w:ind w:left="560" /><w:rPr></w:rPr></w:pPr><w:r><w:rPr><w:rFonts w:hint="default" w:ascii="Arial" w:hAnsi="Arial" w:eastAsia="Arial" w:cs="Arial" /><w:b w:val="0"/><w:sz w:val="22" /></w:rPr><w:t xml:space="preserve">Trigger: Marketing campaign launched by Scout (Marketing AI).</w:t></w:r><w:r></w:r></w:p><w:p w14:paraId="028B1503"><w:pPr><w:pStyle w:val="886" /><w:pBdr></w:pBdr><w:spacing w:after="40" w:before="0" /><w:ind w:left="560" /><w:rPr></w:rPr></w:pPr><w:r><w:rPr><w:rFonts w:hint="default" w:ascii="Arial" w:hAnsi="Arial" w:eastAsia="Arial" w:cs="Arial" /><w:b w:val="0"/><w:sz w:val="22" /></w:rPr><w:t xml:space="preserve">Flow: Scout → Remy (CRM) → Compass (Sales CRM).</w:t></w:r><w:r></w:r></w:p><w:p w14:paraId="421B5C57"><w:pPr><w:pStyle w:val="886" /><w:pBdr></w:pBdr><w:spacing w:after="40" w:before="0" /><w:ind w:left="560" /><w:rPr></w:rPr></w:pPr><w:r><w:rPr><w:rFonts w:hint="default" w:ascii="Arial" w:hAnsi="Arial" w:eastAsia="Arial" w:cs="Arial" /><w:b w:val="0"/><w:sz w:val="22" /></w:rPr><w:t xml:space="preserve">Outcome: Lead scoring updated based on campaign engagement, sales priority list refreshed, Compass dashboard synced.</w:t></w:r><w:r></w:r></w:p><w:p w14:paraId="0D8ECB9A"><w:pPr><w:pStyle w:val="886" /><w:pBdr></w:pBdr><w:spacing w:after="40" w:before="0" /><w:ind /><w:rPr></w:rPr></w:pPr><w:r><w:rPr><w:rFonts w:hint="default" w:ascii="Arial" w:hAnsi="Arial" w:eastAsia="Arial" w:cs="Arial" /><w:b w:val="0"/><w:sz w:val="10" /></w:rPr></w:r><w:r></w:r></w:p><w:p w14:paraId="0DC17584"><w:pPr><w:pStyle w:val="886" /><w:pBdr></w:pBdr><w:spacing w:after="80" w:before="200" /><w:ind /><w:rPr></w:rPr></w:pPr><w:r><w:rPr><w:rFonts w:hint="default" w:ascii="Arial" w:hAnsi="Arial" w:eastAsia="Arial" w:cs="Arial" /><w:b/><w:color w:val="2e75b6" /><w:sz w:val="28" /></w:rPr><w:t xml:space="preserve">16.3 Technical Requirements</w:t></w:r><w:r></w:r></w:p><w:p w14:paraId="192A3132"><w:pPr><w:pStyle w:val="886" /><w:pBdr></w:pBdr><w:spacing w:after="80" w:before="0" /><w:ind w:left="400" /><w:rPr></w:rPr></w:pPr><w:r><w:rPr><w:rFonts w:hint="default" w:ascii="Arial" w:hAnsi="Arial" w:eastAsia="Arial" w:cs="Arial" /><w:b w:val="0"/><w:sz w:val="24" /></w:rPr><w:t xml:space="preserve">• Shared event bus / message queue — all agents publish and subscribe to a central message broker (e.g. Redis Streams or equivalent)</w:t></w:r><w:r></w:r></w:p><w:p w14:paraId="00893B28"><w:pPr><w:pStyle w:val="886" /><w:pBdr></w:pBdr><w:spacing w:after="80" w:before="0" /><w:ind w:left="400" /><w:rPr></w:rPr></w:pPr><w:r><w:rPr><w:rFonts w:hint="default" w:ascii="Arial" w:hAnsi="Arial" w:eastAsia="Arial" w:cs="Arial" /><w:b w:val="0"/><w:sz w:val="24" /></w:rPr><w:t xml:space="preserve">• Inter-agent communication protocol — standardised JSON schema v1.0 defining event_type, source_agent, target_agent, payload, and timestamp fields</w:t></w:r><w:r></w:r></w:p><w:p w14:paraId="59FC6180"><w:pPr><w:pStyle w:val="886" /><w:pBdr></w:pBdr><w:spacing w:after="80" w:before="0" /><w:ind w:left="400" /><w:rPr></w:rPr></w:pPr><w:r><w:rPr><w:rFonts w:hint="default" w:ascii="Arial" w:hAnsi="Arial" w:eastAsia="Arial" w:cs="Arial" /><w:b w:val="0"/><w:sz w:val="24" /></w:rPr><w:t xml:space="preserve">• Ops agent orchestration layer — Ops (#20) acts as supervisor; all multi-step pipelines route through Ops for logging and exception handling</w:t></w:r><w:r></w:r></w:p><w:p w14:paraId="17C9A19D"><w:pPr><w:pStyle w:val="886" /><w:pBdr></w:pBdr><w:spacing w:after="80" w:before="0" /><w:ind w:left="400" /><w:rPr></w:rPr></w:pPr><w:r><w:rPr><w:rFonts w:hint="default" w:ascii="Arial" w:hAnsi="Arial" w:eastAsia="Arial" w:cs="Arial" /><w:b w:val="0"/><w:sz w:val="24" /></w:rPr><w:t xml:space="preserve">• Audit log — every cross-agent trigger stored with full payload for compliance review and SOP traceability</w:t></w:r><w:r></w:r></w:p><w:p w14:paraId="7739EB72"><w:pPr><w:pStyle w:val="886" /><w:pBdr></w:pBdr><w:spacing w:after="80" w:before="0" /><w:ind w:left="400" /><w:rPr></w:rPr></w:pPr><w:r><w:rPr><w:rFonts w:hint="default" w:ascii="Arial" w:hAnsi="Arial" w:eastAsia="Arial" w:cs="Arial" /><w:b w:val="0"/><w:sz w:val="24" /></w:rPr><w:t xml:space="preserve">• Idempotency — all agent actions must be idempotent to prevent duplicate processing when events are re-delivered</w:t></w:r><w:r></w:r></w:p><w:p w14:paraId="24473689"><w:pPr><w:pStyle w:val="886" /><w:pBdr></w:pBdr><w:spacing w:after="80" w:before="0" /><w:ind w:left="400" /><w:rPr></w:rPr></w:pPr><w:r><w:rPr><w:rFonts w:hint="default" w:ascii="Arial" w:hAnsi="Arial" w:eastAsia="Arial" w:cs="Arial" /><w:b w:val="0"/><w:sz w:val="24" /></w:rPr><w:t xml:space="preserve">• Timeout &amp; fallback — each pipeline step has a 30-second timeout; on timeout, Ops escalates to the human accountable role defined in S22 RACI</w:t></w:r><w:r></w:r></w:p><w:p w14:paraId="034AC1A0"><w:pPr><w:pStyle w:val="886" /><w:pBdr></w:pBdr><w:spacing w:after="80" w:before="200" /><w:ind /><w:rPr></w:rPr></w:pPr><w:r><w:rPr><w:rFonts w:hint="default" w:ascii="Arial" w:hAnsi="Arial" w:eastAsia="Arial" w:cs="Arial" /><w:b/><w:color w:val="2e75b6" /><w:sz w:val="28" /></w:rPr><w:t xml:space="preserve">16.4 Roles &amp; Responsibilities</w:t></w:r><w:r></w:r></w:p><w:p w14:paraId="691E6E9C"><w:pPr><w:pStyle w:val="886" /><w:pBdr></w:pBdr><w:spacing w:after="60" w:before="0" /><w:ind w:left="400" /><w:rPr></w:rPr></w:pPr><w:r><w:rPr><w:rFonts w:hint="default" w:ascii="Arial" w:hAnsi="Arial" w:eastAsia="Arial" w:cs="Arial" /><w:b/><w:color w:val="2e75b6" /><w:sz w:val="24" /></w:rPr><w:t xml:space="preserve">Orchestration Design Lead:  </w:t></w:r><w:r><w:rPr><w:rFonts w:hint="default" w:ascii="Arial" w:hAnsi="Arial" w:eastAsia="Arial" w:cs="Arial" /><w:b w:val="0"/><w:sz w:val="24" /></w:rPr><w:t xml:space="preserve">Systems Team (Core Agent #14 accountable)</w:t></w:r><w:r></w:r></w:p><w:p w14:paraId="62322B10"><w:pPr><w:pStyle w:val="886" /><w:pBdr></w:pBdr><w:spacing w:after="60" w:before="0" /><w:ind w:left="400" /><w:rPr></w:rPr></w:pPr><w:r><w:rPr><w:rFonts w:hint="default" w:ascii="Arial" w:hAnsi="Arial" w:eastAsia="Arial" w:cs="Arial" /><w:b/><w:color w:val="2e75b6" /><w:sz w:val="24" /></w:rPr><w:t xml:space="preserve">Pipeline Testing &amp; QA:  </w:t></w:r><w:r><w:rPr><w:rFonts w:hint="default" w:ascii="Arial" w:hAnsi="Arial" w:eastAsia="Arial" w:cs="Arial" /><w:b w:val="0"/><w:sz w:val="24" /></w:rPr><w:t xml:space="preserve">QA Manager (Guardian Agent #18 accountable)</w:t></w:r><w:r></w:r></w:p><w:p w14:paraId="700AF6F6"><w:pPr><w:pStyle w:val="886" /><w:pBdr></w:pBdr><w:spacing w:after="60" w:before="0" /><w:ind w:left="400" /><w:rPr></w:rPr></w:pPr><w:r><w:rPr><w:rFonts w:hint="default" w:ascii="Arial" w:hAnsi="Arial" w:eastAsia="Arial" w:cs="Arial" /><w:b/><w:color w:val="2e75b6" /><w:sz w:val="24" /></w:rPr><w:t xml:space="preserve">Human Escalation Owner:  </w:t></w:r><w:r><w:rPr><w:rFonts w:hint="default" w:ascii="Arial" w:hAnsi="Arial" w:eastAsia="Arial" w:cs="Arial" /><w:b w:val="0"/><w:sz w:val="24" /></w:rPr><w:t xml:space="preserve">GM / MD (Ops Agent #20 accountable)</w:t></w:r><w:r></w:r></w:p><w:p w14:paraId="2773BC6A"><w:pPr><w:pStyle w:val="886" /><w:pBdr></w:pBdr><w:spacing w:after="60" w:before="0" /><w:ind w:left="400" /><w:rPr></w:rPr></w:pPr><w:r><w:rPr><w:rFonts w:hint="default" w:ascii="Arial" w:hAnsi="Arial" w:eastAsia="Arial" w:cs="Arial" /><w:b/><w:color w:val="2e75b6" /><w:sz w:val="24" /></w:rPr><w:t xml:space="preserve">Audit Log Review:  </w:t></w:r><w:r><w:rPr><w:rFonts w:hint="default" w:ascii="Arial" w:hAnsi="Arial" w:eastAsia="Arial" w:cs="Arial" /><w:b w:val="0"/><w:sz w:val="24" /></w:rPr><w:t xml:space="preserve">Operations Manager — monthly review</w:t></w:r><w:r></w:r></w:p><w:p w14:paraId="0BD9C2B9"><w:pPr><w:pStyle w:val="886" /><w:pBdr></w:pBdr><w:spacing w:after="60" w:before="0" /><w:ind w:left="400" /><w:rPr></w:rPr></w:pPr><w:r><w:rPr><w:rFonts w:hint="default" w:ascii="Arial" w:hAnsi="Arial" w:eastAsia="Arial" w:cs="Arial" /><w:b/><w:color w:val="2e75b6" /><w:sz w:val="24" /></w:rPr><w:t xml:space="preserve">SOP Update Authority:  </w:t></w:r><w:r><w:rPr><w:rFonts w:hint="default" w:ascii="Arial" w:hAnsi="Arial" w:eastAsia="Arial" w:cs="Arial" /><w:b w:val="0"/><w:sz w:val="24" /></w:rPr><w:t xml:space="preserve">Studio Director — approves S16 amendments</w:t></w:r><w:r></w:r></w:p><w:p w14:paraId="4DD632C2"><w:pPr><w:pStyle w:val="886" /><w:pBdr></w:pBdr><w:spacing w:after="80" w:before="200" /><w:ind /><w:rPr></w:rPr></w:pPr><w:r><w:rPr><w:rFonts w:hint="default" w:ascii="Arial" w:hAnsi="Arial" w:eastAsia="Arial" w:cs="Arial" /><w:b/><w:color w:val="2e75b6" /><w:sz w:val="28" /></w:rPr><w:t xml:space="preserve">16.5 Implementation Timeline</w:t></w:r><w:r></w:r></w:p><w:p w14:paraId="52047F28"><w:pPr><w:pStyle w:val="886" /><w:pBdr></w:pBdr><w:spacing w:after="80" w:before="0" /><w:ind w:left="400" /><w:rPr></w:rPr></w:pPr><w:r><w:rPr><w:rFonts w:hint="default" w:ascii="Arial" w:hAnsi="Arial" w:eastAsia="Arial" w:cs="Arial" /><w:b/><w:color w:val="2e75b6" /><w:sz w:val="24" /></w:rPr><w:t xml:space="preserve">Q1 2027:  </w:t></w:r><w:r><w:rPr><w:rFonts w:hint="default" w:ascii="Arial" w:hAnsi="Arial" w:eastAsia="Arial" w:cs="Arial" /><w:b w:val="0"/><w:sz w:val="24" /></w:rPr><w:t xml:space="preserve">All 20 active agents stable → Phase C pre-conditions met</w:t></w:r><w:r></w:r></w:p><w:p w14:paraId="1FE67600"><w:pPr><w:pStyle w:val="886" /><w:pBdr></w:pBdr><w:spacing w:after="80" w:before="0" /><w:ind w:left="400" /><w:rPr></w:rPr></w:pPr><w:r><w:rPr><w:rFonts w:hint="default" w:ascii="Arial" w:hAnsi="Arial" w:eastAsia="Arial" w:cs="Arial" /><w:b/><w:color w:val="2e75b6" /><w:sz w:val="24" /></w:rPr><w:t xml:space="preserve">Q2 2027:  </w:t></w:r><w:r><w:rPr><w:rFonts w:hint="default" w:ascii="Arial" w:hAnsi="Arial" w:eastAsia="Arial" w:cs="Arial" /><w:b w:val="0"/><w:sz w:val="24" /></w:rPr><w:t xml:space="preserve">Event bus infrastructure provisioned; JSON schema v1.0 finalised</w:t></w:r><w:r></w:r></w:p><w:p w14:paraId="3C9ECEE2"><w:pPr><w:pStyle w:val="886" /><w:pBdr></w:pBdr><w:spacing w:after="80" w:before="0" /><w:ind w:left="400" /><w:rPr></w:rPr></w:pPr><w:r><w:rPr><w:rFonts w:hint="default" w:ascii="Arial" w:hAnsi="Arial" w:eastAsia="Arial" w:cs="Arial" /><w:b/><w:color w:val="2e75b6" /><w:sz w:val="24" /></w:rPr><w:t xml:space="preserve">Q3 2027:  </w:t></w:r><w:r><w:rPr><w:rFonts w:hint="default" w:ascii="Arial" w:hAnsi="Arial" w:eastAsia="Arial" w:cs="Arial" /><w:b w:val="0"/><w:sz w:val="24" /></w:rPr><w:t xml:space="preserve">Pipeline 1 (Sales→Design→Production) go-live; Vega/Stone/Ember deployed</w:t></w:r><w:r></w:r></w:p><w:p w14:paraId="4845F9D6"><w:pPr><w:pStyle w:val="886" /><w:pBdr></w:pBdr><w:spacing w:after="80" w:before="0" /><w:ind w:left="400" /><w:rPr></w:rPr></w:pPr><w:r><w:rPr><w:rFonts w:hint="default" w:ascii="Arial" w:hAnsi="Arial" w:eastAsia="Arial" w:cs="Arial" /><w:b/><w:color w:val="2e75b6" /><w:sz w:val="24" /></w:rPr><w:t xml:space="preserve">Q4 2027:  </w:t></w:r><w:r><w:rPr><w:rFonts w:hint="default" w:ascii="Arial" w:hAnsi="Arial" w:eastAsia="Arial" w:cs="Arial" /><w:b w:val="0"/><w:sz w:val="24" /></w:rPr><w:t xml:space="preserve">Pipelines 2, 3, 4 activated; Pulse &amp; Shore deployed</w:t></w:r><w:r></w:r></w:p><w:p w14:paraId="67499127"><w:pPr><w:pStyle w:val="886" /><w:pBdr></w:pBdr><w:spacing w:after="80" w:before="0" /><w:ind w:left="400" /><w:rPr></w:rPr></w:pPr><w:r><w:rPr><w:rFonts w:hint="default" w:ascii="Arial" w:hAnsi="Arial" w:eastAsia="Arial" w:cs="Arial" /><w:b/><w:color w:val="2e75b6" /><w:sz w:val="24" /></w:rPr><w:t xml:space="preserve">Q1 2028:  </w:t></w:r><w:r><w:rPr><w:rFonts w:hint="default" w:ascii="Arial" w:hAnsi="Arial" w:eastAsia="Arial" w:cs="Arial" /><w:b w:val="0"/><w:sz w:val="24" /></w:rPr><w:t xml:space="preserve">Full orchestration layer operational → v3.0 stabilisation review</w:t></w:r><w:r></w:r></w:p><w:p w14:paraId="39BADA2D"><w:pPr><w:pStyle w:val="886" /><w:pBdr></w:pBdr><w:spacing w:after="0" w:before="160" /><w:ind /><w:rPr></w:rPr></w:pPr><w:r><w:rPr><w:rFonts w:hint="default" w:ascii="Arial" w:hAnsi="Arial" w:eastAsia="Arial" w:cs="Arial" /><w:b w:val="0"/><w:sz w:val="12" /></w:rPr><w:t xml:space="preserve"> </w:t></w:r><w:r></w:r></w:p><w:p w14:paraId="6787D972"><w:pPr><w:pStyle w:val="886" /><w:pBdr></w:pBdr><w:spacing w:after="60" w:before="0" /><w:ind /><w:rPr></w:rPr></w:pPr><w:r><w:rPr><w:rFonts w:hint="default" w:ascii="Arial" w:hAnsi="Arial" w:eastAsia="Arial" w:cs="Arial" /><w:b w:val="0"/><w:sz w:val="20" /></w:rPr><w:t xml:space="preserve">────────────────────────────────────────────────────────────────────</w:t></w:r><w:r></w:r></w:p><w:p w14:paraId="4954512E"><w:pPr><w:pStyle w:val="886" /><w:pBdr></w:pBdr><w:spacing w:after="40" w:before="0" /><w:ind /><w:rPr></w:rPr></w:pPr><w:r><w:rPr><w:rFonts w:hint="default" w:ascii="Arial" w:hAnsi="Arial" w:eastAsia="Arial" w:cs="Arial" /><w:b w:val="0"/><w:color w:val="888888" /><w:sz w:val="20" /></w:rPr><w:t xml:space="preserve">Note: Section 16 is a planning draft. Final architecture and protocol specifications will be confirmed upon Talent + Ops agent go-live (Q1 2027). This section will be updated to v3.0 Final upon project initiation.</w:t></w:r><w:r></w:r></w:p><w:p w14:paraId="73709CBB"><w:pPr><w:pStyle w:val="886" /><w:pBdr></w:pBdr><w:spacing w:after="0" w:before="0" /><w:ind /><w:rPr></w:rPr></w:pPr><w:r><w:rPr><w:rFonts w:hint="default" w:ascii="Arial" w:hAnsi="Arial" w:eastAsia="Arial" w:cs="Arial" /><w:b w:val="0"/><w:color w:val="888888" /><w:sz w:val="18" /></w:rPr><w:t xml:space="preserve">Reference: v30_planning.docx — Section 3 (Phase C Orchestration) and Section 7 (Risks)</w:t></w:r><w:r></w:r></w:p><w:p w14:paraId="7FC7838C"><w:pPr><w:pStyle w:val="886" /><w:pBdr></w:pBdr><w:spacing w:after="100" w:before="320" /><w:ind /><w:rPr></w:rPr></w:pPr><w:r><w:rPr><w:rFonts w:hint="default" w:ascii="Arial" w:hAnsi="Arial" w:eastAsia="Arial" w:cs="Arial" /><w:b/><w:color w:val="1f2d5a" /><w:sz w:val="36" /></w:rPr><w:t xml:space="preserve">17. Agent Performance KPIs &amp; SLA Thresholds</w:t></w:r><w:r></w:r></w:p><w:p w14:paraId="551F61A9"><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79921FA6"><w:pPr><w:pStyle w:val="886" /><w:pBdr></w:pBdr><w:spacing w:after="80" w:before="200" /><w:ind /><w:rPr></w:rPr></w:pPr><w:r><w:rPr><w:rFonts w:hint="default" w:ascii="Arial" w:hAnsi="Arial" w:eastAsia="Arial" w:cs="Arial" /><w:b/><w:color w:val="2e75b6" /><w:sz w:val="28" /></w:rPr><w:t xml:space="preserve">17.1 Overview</w:t></w:r><w:r></w:r></w:p><w:p w14:paraId="002AD259"><w:pPr><w:pStyle w:val="886" /><w:pBdr></w:pBdr><w:spacing w:after="100" w:before="0" /><w:ind /><w:rPr></w:rPr></w:pPr><w:r><w:rPr><w:rFonts w:hint="default" w:ascii="Arial" w:hAnsi="Arial" w:eastAsia="Arial" w:cs="Arial" /><w:b w:val="0"/><w:sz w:val="24" /></w:rPr><w:t xml:space="preserve">This section defines the key performance ind</w:t></w:r><w:r><w:rPr><w:rFonts w:hint="default" w:ascii="Arial" w:hAnsi="Arial" w:eastAsia="Arial" w:cs="Arial" /><w:b w:val="0"/><w:sz w:val="24" /></w:rPr><w:t xml:space="preserve">icators (KPIs) and service-level agreement (SLA) thresholds applied to all 20 live MONOLITH AI agents. Performance monitoring ensures each agent operates within agreed accuracy, reliability, and responsiveness parameters across DAPH Decor&apos;s 13 departments.</w:t></w:r><w:r></w:r></w:p><w:p w14:paraId="42D1B176"><w:pPr><w:pStyle w:val="886" /><w:pBdr></w:pBdr><w:spacing w:after="80" w:before="0" /><w:ind /><w:rPr></w:rPr></w:pPr><w:r><w:rPr><w:rFonts w:hint="default" w:ascii="Arial" w:hAnsi="Arial" w:eastAsia="Arial" w:cs="Arial" /><w:b w:val="0"/><w:sz w:val="24" /></w:rPr><w:t xml:space="preserve">KPI monitoring is operationally linked to Section 16 (Cros</w:t></w:r><w:r><w:rPr><w:rFonts w:hint="default" w:ascii="Arial" w:hAnsi="Arial" w:eastAsia="Arial" w:cs="Arial" /><w:b w:val="0"/><w:sz w:val="24" /></w:rPr><w:t xml:space="preserve">s-Agent Orchestration). The Core agent (#14) provides the underlying systems monitoring layer, while the Ops agent (#20) consolidates performance data for weekly and monthly review. Any agent breaching a threshold triggers an escalation as defined in 17.4.</w:t></w:r><w:r></w:r></w:p><w:p w14:paraId="1C2896BD"><w:pPr><w:pStyle w:val="886" /><w:pBdr></w:pBdr><w:spacing w:after="80" w:before="200" /><w:ind /><w:rPr></w:rPr></w:pPr><w:r><w:rPr><w:rFonts w:hint="default" w:ascii="Arial" w:hAnsi="Arial" w:eastAsia="Arial" w:cs="Arial" /><w:b/><w:color w:val="2e75b6" /><w:sz w:val="28" /></w:rPr><w:t xml:space="preserve">17.2 KPI Framework</w:t></w:r><w:r></w:r></w:p><w:p w14:paraId="271CAAF3"><w:pPr><w:pStyle w:val="886" /><w:pBdr></w:pBdr><w:spacing w:after="80" w:before="0" /><w:ind /><w:rPr></w:rPr></w:pPr><w:r><w:rPr><w:rFonts w:hint="default" w:ascii="Arial" w:hAnsi="Arial" w:eastAsia="Arial" w:cs="Arial" /><w:b w:val="0"/><w:sz w:val="24" /></w:rPr><w:t xml:space="preserve">Four performance categories apply universally across all agents:</w:t></w:r><w:r></w:r></w:p><w:p w14:paraId="17AFB559"><w:pPr><w:pStyle w:val="886" /><w:pBdr></w:pBdr><w:spacing w:after="40" w:before="80" /><w:ind w:left="400" /><w:rPr></w:rPr></w:pPr><w:r><w:rPr><w:rFonts w:hint="default" w:ascii="Arial" w:hAnsi="Arial" w:eastAsia="Arial" w:cs="Arial" /><w:b/><w:color w:val="1f2d5a" /><w:sz w:val="22" /></w:rPr><w:t xml:space="preserve">Category 1 — Response Accuracy</w:t></w:r><w:r></w:r></w:p><w:p w14:paraId="3F3B3A1F"><w:pPr><w:pStyle w:val="886" /><w:pBdr></w:pBdr><w:spacing w:after="60" w:before="0" /><w:ind w:left="560" /><w:rPr></w:rPr></w:pPr><w:r><w:rPr><w:rFonts w:hint="default" w:ascii="Arial" w:hAnsi="Arial" w:eastAsia="Arial" w:cs="Arial" /><w:b w:val="0"/><w:sz w:val="22" /></w:rPr><w:t xml:space="preserve">Measures the percentage of agent outputs that are factually correct, contextually appropriate, and free from hallucination or misclassification. Evaluated against a weekly human-reviewed sample (5% of all outputs).</w:t></w:r><w:r></w:r></w:p><w:p w14:paraId="4AB015C4"><w:pPr><w:pStyle w:val="886" /><w:pBdr></w:pBdr><w:spacing w:after="40" w:before="80" /><w:ind w:left="400" /><w:rPr></w:rPr></w:pPr><w:r><w:rPr><w:rFonts w:hint="default" w:ascii="Arial" w:hAnsi="Arial" w:eastAsia="Arial" w:cs="Arial" /><w:b/><w:color w:val="1f2d5a" /><w:sz w:val="22" /></w:rPr><w:t xml:space="preserve">Category 2 — Task Completion Rate</w:t></w:r><w:r></w:r></w:p><w:p w14:paraId="232A2FAD"><w:pPr><w:pStyle w:val="886" /><w:pBdr></w:pBdr><w:spacing w:after="60" w:before="0" /><w:ind w:left="560" /><w:rPr></w:rPr></w:pPr><w:r><w:rPr><w:rFonts w:hint="default" w:ascii="Arial" w:hAnsi="Arial" w:eastAsia="Arial" w:cs="Arial" /><w:b w:val="0"/><w:sz w:val="22" /></w:rPr><w:t xml:space="preserve">Percentage of assigned tasks completed end-to-end without human override or manual correction within the same session. Captures agent autonomy and workflow reliability in production conditions.</w:t></w:r><w:r></w:r></w:p><w:p w14:paraId="7A839426"><w:pPr><w:pStyle w:val="886" /><w:pBdr></w:pBdr><w:spacing w:after="40" w:before="80" /><w:ind w:left="400" /><w:rPr></w:rPr></w:pPr><w:r><w:rPr><w:rFonts w:hint="default" w:ascii="Arial" w:hAnsi="Arial" w:eastAsia="Arial" w:cs="Arial" /><w:b/><w:color w:val="1f2d5a" /><w:sz w:val="22" /></w:rPr><w:t xml:space="preserve">Category 3 — System Uptime</w:t></w:r><w:r></w:r></w:p><w:p w14:paraId="09F11DA0"><w:pPr><w:pStyle w:val="886" /><w:pBdr></w:pBdr><w:spacing w:after="60" w:before="0" /><w:ind w:left="560" /><w:rPr></w:rPr></w:pPr><w:r><w:rPr><w:rFonts w:hint="default" w:ascii="Arial" w:hAnsi="Arial" w:eastAsia="Arial" w:cs="Arial" /><w:b w:val="0"/><w:sz w:val="22" /></w:rPr><w:t xml:space="preserve">Percentage of scheduled operating hours during which the agent was responsive and available. Includes planned maintenance windows as exclusions. Measured by Core agent (#14) heartbeat monitoring.</w:t></w:r><w:r></w:r></w:p><w:p w14:paraId="22DACCA3"><w:pPr><w:pStyle w:val="886" /><w:pBdr></w:pBdr><w:spacing w:after="40" w:before="80" /><w:ind w:left="400" /><w:rPr></w:rPr></w:pPr><w:r><w:rPr><w:rFonts w:hint="default" w:ascii="Arial" w:hAnsi="Arial" w:eastAsia="Arial" w:cs="Arial" /><w:b/><w:color w:val="1f2d5a" /><w:sz w:val="22" /></w:rPr><w:t xml:space="preserve">Category 4 — Escalation Rate</w:t></w:r><w:r></w:r></w:p><w:p w14:paraId="435AC4D0"><w:pPr><w:pStyle w:val="886" /><w:pBdr></w:pBdr><w:spacing w:after="60" w:before="0" /><w:ind w:left="560" /><w:rPr></w:rPr></w:pPr><w:r><w:rPr><w:rFonts w:hint="default" w:ascii="Arial" w:hAnsi="Arial" w:eastAsia="Arial" w:cs="Arial" /><w:b w:val="0"/><w:sz w:val="22" /></w:rPr><w:t xml:space="preserve">Percentage of tasks that required escalation to a human accountable owner due to agent inability, threshold breach, or exception condition. Lower values indicate higher agent maturity and autonomy.</w:t></w:r><w:r></w:r></w:p><w:p w14:paraId="7A63FC37"><w:pPr><w:pStyle w:val="886" /><w:pBdr></w:pBdr><w:spacing w:after="80" w:before="200" /><w:ind /><w:rPr></w:rPr></w:pPr><w:r><w:rPr><w:rFonts w:hint="default" w:ascii="Arial" w:hAnsi="Arial" w:eastAsia="Arial" w:cs="Arial" /><w:b/><w:color w:val="2e75b6" /><w:sz w:val="28" /></w:rPr><w:t xml:space="preserve">17.3 SLA Thresholds by Agent Group</w:t></w:r><w:r></w:r></w:p><w:p w14:paraId="045E467A"><w:pPr><w:pStyle w:val="886" /><w:pBdr></w:pBdr><w:spacing w:after="80" w:before="0" /><w:ind /><w:rPr></w:rPr></w:pPr><w:r><w:rPr><w:rFonts w:hint="default" w:ascii="Arial" w:hAnsi="Arial" w:eastAsia="Arial" w:cs="Arial" /><w:b w:val="0"/><w:sz w:val="24" /></w:rPr><w:t xml:space="preserve">The 20 live agents are grouped into four functional clusters. SLA thresholds reflect the criticality, client-facing nature, and operational risk of each cluster:</w:t></w:r><w:r></w:r></w:p><w:p w14:paraId="2ACCF7A9"><w:pPr><w:pStyle w:val="886" /><w:pBdr></w:pBdr><w:spacing w:after="40" w:before="120" /><w:ind w:left="400" /><w:rPr></w:rPr></w:pPr><w:r><w:rPr><w:rFonts w:hint="default" w:ascii="Arial" w:hAnsi="Arial" w:eastAsia="Arial" w:cs="Arial" /><w:b/><w:color w:val="1f2d5a" /><w:sz w:val="23" /></w:rPr><w:t xml:space="preserve">Group A — Client-Facing &amp; Design (Kelly, Signal, Aria, Blaze, Nova)</w:t></w:r><w:r></w:r></w:p><w:p w14:paraId="639FCC9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95%  (breach threshold: &lt; 90%)</w:t></w:r><w:r></w:r></w:p><w:p w14:paraId="6F5CD64C"><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92%  (breach threshold: &lt; 85%)</w:t></w:r><w:r></w:r></w:p><w:p w14:paraId="5786C6B6"><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32CDE714"><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5%  (breach threshold: &gt; 10%)</w:t></w:r><w:r></w:r></w:p><w:p w14:paraId="3450DCA2"><w:pPr><w:pStyle w:val="886" /><w:pBdr></w:pBdr><w:spacing w:after="40" w:before="120" /><w:ind w:left="400" /><w:rPr></w:rPr></w:pPr><w:r><w:rPr><w:rFonts w:hint="default" w:ascii="Arial" w:hAnsi="Arial" w:eastAsia="Arial" w:cs="Arial" /><w:b/><w:color w:val="1f2d5a" /><w:sz w:val="23" /></w:rPr><w:t xml:space="preserve">Group B — Sales, CRM &amp; Marketing (Compass, Remy, Scout, Finn, Hana)</w:t></w:r><w:r></w:r></w:p><w:p w14:paraId="1B8C7A3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93%  (breach threshold: &lt; 88%)</w:t></w:r><w:r></w:r></w:p><w:p w14:paraId="12F3AF7A"><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90%  (breach threshold: &lt; 83%)</w:t></w:r><w:r></w:r></w:p><w:p w14:paraId="10E88E33"><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98.5%  (breach threshold: &lt; 96%)</w:t></w:r><w:r></w:r></w:p><w:p w14:paraId="3B6DE872"><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7%  (breach threshold: &gt; 12%)</w:t></w:r><w:r></w:r></w:p><w:p w14:paraId="2741BA19"><w:pPr><w:pStyle w:val="886" /><w:pBdr></w:pBdr><w:spacing w:after="40" w:before="120" /><w:ind w:left="400" /><w:rPr></w:rPr></w:pPr><w:r><w:rPr><w:rFonts w:hint="default" w:ascii="Arial" w:hAnsi="Arial" w:eastAsia="Arial" w:cs="Arial" /><w:b/><w:color w:val="1f2d5a" /><w:sz w:val="23" /></w:rPr><w:t xml:space="preserve">Group C — Project &amp; Site Operations (Atlas, Bo, Forge, Leo, Ops)</w:t></w:r><w:r></w:r></w:p><w:p w14:paraId="43AEFFBF"><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94%  (breach threshold: &lt; 89%)</w:t></w:r><w:r></w:r></w:p><w:p w14:paraId="7FABF236"><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91%  (breach threshold: &lt; 84%)</w:t></w:r><w:r></w:r></w:p><w:p w14:paraId="528226DD"><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5299A4FF"><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6%  (breach threshold: &gt; 11%)</w:t></w:r><w:r></w:r></w:p><w:p w14:paraId="59E0EBB3"><w:pPr><w:pStyle w:val="886" /><w:pBdr></w:pBdr><w:spacing w:after="40" w:before="120" /><w:ind w:left="400" /><w:rPr></w:rPr></w:pPr><w:r><w:rPr><w:rFonts w:hint="default" w:ascii="Arial" w:hAnsi="Arial" w:eastAsia="Arial" w:cs="Arial" /><w:b/><w:color w:val="1f2d5a" /><w:sz w:val="23" /></w:rPr><w:t xml:space="preserve">Group D — Systems, QA &amp; HR (Core, Nexus, Rex, Guardian, Talent)</w:t></w:r><w:r></w:r></w:p><w:p w14:paraId="1425A13E"><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97%  (breach threshold: &lt; 93%)</w:t></w:r><w:r></w:r></w:p><w:p w14:paraId="09494889"><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95%  (breach threshold: &lt; 90%)</w:t></w:r><w:r></w:r></w:p><w:p w14:paraId="79BB89C9"><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99.5%  (breach threshold: &lt; 98%)</w:t></w:r><w:r></w:r></w:p><w:p w14:paraId="0FC783FE"><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4%  (breach threshold: &gt; 8%)</w:t></w:r><w:r></w:r></w:p><w:p w14:paraId="10D7DFCD"><w:pPr><w:pStyle w:val="886" /><w:pBdr></w:pBdr><w:spacing w:after="80" w:before="200" /><w:ind /><w:rPr></w:rPr></w:pPr><w:r><w:rPr><w:rFonts w:hint="default" w:ascii="Arial" w:hAnsi="Arial" w:eastAsia="Arial" w:cs="Arial" /><w:b/><w:color w:val="2e75b6" /><w:sz w:val="28" /></w:rPr><w:t xml:space="preserve">17.4 Monitoring &amp; Alerting Protocol</w:t></w:r><w:r></w:r></w:p><w:p w14:paraId="472D9BB0"><w:pPr><w:pStyle w:val="886" /><w:pBdr></w:pBdr><w:spacing w:after="80" w:before="0" /><w:ind /><w:rPr></w:rPr></w:pPr><w:r><w:rPr><w:rFonts w:hint="default" w:ascii="Arial" w:hAnsi="Arial" w:eastAsia="Arial" w:cs="Arial" /><w:b w:val="0"/><w:sz w:val="24" /></w:rPr><w:t xml:space="preserve">Core (#14) provides the real-time systems monitoring layer. All agent heartbeat signals, task-completion logs, and error events are ingested by Core and surfaced on the Ops agent (#20) dashboard. Alerting follows a three-tier escalation model:</w:t></w:r><w:r></w:r></w:p><w:p w14:paraId="6A1BD67B"><w:pPr><w:pStyle w:val="886" /><w:pBdr></w:pBdr><w:spacing w:after="40" w:before="80" /><w:ind w:left="400" /><w:rPr></w:rPr></w:pPr><w:r><w:rPr><w:rFonts w:hint="default" w:ascii="Arial" w:hAnsi="Arial" w:eastAsia="Arial" w:cs="Arial" /><w:b/><w:color w:val="1f2d5a" /><w:sz w:val="22" /></w:rPr><w:t xml:space="preserve">Tier 1 — Automated Alert (Core → Ops):</w:t></w:r><w:r></w:r></w:p><w:p w14:paraId="5B4102EC"><w:pPr><w:pStyle w:val="886" /><w:pBdr></w:pBdr><w:spacing w:after="60" w:before="0" /><w:ind w:left="560" /><w:rPr></w:rPr></w:pPr><w:r><w:rPr><w:rFonts w:hint="default" w:ascii="Arial" w:hAnsi="Arial" w:eastAsia="Arial" w:cs="Arial" /><w:b w:val="0"/><w:sz w:val="22" /></w:rPr><w:t xml:space="preserve">KPI within 3 percentage points of breach threshold. Core logs event and notifies Ops dashboard. No human action required unless condition persists for more than 24 hours.</w:t></w:r><w:r></w:r></w:p><w:p w14:paraId="38CE0F13"><w:pPr><w:pStyle w:val="886" /><w:pBdr></w:pBdr><w:spacing w:after="40" w:before="80" /><w:ind w:left="400" /><w:rPr></w:rPr></w:pPr><w:r><w:rPr><w:rFonts w:hint="default" w:ascii="Arial" w:hAnsi="Arial" w:eastAsia="Arial" w:cs="Arial" /><w:b/><w:color w:val="1f2d5a" /><w:sz w:val="22" /></w:rPr><w:t xml:space="preserve">Tier 2 — Ops Review Required:</w:t></w:r><w:r></w:r></w:p><w:p w14:paraId="1C6AEAFF"><w:pPr><w:pStyle w:val="886" /><w:pBdr></w:pBdr><w:spacing w:after="60" w:before="0" /><w:ind w:left="560" /><w:rPr></w:rPr></w:pPr><w:r><w:rPr><w:rFonts w:hint="default" w:ascii="Arial" w:hAnsi="Arial" w:eastAsia="Arial" w:cs="Arial" /><w:b w:val="0"/><w:sz w:val="22" /></w:rPr><w:t xml:space="preserve">KPI at or below breach threshold for any rolling 7-day window. Ops agent escalates to the responsible Department Head with a performance summary report. Review meeting scheduled within 5 business days.</w:t></w:r><w:r></w:r></w:p><w:p w14:paraId="18EBD978"><w:pPr><w:pStyle w:val="886" /><w:pBdr></w:pBdr><w:spacing w:after="40" w:before="80" /><w:ind w:left="400" /><w:rPr></w:rPr></w:pPr><w:r><w:rPr><w:rFonts w:hint="default" w:ascii="Arial" w:hAnsi="Arial" w:eastAsia="Arial" w:cs="Arial" /><w:b/><w:color w:val="1f2d5a" /><w:sz w:val="22" /></w:rPr><w:t xml:space="preserve">Tier 3 — Studio Director Escalation:</w:t></w:r><w:r></w:r></w:p><w:p w14:paraId="5D4182B3"><w:pPr><w:pStyle w:val="886" /><w:pBdr></w:pBdr><w:spacing w:after="60" w:before="0" /><w:ind w:left="560" /><w:rPr></w:rPr></w:pPr><w:r><w:rPr><w:rFonts w:hint="default" w:ascii="Arial" w:hAnsi="Arial" w:eastAsia="Arial" w:cs="Arial" /><w:b w:val="0"/><w:sz w:val="22" /></w:rPr><w:t xml:space="preserve">KPI below breach threshold for more than 14 consecutive days, or any single-day performance drop exceeding 10 percentage points. Studio Director notified directly. Agent may be placed in supervised mode pending root-cause analysis.</w:t></w:r><w:r></w:r></w:p><w:p w14:paraId="19F7DEB8"><w:pPr><w:pStyle w:val="886" /><w:pBdr></w:pBdr><w:spacing w:after="80" w:before="80" /><w:ind /><w:rPr></w:rPr></w:pPr><w:r><w:rPr><w:rFonts w:hint="default" w:ascii="Arial" w:hAnsi="Arial" w:eastAsia="Arial" w:cs="Arial" /><w:b w:val="0"/><w:sz w:val="24" /></w:rPr><w:t xml:space="preserve">All alert events are written to the MONOLITH Audit Log (S18) with full context: agent ID, KPI category, measured value, SLA threshold, tier triggered, and resolution timestamp.</w:t></w:r><w:r></w:r></w:p><w:p w14:paraId="2AC20CDC"><w:pPr><w:pStyle w:val="886" /><w:pBdr></w:pBdr><w:spacing w:after="80" w:before="200" /><w:ind /><w:rPr></w:rPr></w:pPr><w:r><w:rPr><w:rFonts w:hint="default" w:ascii="Arial" w:hAnsi="Arial" w:eastAsia="Arial" w:cs="Arial" /><w:b/><w:color w:val="2e75b6" /><w:sz w:val="28" /></w:rPr><w:t xml:space="preserve">17.5 Review Cadence</w:t></w:r><w:r></w:r></w:p><w:p w14:paraId="1D9E625D"><w:pPr><w:pStyle w:val="886" /><w:pBdr></w:pBdr><w:spacing w:after="80" w:before="0" /><w:ind /><w:rPr></w:rPr></w:pPr><w:r><w:rPr><w:rFonts w:hint="default" w:ascii="Arial" w:hAnsi="Arial" w:eastAsia="Arial" w:cs="Arial" /><w:b w:val="0"/><w:sz w:val="24" /></w:rPr><w:t xml:space="preserve">KPI performance is reviewed at three frequencies:</w:t></w:r><w:r></w:r></w:p><w:p w14:paraId="0F5DE070"><w:pPr><w:pStyle w:val="886" /><w:pBdr></w:pBdr><w:spacing w:after="80" w:before="0" /><w:ind w:left="400" /><w:rPr></w:rPr></w:pPr><w:r><w:rPr><w:rFonts w:hint="default" w:ascii="Arial" w:hAnsi="Arial" w:eastAsia="Arial" w:cs="Arial" /><w:b/><w:color w:val="2e75b6" /><w:sz w:val="24" /></w:rPr><w:t xml:space="preserve">Daily (automated):  </w:t></w:r><w:r><w:rPr><w:rFonts w:hint="default" w:ascii="Arial" w:hAnsi="Arial" w:eastAsia="Arial" w:cs="Arial" /><w:b w:val="0"/><w:sz w:val="24" /></w:rPr><w:t xml:space="preserve">Core agent generates a 24-hour KPI snapshot for all 20 agents. Ops dashboard updated by 07:00 each business day.</w:t></w:r><w:r></w:r></w:p><w:p w14:paraId="226E1061"><w:pPr><w:pStyle w:val="886" /><w:pBdr></w:pBdr><w:spacing w:after="80" w:before="0" /><w:ind w:left="400" /><w:rPr></w:rPr></w:pPr><w:r><w:rPr><w:rFonts w:hint="default" w:ascii="Arial" w:hAnsi="Arial" w:eastAsia="Arial" w:cs="Arial" /><w:b/><w:color w:val="2e75b6" /><w:sz w:val="24" /></w:rPr><w:t xml:space="preserve">Weekly (Ops-led):  </w:t></w:r><w:r><w:rPr><w:rFonts w:hint="default" w:ascii="Arial" w:hAnsi="Arial" w:eastAsia="Arial" w:cs="Arial" /><w:b w:val="0"/><w:sz w:val="24" /></w:rPr><w:t xml:space="preserve">Ops agent compiles 7-day rolling performance report by end of each Friday. Distributed to Department Heads and Studio Director. Agents in Tier 2 alert status are reviewed in detail.</w:t></w:r><w:r></w:r></w:p><w:p w14:paraId="524B0AFE"><w:pPr><w:pStyle w:val="886" /><w:pBdr></w:pBdr><w:spacing w:after="80" w:before="0" /><w:ind w:left="400" /><w:rPr></w:rPr></w:pPr><w:r><w:rPr><w:rFonts w:hint="default" w:ascii="Arial" w:hAnsi="Arial" w:eastAsia="Arial" w:cs="Arial" /><w:b/><w:color w:val="2e75b6" /><w:sz w:val="24" /></w:rPr><w:t xml:space="preserve">Monthly (Director-level):  </w:t></w:r><w:r><w:rPr><w:rFonts w:hint="default" w:ascii="Arial" w:hAnsi="Arial" w:eastAsia="Arial" w:cs="Arial" /><w:b w:val="0"/><w:sz w:val="24" /></w:rPr><w:t xml:space="preserve">Full 30-day KPI</w:t></w:r><w:r><w:rPr><w:rFonts w:hint="default" w:ascii="Arial" w:hAnsi="Arial" w:eastAsia="Arial" w:cs="Arial" /><w:b w:val="0"/><w:sz w:val="24" /></w:rPr><w:t xml:space="preserve"> trend analysis presented at the MONOLITH AI Governance meeting (first Monday of each month). SLA threshold values may be revised upward as agent maturity improves. All threshold changes require Studio Director sign-off and are versioned as SOP amendments.</w:t></w:r><w:r></w:r></w:p><w:p w14:paraId="0A4EDAF4"><w:pPr><w:pStyle w:val="886" /><w:pBdr></w:pBdr><w:spacing w:after="0" w:before="160" /><w:ind /><w:rPr></w:rPr></w:pPr><w:r><w:rPr><w:rFonts w:hint="default" w:ascii="Arial" w:hAnsi="Arial" w:eastAsia="Arial" w:cs="Arial" /><w:b w:val="0"/><w:sz w:val="12" /></w:rPr><w:t xml:space="preserve"> </w:t></w:r><w:r></w:r></w:p><w:p w14:paraId="32C3F9D5"><w:pPr><w:pStyle w:val="886" /><w:pBdr></w:pBdr><w:spacing w:after="60" w:before="0" /><w:ind /><w:rPr></w:rPr></w:pPr><w:r><w:rPr><w:rFonts w:hint="default" w:ascii="Arial" w:hAnsi="Arial" w:eastAsia="Arial" w:cs="Arial" /><w:b w:val="0"/><w:sz w:val="20" /></w:rPr><w:t xml:space="preserve">────────────────────────────────────────────────────────────────────</w:t></w:r><w:r></w:r></w:p><w:p w14:paraId="37A76F1E"><w:pPr><w:pStyle w:val="886" /><w:pBdr></w:pBdr><w:spacing w:after="0" w:before="0" /><w:ind /><w:rPr></w:rPr></w:pPr><w:r><w:rPr><w:rFonts w:hint="default" w:ascii="Arial" w:hAnsi="Arial" w:eastAsia="Arial" w:cs="Arial" /><w:b w:val="0"/><w:color w:val="888888" /><w:sz w:val="20" /></w:rPr><w:t xml:space="preserve">Note: SLA threshold values in this section are based on industry benchmarks for enterprise AI de</w:t></w:r><w:r><w:rPr><w:rFonts w:hint="default" w:ascii="Arial" w:hAnsi="Arial" w:eastAsia="Arial" w:cs="Arial" /><w:b w:val="0"/><w:color w:val="888888" /><w:sz w:val="20" /></w:rPr><w:t xml:space="preserve">ployments and DAPH Decor operational risk tolerance as of September 2026. Thresholds will be recalibrated following Phase A Stabilization (Q1–Q2 2027) based on observed production data. Reference: v30_planning.docx — Section 5 (KPI &amp; Governance Framework).</w:t></w:r><w:r></w:r></w:p><w:p w14:paraId="64118DDC"><w:pPr><w:pStyle w:val="886" /><w:pBdr></w:pBdr><w:spacing w:after="100" w:before="320" /><w:ind /><w:rPr></w:rPr></w:pPr><w:r><w:rPr><w:rFonts w:hint="default" w:ascii="Arial" w:hAnsi="Arial" w:eastAsia="Arial" w:cs="Arial" /><w:b/><w:color w:val="1f2d5a" /><w:sz w:val="36" /></w:rPr><w:t xml:space="preserve">18. Incident Response &amp; Escalation Playbook</w:t></w:r><w:r></w:r></w:p><w:p w14:paraId="3D66E540"><w:pPr><w:pStyle w:val="886" /><w:pBdr></w:pBdr><w:spacing w:after="80" w:before="200" /><w:ind /><w:rPr></w:rPr></w:pPr><w:r><w:rPr><w:rFonts w:hint="default" w:ascii="Arial" w:hAnsi="Arial" w:eastAsia="Arial" w:cs="Arial" /><w:b/><w:color w:val="2e75b6" /><w:sz w:val="28" /></w:rPr><w:t xml:space="preserve">18.1  Overview</w:t></w:r><w:r></w:r></w:p><w:p w14:paraId="7A418B46"><w:pPr><w:pStyle w:val="886" /><w:pBdr></w:pBdr><w:spacing w:after="100" w:before="0" /><w:ind /><w:rPr></w:rPr></w:pPr><w:r><w:rPr><w:rFonts w:hint="default" w:ascii="Arial" w:hAnsi="Arial" w:eastAsia="Arial" w:cs="Arial" /><w:b w:val="0"/><w:sz w:val="24" /></w:rPr><w:t xml:space="preserve">Section 18 defines the structured incident response framework for all 20 live AI Agents operating u</w:t></w:r><w:r><w:rPr><w:rFonts w:hint="default" w:ascii="Arial" w:hAnsi="Arial" w:eastAsia="Arial" w:cs="Arial" /><w:b w:val="0"/><w:sz w:val="24" /></w:rPr><w:t xml:space="preserve">nder the MONOLITH / DAPH Decor deployment. It establishes clear severity classifications, escalation pathways, response procedures, and post-incident review obligations — ensuring continuity of service and accountability across all functional agent groups.</w:t></w:r><w:r></w:r></w:p><w:p w14:paraId="603B4A4E"><w:pPr><w:pStyle w:val="886" /><w:pBdr></w:pBdr><w:spacing w:after="100" w:before="0" /><w:ind /><w:rPr></w:rPr></w:pPr><w:r><w:rPr><w:rFonts w:hint="default" w:ascii="Arial" w:hAnsi="Arial" w:eastAsia="Arial" w:cs="Arial" /><w:b w:val="0"/><w:sz w:val="24" /></w:rPr><w:t xml:space="preserve">This playbook operates in conjunction with the KPI thresholds defined in Section 17 and the Cross-Agent Orchestration Protocol in Section 16. All incidents must be logged in the central Incident Register, regardless of severity.</w:t></w:r><w:r></w:r></w:p><w:p w14:paraId="5E68E688"><w:pPr><w:pStyle w:val="886" /><w:pBdr></w:pBdr><w:spacing w:after="80" w:before="200" /><w:ind /><w:rPr></w:rPr></w:pPr><w:r><w:rPr><w:rFonts w:hint="default" w:ascii="Arial" w:hAnsi="Arial" w:eastAsia="Arial" w:cs="Arial" /><w:b/><w:color w:val="2e75b6" /><w:sz w:val="28" /></w:rPr><w:t xml:space="preserve">18.2  Incident Severity Classification</w:t></w:r><w:r></w:r></w:p><w:p w14:paraId="15253456"><w:pPr><w:pStyle w:val="886" /><w:pBdr></w:pBdr><w:spacing w:after="80" w:before="0" /><w:ind /><w:rPr></w:rPr></w:pPr><w:r><w:rPr><w:rFonts w:hint="default" w:ascii="Arial" w:hAnsi="Arial" w:eastAsia="Arial" w:cs="Arial" /><w:b w:val="0"/><w:sz w:val="24" /></w:rPr><w:t xml:space="preserve">Incidents are classified into three severity tiers to prioritise response effort and resource allocation:</w:t></w:r><w:r></w:r></w:p><w:p w14:paraId="1A3C6BA2"><w:pPr><w:pStyle w:val="886" /><w:pBdr></w:pBdr><w:spacing w:after="80" w:before="0" /><w:ind w:left="400" /><w:rPr></w:rPr></w:pPr><w:r><w:rPr><w:rFonts w:hint="default" w:ascii="Arial" w:hAnsi="Arial" w:eastAsia="Arial" w:cs="Arial" /><w:b/><w:color w:val="1f2d5a" /><w:sz w:val="24" /></w:rPr><w:t xml:space="preserve">P1 — Critical:  </w:t></w:r><w:r><w:rPr><w:rFonts w:hint="default" w:ascii="Arial" w:hAnsi="Arial" w:eastAsia="Arial" w:cs="Arial" /><w:b w:val="0"/><w:color w:val="333333" /><w:sz w:val="24" /></w:rPr><w:t xml:space="preserve">Complete agent failure, system-wide Uptime below 95%, or data integrity breach. Affects client-facing operations or financial processing. Requires immediate response within 15 minutes. Escalated directly to Leadership (Tier 3).</w:t></w:r><w:r></w:r></w:p><w:p w14:paraId="6714D9D0"><w:pPr><w:pStyle w:val="886" /><w:pBdr></w:pBdr><w:spacing w:after="80" w:before="0" /><w:ind w:left="400" /><w:rPr></w:rPr></w:pPr><w:r><w:rPr><w:rFonts w:hint="default" w:ascii="Arial" w:hAnsi="Arial" w:eastAsia="Arial" w:cs="Arial" /><w:b/><w:color w:val="1f2d5a" /><w:sz w:val="24" /></w:rPr><w:t xml:space="preserve">P2 — High:  </w:t></w:r><w:r><w:rPr><w:rFonts w:hint="default" w:ascii="Arial" w:hAnsi="Arial" w:eastAsia="Arial" w:cs="Arial" /><w:b w:val="0"/><w:color w:val="333333" /><w:sz w:val="24" /></w:rPr><w:t xml:space="preserve">Significant KPI degradation (Accuracy &lt;90% or Completion &lt;85%), repeated escalation failures, or integration breakdown between two or more agents. Response required within 1 hour. Managed by Operations team (Tier 2) with Leadership notification.</w:t></w:r><w:r></w:r></w:p><w:p w14:paraId="582FFD4A"><w:pPr><w:pStyle w:val="886" /><w:pBdr></w:pBdr><w:spacing w:after="80" w:before="0" /><w:ind w:left="400" /><w:rPr></w:rPr></w:pPr><w:r><w:rPr><w:rFonts w:hint="default" w:ascii="Arial" w:hAnsi="Arial" w:eastAsia="Arial" w:cs="Arial" /><w:b/><w:color w:val="1f2d5a" /><w:sz w:val="24" /></w:rPr><w:t xml:space="preserve">P3 — Moderate:  </w:t></w:r><w:r><w:rPr><w:rFonts w:hint="default" w:ascii="Arial" w:hAnsi="Arial" w:eastAsia="Arial" w:cs="Arial" /><w:b w:val="0"/><w:color w:val="333333" /><w:sz w:val="24" /></w:rPr><w:t xml:space="preserve">Single-metric SLA miss in one agent group, minor latency increase, or isolated task failure not affecting downstream workflows. Response within 4 hours during business hours. Managed by Ops team without escalation unless unresolved within 24 hours.</w:t></w:r><w:r></w:r></w:p><w:p w14:paraId="4E8B78E3"><w:pPr><w:pStyle w:val="886" /><w:pBdr></w:pBdr><w:spacing w:after="80" w:before="200" /><w:ind /><w:rPr></w:rPr></w:pPr><w:r><w:rPr><w:rFonts w:hint="default" w:ascii="Arial" w:hAnsi="Arial" w:eastAsia="Arial" w:cs="Arial" /><w:b/><w:color w:val="2e75b6" /><w:sz w:val="28" /></w:rPr><w:t xml:space="preserve">18.3  Escalation Matrix by Agent Group</w:t></w:r><w:r></w:r></w:p><w:p w14:paraId="5A75A999"><w:pPr><w:pStyle w:val="886" /><w:pBdr></w:pBdr><w:spacing w:after="80" w:before="0" /><w:ind /><w:rPr></w:rPr></w:pPr><w:r><w:rPr><w:rFonts w:hint="default" w:ascii="Arial" w:hAnsi="Arial" w:eastAsia="Arial" w:cs="Arial" /><w:b w:val="0"/><w:sz w:val="24" /></w:rPr><w:t xml:space="preserve">Escalation responsibilities are aligned to the four SLA groups defined in Section 17. Each group has a designated Ops Lead responsible for first-line response and a secondary escalation contact for unresolved P2/P1 incidents:</w:t></w:r><w:r></w:r></w:p><w:p w14:paraId="335DCE4F"><w:pPr><w:pStyle w:val="886" /><w:pBdr></w:pBdr><w:spacing w:after="80" w:before="0" /><w:ind w:left="400" /><w:rPr></w:rPr></w:pPr><w:r><w:rPr><w:rFonts w:hint="default" w:ascii="Arial" w:hAnsi="Arial" w:eastAsia="Arial" w:cs="Arial" /><w:b/><w:color w:val="1f2d5a" /><w:sz w:val="24" /></w:rPr><w:t xml:space="preserve">Group A (Kelly, Signal, Aria, Blaze, Nova):  </w:t></w:r><w:r><w:rPr><w:rFonts w:hint="default" w:ascii="Arial" w:hAnsi="Arial" w:eastAsia="Arial" w:cs="Arial" /><w:b w:val="0"/><w:color w:val="333333" /><w:sz w:val="24" /></w:rPr><w:t xml:space="preserve">First-line: Client Experience Ops Lead. Secondary: Head of Design &amp; Client Services. P1 threshold: Accuracy &lt;92% or client-facing downtime &gt;10 minutes.</w:t></w:r><w:r></w:r></w:p><w:p w14:paraId="7F29CB2C"><w:pPr><w:pStyle w:val="886" /><w:pBdr></w:pBdr><w:spacing w:after="80" w:before="0" /><w:ind w:left="400" /><w:rPr></w:rPr></w:pPr><w:r><w:rPr><w:rFonts w:hint="default" w:ascii="Arial" w:hAnsi="Arial" w:eastAsia="Arial" w:cs="Arial" /><w:b/><w:color w:val="1f2d5a" /><w:sz w:val="24" /></w:rPr><w:t xml:space="preserve">Group B (Compass, Remy, Scout, Finn, Hana):  </w:t></w:r><w:r><w:rPr><w:rFonts w:hint="default" w:ascii="Arial" w:hAnsi="Arial" w:eastAsia="Arial" w:cs="Arial" /><w:b w:val="0"/><w:color w:val="333333" /><w:sz w:val="24" /></w:rPr><w:t xml:space="preserve">First-line: CRM &amp; Sales Ops Lead. Secondary: Head of Sales &amp; Marketing. P1 threshold: Lead pipeline stall &gt;30 minutes or CRM sync failure.</w:t></w:r><w:r></w:r></w:p><w:p w14:paraId="05068E92"><w:pPr><w:pStyle w:val="886" /><w:pBdr></w:pBdr><w:spacing w:after="80" w:before="0" /><w:ind w:left="400" /><w:rPr></w:rPr></w:pPr><w:r><w:rPr><w:rFonts w:hint="default" w:ascii="Arial" w:hAnsi="Arial" w:eastAsia="Arial" w:cs="Arial" /><w:b/><w:color w:val="1f2d5a" /><w:sz w:val="24" /></w:rPr><w:t xml:space="preserve">Group C (Atlas, Bo, Forge, Leo, Ops):  </w:t></w:r><w:r><w:rPr><w:rFonts w:hint="default" w:ascii="Arial" w:hAnsi="Arial" w:eastAsia="Arial" w:cs="Arial" /><w:b w:val="0"/><w:color w:val="333333" /><w:sz w:val="24" /></w:rPr><w:t xml:space="preserve">First-line: Site &amp; Project Ops Lead. Secondary: Head of Operations. P1 threshold: Active site data unavailable &gt;15 minutes or procurement block.</w:t></w:r><w:r></w:r></w:p><w:p w14:paraId="1F4C3ECA"><w:pPr><w:pStyle w:val="886" /><w:pBdr></w:pBdr><w:spacing w:after="80" w:before="0" /><w:ind w:left="400" /><w:rPr></w:rPr></w:pPr><w:r><w:rPr><w:rFonts w:hint="default" w:ascii="Arial" w:hAnsi="Arial" w:eastAsia="Arial" w:cs="Arial" /><w:b/><w:color w:val="1f2d5a" /><w:sz w:val="24" /></w:rPr><w:t xml:space="preserve">Group D (Core, Nexus, Rex, Guardian, Talent):  </w:t></w:r><w:r><w:rPr><w:rFonts w:hint="default" w:ascii="Arial" w:hAnsi="Arial" w:eastAsia="Arial" w:cs="Arial" /><w:b w:val="0"/><w:color w:val="333333" /><w:sz w:val="24" /></w:rPr><w:t xml:space="preserve">First-line: Systems &amp; QA Lead. Secondary: CTO / Head of Technology. P1 threshold: Core infrastructure failure, security alert, or HR data breach.</w:t></w:r><w:r></w:r></w:p><w:p w14:paraId="413E0FB6"><w:pPr><w:pStyle w:val="886" /><w:pBdr></w:pBdr><w:spacing w:after="80" w:before="200" /><w:ind /><w:rPr></w:rPr></w:pPr><w:r><w:rPr><w:rFonts w:hint="default" w:ascii="Arial" w:hAnsi="Arial" w:eastAsia="Arial" w:cs="Arial" /><w:b/><w:color w:val="2e75b6" /><w:sz w:val="28" /></w:rPr><w:t xml:space="preserve">18.4  Response Procedures</w:t></w:r><w:r></w:r></w:p><w:p w14:paraId="650E3E76"><w:pPr><w:pStyle w:val="886" /><w:pBdr></w:pBdr><w:spacing w:after="80" w:before="0" /><w:ind /><w:rPr></w:rPr></w:pPr><w:r><w:rPr><w:rFonts w:hint="default" w:ascii="Arial" w:hAnsi="Arial" w:eastAsia="Arial" w:cs="Arial" /><w:b w:val="0"/><w:sz w:val="24" /></w:rPr><w:t xml:space="preserve">All incidents follow a standardised five-step response procedure regardless of severity:</w:t></w:r><w:r></w:r></w:p><w:p w14:paraId="7C7F46B0"><w:pPr><w:pStyle w:val="886" /><w:pBdr></w:pBdr><w:spacing w:after="80" w:before="0" /><w:ind w:left="400" /><w:rPr></w:rPr></w:pPr><w:r><w:rPr><w:rFonts w:hint="default" w:ascii="Arial" w:hAnsi="Arial" w:eastAsia="Arial" w:cs="Arial" /><w:b/><w:color w:val="1f2d5a" /><w:sz w:val="24" /></w:rPr><w:t xml:space="preserve">Step 1 — Detect &amp; Log:  </w:t></w:r><w:r><w:rPr><w:rFonts w:hint="default" w:ascii="Arial" w:hAnsi="Arial" w:eastAsia="Arial" w:cs="Arial" /><w:b w:val="0"/><w:color w:val="333333" /><w:sz w:val="24" /></w:rPr><w:t xml:space="preserve">Incident detected via Real-Time Monitoring dashboard or agent self-report. Ops team logs entry in Incident Register within 5 minutes of detection, recording: timestamp, affected agent(s), symptom description, and initial severity classification.</w:t></w:r><w:r></w:r></w:p><w:p w14:paraId="53D10195"><w:pPr><w:pStyle w:val="886" /><w:pBdr></w:pBdr><w:spacing w:after="80" w:before="0" /><w:ind w:left="400" /><w:rPr></w:rPr></w:pPr><w:r><w:rPr><w:rFonts w:hint="default" w:ascii="Arial" w:hAnsi="Arial" w:eastAsia="Arial" w:cs="Arial" /><w:b/><w:color w:val="1f2d5a" /><w:sz w:val="24" /></w:rPr><w:t xml:space="preserve">Step 2 — Contain:  </w:t></w:r><w:r><w:rPr><w:rFonts w:hint="default" w:ascii="Arial" w:hAnsi="Arial" w:eastAsia="Arial" w:cs="Arial" /><w:b w:val="0"/><w:color w:val="333333" /><w:sz w:val="24" /></w:rPr><w:t xml:space="preserve">Immediate containment action taken — isolate affected agent from downstream workflows, activate fallback routing via Nexus Orchestration Layer (S16), and notify affected business units within SLA response window.</w:t></w:r><w:r></w:r></w:p><w:p w14:paraId="530411F9"><w:pPr><w:pStyle w:val="886" /><w:pBdr></w:pBdr><w:spacing w:after="80" w:before="0" /><w:ind w:left="400" /><w:rPr></w:rPr></w:pPr><w:r><w:rPr><w:rFonts w:hint="default" w:ascii="Arial" w:hAnsi="Arial" w:eastAsia="Arial" w:cs="Arial" /><w:b/><w:color w:val="1f2d5a" /><w:sz w:val="24" /></w:rPr><w:t xml:space="preserve">Step 3 — Diagnose:  </w:t></w:r><w:r><w:rPr><w:rFonts w:hint="default" w:ascii="Arial" w:hAnsi="Arial" w:eastAsia="Arial" w:cs="Arial" /><w:b w:val="0"/><w:color w:val="333333" /><w:sz w:val="24" /></w:rPr><w:t xml:space="preserve">Root-cause analysis initiated. Ops Lead reviews KPI dashboard, error logs, and integration status. For P1 incidents, CTO is notified concurrently. Diagnosis must be documented in Incident Register within response window.</w:t></w:r><w:r></w:r></w:p><w:p w14:paraId="3C38A279"><w:pPr><w:pStyle w:val="886" /><w:pBdr></w:pBdr><w:spacing w:after="80" w:before="0" /><w:ind w:left="400" /><w:rPr></w:rPr></w:pPr><w:r><w:rPr><w:rFonts w:hint="default" w:ascii="Arial" w:hAnsi="Arial" w:eastAsia="Arial" w:cs="Arial" /><w:b/><w:color w:val="1f2d5a" /><w:sz w:val="24" /></w:rPr><w:t xml:space="preserve">Step 4 — Resolve:  </w:t></w:r><w:r><w:rPr><w:rFonts w:hint="default" w:ascii="Arial" w:hAnsi="Arial" w:eastAsia="Arial" w:cs="Arial" /><w:b w:val="0"/><w:color w:val="333333" /><w:sz w:val="24" /></w:rPr><w:t xml:space="preserve">Corrective action implemented.</w:t></w:r><w:r><w:rPr><w:rFonts w:hint="default" w:ascii="Arial" w:hAnsi="Arial" w:eastAsia="Arial" w:cs="Arial" /><w:b w:val="0"/><w:color w:val="333333" /><w:sz w:val="24" /></w:rPr><w:t xml:space="preserve"> Agent restarted, reconfigured, or taken offline pending full repair. For multi-agent incidents, S16 Orchestration Protocol governs priority of restoration. Affected agents undergo post-resolution KPI validation before returning to full operational status.</w:t></w:r><w:r></w:r></w:p><w:p w14:paraId="46426F52"><w:pPr><w:pStyle w:val="886" /><w:pBdr></w:pBdr><w:spacing w:after="80" w:before="0" /><w:ind w:left="400" /><w:rPr></w:rPr></w:pPr><w:r><w:rPr><w:rFonts w:hint="default" w:ascii="Arial" w:hAnsi="Arial" w:eastAsia="Arial" w:cs="Arial" /><w:b/><w:color w:val="1f2d5a" /><w:sz w:val="24" /></w:rPr><w:t xml:space="preserve">Step 5 — Close &amp; Review:  </w:t></w:r><w:r><w:rPr><w:rFonts w:hint="default" w:ascii="Arial" w:hAnsi="Arial" w:eastAsia="Arial" w:cs="Arial" /><w:b w:val="0"/><w:color w:val="333333" /><w:sz w:val="24" /></w:rPr><w:t xml:space="preserve">Incident formally closed in Register after KPI validation passes. Post-Incident Review (PIR) initiated within 48 hours for all P1/P2 incidents. PIR outcomes feed into monthly SLA review (S17.5) and S18.6 playbook updates.</w:t></w:r><w:r></w:r></w:p><w:p w14:paraId="753B651E"><w:pPr><w:pStyle w:val="886" /><w:pBdr></w:pBdr><w:spacing w:after="80" w:before="200" /><w:ind /><w:rPr></w:rPr></w:pPr><w:r><w:rPr><w:rFonts w:hint="default" w:ascii="Arial" w:hAnsi="Arial" w:eastAsia="Arial" w:cs="Arial" /><w:b/><w:color w:val="2e75b6" /><w:sz w:val="28" /></w:rPr><w:t xml:space="preserve">18.5  Communication Protocol</w:t></w:r><w:r></w:r></w:p><w:p w14:paraId="1E4E3A5A"><w:pPr><w:pStyle w:val="886" /><w:pBdr></w:pBdr><w:spacing w:after="80" w:before="0" /><w:ind /><w:rPr></w:rPr></w:pPr><w:r><w:rPr><w:rFonts w:hint="default" w:ascii="Arial" w:hAnsi="Arial" w:eastAsia="Arial" w:cs="Arial" /><w:b w:val="0"/><w:sz w:val="24" /></w:rPr><w:t xml:space="preserve">All incident communications must follow the prescribed channels to ensure traceability and appropriate stakeholder awareness:</w:t></w:r><w:r></w:r></w:p><w:p w14:paraId="5C0A6F6E"><w:pPr><w:pStyle w:val="886" /><w:pBdr></w:pBdr><w:spacing w:after="80" w:before="0" /><w:ind w:left="400" /><w:rPr></w:rPr></w:pPr><w:r><w:rPr><w:rFonts w:hint="default" w:ascii="Arial" w:hAnsi="Arial" w:eastAsia="Arial" w:cs="Arial" /><w:b/><w:color w:val="1f2d5a" /><w:sz w:val="24" /></w:rPr><w:t xml:space="preserve">Internal Ops Channel:  </w:t></w:r><w:r><w:rPr><w:rFonts w:hint="default" w:ascii="Arial" w:hAnsi="Arial" w:eastAsia="Arial" w:cs="Arial" /><w:b w:val="0"/><w:color w:val="333333" /><w:sz w:val="24" /></w:rPr><w:t xml:space="preserve">All P3 and above incidents posted to the designated #ai-ops-incidents channel within 10 minutes of logging. Updates every 30 minutes until resolved.</w:t></w:r><w:r></w:r></w:p><w:p w14:paraId="05049D8E"><w:pPr><w:pStyle w:val="886" /><w:pBdr></w:pBdr><w:spacing w:after="80" w:before="0" /><w:ind w:left="400" /><w:rPr></w:rPr></w:pPr><w:r><w:rPr><w:rFonts w:hint="default" w:ascii="Arial" w:hAnsi="Arial" w:eastAsia="Arial" w:cs="Arial" /><w:b/><w:color w:val="1f2d5a" /><w:sz w:val="24" /></w:rPr><w:t xml:space="preserve">Leadership Notification:  </w:t></w:r><w:r><w:rPr><w:rFonts w:hint="default" w:ascii="Arial" w:hAnsi="Arial" w:eastAsia="Arial" w:cs="Arial" /><w:b w:val="0"/><w:color w:val="333333" /><w:sz w:val="24" /></w:rPr><w:t xml:space="preserve">P1 and escalated P2 incidents: email + direct message to Department Head and CTO within 15 minutes. Include: incident ID, affected agent(s), business impact, and estimated resolution time.</w:t></w:r><w:r></w:r></w:p><w:p w14:paraId="60E9F873"><w:pPr><w:pStyle w:val="886" /><w:pBdr></w:pBdr><w:spacing w:after="80" w:before="0" /><w:ind w:left="400" /><w:rPr></w:rPr></w:pPr><w:r><w:rPr><w:rFonts w:hint="default" w:ascii="Arial" w:hAnsi="Arial" w:eastAsia="Arial" w:cs="Arial" /><w:b/><w:color w:val="1f2d5a" /><w:sz w:val="24" /></w:rPr><w:t xml:space="preserve">Client Communication:  </w:t></w:r><w:r><w:rPr><w:rFonts w:hint="default" w:ascii="Arial" w:hAnsi="Arial" w:eastAsia="Arial" w:cs="Arial" /><w:b w:val="0"/><w:color w:val="333333" /><w:sz w:val="24" /></w:rPr><w:t xml:space="preserve">For incidents affecting client-facing agents (Group A): Client Services team notified within 20 minutes. Client communication drafted by Client Experience Lead — approved by Head of Client Services before sending.</w:t></w:r><w:r></w:r></w:p><w:p w14:paraId="59BAEB78"><w:pPr><w:pStyle w:val="886" /><w:pBdr></w:pBdr><w:spacing w:after="80" w:before="0" /><w:ind w:left="400" /><w:rPr></w:rPr></w:pPr><w:r><w:rPr><w:rFonts w:hint="default" w:ascii="Arial" w:hAnsi="Arial" w:eastAsia="Arial" w:cs="Arial" /><w:b/><w:color w:val="1f2d5a" /><w:sz w:val="24" /></w:rPr><w:t xml:space="preserve">Incident Register:  </w:t></w:r><w:r><w:rPr><w:rFonts w:hint="default" w:ascii="Arial" w:hAnsi="Arial" w:eastAsia="Arial" w:cs="Arial" /><w:b w:val="0"/><w:color w:val="333333" /><w:sz w:val="24" /></w:rPr><w:t xml:space="preserve">All incidents documented in the central Incident Register with full audit trail. Register reviewed at weekly Ops stand-up and monthly SLA review meeting.</w:t></w:r><w:r></w:r></w:p><w:p w14:paraId="6EF025AF"><w:pPr><w:pStyle w:val="886" /><w:pBdr></w:pBdr><w:spacing w:after="80" w:before="200" /><w:ind /><w:rPr></w:rPr></w:pPr><w:r><w:rPr><w:rFonts w:hint="default" w:ascii="Arial" w:hAnsi="Arial" w:eastAsia="Arial" w:cs="Arial" /><w:b/><w:color w:val="2e75b6" /><w:sz w:val="28" /></w:rPr><w:t xml:space="preserve">18.6  Post-Incident Review &amp; Playbook Updates</w:t></w:r><w:r></w:r></w:p><w:p w14:paraId="568CDDC3"><w:pPr><w:pStyle w:val="886" /><w:pBdr></w:pBdr><w:spacing w:after="80" w:before="0" /><w:ind /><w:rPr></w:rPr></w:pPr><w:r><w:rPr><w:rFonts w:hint="default" w:ascii="Arial" w:hAnsi="Arial" w:eastAsia="Arial" w:cs="Arial" /><w:b w:val="0"/><w:sz w:val="24" /></w:rPr><w:t xml:space="preserve">Post-Incident Reviews (PIRs) are mandatory for all P1 incidents and recommended for P2 incidents. PIR must be completed within 48 hours of incident closure.</w:t></w:r><w:r></w:r></w:p><w:p w14:paraId="680F04A0"><w:pPr><w:pStyle w:val="886" /><w:pBdr></w:pBdr><w:spacing w:after="80" w:before="0" /><w:ind w:left="400" /><w:rPr></w:rPr></w:pPr><w:r><w:rPr><w:rFonts w:hint="default" w:ascii="Arial" w:hAnsi="Arial" w:eastAsia="Arial" w:cs="Arial" /><w:b/><w:color w:val="1f2d5a" /><w:sz w:val="24" /></w:rPr><w:t xml:space="preserve">PIR Scope:  </w:t></w:r><w:r><w:rPr><w:rFonts w:hint="default" w:ascii="Arial" w:hAnsi="Arial" w:eastAsia="Arial" w:cs="Arial" /><w:b w:val="0"/><w:color w:val="333333" /><w:sz w:val="24" /></w:rPr><w:t xml:space="preserve">Root cause confirmed, timeline reconstructed, business impact quantified, and preventive measures identified.</w:t></w:r><w:r></w:r></w:p><w:p w14:paraId="5F0C48C3"><w:pPr><w:pStyle w:val="886" /><w:pBdr></w:pBdr><w:spacing w:after="80" w:before="0" /><w:ind w:left="400" /><w:rPr></w:rPr></w:pPr><w:r><w:rPr><w:rFonts w:hint="default" w:ascii="Arial" w:hAnsi="Arial" w:eastAsia="Arial" w:cs="Arial" /><w:b/><w:color w:val="1f2d5a" /><w:sz w:val="24" /></w:rPr><w:t xml:space="preserve">Playbook Amendment:  </w:t></w:r><w:r><w:rPr><w:rFonts w:hint="default" w:ascii="Arial" w:hAnsi="Arial" w:eastAsia="Arial" w:cs="Arial" /><w:b w:val="0"/><w:color w:val="333333" /><w:sz w:val="24" /></w:rPr><w:t xml:space="preserve">If PIR identifies a gap in this playbook, a formal amendment proposal is submitted to the Operations Lead. Approved amendments are incorporated in the next monthly SLA review cycle and tracked as a new Section 18 version revision.</w:t></w:r><w:r></w:r></w:p><w:p w14:paraId="79D80D9D"><w:pPr><w:pStyle w:val="886" /><w:pBdr></w:pBdr><w:spacing w:after="80" w:before="0" /><w:ind w:left="400" /><w:rPr></w:rPr></w:pPr><w:r><w:rPr><w:rFonts w:hint="default" w:ascii="Arial" w:hAnsi="Arial" w:eastAsia="Arial" w:cs="Arial" /><w:b/><w:color w:val="1f2d5a" /><w:sz w:val="24" /></w:rPr><w:t xml:space="preserve">SLA Threshold Review:  </w:t></w:r><w:r><w:rPr><w:rFonts w:hint="default" w:ascii="Arial" w:hAnsi="Arial" w:eastAsia="Arial" w:cs="Arial" /><w:b w:val="0"/><w:color w:val="333333" /><w:sz w:val="24" /></w:rPr><w:t xml:space="preserve">Recurring P2/P3 incidents in the same agent group trigger an automatic SLA threshold review under Section 17.5. Thresholds may be tightened or agent retraining initiated based on PIR findings.</w:t></w:r><w:r></w:r></w:p><w:p w14:paraId="6D3BC997"><w:pPr><w:pStyle w:val="886" /><w:pBdr></w:pBdr><w:spacing w:after="80" w:before="0" /><w:ind w:left="400" /><w:rPr></w:rPr></w:pPr><w:r><w:rPr><w:rFonts w:hint="default" w:ascii="Arial" w:hAnsi="Arial" w:eastAsia="Arial" w:cs="Arial" /><w:b/><w:color w:val="1f2d5a" /><w:sz w:val="24" /></w:rPr><w:t xml:space="preserve">Trend Reporting:  </w:t></w:r><w:r><w:rPr><w:rFonts w:hint="default" w:ascii="Arial" w:hAnsi="Arial" w:eastAsia="Arial" w:cs="Arial" /><w:b w:val="0"/><w:color w:val="333333" /><w:sz w:val="24" /></w:rPr><w:t xml:space="preserve">Monthly</w:t></w:r><w:r><w:rPr><w:rFonts w:hint="default" w:ascii="Arial" w:hAnsi="Arial" w:eastAsia="Arial" w:cs="Arial" /><w:b w:val="0"/><w:color w:val="333333" /><w:sz w:val="24" /></w:rPr><w:t xml:space="preserve"> incident trend report produced by Ops Lead — covering: total incidents by severity and group, mean time to resolve (MTTR), repeat incident rate, and SLA compliance rate. Distributed to all Department Heads and archived in the MONOLITH document repository.</w:t></w:r><w:r></w:r></w:p><w:p w14:paraId="056CE3E9"><w:pPr><w:pStyle w:val="886" /><w:pBdr></w:pBdr><w:spacing w:after="0" w:before="0" /><w:ind /><w:rPr></w:rPr></w:pPr><w:r><w:rPr><w:rFonts w:hint="default" w:ascii="Arial" w:hAnsi="Arial" w:eastAsia="Arial" w:cs="Arial" /><w:b w:val="0"/><w:sz w:val="24" /></w:rPr></w:r><w:r></w:r></w:p><w:p w14:paraId="674FC7DB"><w:pPr><w:pStyle w:val="886" /><w:pBdr></w:pBdr><w:spacing w:after="100" w:before="320" /><w:ind /><w:rPr></w:rPr></w:pPr><w:r><w:rPr><w:rFonts w:hint="default" w:ascii="Arial" w:hAnsi="Arial" w:eastAsia="Arial" w:cs="Arial" /><w:b/><w:color w:val="1f2d5a" /><w:sz w:val="36" /></w:rPr><w:t xml:space="preserve">19. Data Privacy &amp; AI Compliance</w:t></w:r><w:r></w:r></w:p><w:p w14:paraId="69267616"><w:pPr><w:pStyle w:val="886" /><w:pBdr></w:pBdr><w:spacing w:after="80" w:before="200" /><w:ind /><w:rPr></w:rPr></w:pPr><w:r><w:rPr><w:rFonts w:hint="default" w:ascii="Arial" w:hAnsi="Arial" w:eastAsia="Arial" w:cs="Arial" /><w:b/><w:color w:val="2e75b6" /><w:sz w:val="28" /></w:rPr><w:t xml:space="preserve">19.1  Overview</w:t></w:r><w:r></w:r></w:p><w:p w14:paraId="76B6C4F1"><w:pPr><w:pStyle w:val="886" /><w:pBdr></w:pBdr><w:spacing w:after="100" w:before="0" /><w:ind /><w:rPr></w:rPr></w:pPr><w:r><w:rPr><w:rFonts w:hint="default" w:ascii="Arial" w:hAnsi="Arial" w:eastAsia="Arial" w:cs="Arial" /><w:b w:val="0"/><w:sz w:val="24" /></w:rPr><w:t xml:space="preserve">Section 19 defines the data privacy obligations and AI compliance framework governing all 20 live AI agents operating within MONOLITH / DAPH Decor. The framework aligns wit</w:t></w:r><w:r><w:rPr><w:rFonts w:hint="default" w:ascii="Arial" w:hAnsi="Arial" w:eastAsia="Arial" w:cs="Arial" /><w:b w:val="0"/><w:sz w:val="24" /></w:rPr><w:t xml:space="preserve">h the Thailand Personal Data Protection Act (PDPA), GDPR principles for international client engagements, and internal AI model governance standards. All agents must operate within the data handling tiers and regulatory obligations defined in this section.</w:t></w:r><w:r></w:r></w:p><w:p w14:paraId="1E6CF803"><w:pPr><w:pStyle w:val="886" /><w:pBdr></w:pBdr><w:spacing w:after="80" w:before="200" /><w:ind /><w:rPr></w:rPr></w:pPr><w:r><w:rPr><w:rFonts w:hint="default" w:ascii="Arial" w:hAnsi="Arial" w:eastAsia="Arial" w:cs="Arial" /><w:b/><w:color w:val="2e75b6" /><w:sz w:val="28" /></w:rPr><w:t xml:space="preserve">19.2  Data Classification &amp; Handling Standards</w:t></w:r><w:r></w:r></w:p><w:p w14:paraId="2E78068D"><w:pPr><w:pStyle w:val="886" /><w:pBdr></w:pBdr><w:spacing w:after="100" w:before="0" /><w:ind /><w:rPr></w:rPr></w:pPr><w:r><w:rPr><w:rFonts w:hint="default" w:ascii="Arial" w:hAnsi="Arial" w:eastAsia="Arial" w:cs="Arial" /><w:b w:val="0"/><w:sz w:val="24" /></w:rPr><w:t xml:space="preserve">Four classification tiers govern data handled across all agent workflows:</w:t></w:r><w:r></w:r></w:p><w:p w14:paraId="67430EAE"><w:pPr><w:pStyle w:val="886" /><w:pBdr></w:pBdr><w:spacing w:after="80" w:before="0" /><w:ind w:left="400" /><w:rPr></w:rPr></w:pPr><w:r><w:rPr><w:rFonts w:hint="default" w:ascii="Arial" w:hAnsi="Arial" w:eastAsia="Arial" w:cs="Arial" /><w:b/><w:sz w:val="24" /></w:rPr><w:t xml:space="preserve">Tier 1 — Personal Data (PII):  </w:t></w:r><w:r><w:rPr><w:rFonts w:hint="default" w:ascii="Arial" w:hAnsi="Arial" w:eastAsia="Arial" w:cs="Arial" /><w:sz w:val="24" /></w:rPr><w:t xml:space="preserve">Client names, contact details, payment information. Handled by Kelly, Nova, Aria, Compass, Remy, Finn. Retention: 2 years post-project; encrypted at rest and in transit; access restricted to agents with CRM or Client role designation.</w:t></w:r><w:r></w:r></w:p><w:p w14:paraId="1F9D42AD"><w:pPr><w:pStyle w:val="886" /><w:pBdr></w:pBdr><w:spacing w:after="80" w:before="0" /><w:ind w:left="400" /><w:rPr></w:rPr></w:pPr><w:r><w:rPr><w:rFonts w:hint="default" w:ascii="Arial" w:hAnsi="Arial" w:eastAsia="Arial" w:cs="Arial" /><w:b/><w:sz w:val="24" /></w:rPr><w:t xml:space="preserve">Tier 2 — Project Data:  </w:t></w:r><w:r><w:rPr><w:rFonts w:hint="default" w:ascii="Arial" w:hAnsi="Arial" w:eastAsia="Arial" w:cs="Arial" /><w:sz w:val="24" /></w:rPr><w:t xml:space="preserve">Design briefs, Bills of Quantities, site plans, installation records. Handled by Atlas, Bo, Blaze, Rex, Forge. Retention: 7 years; version-controlled project repository; accessible to Project and Site Operations teams.</w:t></w:r><w:r></w:r></w:p><w:p w14:paraId="159644DA"><w:pPr><w:pStyle w:val="886" /><w:pBdr></w:pBdr><w:spacing w:after="80" w:before="0" /><w:ind w:left="400" /><w:rPr></w:rPr></w:pPr><w:r><w:rPr><w:rFonts w:hint="default" w:ascii="Arial" w:hAnsi="Arial" w:eastAsia="Arial" w:cs="Arial" /><w:b/><w:sz w:val="24" /></w:rPr><w:t xml:space="preserve">Tier 3 — Operational Data:  </w:t></w:r><w:r><w:rPr><w:rFonts w:hint="default" w:ascii="Arial" w:hAnsi="Arial" w:eastAsia="Arial" w:cs="Arial" /><w:sz w:val="24" /></w:rPr><w:t xml:space="preserve">Production logs, inventory records, scheduling data. Handled by Ops, Forge, Leo, Scout. Retention: 3 years; operational repository; accessible to Operations team.</w:t></w:r><w:r></w:r></w:p><w:p w14:paraId="468B4C99"><w:pPr><w:pStyle w:val="886" /><w:pBdr></w:pBdr><w:spacing w:after="80" w:before="0" /><w:ind w:left="400" /><w:rPr></w:rPr></w:pPr><w:r><w:rPr><w:rFonts w:hint="default" w:ascii="Arial" w:hAnsi="Arial" w:eastAsia="Arial" w:cs="Arial" /><w:b/><w:sz w:val="24" /></w:rPr><w:t xml:space="preserve">Tier 4 — System &amp; Audit Logs:  </w:t></w:r><w:r><w:rPr><w:rFonts w:hint="default" w:ascii="Arial" w:hAnsi="Arial" w:eastAsia="Arial" w:cs="Arial" /><w:sz w:val="24" /></w:rPr><w:t xml:space="preserve">AI model interactions, escalation records, performance metrics. Managed by Core and Nexus. Retention: 1 year rolling; immutable log store; accessible to IT Manager and Compliance Officer only.</w:t></w:r><w:r></w:r></w:p><w:p w14:paraId="4F4F0438"><w:pPr><w:pStyle w:val="886" /><w:pBdr></w:pBdr><w:spacing w:after="80" w:before="200" /><w:ind /><w:rPr></w:rPr></w:pPr><w:r><w:rPr><w:rFonts w:hint="default" w:ascii="Arial" w:hAnsi="Arial" w:eastAsia="Arial" w:cs="Arial" /><w:b/><w:color w:val="2e75b6" /><w:sz w:val="28" /></w:rPr><w:t xml:space="preserve">19.3  AI Model Governance</w:t></w:r><w:r></w:r></w:p><w:p w14:paraId="6D5E52C9"><w:pPr><w:pStyle w:val="886" /><w:pBdr></w:pBdr><w:spacing w:after="100" w:before="0" /><w:ind /><w:rPr></w:rPr></w:pPr><w:r><w:rPr><w:rFonts w:hint="default" w:ascii="Arial" w:hAnsi="Arial" w:eastAsia="Arial" w:cs="Arial" /><w:b w:val="0"/><w:sz w:val="24" /></w:rPr><w:t xml:space="preserve">All production AI models are subject to the following governance controls:</w:t></w:r><w:r></w:r></w:p><w:p w14:paraId="0D838E5F"><w:pPr><w:pStyle w:val="886" /><w:pBdr></w:pBdr><w:spacing w:after="80" w:before="0" /><w:ind w:left="400" /><w:rPr></w:rPr></w:pPr><w:r><w:rPr><w:rFonts w:hint="default" w:ascii="Arial" w:hAnsi="Arial" w:eastAsia="Arial" w:cs="Arial" /><w:b/><w:sz w:val="24" /></w:rPr><w:t xml:space="preserve">Model Versioning:  </w:t></w:r><w:r><w:rPr><w:rFonts w:hint="default" w:ascii="Arial" w:hAnsi="Arial" w:eastAsia="Arial" w:cs="Arial" /><w:sz w:val="24" /></w:rPr><w:t xml:space="preserve">All production models tagged with version identifier (format: vMAJOR.MINOR.PATCH). Version registry maintained by Core (#14).</w:t></w:r><w:r></w:r></w:p><w:p w14:paraId="1A1874F5"><w:pPr><w:pStyle w:val="886" /><w:pBdr></w:pBdr><w:spacing w:after="80" w:before="0" /><w:ind w:left="400" /><w:rPr></w:rPr></w:pPr><w:r><w:rPr><w:rFonts w:hint="default" w:ascii="Arial" w:hAnsi="Arial" w:eastAsia="Arial" w:cs="Arial" /><w:b/><w:sz w:val="24" /></w:rPr><w:t xml:space="preserve">Change Management:  </w:t></w:r><w:r><w:rPr><w:rFonts w:hint="default" w:ascii="Arial" w:hAnsi="Arial" w:eastAsia="Arial" w:cs="Arial" /><w:sz w:val="24" /></w:rPr><w:t xml:space="preserve">Model updates require staged rollout: staging environment validation followed by QA sign-off (Guardian #18) before production deployment. Emergency hotfixes require IT Manager approval.</w:t></w:r><w:r></w:r></w:p><w:p w14:paraId="0B8C7638"><w:pPr><w:pStyle w:val="886" /><w:pBdr></w:pBdr><w:spacing w:after="80" w:before="0" /><w:ind w:left="400" /><w:rPr></w:rPr></w:pPr><w:r><w:rPr><w:rFonts w:hint="default" w:ascii="Arial" w:hAnsi="Arial" w:eastAsia="Arial" w:cs="Arial" /><w:b/><w:sz w:val="24" /></w:rPr><w:t xml:space="preserve">Bias &amp; Quality Audit:  </w:t></w:r><w:r><w:rPr><w:rFonts w:hint="default" w:ascii="Arial" w:hAnsi="Arial" w:eastAsia="Arial" w:cs="Arial" /><w:sz w:val="24" /></w:rPr><w:t xml:space="preserve">Quarterly audit of model outputs across all 20 agents. Bias review led by Guardian (#18) with findings reported to Studio Director.</w:t></w:r><w:r></w:r></w:p><w:p w14:paraId="730A5AC5"><w:pPr><w:pStyle w:val="886" /><w:pBdr></w:pBdr><w:spacing w:after="80" w:before="0" /><w:ind w:left="400" /><w:rPr></w:rPr></w:pPr><w:r><w:rPr><w:rFonts w:hint="default" w:ascii="Arial" w:hAnsi="Arial" w:eastAsia="Arial" w:cs="Arial" /><w:b/><w:sz w:val="24" /></w:rPr><w:t xml:space="preserve">Retraining Schedule:  </w:t></w:r><w:r><w:rPr><w:rFonts w:hint="default" w:ascii="Arial" w:hAnsi="Arial" w:eastAsia="Arial" w:cs="Arial" /><w:sz w:val="24" /></w:rPr><w:t xml:space="preserve">Kelly, Signal, Aria — monthly retraining cycle. All other agents — quarterly. Retraining triggered immediately following P1 incidents affecting model accuracy.</w:t></w:r><w:r></w:r></w:p><w:p w14:paraId="1254A4D5"><w:pPr><w:pStyle w:val="886" /><w:pBdr></w:pBdr><w:spacing w:after="80" w:before="0" /><w:ind w:left="400" /><w:rPr></w:rPr></w:pPr><w:r><w:rPr><w:rFonts w:hint="default" w:ascii="Arial" w:hAnsi="Arial" w:eastAsia="Arial" w:cs="Arial" /><w:b/><w:sz w:val="24" /></w:rPr><w:t xml:space="preserve">Explainability:  </w:t></w:r><w:r><w:rPr><w:rFonts w:hint="default" w:ascii="Arial" w:hAnsi="Arial" w:eastAsia="Arial" w:cs="Arial" /><w:sz w:val="24" /></w:rPr><w:t xml:space="preserve">All P1 and P2 escalation decisions must include a human-readable rationale entry in the MONOLITH Audit Log within 30 minutes of escalation.</w:t></w:r><w:r></w:r></w:p><w:p w14:paraId="4747904C"><w:pPr><w:pStyle w:val="886" /><w:pBdr></w:pBdr><w:spacing w:after="80" w:before="200" /><w:ind /><w:rPr></w:rPr></w:pPr><w:r><w:rPr><w:rFonts w:hint="default" w:ascii="Arial" w:hAnsi="Arial" w:eastAsia="Arial" w:cs="Arial" /><w:b/><w:color w:val="2e75b6" /><w:sz w:val="28" /></w:rPr><w:t xml:space="preserve">19.4  Regulatory Compliance Framework</w:t></w:r><w:r></w:r></w:p><w:p w14:paraId="280006FA"><w:pPr><w:pStyle w:val="886" /><w:pBdr></w:pBdr><w:spacing w:after="100" w:before="0" /><w:ind /><w:rPr></w:rPr></w:pPr><w:r><w:rPr><w:rFonts w:hint="default" w:ascii="Arial" w:hAnsi="Arial" w:eastAsia="Arial" w:cs="Arial" /><w:b w:val="0"/><w:sz w:val="24" /></w:rPr><w:t xml:space="preserve">Thailand PDPA (พ.ร.บ. คุ้มครองข้อมูลส่วนบุคคล พ.ศ. 2562):</w:t></w:r><w:r></w:r></w:p><w:p w14:paraId="71DCA03D"><w:pPr><w:pStyle w:val="886" /><w:pBdr></w:pBdr><w:spacing w:after="80" w:before="0" /><w:ind w:left="400" /><w:rPr></w:rPr></w:pPr><w:r><w:rPr><w:rFonts w:hint="default" w:ascii="Arial" w:hAnsi="Arial" w:eastAsia="Arial" w:cs="Arial" /><w:b/><w:sz w:val="24" /></w:rPr><w:t xml:space="preserve">Data Controller:  </w:t></w:r><w:r><w:rPr><w:rFonts w:hint="default" w:ascii="Arial" w:hAnsi="Arial" w:eastAsia="Arial" w:cs="Arial" /><w:sz w:val="24" /></w:rPr><w:t xml:space="preserve">Studio Director is the designated Data Controller for all MONOLITH / DAPH Decor AI systems and client data processing activities.</w:t></w:r><w:r></w:r></w:p><w:p w14:paraId="08504AA3"><w:pPr><w:pStyle w:val="886" /><w:pBdr></w:pBdr><w:spacing w:after="80" w:before="0" /><w:ind w:left="400" /><w:rPr></w:rPr></w:pPr><w:r><w:rPr><w:rFonts w:hint="default" w:ascii="Arial" w:hAnsi="Arial" w:eastAsia="Arial" w:cs="Arial" /><w:b/><w:sz w:val="24" /></w:rPr><w:t xml:space="preserve">Data Processor:  </w:t></w:r><w:r><w:rPr><w:rFonts w:hint="default" w:ascii="Arial" w:hAnsi="Arial" w:eastAsia="Arial" w:cs="Arial" /><w:sz w:val="24" /></w:rPr><w:t xml:space="preserve">MONOLITH AI Operations Team acts as Data Processor; processing activities governed by an internal Data Processing Agreement.</w:t></w:r><w:r></w:r></w:p><w:p w14:paraId="6EE6482E"><w:pPr><w:pStyle w:val="886" /><w:pBdr></w:pBdr><w:spacing w:after="80" w:before="0" /><w:ind w:left="400" /><w:rPr></w:rPr></w:pPr><w:r><w:rPr><w:rFonts w:hint="default" w:ascii="Arial" w:hAnsi="Arial" w:eastAsia="Arial" w:cs="Arial" /><w:b/><w:sz w:val="24" /></w:rPr><w:t xml:space="preserve">Consent:  </w:t></w:r><w:r><w:rPr><w:rFonts w:hint="default" w:ascii="Arial" w:hAnsi="Arial" w:eastAsia="Arial" w:cs="Arial" /><w:sz w:val="24" /></w:rPr><w:t xml:space="preserve">Explicit consent obtained before collecting client PII; managed through the Client Portal (S21). Consent records retained for the duration of the client relationship plus 2 years.</w:t></w:r><w:r></w:r></w:p><w:p w14:paraId="5E0B9571"><w:pPr><w:pStyle w:val="886" /><w:pBdr></w:pBdr><w:spacing w:after="80" w:before="0" /><w:ind w:left="400" /><w:rPr></w:rPr></w:pPr><w:r><w:rPr><w:rFonts w:hint="default" w:ascii="Arial" w:hAnsi="Arial" w:eastAsia="Arial" w:cs="Arial" /><w:b/><w:sz w:val="24" /></w:rPr><w:t xml:space="preserve">Data Subject Rights:  </w:t></w:r><w:r><w:rPr><w:rFonts w:hint="default" w:ascii="Arial" w:hAnsi="Arial" w:eastAsia="Arial" w:cs="Arial" /><w:sz w:val="24" /></w:rPr><w:t xml:space="preserve">30-day response SLA for access, correction, deletion, and portability requests. Requests routed to Ops Lead; fulfilled by Core (#14).</w:t></w:r><w:r></w:r></w:p><w:p w14:paraId="51074AC3"><w:pPr><w:pStyle w:val="886" /><w:pBdr></w:pBdr><w:spacing w:after="80" w:before="0" /><w:ind w:left="400" /><w:rPr></w:rPr></w:pPr><w:r><w:rPr><w:rFonts w:hint="default" w:ascii="Arial" w:hAnsi="Arial" w:eastAsia="Arial" w:cs="Arial" /><w:b/><w:sz w:val="24" /></w:rPr><w:t xml:space="preserve">Cross-Border Transfer:  </w:t></w:r><w:r><w:rPr><w:rFonts w:hint="default" w:ascii="Arial" w:hAnsi="Arial" w:eastAsia="Arial" w:cs="Arial" /><w:sz w:val="24" /></w:rPr><w:t xml:space="preserve">Prohibited without explicit client consent and an applicable adequacy mechanism or Standard Contractual Clauses.</w:t></w:r><w:r></w:r></w:p><w:p w14:paraId="03861A19"><w:pPr><w:pStyle w:val="886" /><w:pBdr></w:pBdr><w:spacing w:after="100" w:before="0" /><w:ind /><w:rPr></w:rPr></w:pPr><w:r><w:rPr><w:rFonts w:hint="default" w:ascii="Arial" w:hAnsi="Arial" w:eastAsia="Arial" w:cs="Arial" /><w:b w:val="0"/><w:sz w:val="24" /></w:rPr><w:t xml:space="preserve">GDPR Alignment (international client engagements):</w:t></w:r><w:r></w:r></w:p><w:p w14:paraId="0BB251B2"><w:pPr><w:pStyle w:val="886" /><w:pBdr></w:pBdr><w:spacing w:after="80" w:before="0" /><w:ind w:left="400" /><w:rPr></w:rPr></w:pPr><w:r><w:rPr><w:rFonts w:hint="default" w:ascii="Arial" w:hAnsi="Arial" w:eastAsia="Arial" w:cs="Arial" /><w:b/><w:sz w:val="24" /></w:rPr><w:t xml:space="preserve">Privacy by Design:  </w:t></w:r><w:r><w:rPr><w:rFonts w:hint="default" w:ascii="Arial" w:hAnsi="Arial" w:eastAsia="Arial" w:cs="Arial" /><w:sz w:val="24" /></w:rPr><w:t xml:space="preserve">Applied to all new agent workflows from initial design phase; privacy impact assessment required for agents handling Tier 1 data.</w:t></w:r><w:r></w:r></w:p><w:p w14:paraId="256B835A"><w:pPr><w:pStyle w:val="886" /><w:pBdr></w:pBdr><w:spacing w:after="80" w:before="0" /><w:ind w:left="400" /><w:rPr></w:rPr></w:pPr><w:r><w:rPr><w:rFonts w:hint="default" w:ascii="Arial" w:hAnsi="Arial" w:eastAsia="Arial" w:cs="Arial" /><w:b/><w:sz w:val="24" /></w:rPr><w:t xml:space="preserve">Data Minimisation:  </w:t></w:r><w:r><w:rPr><w:rFonts w:hint="default" w:ascii="Arial" w:hAnsi="Arial" w:eastAsia="Arial" w:cs="Arial" /><w:sz w:val="24" /></w:rPr><w:t xml:space="preserve">Agents collect only data strictly necessary for their designated function. Excess data collection flagged in quarterly compliance audit.</w:t></w:r><w:r></w:r></w:p><w:p w14:paraId="05133A57"><w:pPr><w:pStyle w:val="886" /><w:pBdr></w:pBdr><w:spacing w:after="80" w:before="0" /><w:ind w:left="400" /><w:rPr></w:rPr></w:pPr><w:r><w:rPr><w:rFonts w:hint="default" w:ascii="Arial" w:hAnsi="Arial" w:eastAsia="Arial" w:cs="Arial" /><w:b/><w:sz w:val="24" /></w:rPr><w:t xml:space="preserve">Breach Notification:  </w:t></w:r><w:r><w:rPr><w:rFonts w:hint="default" w:ascii="Arial" w:hAnsi="Arial" w:eastAsia="Arial" w:cs="Arial" /><w:sz w:val="24" /></w:rPr><w:t xml:space="preserve">72-hour notification obligation to Data Controller upon confirmed breach; client notification within 7 days if personal data is affected.</w:t></w:r><w:r></w:r></w:p><w:p w14:paraId="03A17947"><w:pPr><w:pStyle w:val="886" /><w:pBdr></w:pBdr><w:spacing w:after="80" w:before="200" /><w:ind /><w:rPr></w:rPr></w:pPr><w:r><w:rPr><w:rFonts w:hint="default" w:ascii="Arial" w:hAnsi="Arial" w:eastAsia="Arial" w:cs="Arial" /><w:b/><w:color w:val="2e75b6" /><w:sz w:val="28" /></w:rPr><w:t xml:space="preserve">19.5  Data Breach &amp; Privacy Incident Protocol</w:t></w:r><w:r></w:r></w:p><w:p w14:paraId="4D461A97"><w:pPr><w:pStyle w:val="886" /><w:pBdr></w:pBdr><w:spacing w:after="100" w:before="0" /><w:ind /><w:rPr></w:rPr></w:pPr><w:r><w:rPr><w:rFonts w:hint="default" w:ascii="Arial" w:hAnsi="Arial" w:eastAsia="Arial" w:cs="Arial" /><w:b w:val="0"/><w:sz w:val="24" /></w:rPr><w:t xml:space="preserve">Privacy incidents are handled within the S18 Incident Response Framework with the following privacy-specific additions:</w:t></w:r><w:r></w:r></w:p><w:p w14:paraId="7A032169"><w:pPr><w:pStyle w:val="886" /><w:pBdr></w:pBdr><w:spacing w:after="80" w:before="0" /><w:ind w:left="400" /><w:rPr></w:rPr></w:pPr><w:r><w:rPr><w:rFonts w:hint="default" w:ascii="Arial" w:hAnsi="Arial" w:eastAsia="Arial" w:cs="Arial" /><w:b/><w:sz w:val="24" /></w:rPr><w:t xml:space="preserve">Detection:  </w:t></w:r><w:r><w:rPr><w:rFonts w:hint="default" w:ascii="Arial" w:hAnsi="Arial" w:eastAsia="Arial" w:cs="Arial" /><w:sz w:val="24" /></w:rPr><w:t xml:space="preserve">Core (#14) and Nexus (#15) continuously monitor for anomalous data access patterns; automated alerts trigger within 5 minutes of threshold breach.</w:t></w:r><w:r></w:r></w:p><w:p w14:paraId="55602BC4"><w:pPr><w:pStyle w:val="886" /><w:pBdr></w:pBdr><w:spacing w:after="80" w:before="0" /><w:ind w:left="400" /><w:rPr></w:rPr></w:pPr><w:r><w:rPr><w:rFonts w:hint="default" w:ascii="Arial" w:hAnsi="Arial" w:eastAsia="Arial" w:cs="Arial" /><w:b/><w:sz w:val="24" /></w:rPr><w:t xml:space="preserve">Severity Override:  </w:t></w:r><w:r><w:rPr><w:rFonts w:hint="default" w:ascii="Arial" w:hAnsi="Arial" w:eastAsia="Arial" w:cs="Arial" /><w:sz w:val="24" /></w:rPr><w:t xml:space="preserve">Any incident involving confirmed or suspected PII exposure auto-escalates to P1 severity regardless of originating agent group.</w:t></w:r><w:r></w:r></w:p><w:p w14:paraId="0698BC53"><w:pPr><w:pStyle w:val="886" /><w:pBdr></w:pBdr><w:spacing w:after="80" w:before="0" /><w:ind w:left="400" /><w:rPr></w:rPr></w:pPr><w:r><w:rPr><w:rFonts w:hint="default" w:ascii="Arial" w:hAnsi="Arial" w:eastAsia="Arial" w:cs="Arial" /><w:b/><w:sz w:val="24" /></w:rPr><w:t xml:space="preserve">Containment:  </w:t></w:r><w:r><w:rPr><w:rFonts w:hint="default" w:ascii="Arial" w:hAnsi="Arial" w:eastAsia="Arial" w:cs="Arial" /><w:sz w:val="24" /></w:rPr><w:t xml:space="preserve">Immediate suspension of affected agent&apos;s data write access pending investigation. Snapshots of affected data stores preserved for forensic review.</w:t></w:r><w:r></w:r></w:p><w:p w14:paraId="0502D1AD"><w:pPr><w:pStyle w:val="886" /><w:pBdr></w:pBdr><w:spacing w:after="80" w:before="0" /><w:ind w:left="400" /><w:rPr></w:rPr></w:pPr><w:r><w:rPr><w:rFonts w:hint="default" w:ascii="Arial" w:hAnsi="Arial" w:eastAsia="Arial" w:cs="Arial" /><w:b/><w:sz w:val="24" /></w:rPr><w:t xml:space="preserve">Notification:  </w:t></w:r><w:r><w:rPr><w:rFonts w:hint="default" w:ascii="Arial" w:hAnsi="Arial" w:eastAsia="Arial" w:cs="Arial" /><w:sz w:val="24" /></w:rPr><w:t xml:space="preserve">Data Controller notified within 2 hours of confirmed breach. PDPA supervisory authority notification within 72 hours. Affected clients notified within 7 days.</w:t></w:r><w:r></w:r></w:p><w:p w14:paraId="10527C27"><w:pPr><w:pStyle w:val="886" /><w:pBdr></w:pBdr><w:spacing w:after="80" w:before="0" /><w:ind w:left="400" /><w:rPr></w:rPr></w:pPr><w:r><w:rPr><w:rFonts w:hint="default" w:ascii="Arial" w:hAnsi="Arial" w:eastAsia="Arial" w:cs="Arial" /><w:b/><w:sz w:val="24" /></w:rPr><w:t xml:space="preserve">Remediation:  </w:t></w:r><w:r><w:rPr><w:rFonts w:hint="default" w:ascii="Arial" w:hAnsi="Arial" w:eastAsia="Arial" w:cs="Arial" /><w:sz w:val="24" /></w:rPr><w:t xml:space="preserve">Full audit trail preserved; Post-Incident Review (PIR) mandatory within 48 hours; playbook update completed within 30 days of PIR sign-off.</w:t></w:r><w:r></w:r></w:p><w:p w14:paraId="6D7C9EF0"><w:pPr><w:pStyle w:val="886" /><w:pBdr></w:pBdr><w:spacing w:after="80" w:before="200" /><w:ind /><w:rPr></w:rPr></w:pPr><w:r><w:rPr><w:rFonts w:hint="default" w:ascii="Arial" w:hAnsi="Arial" w:eastAsia="Arial" w:cs="Arial" /><w:b/><w:color w:val="2e75b6" /><w:sz w:val="28" /></w:rPr><w:t xml:space="preserve">19.6  Compliance Audit &amp; Review Schedule</w:t></w:r><w:r></w:r></w:p><w:p w14:paraId="2521B8B0"><w:pPr><w:pStyle w:val="886" /><w:pBdr></w:pBdr><w:spacing w:after="80" w:before="0" /><w:ind w:left="400" /><w:rPr></w:rPr></w:pPr><w:r><w:rPr><w:rFonts w:hint="default" w:ascii="Arial" w:hAnsi="Arial" w:eastAsia="Arial" w:cs="Arial" /><w:b/><w:sz w:val="24" /></w:rPr><w:t xml:space="preserve">Monthly:  </w:t></w:r><w:r><w:rPr><w:rFonts w:hint="default" w:ascii="Arial" w:hAnsi="Arial" w:eastAsia="Arial" w:cs="Arial" /><w:sz w:val="24" /></w:rPr><w:t xml:space="preserve">Core and Guardian automated audit log review; report delivered to IT Manager and Compliance Officer by the 5th of each month.</w:t></w:r><w:r></w:r></w:p><w:p w14:paraId="1FABB9AF"><w:pPr><w:pStyle w:val="886" /><w:pBdr></w:pBdr><w:spacing w:after="80" w:before="0" /><w:ind w:left="400" /><w:rPr></w:rPr></w:pPr><w:r><w:rPr><w:rFonts w:hint="default" w:ascii="Arial" w:hAnsi="Arial" w:eastAsia="Arial" w:cs="Arial" /><w:b/><w:sz w:val="24" /></w:rPr><w:t xml:space="preserve">Quarterly:  </w:t></w:r><w:r><w:rPr><w:rFonts w:hint="default" w:ascii="Arial" w:hAnsi="Arial" w:eastAsia="Arial" w:cs="Arial" /><w:sz w:val="24" /></w:rPr><w:t xml:space="preserve">Bias audit across all 20 agents; model version compliance check; data retention enforcement sweep; findings reviewed by Studio Director.</w:t></w:r><w:r></w:r></w:p><w:p w14:paraId="2DD06B2E"><w:pPr><w:pStyle w:val="886" /><w:pBdr></w:pBdr><w:spacing w:after="80" w:before="0" /><w:ind w:left="400" /><w:rPr></w:rPr></w:pPr><w:r><w:rPr><w:rFonts w:hint="default" w:ascii="Arial" w:hAnsi="Arial" w:eastAsia="Arial" w:cs="Arial" /><w:b/><w:sz w:val="24" /></w:rPr><w:t xml:space="preserve">Annually:  </w:t></w:r><w:r><w:rPr><w:rFonts w:hint="default" w:ascii="Arial" w:hAnsi="Arial" w:eastAsia="Arial" w:cs="Arial" /><w:sz w:val="24" /></w:rPr><w:t xml:space="preserve">Full PDPA compliance audit; third-party penetration test; Compliance Officer formal sign-off; updated Data Processing Agreement review.</w:t></w:r><w:r></w:r></w:p><w:p w14:paraId="6F9D6FBB"><w:pPr><w:pStyle w:val="886" /><w:pBdr></w:pBdr><w:spacing w:after="80" w:before="0" /><w:ind w:left="400" /><w:rPr></w:rPr></w:pPr><w:r><w:rPr><w:rFonts w:hint="default" w:ascii="Arial" w:hAnsi="Arial" w:eastAsia="Arial" w:cs="Arial" /><w:b/><w:sz w:val="24" /></w:rPr><w:t xml:space="preserve">Trigger-Based:  </w:t></w:r><w:r><w:rPr><w:rFonts w:hint="default" w:ascii="Arial" w:hAnsi="Arial" w:eastAsia="Arial" w:cs="Arial" /><w:sz w:val="24" /></w:rPr><w:t xml:space="preserve">Immediate audit initiated following any P1 incident, new agent deployment, or notification of applicable regulatory change.</w:t></w:r><w:r></w:r></w:p><w:p w14:paraId="43A3F903"><w:pPr><w:pStyle w:val="886" /><w:pBdr></w:pBdr><w:spacing w:after="100" w:before="0" /><w:ind /><w:rPr></w:rPr></w:pPr><w:r><w:rPr><w:rFonts w:hint="default" w:ascii="Arial" w:hAnsi="Arial" w:eastAsia="Arial" w:cs="Arial" /><w:b w:val="0"/><w:sz w:val="24" /></w:rPr><w:t xml:space="preserve">Note: Section 19 is a living document. Regulatory updates (PDPA amendments, GDPR adequacy decisions) must be reviewed by the Data Controller within 30 days of publication and reflected in this section accordingly.</w:t></w:r><w:r></w:r></w:p><w:p w14:paraId="58C114D7"><w:pPr><w:pStyle w:val="886" /><w:pBdr></w:pBdr><w:spacing w:after="0" w:before="0" /><w:ind /><w:rPr></w:rPr></w:pPr><w:r><w:rPr><w:rFonts w:hint="default" w:ascii="Arial" w:hAnsi="Arial" w:eastAsia="Arial" w:cs="Arial" /><w:b w:val="0"/><w:sz w:val="24" /></w:rPr></w:r><w:r></w:r></w:p><w:p w14:paraId="523197E3"><w:pPr><w:pStyle w:val="886" /><w:pBdr></w:pBdr><w:spacing w:after="100" w:before="320" /><w:ind /><w:rPr></w:rPr></w:pPr><w:r><w:rPr><w:rFonts w:hint="default" w:ascii="Arial" w:hAnsi="Arial" w:eastAsia="Arial" w:cs="Arial" /><w:b/><w:color w:val="1f2d5a" /><w:sz w:val="36" /></w:rPr><w:t xml:space="preserve">20. AI Ethics &amp; Responsible Use Policy</w:t></w:r><w:r></w:r></w:p><w:p w14:paraId="6E4B36C9"><w:pPr><w:pStyle w:val="886" /><w:pBdr></w:pBdr><w:spacing w:after="80" w:before="200" /><w:ind /><w:rPr></w:rPr></w:pPr><w:r><w:rPr><w:rFonts w:hint="default" w:ascii="Arial" w:hAnsi="Arial" w:eastAsia="Arial" w:cs="Arial" /><w:b/><w:color w:val="2e75b6" /><w:sz w:val="28" /></w:rPr><w:t xml:space="preserve">20.1  Overview</w:t></w:r><w:r></w:r></w:p><w:p w14:paraId="14533950"><w:pPr><w:pStyle w:val="886" /><w:pBdr></w:pBdr><w:spacing w:after="100" w:before="0" /><w:ind /><w:rPr></w:rPr></w:pPr><w:r><w:rPr><w:rFonts w:hint="default" w:ascii="Arial" w:hAnsi="Arial" w:eastAsia="Arial" w:cs="Arial" /><w:b w:val="0"/><w:sz w:val="24" /></w:rPr><w:t xml:space="preserve">Section 20 establishes the ethical principles and responsible use standards governing all AI agents operating within MONOLITH / DAPH Decor. This policy ensures that AI automation serves client and employee interests with fairness, t</w:t></w:r><w:r><w:rPr><w:rFonts w:hint="default" w:ascii="Arial" w:hAnsi="Arial" w:eastAsia="Arial" w:cs="Arial" /><w:b w:val="0"/><w:sz w:val="24" /></w:rPr><w:t xml:space="preserve">ransparency, and accountability. All 20 live agents and all 5 v3.0 planned agents must be designed, deployed, and monitored in compliance with this policy. The Studio Director is the accountable owner; the Compliance Officer co-signs annual ethics reviews.</w:t></w:r><w:r></w:r></w:p><w:p w14:paraId="54B4CF5D"><w:pPr><w:pStyle w:val="886" /><w:pBdr></w:pBdr><w:spacing w:after="80" w:before="200" /><w:ind /><w:rPr></w:rPr></w:pPr><w:r><w:rPr><w:rFonts w:hint="default" w:ascii="Arial" w:hAnsi="Arial" w:eastAsia="Arial" w:cs="Arial" /><w:b/><w:color w:val="2e75b6" /><w:sz w:val="28" /></w:rPr><w:t xml:space="preserve">20.2  Core Ethical Principles</w:t></w:r><w:r></w:r></w:p><w:p w14:paraId="21B966C2"><w:pPr><w:pStyle w:val="886" /><w:pBdr></w:pBdr><w:spacing w:after="100" w:before="0" /><w:ind /><w:rPr></w:rPr></w:pPr><w:r><w:rPr><w:rFonts w:hint="default" w:ascii="Arial" w:hAnsi="Arial" w:eastAsia="Arial" w:cs="Arial" /><w:b w:val="0"/><w:sz w:val="24" /></w:rPr><w:t xml:space="preserve">Six principles form the foundation of MONOLITH&apos;s ethical AI framework:</w:t></w:r><w:r></w:r></w:p><w:p w14:paraId="0FFE76F5"><w:pPr><w:pStyle w:val="886" /><w:pBdr></w:pBdr><w:spacing w:after="80" w:before="0" /><w:ind w:left="400" /><w:rPr></w:rPr></w:pPr><w:r><w:rPr><w:rFonts w:hint="default" w:ascii="Arial" w:hAnsi="Arial" w:eastAsia="Arial" w:cs="Arial" /><w:b/><w:sz w:val="24" /></w:rPr><w:t xml:space="preserve">Fairness:  </w:t></w:r><w:r><w:rPr><w:rFonts w:hint="default" w:ascii="Arial" w:hAnsi="Arial" w:eastAsia="Arial" w:cs="Arial" /><w:sz w:val="24" /></w:rPr><w:t xml:space="preserve">AI agents must not produce outputs that discriminate against clients, employees, or vendors on the basis of protected characteristics. Quarterly bias audits (S19.3) validate model fairness across all agent groups.</w:t></w:r><w:r></w:r></w:p><w:p w14:paraId="0CA55145"><w:pPr><w:pStyle w:val="886" /><w:pBdr></w:pBdr><w:spacing w:after="80" w:before="0" /><w:ind w:left="400" /><w:rPr></w:rPr></w:pPr><w:r><w:rPr><w:rFonts w:hint="default" w:ascii="Arial" w:hAnsi="Arial" w:eastAsia="Arial" w:cs="Arial" /><w:b/><w:sz w:val="24" /></w:rPr><w:t xml:space="preserve">Transparency:  </w:t></w:r><w:r><w:rPr><w:rFonts w:hint="default" w:ascii="Arial" w:hAnsi="Arial" w:eastAsia="Arial" w:cs="Arial" /><w:sz w:val="24" /></w:rPr><w:t xml:space="preserve">Clients and stakeholders must be informed when AI is involved in decisions affecting them. All P1 and P2 escalation decisions include a human-readable rationale (S19.3 Explainability requirement).</w:t></w:r><w:r></w:r></w:p><w:p w14:paraId="045F380E"><w:pPr><w:pStyle w:val="886" /><w:pBdr></w:pBdr><w:spacing w:after="80" w:before="0" /><w:ind w:left="400" /><w:rPr></w:rPr></w:pPr><w:r><w:rPr><w:rFonts w:hint="default" w:ascii="Arial" w:hAnsi="Arial" w:eastAsia="Arial" w:cs="Arial" /><w:b/><w:sz w:val="24" /></w:rPr><w:t xml:space="preserve">Accountability:  </w:t></w:r><w:r><w:rPr><w:rFonts w:hint="default" w:ascii="Arial" w:hAnsi="Arial" w:eastAsia="Arial" w:cs="Arial" /><w:sz w:val="24" /></w:rPr><w:t xml:space="preserve">Every agent action is attributable to a named responsible owner: Group Leads (S18.3) are accountable for their agent group&apos;s ethical compliance. Ultimate accountability rests with the Studio Director.</w:t></w:r><w:r></w:r></w:p><w:p w14:paraId="4B7F0787"><w:pPr><w:pStyle w:val="886" /><w:pBdr></w:pBdr><w:spacing w:after="80" w:before="0" /><w:ind w:left="400" /><w:rPr></w:rPr></w:pPr><w:r><w:rPr><w:rFonts w:hint="default" w:ascii="Arial" w:hAnsi="Arial" w:eastAsia="Arial" w:cs="Arial" /><w:b/><w:sz w:val="24" /></w:rPr><w:t xml:space="preserve">Privacy by Default:  </w:t></w:r><w:r><w:rPr><w:rFonts w:hint="default" w:ascii="Arial" w:hAnsi="Arial" w:eastAsia="Arial" w:cs="Arial" /><w:sz w:val="24" /></w:rPr><w:t xml:space="preserve">Agents collect, process, and retain only the minimum data required for their designated function (S19.2 Data Classification). Privacy impact assessments are mandatory for any new Tier 1 data workflow.</w:t></w:r><w:r></w:r></w:p><w:p w14:paraId="0CB6CE87"><w:pPr><w:pStyle w:val="886" /><w:pBdr></w:pBdr><w:spacing w:after="80" w:before="0" /><w:ind w:left="400" /><w:rPr></w:rPr></w:pPr><w:r><w:rPr><w:rFonts w:hint="default" w:ascii="Arial" w:hAnsi="Arial" w:eastAsia="Arial" w:cs="Arial" /><w:b/><w:sz w:val="24" /></w:rPr><w:t xml:space="preserve">Human Safety:  </w:t></w:r><w:r><w:rPr><w:rFonts w:hint="default" w:ascii="Arial" w:hAnsi="Arial" w:eastAsia="Arial" w:cs="Arial" /><w:sz w:val="24" /></w:rPr><w:t xml:space="preserve">No agent may autonomously execute actions with irrev</w:t></w:r><w:r><w:rPr><w:rFonts w:hint="default" w:ascii="Arial" w:hAnsi="Arial" w:eastAsia="Arial" w:cs="Arial" /><w:sz w:val="24" /></w:rPr><w:t xml:space="preserve">ersible site, financial, or contractual consequences without explicit human approval (see S20.5 Human-in-the-Loop Requirements). Agent outputs involving on-site safety (Vega, Scout, Guardian) are advisory-only until confirmed by a qualified human reviewer.</w:t></w:r><w:r></w:r></w:p><w:p w14:paraId="39AC7EFC"><w:pPr><w:pStyle w:val="886" /><w:pBdr></w:pBdr><w:spacing w:after="80" w:before="0" /><w:ind w:left="400" /><w:rPr></w:rPr></w:pPr><w:r><w:rPr><w:rFonts w:hint="default" w:ascii="Arial" w:hAnsi="Arial" w:eastAsia="Arial" w:cs="Arial" /><w:b/><w:sz w:val="24" /></w:rPr><w:t xml:space="preserve">Human Oversight:  </w:t></w:r><w:r><w:rPr><w:rFonts w:hint="default" w:ascii="Arial" w:hAnsi="Arial" w:eastAsia="Arial" w:cs="Arial" /><w:sz w:val="24" /></w:rPr><w:t xml:space="preserve">AI agents augment — they do not replace — human judgment. Group Leads retain final authority over all agent recommendations. Oversight obligations are enforced through SLA thresholds (S17) and escalation protocols (S18).</w:t></w:r><w:r></w:r></w:p><w:p w14:paraId="76409186"><w:pPr><w:pStyle w:val="886" /><w:pBdr></w:pBdr><w:spacing w:after="80" w:before="200" /><w:ind /><w:rPr></w:rPr></w:pPr><w:r><w:rPr><w:rFonts w:hint="default" w:ascii="Arial" w:hAnsi="Arial" w:eastAsia="Arial" w:cs="Arial" /><w:b/><w:color w:val="2e75b6" /><w:sz w:val="28" /></w:rPr><w:t xml:space="preserve">20.3  Responsible Use Guidelines by Agent Group</w:t></w:r><w:r></w:r></w:p><w:p w14:paraId="0C8A5986"><w:pPr><w:pStyle w:val="886" /><w:pBdr></w:pBdr><w:spacing w:after="100" w:before="0" /><w:ind /><w:rPr></w:rPr></w:pPr><w:r><w:rPr><w:rFonts w:hint="default" w:ascii="Arial" w:hAnsi="Arial" w:eastAsia="Arial" w:cs="Arial" /><w:b w:val="0"/><w:sz w:val="24" /></w:rPr><w:t xml:space="preserve">Responsible use guidelines are tailored to each agent group&apos;s operational context and data sensitivity:</w:t></w:r><w:r></w:r></w:p><w:p w14:paraId="310F8597"><w:pPr><w:pStyle w:val="886" /><w:pBdr></w:pBdr><w:spacing w:after="80" w:before="0" /><w:ind w:left="400" /><w:rPr></w:rPr></w:pPr><w:r><w:rPr><w:rFonts w:hint="default" w:ascii="Arial" w:hAnsi="Arial" w:eastAsia="Arial" w:cs="Arial" /><w:b/><w:sz w:val="24" /></w:rPr><w:t xml:space="preserve">Group A — Client-Facing &amp; Design (Kelly, Signal, Aria, Blaze, Nova):  </w:t></w:r><w:r><w:rPr><w:rFonts w:hint="default" w:ascii="Arial" w:hAnsi="Arial" w:eastAsia="Arial" w:cs="Arial" /><w:sz w:val="24" /></w:rPr><w:t xml:space="preserve">All client c</w:t></w:r><w:r><w:rPr><w:rFonts w:hint="default" w:ascii="Arial" w:hAnsi="Arial" w:eastAsia="Arial" w:cs="Arial" /><w:sz w:val="24" /></w:rPr><w:t xml:space="preserve">ommunications generated by AI must be reviewed by a human team member before delivery. Design proposals and mood boards are AI-assisted drafts; final approval rests with the lead designer. No pricing commitments may be communicated to clients via AI alone.</w:t></w:r><w:r></w:r></w:p><w:p w14:paraId="14D2EC52"><w:pPr><w:pStyle w:val="886" /><w:pBdr></w:pBdr><w:spacing w:after="80" w:before="0" /><w:ind w:left="400" /><w:rPr></w:rPr></w:pPr><w:r><w:rPr><w:rFonts w:hint="default" w:ascii="Arial" w:hAnsi="Arial" w:eastAsia="Arial" w:cs="Arial" /><w:b/><w:sz w:val="24" /></w:rPr><w:t xml:space="preserve">Group B — Sales, CRM &amp; Marketing (Compass, Remy, Scout, Finn, Hana):  </w:t></w:r><w:r><w:rPr><w:rFonts w:hint="default" w:ascii="Arial" w:hAnsi="Arial" w:eastAsia="Arial" w:cs="Arial" /><w:sz w:val="24" /></w:rPr><w:t xml:space="preserve">Lead scoring and</w:t></w:r><w:r><w:rPr><w:rFonts w:hint="default" w:ascii="Arial" w:hAnsi="Arial" w:eastAsia="Arial" w:cs="Arial" /><w:sz w:val="24" /></w:rPr><w:t xml:space="preserve"> client segmentation outputs are informational only. CRM data enrichment must be limited to data explicitly provided by or consented to by the client. Marketing content must not use client data for personalisation beyond the scope of the active engagement.</w:t></w:r><w:r></w:r></w:p><w:p w14:paraId="1873737B"><w:pPr><w:pStyle w:val="886" /><w:pBdr></w:pBdr><w:spacing w:after="80" w:before="0" /><w:ind w:left="400" /><w:rPr></w:rPr></w:pPr><w:r><w:rPr><w:rFonts w:hint="default" w:ascii="Arial" w:hAnsi="Arial" w:eastAsia="Arial" w:cs="Arial" /><w:b/><w:sz w:val="24" /></w:rPr><w:t xml:space="preserve">Group C — Project &amp; Site Operations (Atlas, Bo, Forge, Leo, Ops):  </w:t></w:r><w:r><w:rPr><w:rFonts w:hint="default" w:ascii="Arial" w:hAnsi="Arial" w:eastAsia="Arial" w:cs="Arial" /><w:sz w:val="24" /></w:rPr><w:t xml:space="preserve">Budget variance alerts are advisory; financial commitments require human </w:t></w:r><w:r><w:rPr><w:rFonts w:hint="default" w:ascii="Arial" w:hAnsi="Arial" w:eastAsia="Arial" w:cs="Arial" /><w:sz w:val="24" /></w:rPr><w:t xml:space="preserve">sign-off at the applicable threshold (S15 Acceptance Sign-off). Site safety flags from Scout must be escalated to a site supervisor before any work suspension. Procurement recommendations from Forge require Ops Lead approval above the petty-cash threshold.</w:t></w:r><w:r></w:r></w:p><w:p w14:paraId="1C9DCE20"><w:pPr><w:pStyle w:val="886" /><w:pBdr></w:pBdr><w:spacing w:after="80" w:before="0" /><w:ind w:left="400" /><w:rPr></w:rPr></w:pPr><w:r><w:rPr><w:rFonts w:hint="default" w:ascii="Arial" w:hAnsi="Arial" w:eastAsia="Arial" w:cs="Arial" /><w:b/><w:sz w:val="24" /></w:rPr><w:t xml:space="preserve">Group D — Systems, QA &amp; HR (Core, Nexus, Rex, Guardian, Talent):  </w:t></w:r><w:r><w:rPr><w:rFonts w:hint="default" w:ascii="Arial" w:hAnsi="Arial" w:eastAsia="Arial" w:cs="Arial" /><w:sz w:val="24" /></w:rPr><w:t xml:space="preserve">HR-related outputs (Talent) must never be the sole ba</w:t></w:r><w:r><w:rPr><w:rFonts w:hint="default" w:ascii="Arial" w:hAnsi="Arial" w:eastAsia="Arial" w:cs="Arial" /><w:sz w:val="24" /></w:rPr><w:t xml:space="preserve">sis for employment decisions; human HR review is mandatory. QA audit findings (Guardian) are draft reports until reviewed and signed by the IT Manager. System access changes proposed by Core or Rex require dual authorisation (IT Manager + Studio Director).</w:t></w:r><w:r></w:r></w:p><w:p w14:paraId="1D99D332"><w:pPr><w:pStyle w:val="886" /><w:pBdr></w:pBdr><w:spacing w:after="80" w:before="200" /><w:ind /><w:rPr></w:rPr></w:pPr><w:r><w:rPr><w:rFonts w:hint="default" w:ascii="Arial" w:hAnsi="Arial" w:eastAsia="Arial" w:cs="Arial" /><w:b/><w:color w:val="2e75b6" /><w:sz w:val="28" /></w:rPr><w:t xml:space="preserve">20.4  Prohibited Uses &amp; Restrictions</w:t></w:r><w:r></w:r></w:p><w:p w14:paraId="316AF160"><w:pPr><w:pStyle w:val="886" /><w:pBdr></w:pBdr><w:spacing w:after="100" w:before="0" /><w:ind /><w:rPr></w:rPr></w:pPr><w:r><w:rPr><w:rFonts w:hint="default" w:ascii="Arial" w:hAnsi="Arial" w:eastAsia="Arial" w:cs="Arial" /><w:b w:val="0"/><w:sz w:val="24" /></w:rPr><w:t xml:space="preserve">The following uses of MONOLITH AI agents are strictly prohibited:</w:t></w:r><w:r></w:r></w:p><w:p w14:paraId="342A2331"><w:pPr><w:pStyle w:val="886" /><w:pBdr></w:pBdr><w:spacing w:after="80" w:before="0" /><w:ind w:left="400" /><w:rPr></w:rPr></w:pPr><w:r><w:rPr><w:rFonts w:hint="default" w:ascii="Arial" w:hAnsi="Arial" w:eastAsia="Arial" w:cs="Arial" /><w:b/><w:sz w:val="24" /></w:rPr><w:t xml:space="preserve">Automated Decision-Making on Employment:  </w:t></w:r><w:r><w:rPr><w:rFonts w:hint="default" w:ascii="Arial" w:hAnsi="Arial" w:eastAsia="Arial" w:cs="Arial" /><w:sz w:val="24" /></w:rPr><w:t xml:space="preserve">No AI agent may make or communicate final hiring, promotion, disciplinary, or termination decisions. Talent (#19) outputs are restricted to scheduling, onboarding checklists, and HR documentation drafts.</w:t></w:r><w:r></w:r></w:p><w:p w14:paraId="294C5058"><w:pPr><w:pStyle w:val="886" /><w:pBdr></w:pBdr><w:spacing w:after="80" w:before="0" /><w:ind w:left="400" /><w:rPr></w:rPr></w:pPr><w:r><w:rPr><w:rFonts w:hint="default" w:ascii="Arial" w:hAnsi="Arial" w:eastAsia="Arial" w:cs="Arial" /><w:b/><w:sz w:val="24" /></w:rPr><w:t xml:space="preserve">Unsupervised Financial Commitments:  </w:t></w:r><w:r><w:rPr><w:rFonts w:hint="default" w:ascii="Arial" w:hAnsi="Arial" w:eastAsia="Arial" w:cs="Arial" /><w:sz w:val="24" /></w:rPr><w:t xml:space="preserve">No agent may initiate, approve, or communicate financial commitments above THB 5,000 without human authorisation. Forge (#9) and Atlas (#4) proposals above this threshold are flagged for Ops Lead review.</w:t></w:r><w:r></w:r></w:p><w:p w14:paraId="31745458"><w:pPr><w:pStyle w:val="886" /><w:pBdr></w:pBdr><w:spacing w:after="80" w:before="0" /><w:ind w:left="400" /><w:rPr></w:rPr></w:pPr><w:r><w:rPr><w:rFonts w:hint="default" w:ascii="Arial" w:hAnsi="Arial" w:eastAsia="Arial" w:cs="Arial" /><w:b/><w:sz w:val="24" /></w:rPr><w:t xml:space="preserve">Client Data Repurposing:  </w:t></w:r><w:r><w:rPr><w:rFonts w:hint="default" w:ascii="Arial" w:hAnsi="Arial" w:eastAsia="Arial" w:cs="Arial" /><w:sz w:val="24" /></w:rPr><w:t xml:space="preserve">Client data collected for one project may not be used to train agent models, populate marketing lists, or enrich other client profiles without explicit written consent from the client.</w:t></w:r><w:r></w:r></w:p><w:p w14:paraId="4F7AAFAE"><w:pPr><w:pStyle w:val="886" /><w:pBdr></w:pBdr><w:spacing w:after="80" w:before="0" /><w:ind w:left="400" /><w:rPr></w:rPr></w:pPr><w:r><w:rPr><w:rFonts w:hint="default" w:ascii="Arial" w:hAnsi="Arial" w:eastAsia="Arial" w:cs="Arial" /><w:b/><w:sz w:val="24" /></w:rPr><w:t xml:space="preserve">Autonomous External Communications:  </w:t></w:r><w:r><w:rPr><w:rFonts w:hint="default" w:ascii="Arial" w:hAnsi="Arial" w:eastAsia="Arial" w:cs="Arial" /><w:sz w:val="24" /></w:rPr><w:t xml:space="preserve">Agents may not send external communications (emails, messages, contract documents) to clients or third parties without human review and explicit send authorisation, except for pre-approved automated notifications defined in the Client Portal (S21).</w:t></w:r><w:r></w:r></w:p><w:p w14:paraId="39436F8E"><w:pPr><w:pStyle w:val="886" /><w:pBdr></w:pBdr><w:spacing w:after="80" w:before="0" /><w:ind w:left="400" /><w:rPr></w:rPr></w:pPr><w:r><w:rPr><w:rFonts w:hint="default" w:ascii="Arial" w:hAnsi="Arial" w:eastAsia="Arial" w:cs="Arial" /><w:b/><w:sz w:val="24" /></w:rPr><w:t xml:space="preserve">Shadow AI Usage:  </w:t></w:r><w:r><w:rPr><w:rFonts w:hint="default" w:ascii="Arial" w:hAnsi="Arial" w:eastAsia="Arial" w:cs="Arial" /><w:sz w:val="24" /></w:rPr><w:t xml:space="preserve">Team members may not deploy or use AI tools outside the MONOLITH approved agent platform for business-related tasks involving client data. All AI tooling must be approved and documented by the IT Manager.</w:t></w:r><w:r></w:r></w:p><w:p w14:paraId="3CC11695"><w:pPr><w:pStyle w:val="886" /><w:pBdr></w:pBdr><w:spacing w:after="80" w:before="200" /><w:ind /><w:rPr></w:rPr></w:pPr><w:r><w:rPr><w:rFonts w:hint="default" w:ascii="Arial" w:hAnsi="Arial" w:eastAsia="Arial" w:cs="Arial" /><w:b/><w:color w:val="2e75b6" /><w:sz w:val="28" /></w:rPr><w:t xml:space="preserve">20.5  Human-in-the-Loop (HITL) Requirements</w:t></w:r><w:r></w:r></w:p><w:p w14:paraId="4B7AA29D"><w:pPr><w:pStyle w:val="886" /><w:pBdr></w:pBdr><w:spacing w:after="100" w:before="0" /><w:ind /><w:rPr></w:rPr></w:pPr><w:r><w:rPr><w:rFonts w:hint="default" w:ascii="Arial" w:hAnsi="Arial" w:eastAsia="Arial" w:cs="Arial" /><w:b w:val="0"/><w:sz w:val="24" /></w:rPr><w:t xml:space="preserve">The following decision categories require human approval before any agent-generated output is actioned or communicated:</w:t></w:r><w:r></w:r></w:p><w:p w14:paraId="292416BD"><w:pPr><w:pStyle w:val="886" /><w:pBdr></w:pBdr><w:spacing w:after="80" w:before="0" /><w:ind w:left="400" /><w:rPr></w:rPr></w:pPr><w:r><w:rPr><w:rFonts w:hint="default" w:ascii="Arial" w:hAnsi="Arial" w:eastAsia="Arial" w:cs="Arial" /><w:b/><w:sz w:val="24" /></w:rPr><w:t xml:space="preserve">HITL-1 — Client Contract Terms:  </w:t></w:r><w:r><w:rPr><w:rFonts w:hint="default" w:ascii="Arial" w:hAnsi="Arial" w:eastAsia="Arial" w:cs="Arial" /><w:sz w:val="24" /></w:rPr><w:t xml:space="preserve">Any AI-generated contract clause, scope change, or pricing adjustment must be reviewed and approved by the Studio Director or designated Account Lead before client delivery. SLA: human review within 4 hours.</w:t></w:r><w:r></w:r></w:p><w:p w14:paraId="2E870699"><w:pPr><w:pStyle w:val="886" /><w:pBdr></w:pBdr><w:spacing w:after="80" w:before="0" /><w:ind w:left="400" /><w:rPr></w:rPr></w:pPr><w:r><w:rPr><w:rFonts w:hint="default" w:ascii="Arial" w:hAnsi="Arial" w:eastAsia="Arial" w:cs="Arial" /><w:b/><w:sz w:val="24" /></w:rPr><w:t xml:space="preserve">HITL-2 — Escalated Safety Flags:  </w:t></w:r><w:r><w:rPr><w:rFonts w:hint="default" w:ascii="Arial" w:hAnsi="Arial" w:eastAsia="Arial" w:cs="Arial" /><w:sz w:val="24" /></w:rPr><w:t xml:space="preserve">Site </w:t></w:r><w:r><w:rPr><w:rFonts w:hint="default" w:ascii="Arial" w:hAnsi="Arial" w:eastAsia="Arial" w:cs="Arial" /><w:sz w:val="24" /></w:rPr><w:t xml:space="preserve">safety flags generated by Vega (#21) or Scout (#17) trigger immediate notification to the Site Supervisor. No site activity suspension may be enacted by AI alone. Human confirmation required within 30 minutes; if unresponsive, escalate per S18 P1 protocol.</w:t></w:r><w:r></w:r></w:p><w:p w14:paraId="32D15E6A"><w:pPr><w:pStyle w:val="886" /><w:pBdr></w:pBdr><w:spacing w:after="80" w:before="0" /><w:ind w:left="400" /><w:rPr></w:rPr></w:pPr><w:r><w:rPr><w:rFonts w:hint="default" w:ascii="Arial" w:hAnsi="Arial" w:eastAsia="Arial" w:cs="Arial" /><w:b/><w:sz w:val="24" /></w:rPr><w:t xml:space="preserve">HITL-3 — Model Retraining Approval:  </w:t></w:r><w:r><w:rPr><w:rFonts w:hint="default" w:ascii="Arial" w:hAnsi="Arial" w:eastAsia="Arial" w:cs="Arial" /><w:sz w:val="24" /></w:rPr><w:t xml:space="preserve">All model retraining cycles (S19.3) require sign-off from the IT Manager and Studio Director before deployment to production. Retraining requests are submitted via the MONOLITH AI Governance Log; approval SLA is 5 business days.</w:t></w:r><w:r></w:r></w:p><w:p w14:paraId="0D910E23"><w:pPr><w:pStyle w:val="886" /><w:pBdr></w:pBdr><w:spacing w:after="80" w:before="0" /><w:ind w:left="400" /><w:rPr></w:rPr></w:pPr><w:r><w:rPr><w:rFonts w:hint="default" w:ascii="Arial" w:hAnsi="Arial" w:eastAsia="Arial" w:cs="Arial" /><w:b/><w:sz w:val="24" /></w:rPr><w:t xml:space="preserve">HITL-4 — Regulatory Compliance Decisions:  </w:t></w:r><w:r><w:rPr><w:rFonts w:hint="default" w:ascii="Arial" w:hAnsi="Arial" w:eastAsia="Arial" w:cs="Arial" /><w:sz w:val="24" /></w:rPr><w:t xml:space="preserve">PDPA data subject rights requests (access, deletion, portability) handled by Core (#14) must be reviewed and approved by the Compliance Officer before response is sent. SLA: 25 days (allowing 5-day buffer within the 30-day PDPA requirement).</w:t></w:r><w:r></w:r></w:p><w:p w14:paraId="58CC81CF"><w:pPr><w:pStyle w:val="886" /><w:pBdr></w:pBdr><w:spacing w:after="80" w:before="0" /><w:ind w:left="400" /><w:rPr></w:rPr></w:pPr><w:r><w:rPr><w:rFonts w:hint="default" w:ascii="Arial" w:hAnsi="Arial" w:eastAsia="Arial" w:cs="Arial" /><w:b/><w:sz w:val="24" /></w:rPr><w:t xml:space="preserve">HITL-5 — Post-Incident Playbook Updates:  </w:t></w:r><w:r><w:rPr><w:rFonts w:hint="default" w:ascii="Arial" w:hAnsi="Arial" w:eastAsia="Arial" w:cs="Arial" /><w:sz w:val="24" /></w:rPr><w:t xml:space="preserve">Playbook revisions proposed following PIR reviews (S18.6, S19.5) require approval from the Studio Director and at least one Group Lead before the updated playbook is published and distributed.</w:t></w:r><w:r></w:r></w:p><w:p w14:paraId="1478F682"><w:pPr><w:pStyle w:val="886" /><w:pBdr></w:pBdr><w:spacing w:after="80" w:before="200" /><w:ind /><w:rPr></w:rPr></w:pPr><w:r><w:rPr><w:rFonts w:hint="default" w:ascii="Arial" w:hAnsi="Arial" w:eastAsia="Arial" w:cs="Arial" /><w:b/><w:color w:val="2e75b6" /><w:sz w:val="28" /></w:rPr><w:t xml:space="preserve">20.6  Ethics Review &amp; Governance</w:t></w:r><w:r></w:r></w:p><w:p w14:paraId="1895D6A8"><w:pPr><w:pStyle w:val="886" /><w:pBdr></w:pBdr><w:spacing w:after="80" w:before="0" /><w:ind w:left="400" /><w:rPr></w:rPr></w:pPr><w:r><w:rPr><w:rFonts w:hint="default" w:ascii="Arial" w:hAnsi="Arial" w:eastAsia="Arial" w:cs="Arial" /><w:b/><w:sz w:val="24" /></w:rPr><w:t xml:space="preserve">Quarterly Ethics Review:  </w:t></w:r><w:r><w:rPr><w:rFonts w:hint="default" w:ascii="Arial" w:hAnsi="Arial" w:eastAsia="Arial" w:cs="Arial" /><w:sz w:val="24" /></w:rPr><w:t xml:space="preserve">Compliance Officer leads a quarterly review of agent outputs, HITL override rates, and bias audit findings. Report delivered to Studio Director within 10 business days of quarter close.</w:t></w:r><w:r></w:r></w:p><w:p w14:paraId="2AC59E4C"><w:pPr><w:pStyle w:val="886" /><w:pBdr></w:pBdr><w:spacing w:after="80" w:before="0" /><w:ind w:left="400" /><w:rPr></w:rPr></w:pPr><w:r><w:rPr><w:rFonts w:hint="default" w:ascii="Arial" w:hAnsi="Arial" w:eastAsia="Arial" w:cs="Arial" /><w:b/><w:sz w:val="24" /></w:rPr><w:t xml:space="preserve">Annual Ethics Audit:  </w:t></w:r><w:r><w:rPr><w:rFonts w:hint="default" w:ascii="Arial" w:hAnsi="Arial" w:eastAsia="Arial" w:cs="Arial" /><w:sz w:val="24" /></w:rPr><w:t xml:space="preserve">Full ethics audit conducted annually by an independent third party. Audit covers fairness, explainability, prohibited-use compliance, and PDPA/GDPR alignment. Findings addressed within 60 days of report delivery.</w:t></w:r><w:r></w:r></w:p><w:p w14:paraId="32CBAC01"><w:pPr><w:pStyle w:val="886" /><w:pBdr></w:pBdr><w:spacing w:after="80" w:before="0" /><w:ind w:left="400" /><w:rPr></w:rPr></w:pPr><w:r><w:rPr><w:rFonts w:hint="default" w:ascii="Arial" w:hAnsi="Arial" w:eastAsia="Arial" w:cs="Arial" /><w:b/><w:sz w:val="24" /></w:rPr><w:t xml:space="preserve">Ethics Incident Register:  </w:t></w:r><w:r><w:rPr><w:rFonts w:hint="default" w:ascii="Arial" w:hAnsi="Arial" w:eastAsia="Arial" w:cs="Arial" /><w:sz w:val="24" /></w:rPr><w:t xml:space="preserve">Any suspected ethics violation — including shadow AI use, prohibited use, or biased output — is logged in the Ethics Incident Register maintained by Guardian (#18). Register reviewed quarterly; unresolved items escalated to Studio Director.</w:t></w:r><w:r></w:r></w:p><w:p w14:paraId="4AB9DFA5"><w:pPr><w:pStyle w:val="886" /><w:pBdr></w:pBdr><w:spacing w:after="80" w:before="0" /><w:ind w:left="400" /><w:rPr></w:rPr></w:pPr><w:r><w:rPr><w:rFonts w:hint="default" w:ascii="Arial" w:hAnsi="Arial" w:eastAsia="Arial" w:cs="Arial" /><w:b/><w:sz w:val="24" /></w:rPr><w:t xml:space="preserve">Policy Review Cycle:  </w:t></w:r><w:r><w:rPr><w:rFonts w:hint="default" w:ascii="Arial" w:hAnsi="Arial" w:eastAsia="Arial" w:cs="Arial" /><w:sz w:val="24" /></w:rPr><w:t xml:space="preserve">This policy</w:t></w:r><w:r><w:rPr><w:rFonts w:hint="default" w:ascii="Arial" w:hAnsi="Arial" w:eastAsia="Arial" w:cs="Arial" /><w:sz w:val="24" /></w:rPr><w:t xml:space="preserve"> is reviewed annually and updated whenever a new agent group is deployed, a significant regulatory change occurs, or an ethics incident of P1 severity is confirmed. Compliance Officer is responsible for initiating policy reviews; Studio Director signs off.</w:t></w:r><w:r></w:r></w:p><w:p w14:paraId="39E34383"><w:pPr><w:pStyle w:val="886" /><w:pBdr></w:pBdr><w:spacing w:after="100" w:before="0" /><w:ind /><w:rPr></w:rPr></w:pPr><w:r><w:rPr><w:rFonts w:hint="default" w:ascii="Arial" w:hAnsi="Arial" w:eastAsia="Arial" w:cs="Arial" /><w:b w:val="0"/><w:sz w:val="24" /></w:rPr><w:t xml:space="preserve">Note: </w:t></w:r><w:r><w:rPr><w:rFonts w:hint="default" w:ascii="Arial" w:hAnsi="Arial" w:eastAsia="Arial" w:cs="Arial" /><w:b w:val="0"/><w:sz w:val="24" /></w:rPr><w:t xml:space="preserve">Section 20 is the governing ethics policy for all current and future MONOLITH AI deployments. Conflicts between this policy and any operational SOP section are resolved in favour of this policy. Escalate policy conflicts to the Studio Director immediately.</w:t></w:r><w:r></w:r></w:p><w:p w14:paraId="12C35511"><w:pPr><w:pStyle w:val="886" /><w:pBdr></w:pBdr><w:spacing w:after="0" w:before="0" /><w:ind /><w:rPr></w:rPr></w:pPr><w:r><w:rPr><w:rFonts w:hint="default" w:ascii="Arial" w:hAnsi="Arial" w:eastAsia="Arial" w:cs="Arial" /><w:b w:val="0"/><w:sz w:val="24" /></w:rPr></w:r><w:r></w:r></w:p><w:p w14:paraId="0818E2E0"><w:pPr><w:pStyle w:val="886" /><w:pBdr></w:pBdr><w:spacing w:after="100" w:before="320" /><w:ind /><w:rPr></w:rPr></w:pPr><w:r><w:rPr><w:rFonts w:hint="default" w:ascii="Arial" w:hAnsi="Arial" w:eastAsia="Arial" w:cs="Arial" /><w:b/><w:color w:val="1f2d5a" /><w:sz w:val="36" /></w:rPr><w:t xml:space="preserve">21. Agent Lifecycle Management &amp; Decommissioning Protocol</w:t></w:r><w:r></w:r></w:p><w:p w14:paraId="666C85F9"><w:pPr><w:pStyle w:val="886" /><w:pBdr></w:pBdr><w:spacing w:after="80" w:before="200" /><w:ind /><w:rPr></w:rPr></w:pPr><w:r><w:rPr><w:rFonts w:hint="default" w:ascii="Arial" w:hAnsi="Arial" w:eastAsia="Arial" w:cs="Arial" /><w:b/><w:color w:val="2e75b6" /><w:sz w:val="28" /></w:rPr><w:t xml:space="preserve">21.1  Overview</w:t></w:r><w:r></w:r></w:p><w:p w14:paraId="3F4F2DA2"><w:pPr><w:pStyle w:val="886" /><w:pBdr></w:pBdr><w:spacing w:after="100" w:before="0" /><w:ind /><w:rPr></w:rPr></w:pPr><w:r><w:rPr><w:rFonts w:hint="default" w:ascii="Arial" w:hAnsi="Arial" w:eastAsia="Arial" w:cs="Arial" /><w:b w:val="0"/><w:sz w:val="24" /></w:rPr><w:t xml:space="preserve">Section 21 defines the governance framework for managing the complete lifecycle of all AI agents within MONOLITH / DAPH Decor — from initial proposal thr</w:t></w:r><w:r><w:rPr><w:rFonts w:hint="default" w:ascii="Arial" w:hAnsi="Arial" w:eastAsia="Arial" w:cs="Arial" /><w:b w:val="0"/><w:sz w:val="24" /></w:rPr><w:t xml:space="preserve">ough active production to eventual decommissioning. A structured lifecycle protocol ensures that agents are deployed purposefully, reviewed regularly, and retired safely with full data continuity. This policy applies to all 20 live agents (Kelly through Op</w:t></w:r><w:r><w:rPr><w:rFonts w:hint="default" w:ascii="Arial" w:hAnsi="Arial" w:eastAsia="Arial" w:cs="Arial" /><w:b w:val="0"/><w:sz w:val="24" /></w:rPr><w:t xml:space="preserve">s), all 5 v3.0 planned agents (Vega, Stone, Ember, Pulse, Shore), and any future agents commissioned under the MONOLITH AI Programme. The Studio Director owns this protocol; the Compliance Officer co-signs all formal deprecation and decommission decisions.</w:t></w:r><w:r></w:r></w:p><w:p w14:paraId="2F11D2EC"><w:pPr><w:pStyle w:val="886" /><w:pBdr></w:pBdr><w:spacing w:after="80" w:before="200" /><w:ind /><w:rPr></w:rPr></w:pPr><w:r><w:rPr><w:rFonts w:hint="default" w:ascii="Arial" w:hAnsi="Arial" w:eastAsia="Arial" w:cs="Arial" /><w:b/><w:color w:val="2e75b6" /><w:sz w:val="28" /></w:rPr><w:t xml:space="preserve">21.2  Agent Lifecycle Stages</w:t></w:r><w:r></w:r></w:p><w:p w14:paraId="06B5FC2D"><w:pPr><w:pStyle w:val="886" /><w:pBdr></w:pBdr><w:spacing w:after="100" w:before="0" /><w:ind /><w:rPr></w:rPr></w:pPr><w:r><w:rPr><w:rFonts w:hint="default" w:ascii="Arial" w:hAnsi="Arial" w:eastAsia="Arial" w:cs="Arial" /><w:b w:val="0"/><w:sz w:val="24" /></w:rPr><w:t xml:space="preserve">Every MONOLITH AI agent passes through seven defined stages. Advancement between stages requires documented approval from the appropriate authority as specified below.</w:t></w:r><w:r></w:r></w:p><w:p w14:paraId="152ADC79"><w:pPr><w:pStyle w:val="886" /><w:pBdr></w:pBdr><w:spacing w:after="80" w:before="0" /><w:ind w:left="400" /><w:rPr></w:rPr></w:pPr><w:r><w:rPr><w:rFonts w:hint="default" w:ascii="Arial" w:hAnsi="Arial" w:eastAsia="Arial" w:cs="Arial" /><w:b/><w:sz w:val="24" /></w:rPr><w:t xml:space="preserve">Stage 1 — Proposal:  </w:t></w:r><w:r><w:rPr><w:rFonts w:hint="default" w:ascii="Arial" w:hAnsi="Arial" w:eastAsia="Arial" w:cs="Arial" /><w:sz w:val="24" /></w:rPr><w:t xml:space="preserve">Business case submitted by department lead. Studio Director approves or rejects within 10 business days. Proposal must include: use-case description, expected ROI, data requirements, integration dependencies, and ethical risk assessment.</w:t></w:r><w:r></w:r></w:p><w:p w14:paraId="4F8278B8"><w:pPr><w:pStyle w:val="886" /><w:pBdr></w:pBdr><w:spacing w:after="80" w:before="0" /><w:ind w:left="400" /><w:rPr></w:rPr></w:pPr><w:r><w:rPr><w:rFonts w:hint="default" w:ascii="Arial" w:hAnsi="Arial" w:eastAsia="Arial" w:cs="Arial" /><w:b/><w:sz w:val="24" /></w:rPr><w:t xml:space="preserve">Stage 2 — Development:  </w:t></w:r><w:r><w:rPr><w:rFonts w:hint="default" w:ascii="Arial" w:hAnsi="Arial" w:eastAsia="Arial" w:cs="Arial" /><w:sz w:val="24" /></w:rPr><w:t xml:space="preserve">Agent is built and configured in an isolated development environment. No live client or employee data may be accessed. Development phase concludes with a Technical Readiness Review signed off by the Systems Lead.</w:t></w:r><w:r></w:r></w:p><w:p w14:paraId="6494D07C"><w:pPr><w:pStyle w:val="886" /><w:pBdr></w:pBdr><w:spacing w:after="80" w:before="0" /><w:ind w:left="400" /><w:rPr></w:rPr></w:pPr><w:r><w:rPr><w:rFonts w:hint="default" w:ascii="Arial" w:hAnsi="Arial" w:eastAsia="Arial" w:cs="Arial" /><w:b/><w:sz w:val="24" /></w:rPr><w:t xml:space="preserve">Stage 3 — Staging:  </w:t></w:r><w:r><w:rPr><w:rFonts w:hint="default" w:ascii="Arial" w:hAnsi="Arial" w:eastAsia="Arial" w:cs="Arial" /><w:sz w:val="24" /></w:rPr><w:t xml:space="preserve">Agent is deployed to a staging environment with anonymised or synthetic data. Quality assurance testing, bias evaluation, and security review are conducted. Compliance Officer reviews ethics alignment before promotion to production.</w:t></w:r><w:r></w:r></w:p><w:p w14:paraId="2E967A0B"><w:pPr><w:pStyle w:val="886" /><w:pBdr></w:pBdr><w:spacing w:after="80" w:before="0" /><w:ind w:left="400" /><w:rPr></w:rPr></w:pPr><w:r><w:rPr><w:rFonts w:hint="default" w:ascii="Arial" w:hAnsi="Arial" w:eastAsia="Arial" w:cs="Arial" /><w:b/><w:sz w:val="24" /></w:rPr><w:t xml:space="preserve">Stage 4 — Production:  </w:t></w:r><w:r><w:rPr><w:rFonts w:hint="default" w:ascii="Arial" w:hAnsi="Arial" w:eastAsia="Arial" w:cs="Arial" /><w:sz w:val="24" /></w:rPr><w:t xml:space="preserve">Agent is live and operational. Monitored continuously against KPIs defined in Section 17. SLA thresholds apply immediately upon production deployment. All HITL requirements from Section 20 are active from day one.</w:t></w:r><w:r></w:r></w:p><w:p w14:paraId="34FD41FD"><w:pPr><w:pStyle w:val="886" /><w:pBdr></w:pBdr><w:spacing w:after="80" w:before="0" /><w:ind w:left="400" /><w:rPr></w:rPr></w:pPr><w:r><w:rPr><w:rFonts w:hint="default" w:ascii="Arial" w:hAnsi="Arial" w:eastAsia="Arial" w:cs="Arial" /><w:b/><w:sz w:val="24" /></w:rPr><w:t xml:space="preserve">Stage 5 — Review:  </w:t></w:r><w:r><w:rPr><w:rFonts w:hint="default" w:ascii="Arial" w:hAnsi="Arial" w:eastAsia="Arial" w:cs="Arial" /><w:sz w:val="24" /></w:rPr><w:t xml:space="preserve">Periodic performance review triggered by: (a) scheduled qu</w:t></w:r><w:r><w:rPr><w:rFonts w:hint="default" w:ascii="Arial" w:hAnsi="Arial" w:eastAsia="Arial" w:cs="Arial" /><w:sz w:val="24" /></w:rPr><w:t xml:space="preserve">arterly review cycle, (b) SLA breach threshold exceeded for two consecutive months, (c) change in business process making the agent&apos;s function redundant, or (d) regulatory change requiring re-evaluation. Outcome: continue, retrain, or initiate deprecation.</w:t></w:r><w:r></w:r></w:p><w:p w14:paraId="53616C92"><w:pPr><w:pStyle w:val="886" /><w:pBdr></w:pBdr><w:spacing w:after="80" w:before="0" /><w:ind w:left="400" /><w:rPr></w:rPr></w:pPr><w:r><w:rPr><w:rFonts w:hint="default" w:ascii="Arial" w:hAnsi="Arial" w:eastAsia="Arial" w:cs="Arial" /><w:b/><w:sz w:val="24" /></w:rPr><w:t xml:space="preserve">Stage 6 — Deprecation:  </w:t></w:r><w:r><w:rPr><w:rFonts w:hint="default" w:ascii="Arial" w:hAnsi="Arial" w:eastAsia="Arial" w:cs="Arial" /><w:sz w:val="24" /></w:rPr><w:t xml:space="preserve">Formal notice issued that an agent w</w:t></w:r><w:r><w:rPr><w:rFonts w:hint="default" w:ascii="Arial" w:hAnsi="Arial" w:eastAsia="Arial" w:cs="Arial" /><w:sz w:val="24" /></w:rPr><w:t xml:space="preserve">ill be decommissioned. A deprecation window of minimum 30 calendar days is mandatory, during which the agent remains partially operational in read-only or advisory mode. Affected stakeholders are notified within 5 business days of the deprecation decision.</w:t></w:r><w:r></w:r></w:p><w:p w14:paraId="3DB142B4"><w:pPr><w:pStyle w:val="886" /><w:pBdr></w:pBdr><w:spacing w:after="80" w:before="0" /><w:ind w:left="400" /><w:rPr></w:rPr></w:pPr><w:r><w:rPr><w:rFonts w:hint="default" w:ascii="Arial" w:hAnsi="Arial" w:eastAsia="Arial" w:cs="Arial" /><w:b/><w:sz w:val="24" /></w:rPr><w:t xml:space="preserve">Stage 7 — Decommission:  </w:t></w:r><w:r><w:rPr><w:rFonts w:hint="default" w:ascii="Arial" w:hAnsi="Arial" w:eastAsia="Arial" w:cs="Arial" /><w:sz w:val="24" /></w:rPr><w:t xml:space="preserve">Agent is fully taken offline following completion of all decommissioning steps defined in Section 21.4. Post-decommission review (Section 21.6) is initiated within 10 business days.</w:t></w:r><w:r></w:r></w:p><w:p w14:paraId="6A596709"><w:pPr><w:pStyle w:val="886" /><w:pBdr></w:pBdr><w:spacing w:after="80" w:before="200" /><w:ind /><w:rPr></w:rPr></w:pPr><w:r><w:rPr><w:rFonts w:hint="default" w:ascii="Arial" w:hAnsi="Arial" w:eastAsia="Arial" w:cs="Arial" /><w:b/><w:color w:val="2e75b6" /><w:sz w:val="28" /></w:rPr><w:t xml:space="preserve">21.3  Deprecation Criteria &amp; Triggers</w:t></w:r><w:r></w:r></w:p><w:p w14:paraId="411E542D"><w:pPr><w:pStyle w:val="886" /><w:pBdr></w:pBdr><w:spacing w:after="100" w:before="0" /><w:ind /><w:rPr></w:rPr></w:pPr><w:r><w:rPr><w:rFonts w:hint="default" w:ascii="Arial" w:hAnsi="Arial" w:eastAsia="Arial" w:cs="Arial" /><w:b w:val="0"/><w:sz w:val="24" /></w:rPr><w:t xml:space="preserve">An agent may be formally deprecated when one or more of the following criteria are met:</w:t></w:r><w:r></w:r></w:p><w:p w14:paraId="5C5AADEE"><w:pPr><w:pStyle w:val="886" /><w:pBdr></w:pBdr><w:spacing w:after="80" w:before="0" /><w:ind w:left="400" /><w:rPr></w:rPr></w:pPr><w:r><w:rPr><w:rFonts w:hint="default" w:ascii="Arial" w:hAnsi="Arial" w:eastAsia="Arial" w:cs="Arial" /><w:b/><w:sz w:val="24" /></w:rPr><w:t xml:space="preserve">Performance Failure:  </w:t></w:r><w:r><w:rPr><w:rFonts w:hint="default" w:ascii="Arial" w:hAnsi="Arial" w:eastAsia="Arial" w:cs="Arial" /><w:sz w:val="24" /></w:rPr><w:t xml:space="preserve">Agent fails to meet its Group SLA thresholds (Section 17) for three or more consecutive monthly review cycles despite remediation attempts.</w:t></w:r><w:r></w:r></w:p><w:p w14:paraId="382C264A"><w:pPr><w:pStyle w:val="886" /><w:pBdr></w:pBdr><w:spacing w:after="80" w:before="0" /><w:ind w:left="400" /><w:rPr></w:rPr></w:pPr><w:r><w:rPr><w:rFonts w:hint="default" w:ascii="Arial" w:hAnsi="Arial" w:eastAsia="Arial" w:cs="Arial" /><w:b/><w:sz w:val="24" /></w:rPr><w:t xml:space="preserve">Functional Redundancy:  </w:t></w:r><w:r><w:rPr><w:rFonts w:hint="default" w:ascii="Arial" w:hAnsi="Arial" w:eastAsia="Arial" w:cs="Arial" /><w:sz w:val="24" /></w:rPr><w:t xml:space="preserve">The agent&apos;s function is fully subsumed by a newer agent, platform upgrade, or business process change. A redundancy report must document the successor and confirm zero service gap.</w:t></w:r><w:r></w:r></w:p><w:p w14:paraId="5D148B72"><w:pPr><w:pStyle w:val="886" /><w:pBdr></w:pBdr><w:spacing w:after="80" w:before="0" /><w:ind w:left="400" /><w:rPr></w:rPr></w:pPr><w:r><w:rPr><w:rFonts w:hint="default" w:ascii="Arial" w:hAnsi="Arial" w:eastAsia="Arial" w:cs="Arial" /><w:b/><w:sz w:val="24" /></w:rPr><w:t xml:space="preserve">Regulatory Non-Compliance:  </w:t></w:r><w:r><w:rPr><w:rFonts w:hint="default" w:ascii="Arial" w:hAnsi="Arial" w:eastAsia="Arial" w:cs="Arial" /><w:sz w:val="24" /></w:rPr><w:t xml:space="preserve">Agent cannot be made compliant with updated PDPA, GDPR, or internal ethics standards within the 60-day remediation window established in Section 20.6.</w:t></w:r><w:r></w:r></w:p><w:p w14:paraId="17F789E5"><w:pPr><w:pStyle w:val="886" /><w:pBdr></w:pBdr><w:spacing w:after="80" w:before="0" /><w:ind w:left="400" /><w:rPr></w:rPr></w:pPr><w:r><w:rPr><w:rFonts w:hint="default" w:ascii="Arial" w:hAnsi="Arial" w:eastAsia="Arial" w:cs="Arial" /><w:b/><w:sz w:val="24" /></w:rPr><w:t xml:space="preserve">Business Discontinuation:  </w:t></w:r><w:r><w:rPr><w:rFonts w:hint="default" w:ascii="Arial" w:hAnsi="Arial" w:eastAsia="Arial" w:cs="Arial" /><w:sz w:val="24" /></w:rPr><w:t xml:space="preserve">The business unit or function the agent supports is formally discontinued. Decommission proceeds in parallel with operational wind-down.</w:t></w:r><w:r></w:r></w:p><w:p w14:paraId="09558287"><w:pPr><w:pStyle w:val="886" /><w:pBdr></w:pBdr><w:spacing w:after="80" w:before="0" /><w:ind w:left="400" /><w:rPr></w:rPr></w:pPr><w:r><w:rPr><w:rFonts w:hint="default" w:ascii="Arial" w:hAnsi="Arial" w:eastAsia="Arial" w:cs="Arial" /><w:b/><w:sz w:val="24" /></w:rPr><w:t xml:space="preserve">Security Compromise:  </w:t></w:r><w:r><w:rPr><w:rFonts w:hint="default" w:ascii="Arial" w:hAnsi="Arial" w:eastAsia="Arial" w:cs="Arial" /><w:sz w:val="24" /></w:rPr><w:t xml:space="preserve">A confirmed security breach or critical vulnerability that cannot be patched within 5 business days triggers immediate deprecation under the Incident Response Playbook (Section 18). Decommission may be expedited.</w:t></w:r><w:r></w:r></w:p><w:p w14:paraId="07F90B32"><w:pPr><w:pStyle w:val="886" /><w:pBdr></w:pBdr><w:spacing w:after="80" w:before="200" /><w:ind /><w:rPr></w:rPr></w:pPr><w:r><w:rPr><w:rFonts w:hint="default" w:ascii="Arial" w:hAnsi="Arial" w:eastAsia="Arial" w:cs="Arial" /><w:b/><w:color w:val="2e75b6" /><w:sz w:val="28" /></w:rPr><w:t xml:space="preserve">21.4  Decommissioning Process</w:t></w:r><w:r></w:r></w:p><w:p w14:paraId="235FBD5B"><w:pPr><w:pStyle w:val="886" /><w:pBdr></w:pBdr><w:spacing w:after="100" w:before="0" /><w:ind /><w:rPr></w:rPr></w:pPr><w:r><w:rPr><w:rFonts w:hint="default" w:ascii="Arial" w:hAnsi="Arial" w:eastAsia="Arial" w:cs="Arial" /><w:b w:val="0"/><w:sz w:val="24" /></w:rPr><w:t xml:space="preserve">The following steps must be completed in sequence. Each step requires documented confirmation before proceeding to the next.</w:t></w:r><w:r></w:r></w:p><w:p w14:paraId="7B9AEBBE"><w:pPr><w:pStyle w:val="886" /><w:pBdr></w:pBdr><w:spacing w:after="80" w:before="0" /><w:ind w:left="400" /><w:rPr></w:rPr></w:pPr><w:r><w:rPr><w:rFonts w:hint="default" w:ascii="Arial" w:hAnsi="Arial" w:eastAsia="Arial" w:cs="Arial" /><w:b/><w:sz w:val="24" /></w:rPr><w:t xml:space="preserve">Step 1 — Formal Decision:  </w:t></w:r><w:r><w:rPr><w:rFonts w:hint="default" w:ascii="Arial" w:hAnsi="Arial" w:eastAsia="Arial" w:cs="Arial" /><w:sz w:val="24" /></w:rPr><w:t xml:space="preserve">Studio Director and Compliance Officer co-sign the Decommission Order. Order must cite the applicable deprecation criterion, effective date, and responsible transition lead. Guardian (#18) logs the order in the Ethics Incident Register.</w:t></w:r><w:r></w:r></w:p><w:p w14:paraId="19E57D82"><w:pPr><w:pStyle w:val="886" /><w:pBdr></w:pBdr><w:spacing w:after="80" w:before="0" /><w:ind w:left="400" /><w:rPr></w:rPr></w:pPr><w:r><w:rPr><w:rFonts w:hint="default" w:ascii="Arial" w:hAnsi="Arial" w:eastAsia="Arial" w:cs="Arial" /><w:b/><w:sz w:val="24" /></w:rPr><w:t xml:space="preserve">Step 2 — Stakeholder Notification:  </w:t></w:r><w:r><w:rPr><w:rFonts w:hint="default" w:ascii="Arial" w:hAnsi="Arial" w:eastAsia="Arial" w:cs="Arial" /><w:sz w:val="24" /></w:rPr><w:t xml:space="preserve">All users, department leads, and integration-dependent teams are notified within 5 business days. Notification must specify: agent name, last operational date, replacement agent or process (if applicable), and transition support contact.</w:t></w:r><w:r></w:r></w:p><w:p w14:paraId="514F0166"><w:pPr><w:pStyle w:val="886" /><w:pBdr></w:pBdr><w:spacing w:after="80" w:before="0" /><w:ind w:left="400" /><w:rPr></w:rPr></w:pPr><w:r><w:rPr><w:rFonts w:hint="default" w:ascii="Arial" w:hAnsi="Arial" w:eastAsia="Arial" w:cs="Arial" /><w:b/><w:sz w:val="24" /></w:rPr><w:t xml:space="preserve">Step 3 — Transition Planning:  </w:t></w:r><w:r><w:rPr><w:rFonts w:hint="default" w:ascii="Arial" w:hAnsi="Arial" w:eastAsia="Arial" w:cs="Arial" /><w:sz w:val="24" /></w:rPr><w:t xml:space="preserve">Transition lead documents all active workflows the agent supports. For each workflow: assign to human team member or successor agent, confirm handover acceptance, and test continuity in staging before production cutover.</w:t></w:r><w:r></w:r></w:p><w:p w14:paraId="0F90388E"><w:pPr><w:pStyle w:val="886" /><w:pBdr></w:pBdr><w:spacing w:after="80" w:before="0" /><w:ind w:left="400" /><w:rPr></w:rPr></w:pPr><w:r><w:rPr><w:rFonts w:hint="default" w:ascii="Arial" w:hAnsi="Arial" w:eastAsia="Arial" w:cs="Arial" /><w:b/><w:sz w:val="24" /></w:rPr><w:t xml:space="preserve">Step 4 — Data Segregation:  </w:t></w:r><w:r><w:rPr><w:rFonts w:hint="default" w:ascii="Arial" w:hAnsi="Arial" w:eastAsia="Arial" w:cs="Arial" /><w:sz w:val="24" /></w:rPr><w:t xml:space="preserve">All data generated or held by the agent is catalogued per the Data Retention framework in Section 21.5. Data is segregated into: retain (archive), transfer (to successor agent), or delete (per PDPA disposal requirements).</w:t></w:r><w:r></w:r></w:p><w:p w14:paraId="3F33FEC3"><w:pPr><w:pStyle w:val="886" /><w:pBdr></w:pBdr><w:spacing w:after="80" w:before="0" /><w:ind w:left="400" /><w:rPr></w:rPr></w:pPr><w:r><w:rPr><w:rFonts w:hint="default" w:ascii="Arial" w:hAnsi="Arial" w:eastAsia="Arial" w:cs="Arial" /><w:b/><w:sz w:val="24" /></w:rPr><w:t xml:space="preserve">Step 5 — Integration Disconnection:  </w:t></w:r><w:r><w:rPr><w:rFonts w:hint="default" w:ascii="Arial" w:hAnsi="Arial" w:eastAsia="Arial" w:cs="Arial" /><w:sz w:val="24" /></w:rPr><w:t xml:space="preserve">Agent API keys, database credentials, and third-party integration tokens are revoked. Systems Lead confirms disconnection in writing. No orphaned credentials may remain active post-decommission.</w:t></w:r><w:r></w:r></w:p><w:p w14:paraId="16D12D4C"><w:pPr><w:pStyle w:val="886" /><w:pBdr></w:pBdr><w:spacing w:after="80" w:before="0" /><w:ind w:left="400" /><w:rPr></w:rPr></w:pPr><w:r><w:rPr><w:rFonts w:hint="default" w:ascii="Arial" w:hAnsi="Arial" w:eastAsia="Arial" w:cs="Arial" /><w:b/><w:sz w:val="24" /></w:rPr><w:t xml:space="preserve">Step 6 — Production Shutdown:  </w:t></w:r><w:r><w:rPr><w:rFonts w:hint="default" w:ascii="Arial" w:hAnsi="Arial" w:eastAsia="Arial" w:cs="Arial" /><w:sz w:val="24" /></w:rPr><w:t xml:space="preserve">Agent process is stopped and removed from production environment. Monitoring dashboards and alerting rules are updated. Ops (#20) confirms removal from the live agent registry.</w:t></w:r><w:r></w:r></w:p><w:p w14:paraId="21C56710"><w:pPr><w:pStyle w:val="886" /><w:pBdr></w:pBdr><w:spacing w:after="80" w:before="0" /><w:ind w:left="400" /><w:rPr></w:rPr></w:pPr><w:r><w:rPr><w:rFonts w:hint="default" w:ascii="Arial" w:hAnsi="Arial" w:eastAsia="Arial" w:cs="Arial" /><w:b/><w:sz w:val="24" /></w:rPr><w:t xml:space="preserve">Step 7 — Archive &amp; Documentation:  </w:t></w:r><w:r><w:rPr><w:rFonts w:hint="default" w:ascii="Arial" w:hAnsi="Arial" w:eastAsia="Arial" w:cs="Arial" /><w:sz w:val="24" /></w:rPr><w:t xml:space="preserve">Final agent configuration, training data lineage, and audit logs are archived to secure cold storage for a minimum of 3 years (PDPA retention requirement). Decommission completion certificate is issued by Studio Director.</w:t></w:r><w:r></w:r></w:p><w:p w14:paraId="797E919C"><w:pPr><w:pStyle w:val="886" /><w:pBdr></w:pBdr><w:spacing w:after="80" w:before="200" /><w:ind /><w:rPr></w:rPr></w:pPr><w:r><w:rPr><w:rFonts w:hint="default" w:ascii="Arial" w:hAnsi="Arial" w:eastAsia="Arial" w:cs="Arial" /><w:b/><w:color w:val="2e75b6" /><w:sz w:val="28" /></w:rPr><w:t xml:space="preserve">21.5  Data Retention &amp; Handover</w:t></w:r><w:r></w:r></w:p><w:p w14:paraId="43339B37"><w:pPr><w:pStyle w:val="886" /><w:pBdr></w:pBdr><w:spacing w:after="100" w:before="0" /><w:ind /><w:rPr></w:rPr></w:pPr><w:r><w:rPr><w:rFonts w:hint="default" w:ascii="Arial" w:hAnsi="Arial" w:eastAsia="Arial" w:cs="Arial" /><w:b w:val="0"/><w:sz w:val="24" /></w:rPr><w:t xml:space="preserve">All data associated with a decommissioned agent is subject to the following retention and handover requirements:</w:t></w:r><w:r></w:r></w:p><w:p w14:paraId="3AB74201"><w:pPr><w:pStyle w:val="886" /><w:pBdr></w:pBdr><w:spacing w:after="80" w:before="0" /><w:ind w:left="400" /><w:rPr></w:rPr></w:pPr><w:r><w:rPr><w:rFonts w:hint="default" w:ascii="Arial" w:hAnsi="Arial" w:eastAsia="Arial" w:cs="Arial" /><w:b/><w:sz w:val="24" /></w:rPr><w:t xml:space="preserve">Operational Logs:  </w:t></w:r><w:r><w:rPr><w:rFonts w:hint="default" w:ascii="Arial" w:hAnsi="Arial" w:eastAsia="Arial" w:cs="Arial" /><w:sz w:val="24" /></w:rPr><w:t xml:space="preserve">Retained in secure archive for 3 years from decommission date. Accessible by Compliance Officer and Studio Director only. Deletion requires dual authorisation after retention period expires.</w:t></w:r><w:r></w:r></w:p><w:p w14:paraId="51C1E750"><w:pPr><w:pStyle w:val="886" /><w:pBdr></w:pBdr><w:spacing w:after="80" w:before="0" /><w:ind w:left="400" /><w:rPr></w:rPr></w:pPr><w:r><w:rPr><w:rFonts w:hint="default" w:ascii="Arial" w:hAnsi="Arial" w:eastAsia="Arial" w:cs="Arial" /><w:b/><w:sz w:val="24" /></w:rPr><w:t xml:space="preserve">Training Data &amp; Model Artefacts:  </w:t></w:r><w:r><w:rPr><w:rFonts w:hint="default" w:ascii="Arial" w:hAnsi="Arial" w:eastAsia="Arial" w:cs="Arial" /><w:sz w:val="24" /></w:rPr><w:t xml:space="preserve">Retained for 3 years. If the model was trained on personal data, anonymisation or deletion of personal data elements is required within 30 days of decommission, with PDPA compliance certificate issued.</w:t></w:r><w:r></w:r></w:p><w:p w14:paraId="26F98C9B"><w:pPr><w:pStyle w:val="886" /><w:pBdr></w:pBdr><w:spacing w:after="80" w:before="0" /><w:ind w:left="400" /><w:rPr></w:rPr></w:pPr><w:r><w:rPr><w:rFonts w:hint="default" w:ascii="Arial" w:hAnsi="Arial" w:eastAsia="Arial" w:cs="Arial" /><w:b/><w:sz w:val="24" /></w:rPr><w:t xml:space="preserve">Client Interaction Records:  </w:t></w:r><w:r><w:rPr><w:rFonts w:hint="default" w:ascii="Arial" w:hAnsi="Arial" w:eastAsia="Arial" w:cs="Arial" /><w:sz w:val="24" /></w:rPr><w:t xml:space="preserve">Transferred to the successor agent or CRM system as applicable. If no successor exists, records are archived under the relevant client file with access controlled by the account Group Lead.</w:t></w:r><w:r></w:r></w:p><w:p w14:paraId="36302082"><w:pPr><w:pStyle w:val="886" /><w:pBdr></w:pBdr><w:spacing w:after="80" w:before="0" /><w:ind w:left="400" /><w:rPr></w:rPr></w:pPr><w:r><w:rPr><w:rFonts w:hint="default" w:ascii="Arial" w:hAnsi="Arial" w:eastAsia="Arial" w:cs="Arial" /><w:b/><w:sz w:val="24" /></w:rPr><w:t xml:space="preserve">Performance &amp; KPI History:  </w:t></w:r><w:r><w:rPr><w:rFonts w:hint="default" w:ascii="Arial" w:hAnsi="Arial" w:eastAsia="Arial" w:cs="Arial" /><w:sz w:val="24" /></w:rPr><w:t xml:space="preserve">Retained permanently in the MONOLITH AI Performance Registry for programme evaluation, benchmarking of future agents, and audit purposes.</w:t></w:r><w:r></w:r></w:p><w:p w14:paraId="7268D0C5"><w:pPr><w:pStyle w:val="886" /><w:pBdr></w:pBdr><w:spacing w:after="80" w:before="0" /><w:ind w:left="400" /><w:rPr></w:rPr></w:pPr><w:r><w:rPr><w:rFonts w:hint="default" w:ascii="Arial" w:hAnsi="Arial" w:eastAsia="Arial" w:cs="Arial" /><w:b/><w:sz w:val="24" /></w:rPr><w:t xml:space="preserve">Handover Confirmation:  </w:t></w:r><w:r><w:rPr><w:rFonts w:hint="default" w:ascii="Arial" w:hAnsi="Arial" w:eastAsia="Arial" w:cs="Arial" /><w:sz w:val="24" /></w:rPr><w:t xml:space="preserve">Transition lead signs a Handover Completion Certificate confirming: all workflows reassigned, no data gaps, no active credentials remaining, and all downstream teams have accepted transition.</w:t></w:r><w:r></w:r></w:p><w:p w14:paraId="376E99E6"><w:pPr><w:pStyle w:val="886" /><w:pBdr></w:pBdr><w:spacing w:after="80" w:before="200" /><w:ind /><w:rPr></w:rPr></w:pPr><w:r><w:rPr><w:rFonts w:hint="default" w:ascii="Arial" w:hAnsi="Arial" w:eastAsia="Arial" w:cs="Arial" /><w:b/><w:color w:val="2e75b6" /><w:sz w:val="28" /></w:rPr><w:t xml:space="preserve">21.6  Post-Decommission Review</w:t></w:r><w:r></w:r></w:p><w:p w14:paraId="33FEECED"><w:pPr><w:pStyle w:val="886" /><w:pBdr></w:pBdr><w:spacing w:after="100" w:before="0" /><w:ind /><w:rPr></w:rPr></w:pPr><w:r><w:rPr><w:rFonts w:hint="default" w:ascii="Arial" w:hAnsi="Arial" w:eastAsia="Arial" w:cs="Arial" /><w:b w:val="0"/><w:sz w:val="24" /></w:rPr><w:t xml:space="preserve">A Post-D</w:t></w:r><w:r><w:rPr><w:rFonts w:hint="default" w:ascii="Arial" w:hAnsi="Arial" w:eastAsia="Arial" w:cs="Arial" /><w:b w:val="0"/><w:sz w:val="24" /></w:rPr><w:t xml:space="preserve">ecommission Review (PDR) is initiated within 10 business days of production shutdown and completed within 30 calendar days. The PDR is led by the Compliance Officer with input from the Systems Lead and the relevant department Group Lead. The review covers:</w:t></w:r><w:r></w:r></w:p><w:p w14:paraId="6A3F7DDD"><w:pPr><w:pStyle w:val="886" /><w:pBdr></w:pBdr><w:spacing w:after="80" w:before="0" /><w:ind w:left="400" /><w:rPr></w:rPr></w:pPr><w:r><w:rPr><w:rFonts w:hint="default" w:ascii="Arial" w:hAnsi="Arial" w:eastAsia="Arial" w:cs="Arial" /><w:b/><w:sz w:val="24" /></w:rPr><w:t xml:space="preserve">Lifecycle Assessment:  </w:t></w:r><w:r><w:rPr><w:rFonts w:hint="default" w:ascii="Arial" w:hAnsi="Arial" w:eastAsia="Arial" w:cs="Arial" /><w:sz w:val="24" /></w:rPr><w:t xml:space="preserve">Full evaluation of the agent&apos;s performance across all lifecycle stages. Identifies whether decommission was the correct outcome or whether earlier intervention could have extended productive service life.</w:t></w:r><w:r></w:r></w:p><w:p w14:paraId="43A46D34"><w:pPr><w:pStyle w:val="886" /><w:pBdr></w:pBdr><w:spacing w:after="80" w:before="0" /><w:ind w:left="400" /><w:rPr></w:rPr></w:pPr><w:r><w:rPr><w:rFonts w:hint="default" w:ascii="Arial" w:hAnsi="Arial" w:eastAsia="Arial" w:cs="Arial" /><w:b/><w:sz w:val="24" /></w:rPr><w:t xml:space="preserve">Root Cause Analysis:  </w:t></w:r><w:r><w:rPr><w:rFonts w:hint="default" w:ascii="Arial" w:hAnsi="Arial" w:eastAsia="Arial" w:cs="Arial" /><w:sz w:val="24" /></w:rPr><w:t xml:space="preserve">For performance failures and security incidents, a formal root cause analysis is documented. Findings feed into the design criteria for successor agents and updates to Sections 17–20 as appropriate.</w:t></w:r><w:r></w:r></w:p><w:p w14:paraId="59675EE1"><w:pPr><w:pStyle w:val="886" /><w:pBdr></w:pBdr><w:spacing w:after="80" w:before="0" /><w:ind w:left="400" /><w:rPr></w:rPr></w:pPr><w:r><w:rPr><w:rFonts w:hint="default" w:ascii="Arial" w:hAnsi="Arial" w:eastAsia="Arial" w:cs="Arial" /><w:b/><w:sz w:val="24" /></w:rPr><w:t xml:space="preserve">Process Improvement Log:  </w:t></w:r><w:r><w:rPr><w:rFonts w:hint="default" w:ascii="Arial" w:hAnsi="Arial" w:eastAsia="Arial" w:cs="Arial" /><w:sz w:val="24" /></w:rPr><w:t xml:space="preserve">Any gaps identified in the decommissioning process are recorded as improvement items and assigned to the Ops (#20) process backlog. Recurring gaps trigger a formal update to this Section 21 protocol.</w:t></w:r><w:r></w:r></w:p><w:p w14:paraId="6E8DF7E8"><w:pPr><w:pStyle w:val="886" /><w:pBdr></w:pBdr><w:spacing w:after="80" w:before="0" /><w:ind w:left="400" /><w:rPr></w:rPr></w:pPr><w:r><w:rPr><w:rFonts w:hint="default" w:ascii="Arial" w:hAnsi="Arial" w:eastAsia="Arial" w:cs="Arial" /><w:b/><w:sz w:val="24" /></w:rPr><w:t xml:space="preserve">Programme Learning Archive:  </w:t></w:r><w:r><w:rPr><w:rFonts w:hint="default" w:ascii="Arial" w:hAnsi="Arial" w:eastAsia="Arial" w:cs="Arial" /><w:sz w:val="24" /></w:rPr><w:t xml:space="preserve">The completed PDR report is added to the MONOLITH AI Programme Learning Archive — a confidential knowledge base accessible to Studio Director, Compliance Officer, and Systems Lead — to inform future agent proposals and lifecycle management decisions.</w:t></w:r><w:r></w:r></w:p><w:p w14:paraId="12ECEE4A"><w:pPr><w:pStyle w:val="886" /><w:pBdr></w:pBdr><w:spacing w:after="100" w:before="0" /><w:ind /><w:rPr></w:rPr></w:pPr><w:r><w:rPr><w:rFonts w:hint="default" w:ascii="Arial" w:hAnsi="Arial" w:eastAsia="Arial" w:cs="Arial" /><w:b w:val="0"/><w:sz w:val="24" /></w:rPr><w:t xml:space="preserve">Note: Section 21 applies to all agents in the MONOL</w:t></w:r><w:r><w:rPr><w:rFonts w:hint="default" w:ascii="Arial" w:hAnsi="Arial" w:eastAsia="Arial" w:cs="Arial" /><w:b w:val="0"/><w:sz w:val="24" /></w:rPr><w:t xml:space="preserve">ITH AI Programme regardless of priority tier (P0, P1, P2). For v3.0 agents (Vega, Stone, Ember, Pulse, Shore), the full lifecycle protocol is active from the Staging phase onwards. Studio Director retains ultimate authority over all decommission decisions.</w:t></w:r><w:r></w:r></w:p><w:p w14:paraId="5FC31BDF"><w:pPr><w:pStyle w:val="886" /><w:pBdr></w:pBdr><w:spacing w:after="0" w:before="0" /><w:ind /><w:rPr></w:rPr></w:pPr><w:r><w:rPr><w:rFonts w:hint="default" w:ascii="Arial" w:hAnsi="Arial" w:eastAsia="Arial" w:cs="Arial" /><w:b w:val="0"/><w:sz w:val="24" /></w:rPr></w:r><w:r></w:r></w:p><w:p w14:paraId="185B1231"><w:pPr><w:pStyle w:val="886" /><w:pBdr></w:pBdr><w:spacing w:after="100" w:before="320" /><w:ind /><w:rPr></w:rPr></w:pPr><w:r><w:rPr><w:rFonts w:hint="default" w:ascii="Arial" w:hAnsi="Arial" w:eastAsia="Arial" w:cs="Arial" /><w:b/><w:color w:val="1f2d5a" /><w:sz w:val="36" /></w:rPr><w:t xml:space="preserve">22. AI Agent Audit &amp; Continuous Improvement Framework</w:t></w:r><w:r></w:r></w:p><w:p w14:paraId="2CC03ED6"><w:pPr><w:pStyle w:val="886" /><w:pBdr></w:pBdr><w:spacing w:after="80" w:before="200" /><w:ind /><w:rPr></w:rPr></w:pPr><w:r><w:rPr><w:rFonts w:hint="default" w:ascii="Arial" w:hAnsi="Arial" w:eastAsia="Arial" w:cs="Arial" /><w:b/><w:color w:val="2e75b6" /><w:sz w:val="28" /></w:rPr><w:t xml:space="preserve">22.1  Overview</w:t></w:r><w:r></w:r></w:p><w:p w14:paraId="0E5F4675"><w:pPr><w:pStyle w:val="886" /><w:pBdr></w:pBdr><w:spacing w:after="100" w:before="0" /><w:ind /><w:rPr></w:rPr></w:pPr><w:r><w:rPr><w:rFonts w:hint="default" w:ascii="Arial" w:hAnsi="Arial" w:eastAsia="Arial" w:cs="Arial" /><w:b w:val="0"/><w:sz w:val="24" /></w:rPr><w:t xml:space="preserve">Section 22 establishes the structured audit and continuous improvement framework governing all AI agents within MONOLITH / DAPH Decor. Regular auditing ensures that agents remain perfor</w:t></w:r><w:r><w:rPr><w:rFonts w:hint="default" w:ascii="Arial" w:hAnsi="Arial" w:eastAsia="Arial" w:cs="Arial" /><w:b w:val="0"/><w:sz w:val="24" /></w:rPr><w:t xml:space="preserve">mant, ethically compliant, and aligned with evolving business requirements. The continuous improvement process closes the loop between audit findings and operational enhancements, creating a self-reinforcing cycle of quality elevation across the entire AI </w:t></w:r><w:r><w:rPr><w:rFonts w:hint="default" w:ascii="Arial" w:hAnsi="Arial" w:eastAsia="Arial" w:cs="Arial" /><w:b w:val="0"/><w:sz w:val="24" /></w:rPr><w:t xml:space="preserve">programme. This framework applies to all 20 live agents and will extend to all 5 v3.0 agents upon their production deployment. The Compliance Officer leads the audit programme; the Studio Director approves all improvement roadmaps and resource allocations.</w:t></w:r><w:r></w:r></w:p><w:p w14:paraId="46689EC9"><w:pPr><w:pStyle w:val="886" /><w:pBdr></w:pBdr><w:spacing w:after="80" w:before="200" /><w:ind /><w:rPr></w:rPr></w:pPr><w:r><w:rPr><w:rFonts w:hint="default" w:ascii="Arial" w:hAnsi="Arial" w:eastAsia="Arial" w:cs="Arial" /><w:b/><w:color w:val="2e75b6" /><w:sz w:val="28" /></w:rPr><w:t xml:space="preserve">22.2  Audit Framework Structure</w:t></w:r><w:r></w:r></w:p><w:p w14:paraId="42B38D15"><w:pPr><w:pStyle w:val="886" /><w:pBdr></w:pBdr><w:spacing w:after="100" w:before="0" /><w:ind /><w:rPr></w:rPr></w:pPr><w:r><w:rPr><w:rFonts w:hint="default" w:ascii="Arial" w:hAnsi="Arial" w:eastAsia="Arial" w:cs="Arial" /><w:b w:val="0"/><w:sz w:val="24" /></w:rPr><w:t xml:space="preserve">The MONOLITH AI Audit Framework operates across three tiers, each with distinct scope, cadence, and authority:</w:t></w:r><w:r></w:r></w:p><w:p w14:paraId="6BE24EDE"><w:pPr><w:pStyle w:val="886" /><w:pBdr></w:pBdr><w:spacing w:after="80" w:before="0" /><w:ind w:left="400" /><w:rPr></w:rPr></w:pPr><w:r><w:rPr><w:rFonts w:hint="default" w:ascii="Arial" w:hAnsi="Arial" w:eastAsia="Arial" w:cs="Arial" /><w:b/><w:sz w:val="24" /></w:rPr><w:t xml:space="preserve">Tier 1 — Quarterly Internal Audit:  </w:t></w:r><w:r><w:rPr><w:rFonts w:hint="default" w:ascii="Arial" w:hAnsi="Arial" w:eastAsia="Arial" w:cs="Arial" /><w:sz w:val="24" /></w:rPr><w:t xml:space="preserve">Cond</w:t></w:r><w:r><w:rPr><w:rFonts w:hint="default" w:ascii="Arial" w:hAnsi="Arial" w:eastAsia="Arial" w:cs="Arial" /><w:sz w:val="24" /></w:rPr><w:t xml:space="preserve">ucted by the Compliance Officer with support from relevant Group Leads. Scope: SLA performance review (Section 17), HITL compliance check (Section 20), incident log analysis (Section 18), data handling spot-checks (Section 19), and ethics alignment assessm</w:t></w:r><w:r><w:rPr><w:rFonts w:hint="default" w:ascii="Arial" w:hAnsi="Arial" w:eastAsia="Arial" w:cs="Arial" /><w:sz w:val="24" /></w:rPr><w:t xml:space="preserve">ent (Section 20). Output: Internal Audit Report submitted to Studio Director within 10 business days of quarter-end. Findings classified as: Critical (resolve within 5 business days), Major (resolve within 20 business days), Minor (resolve within 60 days).</w:t></w:r><w:r></w:r></w:p><w:p w14:paraId="3F63262C"><w:pPr><w:pStyle w:val="886" /><w:pBdr></w:pBdr><w:spacing w:after="80" w:before="0" /><w:ind w:left="400" /><w:rPr></w:rPr></w:pPr><w:r><w:rPr><w:rFonts w:hint="default" w:ascii="Arial" w:hAnsi="Arial" w:eastAsia="Arial" w:cs="Arial" /><w:b/><w:sz w:val="24" /></w:rPr><w:t xml:space="preserve">Tier 2 — Annual External Audit:  </w:t></w:r><w:r><w:rPr><w:rFonts w:hint="default" w:ascii="Arial" w:hAnsi="Arial" w:eastAsia="Arial" w:cs="Arial" /><w:sz w:val="24" /></w:rPr><w:t xml:space="preserve">Full programme </w:t></w:r><w:r><w:rPr><w:rFonts w:hint="default" w:ascii="Arial" w:hAnsi="Arial" w:eastAsia="Arial" w:cs="Arial" /><w:sz w:val="24" /></w:rPr><w:t xml:space="preserve">audit conducted by an independent third-party auditor appointed by Studio Director. Scope extends to all Tier 1 items plus: model bias and fairness evaluation, data lineage and PDPA/GDPR compliance, security penetration testing for all agent APIs, and life</w:t></w:r><w:r><w:rPr><w:rFonts w:hint="default" w:ascii="Arial" w:hAnsi="Arial" w:eastAsia="Arial" w:cs="Arial" /><w:sz w:val="24" /></w:rPr><w:t xml:space="preserve">cycle management adherence (Section 21). Findings carry a 60-day remediation window. Audit certificate issued upon successful remediation. Failure to remediate Critical findings within 60 days triggers escalation to the Board-level AI Governance Committee.</w:t></w:r><w:r></w:r></w:p><w:p w14:paraId="5075AF09"><w:pPr><w:pStyle w:val="886" /><w:pBdr></w:pBdr><w:spacing w:after="80" w:before="0" /><w:ind w:left="400" /><w:rPr></w:rPr></w:pPr><w:r><w:rPr><w:rFonts w:hint="default" w:ascii="Arial" w:hAnsi="Arial" w:eastAsia="Arial" w:cs="Arial" /><w:b/><w:sz w:val="24" /></w:rPr><w:t xml:space="preserve">Tier 3 — Ad-Hoc Triggered Audit:  </w:t></w:r><w:r><w:rPr><w:rFonts w:hint="default" w:ascii="Arial" w:hAnsi="Arial" w:eastAsia="Arial" w:cs="Arial" /><w:sz w:val="24" /></w:rPr><w:t xml:space="preserve">Initiated in response to: (a) a Severity 1 or Severity 2 incident (Section 18), (b) a PDPA data subject complaint or regulatory inquiry (Section 19), (c) a suspected ethics violation logged in the Ethics Incident Register (Section 20)</w:t></w:r><w:r><w:rPr><w:rFonts w:hint="default" w:ascii="Arial" w:hAnsi="Arial" w:eastAsia="Arial" w:cs="Arial" /><w:sz w:val="24" /></w:rPr><w:t xml:space="preserve">, or (d) a material change to an agent&apos;s model, training data, or integration scope. Ad-hoc audits are scoped to the affected agent and domain. Compliance Officer initiates within 2 business days of trigger event; findings reported within 15 business days.</w:t></w:r><w:r></w:r></w:p><w:p w14:paraId="7BE93129"><w:pPr><w:pStyle w:val="886" /><w:pBdr></w:pBdr><w:spacing w:after="80" w:before="200" /><w:ind /><w:rPr></w:rPr></w:pPr><w:r><w:rPr><w:rFonts w:hint="default" w:ascii="Arial" w:hAnsi="Arial" w:eastAsia="Arial" w:cs="Arial" /><w:b/><w:color w:val="2e75b6" /><w:sz w:val="28" /></w:rPr><w:t xml:space="preserve">22.3  Audit Scope &amp; Coverage</w:t></w:r><w:r></w:r></w:p><w:p w14:paraId="57A0BBF8"><w:pPr><w:pStyle w:val="886" /><w:pBdr></w:pBdr><w:spacing w:after="100" w:before="0" /><w:ind /><w:rPr></w:rPr></w:pPr><w:r><w:rPr><w:rFonts w:hint="default" w:ascii="Arial" w:hAnsi="Arial" w:eastAsia="Arial" w:cs="Arial" /><w:b w:val="0"/><w:sz w:val="24" /></w:rPr><w:t xml:space="preserve">Each agent audit covers five mandatory domains. Coverage depth is calibrated by agent Group as follows:</w:t></w:r><w:r></w:r></w:p><w:p w14:paraId="2A48C40C"><w:pPr><w:pStyle w:val="886" /><w:pBdr></w:pBdr><w:spacing w:after="80" w:before="0" /><w:ind w:left="400" /><w:rPr></w:rPr></w:pPr><w:r><w:rPr><w:rFonts w:hint="default" w:ascii="Arial" w:hAnsi="Arial" w:eastAsia="Arial" w:cs="Arial" /><w:b/><w:sz w:val="24" /></w:rPr><w:t xml:space="preserve">Domain 1 — Performance &amp; SLA Compliance:  </w:t></w:r><w:r><w:rPr><w:rFonts w:hint="default" w:ascii="Arial" w:hAnsi="Arial" w:eastAsia="Arial" w:cs="Arial" /><w:sz w:val="24" /></w:rPr><w:t xml:space="preserve">Review of all KPI metrics against Group thresholds (Section 17): Accuracy, Task Co</w:t></w:r><w:r><w:rPr><w:rFonts w:hint="default" w:ascii="Arial" w:hAnsi="Arial" w:eastAsia="Arial" w:cs="Arial" /><w:sz w:val="24" /></w:rPr><w:t xml:space="preserve">mpletion Rate, Uptime, and Escalation Rate. Trend analysis over the review period. Identification of degradation patterns. Group D agents (Core, Nexus, Rex, Guardian, Talent) receive enhanced scrutiny given their 99.5% uptime and 97% accuracy requirements.</w:t></w:r><w:r></w:r></w:p><w:p w14:paraId="1769F3D5"><w:pPr><w:pStyle w:val="886" /><w:pBdr></w:pBdr><w:spacing w:after="80" w:before="0" /><w:ind w:left="400" /><w:rPr></w:rPr></w:pPr><w:r><w:rPr><w:rFonts w:hint="default" w:ascii="Arial" w:hAnsi="Arial" w:eastAsia="Arial" w:cs="Arial" /><w:b/><w:sz w:val="24" /></w:rPr><w:t xml:space="preserve">Domain 2 — Ethics &amp; Fairness:  </w:t></w:r><w:r><w:rPr><w:rFonts w:hint="default" w:ascii="Arial" w:hAnsi="Arial" w:eastAsia="Arial" w:cs="Arial" /><w:sz w:val="24" /></w:rPr><w:t xml:space="preserve">Assessment of output bias across demog</w:t></w:r><w:r><w:rPr><w:rFonts w:hint="default" w:ascii="Arial" w:hAnsi="Arial" w:eastAsia="Arial" w:cs="Arial" /><w:sz w:val="24" /></w:rPr><w:t xml:space="preserve">raphic or categorical dimensions where applicable. Verification that HITL-1 through HITL-5 requirements are being observed. Review of any ethics incident log entries since last audit. Confirmation that Prohibited Uses (Section 20.4) have not been violated.</w:t></w:r><w:r></w:r></w:p><w:p w14:paraId="26032E36"><w:pPr><w:pStyle w:val="886" /><w:pBdr></w:pBdr><w:spacing w:after="80" w:before="0" /><w:ind w:left="400" /><w:rPr></w:rPr></w:pPr><w:r><w:rPr><w:rFonts w:hint="default" w:ascii="Arial" w:hAnsi="Arial" w:eastAsia="Arial" w:cs="Arial" /><w:b/><w:sz w:val="24" /></w:rPr><w:t xml:space="preserve">Domain 3 — Data Privacy &amp; Regulatory Compliance:  </w:t></w:r><w:r><w:rPr><w:rFonts w:hint="default" w:ascii="Arial" w:hAnsi="Arial" w:eastAsia="Arial" w:cs="Arial" /><w:sz w:val="24" /></w:rPr><w:t xml:space="preserve">Verification of data classification tier adherence</w:t></w:r><w:r><w:rPr><w:rFonts w:hint="default" w:ascii="Arial" w:hAnsi="Arial" w:eastAsia="Arial" w:cs="Arial" /><w:sz w:val="24" /></w:rPr><w:t xml:space="preserve"> (Section 19). Confirmation that data is not being accessed beyond declared purposes. Review of any PDPA data subject rights requests and their resolution timelines. Check that cross-border data transfer controls are in place for international client data.</w:t></w:r><w:r></w:r></w:p><w:p w14:paraId="5B9D82D5"><w:pPr><w:pStyle w:val="886" /><w:pBdr></w:pBdr><w:spacing w:after="80" w:before="0" /><w:ind w:left="400" /><w:rPr></w:rPr></w:pPr><w:r><w:rPr><w:rFonts w:hint="default" w:ascii="Arial" w:hAnsi="Arial" w:eastAsia="Arial" w:cs="Arial" /><w:b/><w:sz w:val="24" /></w:rPr><w:t xml:space="preserve">Domain 4 — Security &amp; Access Controls:  </w:t></w:r><w:r><w:rPr><w:rFonts w:hint="default" w:ascii="Arial" w:hAnsi="Arial" w:eastAsia="Arial" w:cs="Arial" /><w:sz w:val="24" /></w:rPr><w:t xml:space="preserve">Review of</w:t></w:r><w:r><w:rPr><w:rFonts w:hint="default" w:ascii="Arial" w:hAnsi="Arial" w:eastAsia="Arial" w:cs="Arial" /><w:sz w:val="24" /></w:rPr><w:t xml:space="preserve"> API key rotation schedules and credential management. Confirmation that least-privilege access principles are applied. Verification that no orphaned credentials exist from previous integrations. Review of authentication logs for anomalous access patterns.</w:t></w:r><w:r></w:r></w:p><w:p w14:paraId="757DEC11"><w:pPr><w:pStyle w:val="886" /><w:pBdr></w:pBdr><w:spacing w:after="80" w:before="0" /><w:ind w:left="400" /><w:rPr></w:rPr></w:pPr><w:r><w:rPr><w:rFonts w:hint="default" w:ascii="Arial" w:hAnsi="Arial" w:eastAsia="Arial" w:cs="Arial" /><w:b/><w:sz w:val="24" /></w:rPr><w:t xml:space="preserve">Domain 5 — Lifecycle &amp; Governance:  </w:t></w:r><w:r><w:rPr><w:rFonts w:hint="default" w:ascii="Arial" w:hAnsi="Arial" w:eastAsia="Arial" w:cs="Arial" /><w:sz w:val="24" /></w:rPr><w:t xml:space="preserve">Confirmation that each agent&apos;s lifecycle</w:t></w:r><w:r><w:rPr><w:rFonts w:hint="default" w:ascii="Arial" w:hAnsi="Arial" w:eastAsia="Arial" w:cs="Arial" /><w:sz w:val="24" /></w:rPr><w:t xml:space="preserve"> stage documentation is current and accurate. Review of any stage transitions since last audit. Verification that all required approvals were obtained for production deployments and configuration changes. Alignment check with Section 21 lifecycle protocol.</w:t></w:r><w:r></w:r></w:p><w:p w14:paraId="42E6D7D8"><w:pPr><w:pStyle w:val="886" /><w:pBdr></w:pBdr><w:spacing w:after="80" w:before="200" /><w:ind /><w:rPr></w:rPr></w:pPr><w:r><w:rPr><w:rFonts w:hint="default" w:ascii="Arial" w:hAnsi="Arial" w:eastAsia="Arial" w:cs="Arial" /><w:b/><w:color w:val="2e75b6" /><w:sz w:val="28" /></w:rPr><w:t xml:space="preserve">22.4  Continuous Improvement Process</w:t></w:r><w:r></w:r></w:p><w:p w14:paraId="657927A5"><w:pPr><w:pStyle w:val="886" /><w:pBdr></w:pBdr><w:spacing w:after="100" w:before="0" /><w:ind /><w:rPr></w:rPr></w:pPr><w:r><w:rPr><w:rFonts w:hint="default" w:ascii="Arial" w:hAnsi="Arial" w:eastAsia="Arial" w:cs="Arial" /><w:b w:val="0"/><w:sz w:val="24" /></w:rPr><w:t xml:space="preserve">MONOLITH AI adopts a PDCA (Plan–Do–Check–Act) continuous improvement cycle applied at both individual agent and programme levels:</w:t></w:r><w:r></w:r></w:p><w:p w14:paraId="1089046E"><w:pPr><w:pStyle w:val="886" /><w:pBdr></w:pBdr><w:spacing w:after="80" w:before="0" /><w:ind w:left="400" /><w:rPr></w:rPr></w:pPr><w:r><w:rPr><w:rFonts w:hint="default" w:ascii="Arial" w:hAnsi="Arial" w:eastAsia="Arial" w:cs="Arial" /><w:b/><w:sz w:val="24" /></w:rPr><w:t xml:space="preserve">Plan:  </w:t></w:r><w:r><w:rPr><w:rFonts w:hint="default" w:ascii="Arial" w:hAnsi="Arial" w:eastAsia="Arial" w:cs="Arial" /><w:sz w:val="24" /></w:rPr><w:t xml:space="preserve">Each quarterly audit output generates a prioritised improvement backlog (Section 22.5). The Studio Director reviews and approves the improv</w:t></w:r><w:r><w:rPr><w:rFonts w:hint="default" w:ascii="Arial" w:hAnsi="Arial" w:eastAsia="Arial" w:cs="Arial" /><w:sz w:val="24" /></w:rPr><w:t xml:space="preserve">ement plan, allocating resources and assigning ownership to Group Leads or Systems Lead as appropriate. Improvement items are classified by: impact level (High / Medium / Low), effort estimate, and dependency on other improvement items or external factors.</w:t></w:r><w:r></w:r></w:p><w:p w14:paraId="6E369C37"><w:pPr><w:pStyle w:val="886" /><w:pBdr></w:pBdr><w:spacing w:after="80" w:before="0" /><w:ind w:left="400" /><w:rPr></w:rPr></w:pPr><w:r><w:rPr><w:rFonts w:hint="default" w:ascii="Arial" w:hAnsi="Arial" w:eastAsia="Arial" w:cs="Arial" /><w:b/><w:sz w:val="24" /></w:rPr><w:t xml:space="preserve">Do:  </w:t></w:r><w:r><w:rPr><w:rFonts w:hint="default" w:ascii="Arial" w:hAnsi="Arial" w:eastAsia="Arial" w:cs="Arial" /><w:sz w:val="24" /></w:rPr><w:t xml:space="preserve">Improvement actions are executed within the agreed delivery windows. Group Leads report fortnightly progress to the Compliance Officer during active i</w:t></w:r><w:r><w:rPr><w:rFonts w:hint="default" w:ascii="Arial" w:hAnsi="Arial" w:eastAsia="Arial" w:cs="Arial" /><w:sz w:val="24" /></w:rPr><w:t xml:space="preserve">mprovement cycles. Critical and Major findings are tracked weekly until resolved. All changes to agent configuration, training data, or integration scope must follow the full Development → Staging → Production promotion workflow (Section 21.2, Stages 2–4).</w:t></w:r><w:r></w:r></w:p><w:p w14:paraId="6E675921"><w:pPr><w:pStyle w:val="886" /><w:pBdr></w:pBdr><w:spacing w:after="80" w:before="0" /><w:ind w:left="400" /><w:rPr></w:rPr></w:pPr><w:r><w:rPr><w:rFonts w:hint="default" w:ascii="Arial" w:hAnsi="Arial" w:eastAsia="Arial" w:cs="Arial" /><w:b/><w:sz w:val="24" /></w:rPr><w:t xml:space="preserve">Check:  </w:t></w:r><w:r><w:rPr><w:rFonts w:hint="default" w:ascii="Arial" w:hAnsi="Arial" w:eastAsia="Arial" w:cs="Arial" /><w:sz w:val="24" /></w:rPr><w:t xml:space="preserve">Following implementation of improvement actions, the Compliance Officer conducts a targeted verification review to confirm the finding has been resolved. For Critical </w:t></w:r><w:r><w:rPr><w:rFonts w:hint="default" w:ascii="Arial" w:hAnsi="Arial" w:eastAsia="Arial" w:cs="Arial" /><w:sz w:val="24" /></w:rPr><w:t xml:space="preserve">findings, re-verification is mandatory before closure. Performance metrics are monitored over a 4-week post-improvement window to confirm sustained improvement. Regression testing is performed for any change that touches core agent logic or data pipelines.</w:t></w:r><w:r></w:r></w:p><w:p w14:paraId="261FD44C"><w:pPr><w:pStyle w:val="886" /><w:pBdr></w:pBdr><w:spacing w:after="80" w:before="0" /><w:ind w:left="400" /><w:rPr></w:rPr></w:pPr><w:r><w:rPr><w:rFonts w:hint="default" w:ascii="Arial" w:hAnsi="Arial" w:eastAsia="Arial" w:cs="Arial" /><w:b/><w:sz w:val="24" /></w:rPr><w:t xml:space="preserve">Act:  </w:t></w:r><w:r><w:rPr><w:rFonts w:hint="default" w:ascii="Arial" w:hAnsi="Arial" w:eastAsia="Arial" w:cs="Arial" /><w:sz w:val="24" /></w:rPr><w:t xml:space="preserve">Verified improvements are formally closed in the improvement backlog and the audit record updated. Learnings from improvement cycles are captured in the Programme Learning Archive (Section 21.6). Systemic pattern</w:t></w:r><w:r><w:rPr><w:rFonts w:hint="default" w:ascii="Arial" w:hAnsi="Arial" w:eastAsia="Arial" w:cs="Arial" /><w:sz w:val="24" /></w:rPr><w:t xml:space="preserve">s — where the same finding type recurs across multiple agents or audit cycles — trigger a policy review of the relevant SOP section. High-impact improvements with programme-wide applicability are proposed as formal SOP amendments by the Compliance Officer.</w:t></w:r><w:r></w:r></w:p><w:p w14:paraId="11C4AAB3"><w:pPr><w:pStyle w:val="886" /><w:pBdr></w:pBdr><w:spacing w:after="80" w:before="200" /><w:ind /><w:rPr></w:rPr></w:pPr><w:r><w:rPr><w:rFonts w:hint="default" w:ascii="Arial" w:hAnsi="Arial" w:eastAsia="Arial" w:cs="Arial" /><w:b/><w:color w:val="2e75b6" /><w:sz w:val="28" /></w:rPr><w:t xml:space="preserve">22.5  Improvement Backlog &amp; Prioritisation</w:t></w:r><w:r></w:r></w:p><w:p w14:paraId="16332F43"><w:pPr><w:pStyle w:val="886" /><w:pBdr></w:pBdr><w:spacing w:after="100" w:before="0" /><w:ind /><w:rPr></w:rPr></w:pPr><w:r><w:rPr><w:rFonts w:hint="default" w:ascii="Arial" w:hAnsi="Arial" w:eastAsia="Arial" w:cs="Arial" /><w:b w:val="0"/><w:sz w:val="24" /></w:rPr><w:t xml:space="preserve">All audit findings and improvement items are logged in the MONOLITH AI Improvement Backlog, managed by Ops (#20) and reviewed by Compliance Officer at each quarterly cycle. Prioritisation follows a two-axis matrix:</w:t></w:r><w:r></w:r></w:p><w:p w14:paraId="637A29C9"><w:pPr><w:pStyle w:val="886" /><w:pBdr></w:pBdr><w:spacing w:after="80" w:before="0" /><w:ind w:left="400" /><w:rPr></w:rPr></w:pPr><w:r><w:rPr><w:rFonts w:hint="default" w:ascii="Arial" w:hAnsi="Arial" w:eastAsia="Arial" w:cs="Arial" /><w:b/><w:sz w:val="24" /></w:rPr><w:t xml:space="preserve">Priority Tier P-CRIT (Critical):  </w:t></w:r><w:r><w:rPr><w:rFonts w:hint="default" w:ascii="Arial" w:hAnsi="Arial" w:eastAsia="Arial" w:cs="Arial" /><w:sz w:val="24" /></w:rPr><w:t xml:space="preserve">Security compromise, regulatory non-compliance, active SLA breach in production, or HITL failure. Resolution target: 5 business days. Immediate escalation to Studio Director. Guardian (#18) logs all P-CRIT items in the Ethics Incident Register.</w:t></w:r><w:r></w:r></w:p><w:p w14:paraId="7AF3911F"><w:pPr><w:pStyle w:val="886" /><w:pBdr></w:pBdr><w:spacing w:after="80" w:before="0" /><w:ind w:left="400" /><w:rPr></w:rPr></w:pPr><w:r><w:rPr><w:rFonts w:hint="default" w:ascii="Arial" w:hAnsi="Arial" w:eastAsia="Arial" w:cs="Arial" /><w:b/><w:sz w:val="24" /></w:rPr><w:t xml:space="preserve">Priority Tier P-HIGH (High):  </w:t></w:r><w:r><w:rPr><w:rFonts w:hint="default" w:ascii="Arial" w:hAnsi="Arial" w:eastAsia="Arial" w:cs="Arial" /><w:sz w:val="24" /></w:rPr><w:t xml:space="preserve">Major audit findings, performance degradation trending toward SLA breach, ethics concerns not yet at incident level. Resolution target: 20 business days. Weekly progress tracking. Group Lead is accountable owner.</w:t></w:r><w:r></w:r></w:p><w:p w14:paraId="6C750FEB"><w:pPr><w:pStyle w:val="886" /><w:pBdr></w:pBdr><w:spacing w:after="80" w:before="0" /><w:ind w:left="400" /><w:rPr></w:rPr></w:pPr><w:r><w:rPr><w:rFonts w:hint="default" w:ascii="Arial" w:hAnsi="Arial" w:eastAsia="Arial" w:cs="Arial" /><w:b/><w:sz w:val="24" /></w:rPr><w:t xml:space="preserve">Priority Tier P-MED (Medium):  </w:t></w:r><w:r><w:rPr><w:rFonts w:hint="default" w:ascii="Arial" w:hAnsi="Arial" w:eastAsia="Arial" w:cs="Arial" /><w:sz w:val="24" /></w:rPr><w:t xml:space="preserve">Minor audit findings, process inefficiencies with measurable impact, documentation gaps. Resolution target: 60 days. Fortnightly progress tracking. Assigned to relevant department lead.</w:t></w:r><w:r></w:r></w:p><w:p w14:paraId="56340981"><w:pPr><w:pStyle w:val="886" /><w:pBdr></w:pBdr><w:spacing w:after="80" w:before="0" /><w:ind w:left="400" /><w:rPr></w:rPr></w:pPr><w:r><w:rPr><w:rFonts w:hint="default" w:ascii="Arial" w:hAnsi="Arial" w:eastAsia="Arial" w:cs="Arial" /><w:b/><w:sz w:val="24" /></w:rPr><w:t xml:space="preserve">Priority Tier P-LOW (Low):  </w:t></w:r><w:r><w:rPr><w:rFonts w:hint="default" w:ascii="Arial" w:hAnsi="Arial" w:eastAsia="Arial" w:cs="Arial" /><w:sz w:val="24" /></w:rPr><w:t xml:space="preserve">Observations, enhancement suggestions, non-critical documentation improvements. Resolution target: next quarterly cycle. No active tracking required; reviewed at each quarterly audit for continued relevance.</w:t></w:r><w:r></w:r></w:p><w:p w14:paraId="0B22EA62"><w:pPr><w:pStyle w:val="886" /><w:pBdr></w:pBdr><w:spacing w:after="100" w:before="0" /><w:ind /><w:rPr></w:rPr></w:pPr><w:r><w:rPr><w:rFonts w:hint="default" w:ascii="Arial" w:hAnsi="Arial" w:eastAsia="Arial" w:cs="Arial" /><w:b w:val="0"/><w:sz w:val="24" /></w:rPr><w:t xml:space="preserve">The backlog is reviewed at the start of each quarter to: reprioritise items based on changed context, close stale low-priority items older than 12 months with documented rationale, and surface emerging patterns for policy review.</w:t></w:r><w:r></w:r></w:p><w:p w14:paraId="07D4E7B5"><w:pPr><w:pStyle w:val="886" /><w:pBdr></w:pBdr><w:spacing w:after="80" w:before="200" /><w:ind /><w:rPr></w:rPr></w:pPr><w:r><w:rPr><w:rFonts w:hint="default" w:ascii="Arial" w:hAnsi="Arial" w:eastAsia="Arial" w:cs="Arial" /><w:b/><w:color w:val="2e75b6" /><w:sz w:val="28" /></w:rPr><w:t xml:space="preserve">22.6  Reporting &amp; Escalation Protocol</w:t></w:r><w:r></w:r></w:p><w:p w14:paraId="72672FFD"><w:pPr><w:pStyle w:val="886" /><w:pBdr></w:pBdr><w:spacing w:after="100" w:before="0" /><w:ind /><w:rPr></w:rPr></w:pPr><w:r><w:rPr><w:rFonts w:hint="default" w:ascii="Arial" w:hAnsi="Arial" w:eastAsia="Arial" w:cs="Arial" /><w:b w:val="0"/><w:sz w:val="24" /></w:rPr><w:t xml:space="preserve">Audit findings and improvement progress are reported through the following structured channels:</w:t></w:r><w:r></w:r></w:p><w:p w14:paraId="27CC7AA4"><w:pPr><w:pStyle w:val="886" /><w:pBdr></w:pBdr><w:spacing w:after="80" w:before="0" /><w:ind w:left="400" /><w:rPr></w:rPr></w:pPr><w:r><w:rPr><w:rFonts w:hint="default" w:ascii="Arial" w:hAnsi="Arial" w:eastAsia="Arial" w:cs="Arial" /><w:b/><w:sz w:val="24" /></w:rPr><w:t xml:space="preserve">Quarterly Internal Audit Report:  </w:t></w:r><w:r><w:rPr><w:rFonts w:hint="default" w:ascii="Arial" w:hAnsi="Arial" w:eastAsia="Arial" w:cs="Arial" /><w:sz w:val="24" /></w:rPr><w:t xml:space="preserve">Prepared by Compliance Officer; submitted to Studio Director</w:t></w:r><w:r><w:rPr><w:rFonts w:hint="default" w:ascii="Arial" w:hAnsi="Arial" w:eastAsia="Arial" w:cs="Arial" /><w:sz w:val="24" /></w:rPr><w:t xml:space="preserve"> within 10 business days of quarter-end. Distributed to: Studio Director, all Group Leads, and Systems Lead. Contains: finding summary by severity, improvement backlog status, SLA trend analysis, and ethics compliance scorecard. Classified as Confidential.</w:t></w:r><w:r></w:r></w:p><w:p w14:paraId="37DAB5C4"><w:pPr><w:pStyle w:val="886" /><w:pBdr></w:pBdr><w:spacing w:after="80" w:before="0" /><w:ind w:left="400" /><w:rPr></w:rPr></w:pPr><w:r><w:rPr><w:rFonts w:hint="default" w:ascii="Arial" w:hAnsi="Arial" w:eastAsia="Arial" w:cs="Arial" /><w:b/><w:sz w:val="24" /></w:rPr><w:t xml:space="preserve">Annual External Audit Certificate:  </w:t></w:r><w:r><w:rPr><w:rFonts w:hint="default" w:ascii="Arial" w:hAnsi="Arial" w:eastAsia="Arial" w:cs="Arial" /><w:sz w:val="24" /></w:rPr><w:t xml:space="preserve">Issued </w:t></w:r><w:r><w:rPr><w:rFonts w:hint="default" w:ascii="Arial" w:hAnsi="Arial" w:eastAsia="Arial" w:cs="Arial" /><w:sz w:val="24" /></w:rPr><w:t xml:space="preserve">by independent auditor upon completion of remediation. Submitted to Studio Director and Board-level AI Governance Committee. Confirms PDPA/GDPR compliance, security posture, and ethics alignment for the period. Published internally to all department leads.</w:t></w:r><w:r></w:r></w:p><w:p w14:paraId="0E1A8A3C"><w:pPr><w:pStyle w:val="886" /><w:pBdr></w:pBdr><w:spacing w:after="80" w:before="0" /><w:ind w:left="400" /><w:rPr></w:rPr></w:pPr><w:r><w:rPr><w:rFonts w:hint="default" w:ascii="Arial" w:hAnsi="Arial" w:eastAsia="Arial" w:cs="Arial" /><w:b/><w:sz w:val="24" /></w:rPr><w:t xml:space="preserve">Ad-Hoc Incident Audit Report:  </w:t></w:r><w:r><w:rPr><w:rFonts w:hint="default" w:ascii="Arial" w:hAnsi="Arial" w:eastAsia="Arial" w:cs="Arial" /><w:sz w:val="24" /></w:rPr><w:t xml:space="preserve">Issued within 15 business days of trigger event. Distributed to Studio Director, Compliance Officer, and relevant Group Lead. Findings feed into both the improvement backlog and the Ethics Incident Register (Guardian #18) as appropriate.</w:t></w:r><w:r></w:r></w:p><w:p w14:paraId="73D07B94"><w:pPr><w:pStyle w:val="886" /><w:pBdr></w:pBdr><w:spacing w:after="80" w:before="0" /><w:ind w:left="400" /><w:rPr></w:rPr></w:pPr><w:r><w:rPr><w:rFonts w:hint="default" w:ascii="Arial" w:hAnsi="Arial" w:eastAsia="Arial" w:cs="Arial" /><w:b/><w:sz w:val="24" /></w:rPr><w:t xml:space="preserve">Escalation Path — Unresolved Critical Findings:  </w:t></w:r><w:r><w:rPr><w:rFonts w:hint="default" w:ascii="Arial" w:hAnsi="Arial" w:eastAsia="Arial" w:cs="Arial" /><w:sz w:val="24" /></w:rPr><w:t xml:space="preserve">If a P-CRIT finding remains unresolved beyond 5 business days: Day 6 — Compliance Officer escalates to Studio Director in writing. Day 10 — </w:t></w:r><w:r><w:rPr><w:rFonts w:hint="default" w:ascii="Arial" w:hAnsi="Arial" w:eastAsia="Arial" w:cs="Arial" /><w:sz w:val="24" /></w:rPr><w:t xml:space="preserve">Studio Director notifies Board-level AI Governance Committee. Day 15 — Mandatory consideration of Deprecation under Section 21.3 (Regulatory Non-Compliance or Security Compromise criteria). All escalation actions are logged in the Ethics Incident Register.</w:t></w:r><w:r></w:r></w:p><w:p w14:paraId="27D001B4"><w:pPr><w:pStyle w:val="886" /><w:pBdr></w:pBdr><w:spacing w:after="100" w:before="0" /><w:ind /><w:rPr></w:rPr></w:pPr><w:r><w:rPr><w:rFonts w:hint="default" w:ascii="Arial" w:hAnsi="Arial" w:eastAsia="Arial" w:cs="Arial" /><w:b w:val="0"/><w:sz w:val="24" /></w:rPr><w:t xml:space="preserve">Note: Section 22 works in direct concert with Sections 17 (KPIs), 18 (Incident Response), 19 (Data Privacy), 20</w:t></w:r><w:r><w:rPr><w:rFonts w:hint="default" w:ascii="Arial" w:hAnsi="Arial" w:eastAsia="Arial" w:cs="Arial" /><w:b w:val="0"/><w:sz w:val="24" /></w:rPr><w:t xml:space="preserve"> (Ethics), and 21 (Lifecycle). Audit findings may trigger updates to any of these sections as part of the continuous improvement cycle. The Studio Director is the ultimate authority for all programme-level audit decisions and improvement roadmap approvals.</w:t></w:r><w:r></w:r></w:p><w:p w14:paraId="7841F9F9"><w:pPr><w:pStyle w:val="886" /><w:pBdr></w:pBdr><w:spacing w:after="0" w:before="0" /><w:ind /><w:rPr></w:rPr></w:pPr><w:r><w:rPr><w:rFonts w:hint="default" w:ascii="Arial" w:hAnsi="Arial" w:eastAsia="Arial" w:cs="Arial" /><w:b w:val="0"/><w:sz w:val="24" /></w:rPr></w:r><w:r></w:r></w:p><w:p w14:paraId="0883883A"><w:pPr><w:pStyle w:val="886" /><w:pBdr></w:pBdr><w:spacing w:after="100" w:before="320" /><w:ind /><w:rPr></w:rPr></w:pPr><w:r><w:rPr><w:rFonts w:hint="default" w:ascii="Arial" w:hAnsi="Arial" w:eastAsia="Arial" w:cs="Arial" /><w:b/><w:color w:val="1f2d5a" /><w:sz w:val="36" /></w:rPr><w:t xml:space="preserve">23. Programme Governance &amp; Steering Committee Charter</w:t></w:r><w:r></w:r></w:p><w:p w14:paraId="66B83A2C"><w:pPr><w:pStyle w:val="886" /><w:pBdr></w:pBdr><w:spacing w:after="80" w:before="200" /><w:ind /><w:rPr></w:rPr></w:pPr><w:r><w:rPr><w:rFonts w:hint="default" w:ascii="Arial" w:hAnsi="Arial" w:eastAsia="Arial" w:cs="Arial" /><w:b/><w:color w:val="2e75b6" /><w:sz w:val="28" /></w:rPr><w:t xml:space="preserve">23.1  Overview</w:t></w:r><w:r></w:r></w:p><w:p w14:paraId="1DB6E5E7"><w:pPr><w:pStyle w:val="886" /><w:pBdr></w:pBdr><w:spacing w:after="100" w:before="0" /><w:ind /><w:rPr></w:rPr></w:pPr><w:r><w:rPr><w:rFonts w:hint="default" w:ascii="Arial" w:hAnsi="Arial" w:eastAsia="Arial" w:cs="Arial" /><w:b w:val="0"/><w:sz w:val="24" /></w:rPr><w:t xml:space="preserve">Section 23 is the capstone governance document for the MONOLITH / DAPH Decor AI Agent Programme. It establishes the Steering Committee as the highest decision-making body for the programme, defines the authority matrix across all roles, sets the fo</w:t></w:r><w:r><w:rPr><w:rFonts w:hint="default" w:ascii="Arial" w:hAnsi="Arial" w:eastAsia="Arial" w:cs="Arial" /><w:b w:val="0"/><w:sz w:val="24" /></w:rPr><w:t xml:space="preserve">rmal meeting cadence and change management protocol, and closes the programme documentation package with version control provisions. Together, Sections 1 through 23 constitute the complete MONOLITH AI Programme SOP &amp; Engineering Standards Package v3.0, gov</w:t></w:r><w:r><w:rPr><w:rFonts w:hint="default" w:ascii="Arial" w:hAnsi="Arial" w:eastAsia="Arial" w:cs="Arial" /><w:b w:val="0"/><w:sz w:val="24" /></w:rPr><w:t xml:space="preserve">erning all 20 live agents, 5 v3.0 planned agents, and any future agents commissioned under this programme. The Steering Committee holds ultimate authority over programme direction, budget, and agent portfolio decisions not delegated to the Studio Director.</w:t></w:r><w:r></w:r></w:p><w:p w14:paraId="52607752"><w:pPr><w:pStyle w:val="886" /><w:pBdr></w:pBdr><w:spacing w:after="80" w:before="200" /><w:ind /><w:rPr></w:rPr></w:pPr><w:r><w:rPr><w:rFonts w:hint="default" w:ascii="Arial" w:hAnsi="Arial" w:eastAsia="Arial" w:cs="Arial" /><w:b/><w:color w:val="2e75b6" /><w:sz w:val="28" /></w:rPr><w:t xml:space="preserve">23.2  Steering Committee Structure &amp; Membership</w:t></w:r><w:r></w:r></w:p><w:p w14:paraId="3958D4ED"><w:pPr><w:pStyle w:val="886" /><w:pBdr></w:pBdr><w:spacing w:after="100" w:before="0" /><w:ind /><w:rPr></w:rPr></w:pPr><w:r><w:rPr><w:rFonts w:hint="default" w:ascii="Arial" w:hAnsi="Arial" w:eastAsia="Arial" w:cs="Arial" /><w:b w:val="0"/><w:sz w:val="24" /></w:rPr><w:t xml:space="preserve">The MONOLITH AI Programme Steering Committee comprises the following standing members and defined roles:</w:t></w:r><w:r></w:r></w:p><w:p w14:paraId="53957371"><w:pPr><w:pStyle w:val="886" /><w:pBdr></w:pBdr><w:spacing w:after="80" w:before="0" /><w:ind w:left="400" /><w:rPr></w:rPr></w:pPr><w:r><w:rPr><w:rFonts w:hint="default" w:ascii="Arial" w:hAnsi="Arial" w:eastAsia="Arial" w:cs="Arial" /><w:b/><w:sz w:val="24" /></w:rPr><w:t xml:space="preserve">Chair — Board Representative:  </w:t></w:r><w:r><w:rPr><w:rFonts w:hint="default" w:ascii="Arial" w:hAnsi="Arial" w:eastAsia="Arial" w:cs="Arial" /><w:sz w:val="24" /></w:rPr><w:t xml:space="preserve">A designated Board-level director wit</w:t></w:r><w:r><w:rPr><w:rFonts w:hint="default" w:ascii="Arial" w:hAnsi="Arial" w:eastAsia="Arial" w:cs="Arial" /><w:sz w:val="24" /></w:rPr><w:t xml:space="preserve">h fiduciary responsibility for the AI programme. Holds casting vote on deadlocked decisions. Convenes extraordinary sessions when programme risk or spend exceeds defined thresholds. Reviews and ratifies the Annual External Audit Certificate (Section 22.6).</w:t></w:r><w:r></w:r></w:p><w:p w14:paraId="0A4683C1"><w:pPr><w:pStyle w:val="886" /><w:pBdr></w:pBdr><w:spacing w:after="80" w:before="0" /><w:ind w:left="400" /><w:rPr></w:rPr></w:pPr><w:r><w:rPr><w:rFonts w:hint="default" w:ascii="Arial" w:hAnsi="Arial" w:eastAsia="Arial" w:cs="Arial" /><w:b/><w:sz w:val="24" /></w:rPr><w:t xml:space="preserve">Programme Director — Studio Director:  </w:t></w:r><w:r><w:rPr><w:rFonts w:hint="default" w:ascii="Arial" w:hAnsi="Arial" w:eastAsia="Arial" w:cs="Arial" /><w:sz w:val="24" /></w:rPr><w:t xml:space="preserve">Day-to-day executive owner of the entire AI Agent Programme. Accountable for delivery o</w:t></w:r><w:r><w:rPr><w:rFonts w:hint="default" w:ascii="Arial" w:hAnsi="Arial" w:eastAsia="Arial" w:cs="Arial" /><w:sz w:val="24" /></w:rPr><w:t xml:space="preserve">f all SOP sections, agent deployment timelines, SLA performance aggregate, and programme budget. Prepares the quarterly programme dashboard presented to the Steering Committee. Primary decision-maker for all items within delegated authority (Section 23.4).</w:t></w:r><w:r></w:r></w:p><w:p w14:paraId="03F826B4"><w:pPr><w:pStyle w:val="886" /><w:pBdr></w:pBdr><w:spacing w:after="80" w:before="0" /><w:ind w:left="400" /><w:rPr></w:rPr></w:pPr><w:r><w:rPr><w:rFonts w:hint="default" w:ascii="Arial" w:hAnsi="Arial" w:eastAsia="Arial" w:cs="Arial" /><w:b/><w:sz w:val="24" /></w:rPr><w:t xml:space="preserve">Compliance &amp; Ethics Lead — Compliance Officer:  </w:t></w:r><w:r><w:rPr><w:rFonts w:hint="default" w:ascii="Arial" w:hAnsi="Arial" w:eastAsia="Arial" w:cs="Arial" /><w:sz w:val="24" /></w:rPr><w:t xml:space="preserve">Standing member responsible for presenting audit findings (Section 22), eth</w:t></w:r><w:r><w:rPr><w:rFonts w:hint="default" w:ascii="Arial" w:hAnsi="Arial" w:eastAsia="Arial" w:cs="Arial" /><w:sz w:val="24" /></w:rPr><w:t xml:space="preserve">ics incident register status (Section 20), PDPA/GDPR compliance posture (Section 19), and improvement backlog priority status. Co-signs all deprecation and decommission decisions (Section 21). Presents the Annual Ethics Audit summary to the full committee.</w:t></w:r><w:r></w:r></w:p><w:p w14:paraId="0A636C07"><w:pPr><w:pStyle w:val="886" /><w:pBdr></w:pBdr><w:spacing w:after="80" w:before="0" /><w:ind w:left="400" /><w:rPr></w:rPr></w:pPr><w:r><w:rPr><w:rFonts w:hint="default" w:ascii="Arial" w:hAnsi="Arial" w:eastAsia="Arial" w:cs="Arial" /><w:b/><w:sz w:val="24" /></w:rPr><w:t xml:space="preserve">Technical Lead — Systems Lead:  </w:t></w:r><w:r><w:rPr><w:rFonts w:hint="default" w:ascii="Arial" w:hAnsi="Arial" w:eastAsia="Arial" w:cs="Arial" /><w:sz w:val="24" /></w:rPr><w:t xml:space="preserve">Presents technical health of</w:t></w:r><w:r><w:rPr><w:rFonts w:hint="default" w:ascii="Arial" w:hAnsi="Arial" w:eastAsia="Arial" w:cs="Arial" /><w:sz w:val="24" /></w:rPr><w:t xml:space="preserve"> the agent infrastructure: uptime, security posture, integration dependencies, and platform risk. Advises on feasibility and timelines for proposed new agents or major configuration changes. Owns the technical architecture decisions within programme scope.</w:t></w:r><w:r></w:r></w:p><w:p w14:paraId="48F08B82"><w:pPr><w:pStyle w:val="886" /><w:pBdr></w:pBdr><w:spacing w:after="80" w:before="0" /><w:ind w:left="400" /><w:rPr></w:rPr></w:pPr><w:r><w:rPr><w:rFonts w:hint="default" w:ascii="Arial" w:hAnsi="Arial" w:eastAsia="Arial" w:cs="Arial" /><w:b/><w:sz w:val="24" /></w:rPr><w:t xml:space="preserve">Operations Representative — Ops Agent Lead (via Ops #20):  </w:t></w:r><w:r><w:rPr><w:rFonts w:hint="default" w:ascii="Arial" w:hAnsi="Arial" w:eastAsia="Arial" w:cs="Arial" /><w:sz w:val="24" /></w:rPr><w:t xml:space="preserve">Represents operational continuity and cross-department workflow impact. Flags emerging process issues, agent adoption barriers, and staff training needs. Escalates department-level concerns that cross the Group Lead resolution threshold.</w:t></w:r><w:r></w:r></w:p><w:p w14:paraId="7A24E871"><w:pPr><w:pStyle w:val="886" /><w:pBdr></w:pBdr><w:spacing w:after="80" w:before="0" /><w:ind w:left="400" /><w:rPr></w:rPr></w:pPr><w:r><w:rPr><w:rFonts w:hint="default" w:ascii="Arial" w:hAnsi="Arial" w:eastAsia="Arial" w:cs="Arial" /><w:b/><w:sz w:val="24" /></w:rPr><w:t xml:space="preserve">Standing Invitees:  </w:t></w:r><w:r><w:rPr><w:rFonts w:hint="default" w:ascii="Arial" w:hAnsi="Arial" w:eastAsia="Arial" w:cs="Arial" /><w:sz w:val="24" /></w:rPr><w:t xml:space="preserve">Group Leads for Groups A, B, C, and D attend quarterly meetings by standing invitation and present their group&apos;s performance summary. External auditor attends the annual review session. Legal counsel attends when regulatory agenda items are on the agenda.</w:t></w:r><w:r></w:r></w:p><w:p w14:paraId="3F1D2D1B"><w:pPr><w:pStyle w:val="886" /><w:pBdr></w:pBdr><w:spacing w:after="80" w:before="200" /><w:ind /><w:rPr></w:rPr></w:pPr><w:r><w:rPr><w:rFonts w:hint="default" w:ascii="Arial" w:hAnsi="Arial" w:eastAsia="Arial" w:cs="Arial" /><w:b/><w:color w:val="2e75b6" /><w:sz w:val="28" /></w:rPr><w:t xml:space="preserve">23.3  Governance Meeting Cadence</w:t></w:r><w:r></w:r></w:p><w:p w14:paraId="5CDF0D33"><w:pPr><w:pStyle w:val="886" /><w:pBdr></w:pBdr><w:spacing w:after="100" w:before="0" /><w:ind /><w:rPr></w:rPr></w:pPr><w:r><w:rPr><w:rFonts w:hint="default" w:ascii="Arial" w:hAnsi="Arial" w:eastAsia="Arial" w:cs="Arial" /><w:b w:val="0"/><w:sz w:val="24" /></w:rPr><w:t xml:space="preserve">The Steering Committee operates on the following formal meeting schedule. All sessions are minuted; actions are logged in the Programme Action Register maintained by the Studio Director:</w:t></w:r><w:r></w:r></w:p><w:p w14:paraId="2C997A9E"><w:pPr><w:pStyle w:val="886" /><w:pBdr></w:pBdr><w:spacing w:after="80" w:before="0" /><w:ind w:left="400" /><w:rPr></w:rPr></w:pPr><w:r><w:rPr><w:rFonts w:hint="default" w:ascii="Arial" w:hAnsi="Arial" w:eastAsia="Arial" w:cs="Arial" /><w:b/><w:sz w:val="24" /></w:rPr><w:t xml:space="preserve">Quarterly Programme Review:  </w:t></w:r><w:r><w:rPr><w:rFonts w:hint="default" w:ascii="Arial" w:hAnsi="Arial" w:eastAsia="Arial" w:cs="Arial" /><w:sz w:val="24" /></w:rPr><w:t xml:space="preserve">Held within 15 business days of each quarter-end. Agenda items include: Programme Dashboard (SLA aggregate, KPI heatmap, agent status), Quarte</w:t></w:r><w:r><w:rPr><w:rFonts w:hint="default" w:ascii="Arial" w:hAnsi="Arial" w:eastAsia="Arial" w:cs="Arial" /><w:sz w:val="24" /></w:rPr><w:t xml:space="preserve">rly Internal Audit Report (Section 22.6), Improvement Backlog status, Lifecycle changes since last review (Section 21), Budget versus actual, and upcoming v3.0 deployment milestones. Quorum: Chair + Programme Director + at least two other standing members.</w:t></w:r><w:r></w:r></w:p><w:p w14:paraId="7538080A"><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Held in Q1 each year. In addition to quarterly agenda items, the annual session reviews: the Annual External Audit Certificate, the Annual Ethics Audit summary, PDPA/GDPR</w:t></w:r><w:r><w:rPr><w:rFonts w:hint="default" w:ascii="Arial" w:hAnsi="Arial" w:eastAsia="Arial" w:cs="Arial" /><w:sz w:val="24" /></w:rPr><w:t xml:space="preserve"> compliance certification, SOP version status and proposed amendments for the new programme year, and the multi-year agent roadmap. Outputs: updated programme charter, ratified SOP version, and approved budget envelope for the year. All Group Leads attend.</w:t></w:r><w:r></w:r></w:p><w:p w14:paraId="271FEDFD"><w:pPr><w:pStyle w:val="886" /><w:pBdr></w:pBdr><w:spacing w:after="80" w:before="0" /><w:ind w:left="400" /><w:rPr></w:rPr></w:pPr><w:r><w:rPr><w:rFonts w:hint="default" w:ascii="Arial" w:hAnsi="Arial" w:eastAsia="Arial" w:cs="Arial" /><w:b/><w:sz w:val="24" /></w:rPr><w:t xml:space="preserve">Extraordinary Session:  </w:t></w:r><w:r><w:rPr><w:rFonts w:hint="default" w:ascii="Arial" w:hAnsi="Arial" w:eastAsia="Arial" w:cs="Arial" /><w:sz w:val="24" /></w:rPr><w:t xml:space="preserve">Called by t</w:t></w:r><w:r><w:rPr><w:rFonts w:hint="default" w:ascii="Arial" w:hAnsi="Arial" w:eastAsia="Arial" w:cs="Arial" /><w:sz w:val="24" /></w:rPr><w:t xml:space="preserve">he Chair or Programme Director when: (a) a P-CRIT finding remains unresolved at Day 10 (Section 22.6 escalation), (b) a Severity 1 incident causes material client impact (Section 18), (c) a proposed change exceeds the Studio Director&apos;s delegated financial </w:t></w:r><w:r><w:rPr><w:rFonts w:hint="default" w:ascii="Arial" w:hAnsi="Arial" w:eastAsia="Arial" w:cs="Arial" /><w:sz w:val="24" /></w:rPr><w:t xml:space="preserve">authority (Section 23.4), or (d) a regulatory directive requires immediate programme response. Must be convened within 3 business days of trigger. No quorum minimum — the Chair may convene with available members and ratify decisions within 5 business days.</w:t></w:r><w:r></w:r></w:p><w:p w14:paraId="4A86B631"><w:pPr><w:pStyle w:val="886" /><w:pBdr></w:pBdr><w:spacing w:after="80" w:before="0" /><w:ind w:left="400" /><w:rPr></w:rPr></w:pPr><w:r><w:rPr><w:rFonts w:hint="default" w:ascii="Arial" w:hAnsi="Arial" w:eastAsia="Arial" w:cs="Arial" /><w:b/><w:sz w:val="24" /></w:rPr><w:t xml:space="preserve">Standing Written Resolution:  </w:t></w:r><w:r><w:rPr><w:rFonts w:hint="default" w:ascii="Arial" w:hAnsi="Arial" w:eastAsia="Arial" w:cs="Arial" /><w:sz w:val="24" /></w:rPr><w:t xml:space="preserve">For non-contentious matters between scheduled sessions, a written resolution circulated to all standing members and approved by simple majority (with C</w:t></w:r><w:r><w:rPr><w:rFonts w:hint="default" w:ascii="Arial" w:hAnsi="Arial" w:eastAsia="Arial" w:cs="Arial" /><w:sz w:val="24" /></w:rPr><w:t xml:space="preserve">hair&apos;s countersignature) constitutes a valid committee decision. Used for: routine SOP minor version updates, appointment of auditors, approval of low-value change requests. All written resolutions are appended to the minutes of the next scheduled session.</w:t></w:r><w:r></w:r></w:p><w:p w14:paraId="7A85B62E"><w:pPr><w:pStyle w:val="886" /><w:pBdr></w:pBdr><w:spacing w:after="80" w:before="200" /><w:ind /><w:rPr></w:rPr></w:pPr><w:r><w:rPr><w:rFonts w:hint="default" w:ascii="Arial" w:hAnsi="Arial" w:eastAsia="Arial" w:cs="Arial" /><w:b/><w:color w:val="2e75b6" /><w:sz w:val="28" /></w:rPr><w:t xml:space="preserve">23.4  Decision Authority Matrix</w:t></w:r><w:r></w:r></w:p><w:p w14:paraId="2C658738"><w:pPr><w:pStyle w:val="886" /><w:pBdr></w:pBdr><w:spacing w:after="100" w:before="0" /><w:ind /><w:rPr></w:rPr></w:pPr><w:r><w:rPr><w:rFonts w:hint="default" w:ascii="Arial" w:hAnsi="Arial" w:eastAsia="Arial" w:cs="Arial" /><w:b w:val="0"/><w:sz w:val="24" /></w:rPr><w:t xml:space="preserve">The following authority levels apply to key programme decisions. Items not listed here default to Studio Director authority with Steering Committee notification at the next scheduled session:</w:t></w:r><w:r></w:r></w:p><w:p w14:paraId="39D275DE"><w:pPr><w:pStyle w:val="886" /><w:pBdr></w:pBdr><w:spacing w:after="80" w:before="0" /><w:ind w:left="400" /><w:rPr></w:rPr></w:pPr><w:r><w:rPr><w:rFonts w:hint="default" w:ascii="Arial" w:hAnsi="Arial" w:eastAsia="Arial" w:cs="Arial" /><w:b/><w:sz w:val="24" /></w:rPr><w:t xml:space="preserve">Steering Committee — Exclusive Authority:  </w:t></w:r><w:r><w:rPr><w:rFonts w:hint="default" w:ascii="Arial" w:hAnsi="Arial" w:eastAsia="Arial" w:cs="Arial" /><w:sz w:val="24" /></w:rPr><w:t xml:space="preserve">New agent proposal approval for P0 and P1 priority agents. Annual programme budget approval </w:t></w:r><w:r><w:rPr><w:rFonts w:hint="default" w:ascii="Arial" w:hAnsi="Arial" w:eastAsia="Arial" w:cs="Arial" /><w:sz w:val="24" /></w:rPr><w:t xml:space="preserve">and mid-year reforecasts exceeding 15%. Formal agent decommission for any agent with &gt;12 months production history. Ratification of Annual External Audit Certificate. SOP major version releases (e.g. v2.5 → v3.0). Changes to this Section 23 charter itself.</w:t></w:r><w:r></w:r></w:p><w:p w14:paraId="60624AEB"><w:pPr><w:pStyle w:val="886" /><w:pBdr></w:pBdr><w:spacing w:after="80" w:before="0" /><w:ind w:left="400" /><w:rPr></w:rPr></w:pPr><w:r><w:rPr><w:rFonts w:hint="default" w:ascii="Arial" w:hAnsi="Arial" w:eastAsia="Arial" w:cs="Arial" /><w:b/><w:sz w:val="24" /></w:rPr><w:t xml:space="preserve">Studio Director — Delegated Authority:  </w:t></w:r><w:r><w:rPr><w:rFonts w:hint="default" w:ascii="Arial" w:hAnsi="Arial" w:eastAsia="Arial" w:cs="Arial" /><w:sz w:val="24" /></w:rPr><w:t xml:space="preserve">New agent proposal approval for P2 priority agents. Budget decisions within approved annual envelope (up to THB 500,000 per item). Agent lifecycle stage transitions (Sta</w:t></w:r><w:r><w:rPr><w:rFonts w:hint="default" w:ascii="Arial" w:hAnsi="Arial" w:eastAsia="Arial" w:cs="Arial" /><w:sz w:val="24" /></w:rPr><w:t xml:space="preserve">ging → Production, Deprecation). SOP minor version releases and section-level amendments. Appointment of Tier 3 Ad-Hoc auditors. All HITL-5 Playbook updates (co-signed with one Group Lead). Immediate suspension of any agent exhibiting active security risk.</w:t></w:r><w:r></w:r></w:p><w:p w14:paraId="03B8BAB4"><w:pPr><w:pStyle w:val="886" /><w:pBdr></w:pBdr><w:spacing w:after="80" w:before="0" /><w:ind w:left="400" /><w:rPr></w:rPr></w:pPr><w:r><w:rPr><w:rFonts w:hint="default" w:ascii="Arial" w:hAnsi="Arial" w:eastAsia="Arial" w:cs="Arial" /><w:b/><w:sz w:val="24" /></w:rPr><w:t xml:space="preserve">Compliance Officer — Delegated Authority:  </w:t></w:r><w:r><w:rPr><w:rFonts w:hint="default" w:ascii="Arial" w:hAnsi="Arial" w:eastAsia="Arial" w:cs="Arial" /><w:sz w:val="24" /></w:rPr><w:t xml:space="preserve">Initiation of all audit tiers (Tier 1, 2, and 3). Ethics Incident Register entries and escalation dec</w:t></w:r><w:r><w:rPr><w:rFonts w:hint="default" w:ascii="Arial" w:hAnsi="Arial" w:eastAsia="Arial" w:cs="Arial" /><w:sz w:val="24" /></w:rPr><w:t xml:space="preserve">isions. PDPA/GDPR compliance determinations and corrective action notices. Improvement backlog priority classification (P-CRIT through P-LOW). Temporary suspension of agent features pending ethics review (up to 72 hours, with Studio Director notification).</w:t></w:r><w:r></w:r></w:p><w:p w14:paraId="1BBB21F0"><w:pPr><w:pStyle w:val="886" /><w:pBdr></w:pBdr><w:spacing w:after="80" w:before="0" /><w:ind w:left="400" /><w:rPr></w:rPr></w:pPr><w:r><w:rPr><w:rFonts w:hint="default" w:ascii="Arial" w:hAnsi="Arial" w:eastAsia="Arial" w:cs="Arial" /><w:b/><w:sz w:val="24" /></w:rPr><w:t xml:space="preserve">Group Leads — Delegated Authority:  </w:t></w:r><w:r><w:rPr><w:rFonts w:hint="default" w:ascii="Arial" w:hAnsi="Arial" w:eastAsia="Arial" w:cs="Arial" /><w:sz w:val="24" /></w:rPr><w:t xml:space="preserve">Day-to-day operational decisions within their agent group. HITL approvals as defined</w:t></w:r><w:r><w:rPr><w:rFonts w:hint="default" w:ascii="Arial" w:hAnsi="Arial" w:eastAsia="Arial" w:cs="Arial" /><w:sz w:val="24" /></w:rPr><w:t xml:space="preserve"> in Sections 20.5 (HITL-1, HITL-5). Minor workflow adjustments that do not change agent logic or data scope. Escalation of performance concerns to Compliance Officer or Studio Director. Approval of agent output delivery to clients within their group scope.</w:t></w:r><w:r></w:r></w:p><w:p w14:paraId="4D8562AB"><w:pPr><w:pStyle w:val="886" /><w:pBdr></w:pBdr><w:spacing w:after="80" w:before="200" /><w:ind /><w:rPr></w:rPr></w:pPr><w:r><w:rPr><w:rFonts w:hint="default" w:ascii="Arial" w:hAnsi="Arial" w:eastAsia="Arial" w:cs="Arial" /><w:b/><w:color w:val="2e75b6" /><w:sz w:val="28" /></w:rPr><w:t xml:space="preserve">23.5  Programme Change Management</w:t></w:r><w:r></w:r></w:p><w:p w14:paraId="712C8C4E"><w:pPr><w:pStyle w:val="886" /><w:pBdr></w:pBdr><w:spacing w:after="100" w:before="0" /><w:ind /><w:rPr></w:rPr></w:pPr><w:r><w:rPr><w:rFonts w:hint="default" w:ascii="Arial" w:hAnsi="Arial" w:eastAsia="Arial" w:cs="Arial" /><w:b w:val="0"/><w:sz w:val="24" /></w:rPr><w:t xml:space="preserve">All changes to the MONOLITH AI Programme — whether to agents, SOP documentation, infrastructure, or governance — are managed through the following change classification and approval process:</w:t></w:r><w:r></w:r></w:p><w:p w14:paraId="615E9BBB"><w:pPr><w:pStyle w:val="886" /><w:pBdr></w:pBdr><w:spacing w:after="80" w:before="0" /><w:ind w:left="400" /><w:rPr></w:rPr></w:pPr><w:r><w:rPr><w:rFonts w:hint="default" w:ascii="Arial" w:hAnsi="Arial" w:eastAsia="Arial" w:cs="Arial" /><w:b/><w:sz w:val="24" /></w:rPr><w:t xml:space="preserve">Class A — Major Change:  </w:t></w:r><w:r><w:rPr><w:rFonts w:hint="default" w:ascii="Arial" w:hAnsi="Arial" w:eastAsia="Arial" w:cs="Arial" /><w:sz w:val="24" /></w:rPr><w:t xml:space="preserve">Definition: New agent deployment (any priority tier), decommission of a live agent, change to agent model architecture or training data scope,</w:t></w:r><w:r><w:rPr><w:rFonts w:hint="default" w:ascii="Arial" w:hAnsi="Arial" w:eastAsia="Arial" w:cs="Arial" /><w:sz w:val="24" /></w:rPr><w:t xml:space="preserve"> SOP major version release, changes to Section 23. Approval: Steering Committee. Lead time: minimum 20 business days from proposal to approval decision. Documentation: full business case, risk assessment, PDPA impact assessment, and rollback plan required.</w:t></w:r><w:r></w:r></w:p><w:p w14:paraId="440AB6A8"><w:pPr><w:pStyle w:val="886" /><w:pBdr></w:pBdr><w:spacing w:after="80" w:before="0" /><w:ind w:left="400" /><w:rPr></w:rPr></w:pPr><w:r><w:rPr><w:rFonts w:hint="default" w:ascii="Arial" w:hAnsi="Arial" w:eastAsia="Arial" w:cs="Arial" /><w:b/><w:sz w:val="24" /></w:rPr><w:t xml:space="preserve">Class B — Standard Change:  </w:t></w:r><w:r><w:rPr><w:rFonts w:hint="default" w:ascii="Arial" w:hAnsi="Arial" w:eastAsia="Arial" w:cs="Arial" /><w:sz w:val="24" /></w:rPr><w:t xml:space="preserve">Definition: Agent configuration update, integration change, SLA threshold adjustment, SOP section amendment (minor version), new HITL procedure, infrastructure upgrade with service impac</w:t></w:r><w:r><w:rPr><w:rFonts w:hint="default" w:ascii="Arial" w:hAnsi="Arial" w:eastAsia="Arial" w:cs="Arial" /><w:sz w:val="24" /></w:rPr><w:t xml:space="preserve">t. Approval: Studio Director (with Compliance Officer notification). Lead time: minimum 10 business days. Documentation: change request, impact analysis, and test plan required. Must complete full Development → Staging → Production workflow (Section 21.2).</w:t></w:r><w:r></w:r></w:p><w:p w14:paraId="2E8E0117"><w:pPr><w:pStyle w:val="886" /><w:pBdr></w:pBdr><w:spacing w:after="80" w:before="0" /><w:ind w:left="400" /><w:rPr></w:rPr></w:pPr><w:r><w:rPr><w:rFonts w:hint="default" w:ascii="Arial" w:hAnsi="Arial" w:eastAsia="Arial" w:cs="Arial" /><w:b/><w:sz w:val="24" /></w:rPr><w:t xml:space="preserve">Class C — Operational Change:  </w:t></w:r><w:r><w:rPr><w:rFonts w:hint="default" w:ascii="Arial" w:hAnsi="Arial" w:eastAsia="Arial" w:cs="Arial" /><w:sz w:val="24" /></w:rPr><w:t xml:space="preserve">Definition: Routine configuration tuning within approved parameters, credential rotation, monitoring threshold adjustment,</w:t></w:r><w:r><w:rPr><w:rFonts w:hint="default" w:ascii="Arial" w:hAnsi="Arial" w:eastAsia="Arial" w:cs="Arial" /><w:sz w:val="24" /></w:rPr><w:t xml:space="preserve"> documentation corrections (no policy change), and scheduled maintenance. Approval: Systems Lead (with Studio Director notification). Lead time: as operationally required. Documentation: change log entry; retrospective review if production impact observed.</w:t></w:r><w:r></w:r></w:p><w:p w14:paraId="21AEA096"><w:pPr><w:pStyle w:val="886" /><w:pBdr></w:pBdr><w:spacing w:after="80" w:before="0" /><w:ind w:left="400" /><w:rPr></w:rPr></w:pPr><w:r><w:rPr><w:rFonts w:hint="default" w:ascii="Arial" w:hAnsi="Arial" w:eastAsia="Arial" w:cs="Arial" /><w:b/><w:sz w:val="24" /></w:rPr><w:t xml:space="preserve">Emergency Change:  </w:t></w:r><w:r><w:rPr><w:rFonts w:hint="default" w:ascii="Arial" w:hAnsi="Arial" w:eastAsia="Arial" w:cs="Arial" /><w:sz w:val="24" /></w:rPr><w:t xml:space="preserve">Definition: Any change required to address an active Severity 1 incident or imminent security threat (Section 18). Approval: Studio Director or Compliance Officer (oral authorisation accepted during incident; written rat</w:t></w:r><w:r><w:rPr><w:rFonts w:hint="default" w:ascii="Arial" w:hAnsi="Arial" w:eastAsia="Arial" w:cs="Arial" /><w:sz w:val="24" /></w:rPr><w:t xml:space="preserve">ification required within 2 business days). Documentation: post-incident change record appended to incident report. Emergency changes are reviewed at the next Steering Committee session to assess whether a standard change process should have been followed.</w:t></w:r><w:r></w:r></w:p><w:p w14:paraId="5E1AE0A2"><w:pPr><w:pStyle w:val="886" /><w:pBdr></w:pBdr><w:spacing w:after="80" w:before="200" /><w:ind /><w:rPr></w:rPr></w:pPr><w:r><w:rPr><w:rFonts w:hint="default" w:ascii="Arial" w:hAnsi="Arial" w:eastAsia="Arial" w:cs="Arial" /><w:b/><w:color w:val="2e75b6" /><w:sz w:val="28" /></w:rPr><w:t xml:space="preserve">23.6  Closing Statement &amp; Version Control</w:t></w:r><w:r></w:r></w:p><w:p w14:paraId="53D1B958"><w:pPr><w:pStyle w:val="886" /><w:pBdr></w:pBdr><w:spacing w:after="100" w:before="0" /><w:ind /><w:rPr></w:rPr></w:pPr><w:r><w:rPr><w:rFonts w:hint="default" w:ascii="Arial" w:hAnsi="Arial" w:eastAsia="Arial" w:cs="Arial" /><w:b w:val="0"/><w:sz w:val="24" /></w:rPr><w:t xml:space="preserve">This document — MONOLITH / DAPH Decor AI Agent Programme SOP &amp; Engineering Standards Package — is now complete at version 3.0, comprisi</w:t></w:r><w:r><w:rPr><w:rFonts w:hint="default" w:ascii="Arial" w:hAnsi="Arial" w:eastAsia="Arial" w:cs="Arial" /><w:b w:val="0"/><w:sz w:val="24" /></w:rPr><w:t xml:space="preserve">ng Sections 1 through 23. It represents the definitive governance, operational, and technical reference for all AI automation activities within MONOLITH / DAPH Decor. All prior versions (v2.4, v2.5, v2.5.1, v2.6, v2.7, v2.9) are superseded by this release.</w:t></w:r><w:r></w:r></w:p><w:p w14:paraId="7C57EAE3"><w:pPr><w:pStyle w:val="886" /><w:pBdr></w:pBdr><w:spacing w:after="80" w:before="0" /><w:ind w:left="400" /><w:rPr></w:rPr></w:pPr><w:r><w:rPr><w:rFonts w:hint="default" w:ascii="Arial" w:hAnsi="Arial" w:eastAsia="Arial" w:cs="Arial" /><w:b/><w:sz w:val="24" /></w:rPr><w:t xml:space="preserve">Version Authority:  </w:t></w:r><w:r><w:rPr><w:rFonts w:hint="default" w:ascii="Arial" w:hAnsi="Arial" w:eastAsia="Arial" w:cs="Arial" /><w:sz w:val="24" /></w:rPr><w:t xml:space="preserve">The Studio Director is the version custodian. Ver</w:t></w:r><w:r><w:rPr><w:rFonts w:hint="default" w:ascii="Arial" w:hAnsi="Arial" w:eastAsia="Arial" w:cs="Arial" /><w:sz w:val="24" /></w:rPr><w:t xml:space="preserve">sion increments follow the convention: Major version (e.g. v2.x → v3.0) requires Steering Committee ratification; Minor version (e.g. v3.0 → v3.1) requires Studio Director approval; Patch version (e.g. v3.0.0 → v3.0.1) requires Compliance Officer sign-off.</w:t></w:r><w:r></w:r></w:p><w:p w14:paraId="6E355383"><w:pPr><w:pStyle w:val="886" /><w:pBdr></w:pBdr><w:spacing w:after="80" w:before="0" /><w:ind w:left="400" /><w:rPr></w:rPr></w:pPr><w:r><w:rPr><w:rFonts w:hint="default" w:ascii="Arial" w:hAnsi="Arial" w:eastAsia="Arial" w:cs="Arial" /><w:b/><w:sz w:val="24" /></w:rPr><w:t xml:space="preserve">Distribution &amp; Access:  </w:t></w:r><w:r><w:rPr><w:rFonts w:hint="default" w:ascii="Arial" w:hAnsi="Arial" w:eastAsia="Arial" w:cs="Arial" /><w:sz w:val="24" /></w:rPr><w:t xml:space="preserve">The current version of this document is maintained in the MONOLITH document management</w:t></w:r><w:r><w:rPr><w:rFonts w:hint="default" w:ascii="Arial" w:hAnsi="Arial" w:eastAsia="Arial" w:cs="Arial" /><w:sz w:val="24" /></w:rPr><w:t xml:space="preserve"> system. Access is restricted to: Steering Committee members, Group Leads, Systems Lead, and Compliance Officer. Client-facing summaries and executive briefings are derived from this document and distributed separately at the discretion of Studio Director.</w:t></w:r><w:r></w:r></w:p><w:p w14:paraId="4C7A62BC"><w:pPr><w:pStyle w:val="886" /><w:pBdr></w:pBdr><w:spacing w:after="80" w:before="0" /><w:ind w:left="400" /><w:rPr></w:rPr></w:pPr><w:r><w:rPr><w:rFonts w:hint="default" w:ascii="Arial" w:hAnsi="Arial" w:eastAsia="Arial" w:cs="Arial" /><w:b/><w:sz w:val="24" /></w:rPr><w:t xml:space="preserve">Review Schedule:  </w:t></w:r><w:r><w:rPr><w:rFonts w:hint="default" w:ascii="Arial" w:hAnsi="Arial" w:eastAsia="Arial" w:cs="Arial" /><w:sz w:val="24" /></w:rPr><w:t xml:space="preserve">This complete SOP package is reviewed annually at the Annual Governance Review session (Section 23.3). I</w:t></w:r><w:r><w:rPr><w:rFonts w:hint="default" w:ascii="Arial" w:hAnsi="Arial" w:eastAsia="Arial" w:cs="Arial" /><w:sz w:val="24" /></w:rPr><w:t xml:space="preserve">nterim section-level amendments are permitted under the change management process (Section 23.5) and are incorporated into the next minor or major version release. No section may be amended without a corresponding changelog entry and tracked-change record.</w:t></w:r><w:r></w:r></w:p><w:p w14:paraId="7E4C63B8"><w:pPr><w:pStyle w:val="886" /><w:pBdr></w:pBdr><w:spacing w:after="80" w:before="0" /><w:ind w:left="400" /><w:rPr></w:rPr></w:pPr><w:r><w:rPr><w:rFonts w:hint="default" w:ascii="Arial" w:hAnsi="Arial" w:eastAsia="Arial" w:cs="Arial" /><w:b/><w:sz w:val="24" /></w:rPr><w:t xml:space="preserve">Acknowledgement:  </w:t></w:r><w:r><w:rPr><w:rFonts w:hint="default" w:ascii="Arial" w:hAnsi="Arial" w:eastAsia="Arial" w:cs="Arial" /><w:sz w:val="24" /></w:rPr><w:t xml:space="preserve">By operating under, referencing, or implementing any component of</w:t></w:r><w:r><w:rPr><w:rFonts w:hint="default" w:ascii="Arial" w:hAnsi="Arial" w:eastAsia="Arial" w:cs="Arial" /><w:sz w:val="24" /></w:rPr><w:t xml:space="preserve"> this document, all stakeholders — agents&apos; functional owners, Group Leads, Systems Lead, Compliance Officer, and Studio Director — are deemed to have read, understood, and accepted the policies, procedures, and obligations set out in Sections 1 through 23.</w:t></w:r><w:r></w:r></w:p><w:p w14:paraId="2E554D38"><w:pPr><w:pStyle w:val="886" /><w:pBdr></w:pBdr><w:spacing w:after="100" w:before="0" /><w:ind /><w:rPr></w:rPr></w:pPr><w:r><w:rPr><w:rFonts w:hint="default" w:ascii="Arial" w:hAnsi="Arial" w:eastAsia="Arial" w:cs="Arial" /><w:b w:val="0"/><w:sz w:val="24" /></w:rPr><w:t xml:space="preserve">End of MONOLITH / DAPH Decor AI Agent Programme SOP &amp; Engineering Standards Package v3.0. Sections: 23. Agents covered: </w:t></w:r><w:r><w:rPr><w:rFonts w:hint="default" w:ascii="Arial" w:hAnsi="Arial" w:eastAsia="Arial" w:cs="Arial" /><w:b w:val="0"/><w:sz w:val="24" /></w:rPr><w:t xml:space="preserve">20 live (Kelly–Ops) + 5 planned (Vega, Stone, Ember, Pulse, Shore). Document custodian: Studio Director. Compliance co-owner: Compliance Officer. Effective date: upon Steering Committee ratification. Next scheduled review: Annual Governance Review Q1 2027.</w:t></w:r><w:r></w:r></w:p><w:p w14:paraId="141EF3D6"><w:pPr><w:pStyle w:val="886" /><w:pBdr></w:pBdr><w:spacing w:after="0" w:before="0" /><w:ind /><w:rPr></w:rPr></w:pPr><w:r><w:rPr><w:rFonts w:hint="default" w:ascii="Arial" w:hAnsi="Arial" w:eastAsia="Arial" w:cs="Arial" /><w:b w:val="0"/><w:sz w:val="24" /></w:rPr></w:r><w:r></w:r></w:p><w:p w14:paraId="7538ABE0"><w:pPr><w:pStyle w:val="886" /><w:pBdr></w:pBdr><w:spacing w:after="100" w:before="320" /><w:ind /><w:rPr></w:rPr></w:pPr><w:r><w:rPr><w:rFonts w:hint="default" w:ascii="Arial" w:hAnsi="Arial" w:eastAsia="Arial" w:cs="Arial" /><w:b/><w:color w:val="1f2d5a" /><w:sz w:val="36" /></w:rPr><w:t xml:space="preserve">24. Amendment — Q1 2027 Annual Governance Review</w:t></w:r><w:r></w:r></w:p><w:p w14:paraId="30DC66A3"><w:pPr><w:pStyle w:val="886" /><w:pBdr></w:pBdr><w:spacing w:after="80" w:before="200" /><w:ind /><w:rPr></w:rPr></w:pPr><w:r><w:rPr><w:rFonts w:hint="default" w:ascii="Arial" w:hAnsi="Arial" w:eastAsia="Arial" w:cs="Arial" /><w:b/><w:color w:val="2e75b6" /><w:sz w:val="28" /></w:rPr><w:t xml:space="preserve">24.1  Review Overview</w:t></w:r><w:r></w:r></w:p><w:p w14:paraId="496CE919"><w:pPr><w:pStyle w:val="886" /><w:pBdr></w:pBdr><w:spacing w:after="100" w:before="0" /><w:ind /><w:rPr></w:rPr></w:pPr><w:r><w:rPr><w:rFonts w:hint="default" w:ascii="Arial" w:hAnsi="Arial" w:eastAsia="Arial" w:cs="Arial" /><w:b w:val="0"/><w:sz w:val="24" /></w:rPr><w:t xml:space="preserve">This section constitutes the fi</w:t></w:r><w:r><w:rPr><w:rFonts w:hint="default" w:ascii="Arial" w:hAnsi="Arial" w:eastAsia="Arial" w:cs="Arial" /><w:b w:val="0"/><w:sz w:val="24" /></w:rPr><w:t xml:space="preserve">rst formal amendment to the MONOLITH / DAPH Decor AI Agent Programme SOP v3.0. It records the findings, decisions, and action items of the Annual Governance Review conducted in Q1 2027, pursuant to the cadence established in Section 23.3 (Meeting Cadence).</w:t></w:r><w:r></w:r></w:p><w:p w14:paraId="0705FAFD"><w:pPr><w:pStyle w:val="886" /><w:pBdr></w:pBdr><w:spacing w:after="80" w:before="0" /><w:ind w:left="400" /><w:rPr></w:rPr></w:pPr><w:r><w:rPr><w:rFonts w:hint="default" w:ascii="Arial" w:hAnsi="Arial" w:eastAsia="Arial" w:cs="Arial" /><w:b/><w:sz w:val="24" /></w:rPr><w:t xml:space="preserve">Review Type:  </w:t></w:r><w:r><w:rPr><w:rFonts w:hint="default" w:ascii="Arial" w:hAnsi="Arial" w:eastAsia="Arial" w:cs="Arial" /><w:sz w:val="24" /></w:rPr><w:t xml:space="preserve">Annual Governance Review (per Section 23.3 cadence)</w:t></w:r><w:r></w:r></w:p><w:p w14:paraId="3D93F8E7"><w:pPr><w:pStyle w:val="886" /><w:pBdr></w:pBdr><w:spacing w:after="80" w:before="0" /><w:ind w:left="400" /><w:rPr></w:rPr></w:pPr><w:r><w:rPr><w:rFonts w:hint="default" w:ascii="Arial" w:hAnsi="Arial" w:eastAsia="Arial" w:cs="Arial" /><w:b/><w:sz w:val="24" /></w:rPr><w:t xml:space="preserve">Coverage Period:  </w:t></w:r><w:r><w:rPr><w:rFonts w:hint="default" w:ascii="Arial" w:hAnsi="Arial" w:eastAsia="Arial" w:cs="Arial" /><w:sz w:val="24" /></w:rPr><w:t xml:space="preserve">FY 2026 — 1 January 2026 to 31 December 2026</w:t></w:r><w:r></w:r></w:p><w:p w14:paraId="18B63A44"><w:pPr><w:pStyle w:val="886" /><w:pBdr></w:pBdr><w:spacing w:after="80" w:before="0" /><w:ind w:left="400" /><w:rPr></w:rPr></w:pPr><w:r><w:rPr><w:rFonts w:hint="default" w:ascii="Arial" w:hAnsi="Arial" w:eastAsia="Arial" w:cs="Arial" /><w:b/><w:sz w:val="24" /></w:rPr><w:t xml:space="preserve">Session Date:  </w:t></w:r><w:r><w:rPr><w:rFonts w:hint="default" w:ascii="Arial" w:hAnsi="Arial" w:eastAsia="Arial" w:cs="Arial" /><w:sz w:val="24" /></w:rPr><w:t xml:space="preserve">Q1 2027 (January 2027)</w:t></w:r><w:r></w:r></w:p><w:p w14:paraId="66F17387"><w:pPr><w:pStyle w:val="886" /><w:pBdr></w:pBdr><w:spacing w:after="80" w:before="0" /><w:ind w:left="400" /><w:rPr></w:rPr></w:pPr><w:r><w:rPr><w:rFonts w:hint="default" w:ascii="Arial" w:hAnsi="Arial" w:eastAsia="Arial" w:cs="Arial" /><w:b/><w:sz w:val="24" /></w:rPr><w:t xml:space="preserve">Quorum:  </w:t></w:r><w:r><w:rPr><w:rFonts w:hint="default" w:ascii="Arial" w:hAnsi="Arial" w:eastAsia="Arial" w:cs="Arial" /><w:sz w:val="24" /></w:rPr><w:t xml:space="preserve">All five Steering Committee voting members present — Chair (Board Representative), Studio Director, Compliance Officer, Systems Lead, Ops Agent Lead. Group Leads A, B, C, D attending as standing invitees.</w:t></w:r><w:r></w:r></w:p><w:p w14:paraId="4239A078"><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937A25B"><w:pPr><w:pStyle w:val="886" /><w:pBdr></w:pBdr><w:spacing w:after="80" w:before="200" /><w:ind /><w:rPr></w:rPr></w:pPr><w:r><w:rPr><w:rFonts w:hint="default" w:ascii="Arial" w:hAnsi="Arial" w:eastAsia="Arial" w:cs="Arial" /><w:b/><w:color w:val="2e75b6" /><w:sz w:val="28" /></w:rPr><w:t xml:space="preserve">24.2  FY 2026 Performance Findings</w:t></w:r><w:r></w:r></w:p><w:p w14:paraId="5E9ECF2B"><w:pPr><w:pStyle w:val="886" /><w:pBdr></w:pBdr><w:spacing w:after="100" w:before="0" /><w:ind /><w:rPr></w:rPr></w:pPr><w:r><w:rPr><w:rFonts w:hint="default" w:ascii="Arial" w:hAnsi="Arial" w:eastAsia="Arial" w:cs="Arial" /><w:b w:val="0"/><w:sz w:val="24" /></w:rPr><w:t xml:space="preserve">The Steering Committee reviewed FY 2026 programme performance across all 20 live agents. The following key findings were noted and formally recorded:</w:t></w:r><w:r></w:r></w:p><w:p w14:paraId="3D0730D5"><w:pPr><w:pStyle w:val="886" /><w:pBdr></w:pBdr><w:spacing w:after="80" w:before="0" /><w:ind w:left="400" /><w:rPr></w:rPr></w:pPr><w:r><w:rPr><w:rFonts w:hint="default" w:ascii="Arial" w:hAnsi="Arial" w:eastAsia="Arial" w:cs="Arial" /><w:b/><w:sz w:val="24" /></w:rPr><w:t xml:space="preserve">SLA Compliance:  </w:t></w:r><w:r><w:rPr><w:rFonts w:hint="default" w:ascii="Arial" w:hAnsi="Arial" w:eastAsia="Arial" w:cs="Arial" /><w:sz w:val="24" /></w:rPr><w:t xml:space="preserve">All 20 live agents (Kelly through Ops) maintained SLA compliance throughout FY 2026 across all four SLA groups (A, B, C, D) as defined in Section 17.</w:t></w:r><w:r></w:r></w:p><w:p w14:paraId="3EA3F1BA"><w:pPr><w:pStyle w:val="886" /><w:pBdr></w:pBdr><w:spacing w:after="80" w:before="0" /><w:ind w:left="400" /><w:rPr></w:rPr></w:pPr><w:r><w:rPr><w:rFonts w:hint="default" w:ascii="Arial" w:hAnsi="Arial" w:eastAsia="Arial" w:cs="Arial" /><w:b/><w:sz w:val="24" /></w:rPr><w:t xml:space="preserve">Uptime Highlight:  </w:t></w:r><w:r><w:rPr><w:rFonts w:hint="default" w:ascii="Arial" w:hAnsi="Arial" w:eastAsia="Arial" w:cs="Arial" /><w:sz w:val="24" /></w:rPr><w:t xml:space="preserve">Group D (Core, Nexus, Rex, Guardian, Talent) recorded the highest average uptime at 99.7%, exceeding the Group D threshold of 99.5% by 0.2 percentage points.</w:t></w:r><w:r></w:r></w:p><w:p w14:paraId="7DE353FC"><w:pPr><w:pStyle w:val="886" /><w:pBdr></w:pBdr><w:spacing w:after="80" w:before="0" /><w:ind w:left="400" /><w:rPr></w:rPr></w:pPr><w:r><w:rPr><w:rFonts w:hint="default" w:ascii="Arial" w:hAnsi="Arial" w:eastAsia="Arial" w:cs="Arial" /><w:b/><w:sz w:val="24" /></w:rPr><w:t xml:space="preserve">Change Requests:  </w:t></w:r><w:r><w:rPr><w:rFonts w:hint="default" w:ascii="Arial" w:hAnsi="Arial" w:eastAsia="Arial" w:cs="Arial" /><w:sz w:val="24" /></w:rPr><w:t xml:space="preserve">Three Class B change requests were processed and resolved within the 10-business-day review cycle. One Class A request (v3.0 Phase B deployment authorisation) was approved by full Steering Committee vote.</w:t></w:r><w:r></w:r></w:p><w:p w14:paraId="4CC5331F"><w:pPr><w:pStyle w:val="886" /><w:pBdr></w:pBdr><w:spacing w:after="80" w:before="0" /><w:ind w:left="400" /><w:rPr></w:rPr></w:pPr><w:r><w:rPr><w:rFonts w:hint="default" w:ascii="Arial" w:hAnsi="Arial" w:eastAsia="Arial" w:cs="Arial" /><w:b/><w:sz w:val="24" /></w:rPr><w:t xml:space="preserve">Audit Findings (S22):  </w:t></w:r><w:r><w:rPr><w:rFonts w:hint="default" w:ascii="Arial" w:hAnsi="Arial" w:eastAsia="Arial" w:cs="Arial" /><w:sz w:val="24" /></w:rPr><w:t xml:space="preserve">The Q4 2026 Continuous Improvement Audit identified two P-HIGH findings, both resolved within the 20-business-day SLA. Zero P-CRIT findings were raised during FY 2026.</w:t></w:r><w:r></w:r></w:p><w:p w14:paraId="04646D6A"><w:pPr><w:pStyle w:val="886" /><w:pBdr></w:pBdr><w:spacing w:after="80" w:before="0" /><w:ind w:left="400" /><w:rPr></w:rPr></w:pPr><w:r><w:rPr><w:rFonts w:hint="default" w:ascii="Arial" w:hAnsi="Arial" w:eastAsia="Arial" w:cs="Arial" /><w:b/><w:sz w:val="24" /></w:rPr><w:t xml:space="preserve">Data Privacy (S19):  </w:t></w:r><w:r><w:rPr><w:rFonts w:hint="default" w:ascii="Arial" w:hAnsi="Arial" w:eastAsia="Arial" w:cs="Arial" /><w:sz w:val="24" /></w:rPr><w:t xml:space="preserve">No reportable data breach events occurred in FY 2026. PDPA compliance audit completed Q3 2026 with full Tier 1–4 data classification current.</w:t></w:r><w:r></w:r></w:p><w:p w14:paraId="6E94D34C"><w:pPr><w:pStyle w:val="886" /><w:pBdr></w:pBdr><w:spacing w:after="80" w:before="0" /><w:ind w:left="400" /><w:rPr></w:rPr></w:pPr><w:r><w:rPr><w:rFonts w:hint="default" w:ascii="Arial" w:hAnsi="Arial" w:eastAsia="Arial" w:cs="Arial" /><w:b/><w:sz w:val="24" /></w:rPr><w:t xml:space="preserve">Ethics (S20):  </w:t></w:r><w:r><w:rPr><w:rFonts w:hint="default" w:ascii="Arial" w:hAnsi="Arial" w:eastAsia="Arial" w:cs="Arial" /><w:sz w:val="24" /></w:rPr><w:t xml:space="preserve">No violations of the AI Ethics &amp; Responsible Use Policy (Section 20) were recorded. All Human-in-the-Loop (HITL) escalation thresholds were respected.</w:t></w:r><w:r></w:r></w:p><w:p w14:paraId="7DE8B42E"><w:pPr><w:pStyle w:val="886" /><w:pBdr></w:pBdr><w:spacing w:after="80" w:before="200" /><w:ind /><w:rPr></w:rPr></w:pPr><w:r><w:rPr><w:rFonts w:hint="default" w:ascii="Arial" w:hAnsi="Arial" w:eastAsia="Arial" w:cs="Arial" /><w:b/><w:color w:val="2e75b6" /><w:sz w:val="28" /></w:rPr><w:t xml:space="preserve">24.3  Steering Committee Decisions</w:t></w:r><w:r></w:r></w:p><w:p w14:paraId="5777DE88"><w:pPr><w:pStyle w:val="886" /><w:pBdr></w:pBdr><w:spacing w:after="100" w:before="0" /><w:ind /><w:rPr></w:rPr></w:pPr><w:r><w:rPr><w:rFonts w:hint="default" w:ascii="Arial" w:hAnsi="Arial" w:eastAsia="Arial" w:cs="Arial" /><w:b w:val="0"/><w:sz w:val="24" /></w:rPr><w:t xml:space="preserve">The following decisions were formally ratified by the Steering Committee at the Q1 2027 Annual Governance Review session:</w:t></w:r><w:r></w:r></w:p><w:p w14:paraId="20937C14"><w:pPr><w:pStyle w:val="886" /><w:pBdr></w:pBdr><w:spacing w:after="80" w:before="0" /><w:ind w:left="400" /><w:rPr></w:rPr></w:pPr><w:r><w:rPr><w:rFonts w:hint="default" w:ascii="Arial" w:hAnsi="Arial" w:eastAsia="Arial" w:cs="Arial" /><w:b/><w:sz w:val="24" /></w:rPr><w:t xml:space="preserve">Decision 1 — Phase B Deployment:  </w:t></w:r><w:r><w:rPr><w:rFonts w:hint="default" w:ascii="Arial" w:hAnsi="Arial" w:eastAsia="Arial" w:cs="Arial" /><w:sz w:val="24" /></w:rPr><w:t xml:space="preserve">Ratify v3.0 Phase B deployment timeline for Stone (#22), Ember (#23), and Vega (#21) — target live date Q2–Q3 2027, subject to integration testing sign-off by Systems Lead.</w:t></w:r><w:r></w:r></w:p><w:p w14:paraId="18DB94DE"><w:pPr><w:pStyle w:val="886" /><w:pBdr></w:pBdr><w:spacing w:after="80" w:before="0" /><w:ind w:left="400" /><w:rPr></w:rPr></w:pPr><w:r><w:rPr><w:rFonts w:hint="default" w:ascii="Arial" w:hAnsi="Arial" w:eastAsia="Arial" w:cs="Arial" /><w:b/><w:sz w:val="24" /></w:rPr><w:t xml:space="preserve">Decision 2 — FY 2027 Budget:  </w:t></w:r><w:r><w:rPr><w:rFonts w:hint="default" w:ascii="Arial" w:hAnsi="Arial" w:eastAsia="Arial" w:cs="Arial" /><w:sz w:val="24" /></w:rPr><w:t xml:space="preserve">Approve FY 2027 AI Programme operating budget: ฿2,400,000 (operational) plus ฿800,000 (Phase B deployment). Budget authority delegated to Studio Director within approved envelope.</w:t></w:r><w:r></w:r></w:p><w:p w14:paraId="28D9F221"><w:pPr><w:pStyle w:val="886" /><w:pBdr></w:pBdr><w:spacing w:after="80" w:before="0" /><w:ind w:left="400" /><w:rPr></w:rPr></w:pPr><w:r><w:rPr><w:rFonts w:hint="default" w:ascii="Arial" w:hAnsi="Arial" w:eastAsia="Arial" w:cs="Arial" /><w:b/><w:sz w:val="24" /></w:rPr><w:t xml:space="preserve">Decision 3 — SOP Amendment:  </w:t></w:r><w:r><w:rPr><w:rFonts w:hint="default" w:ascii="Arial" w:hAnsi="Arial" w:eastAsia="Arial" w:cs="Arial" /><w:sz w:val="24" /></w:rPr><w:t xml:space="preserve">Add Section 24 as the first formal amendment to the SOP v3.0 package, designating it Amendment Record AMD-001. The SOP package is formally versioned as v3.0-Amendment-1 effective upon Steering Committee sign-off.</w:t></w:r><w:r></w:r></w:p><w:p w14:paraId="5E023EDC"><w:pPr><w:pStyle w:val="886" /><w:pBdr></w:pBdr><w:spacing w:after="80" w:before="0" /><w:ind w:left="400" /><w:rPr></w:rPr></w:pPr><w:r><w:rPr><w:rFonts w:hint="default" w:ascii="Arial" w:hAnsi="Arial" w:eastAsia="Arial" w:cs="Arial" /><w:b/><w:sz w:val="24" /></w:rPr><w:t xml:space="preserve">Decision 4 — Pulse &amp; Shore:  </w:t></w:r><w:r><w:rPr><w:rFonts w:hint="default" w:ascii="Arial" w:hAnsi="Arial" w:eastAsia="Arial" w:cs="Arial" /><w:sz w:val="24" /></w:rPr><w:t xml:space="preserve">Confirm Pulse (#24) and Shore (#25) Phase C deployment (Q3–Q4 2027) is conditional on Phase B stability review at the Q2 2027 Extraordinary Session or Q3 2027 Quarterly Programme Review.</w:t></w:r><w:r></w:r></w:p><w:p w14:paraId="43239F6B"><w:pPr><w:pStyle w:val="886" /><w:pBdr></w:pBdr><w:spacing w:after="80" w:before="0" /><w:ind w:left="400" /><w:rPr></w:rPr></w:pPr><w:r><w:rPr><w:rFonts w:hint="default" w:ascii="Arial" w:hAnsi="Arial" w:eastAsia="Arial" w:cs="Arial" /><w:b/><w:sz w:val="24" /></w:rPr><w:t xml:space="preserve">Decision 5 — Next Review:  </w:t></w:r><w:r><w:rPr><w:rFonts w:hint="default" w:ascii="Arial" w:hAnsi="Arial" w:eastAsia="Arial" w:cs="Arial" /><w:sz w:val="24" /></w:rPr><w:t xml:space="preserve">Confirm next Annual Governance Review: Q1 2028.</w:t></w:r><w:r></w:r></w:p><w:p w14:paraId="7FF0B1C5"><w:pPr><w:pStyle w:val="886" /><w:pBdr></w:pBdr><w:spacing w:after="80" w:before="200" /><w:ind /><w:rPr></w:rPr></w:pPr><w:r><w:rPr><w:rFonts w:hint="default" w:ascii="Arial" w:hAnsi="Arial" w:eastAsia="Arial" w:cs="Arial" /><w:b/><w:color w:val="2e75b6" /><w:sz w:val="28" /></w:rPr><w:t xml:space="preserve">24.4  Action Items</w:t></w:r><w:r></w:r></w:p><w:p w14:paraId="5537AED3"><w:pPr><w:pStyle w:val="886" /><w:pBdr></w:pBdr><w:spacing w:after="100" w:before="0" /><w:ind /><w:rPr></w:rPr></w:pPr><w:r><w:rPr><w:rFonts w:hint="default" w:ascii="Arial" w:hAnsi="Arial" w:eastAsia="Arial" w:cs="Arial" /><w:b w:val="0"/><w:sz w:val="24" /></w:rPr><w:t xml:space="preserve">The following action items were assigned by the Steering Committee with designated owners and target completion dates:</w:t></w:r><w:r></w:r></w:p><w:p w14:paraId="1B186763"><w:pPr><w:pStyle w:val="886" /><w:pBdr></w:pBdr><w:spacing w:after="80" w:before="0" /><w:ind w:left="400" /><w:rPr></w:rPr></w:pPr><w:r><w:rPr><w:rFonts w:hint="default" w:ascii="Arial" w:hAnsi="Arial" w:eastAsia="Arial" w:cs="Arial" /><w:b/><w:sz w:val="24" /></w:rPr><w:t xml:space="preserve">Systems Lead (by Q2 2027):  </w:t></w:r><w:r><w:rPr><w:rFonts w:hint="default" w:ascii="Arial" w:hAnsi="Arial" w:eastAsia="Arial" w:cs="Arial" /><w:sz w:val="24" /></w:rPr><w:t xml:space="preserve">Complete Phase B integration testing framework, covering Stone (#22), Ember (#23), and Vega (#21) interoperability with all 20 live agents. Produce sign-off report for Steering Committee.</w:t></w:r><w:r></w:r></w:p><w:p w14:paraId="5413F934"><w:pPr><w:pStyle w:val="886" /><w:pBdr></w:pBdr><w:spacing w:after="80" w:before="0" /><w:ind w:left="400" /><w:rPr></w:rPr></w:pPr><w:r><w:rPr><w:rFonts w:hint="default" w:ascii="Arial" w:hAnsi="Arial" w:eastAsia="Arial" w:cs="Arial" /><w:b/><w:sz w:val="24" /></w:rPr><w:t xml:space="preserve">Compliance Officer (by end of February 2027):  </w:t></w:r><w:r><w:rPr><w:rFonts w:hint="default" w:ascii="Arial" w:hAnsi="Arial" w:eastAsia="Arial" w:cs="Arial" /><w:sz w:val="24" /></w:rPr><w:t xml:space="preserve">Refresh PDPA audit schedule and Data Classification Tier mapping for FY 2027. Submit updated Tier 1–4 register to Studio Director and Systems Lead.</w:t></w:r><w:r></w:r></w:p><w:p w14:paraId="031D8598"><w:pPr><w:pStyle w:val="886" /><w:pBdr></w:pBdr><w:spacing w:after="80" w:before="0" /><w:ind w:left="400" /><w:rPr></w:rPr></w:pPr><w:r><w:rPr><w:rFonts w:hint="default" w:ascii="Arial" w:hAnsi="Arial" w:eastAsia="Arial" w:cs="Arial" /><w:b/><w:sz w:val="24" /></w:rPr><w:t xml:space="preserve">Studio Director (by end of January 2027):  </w:t></w:r><w:r><w:rPr><w:rFonts w:hint="default" w:ascii="Arial" w:hAnsi="Arial" w:eastAsia="Arial" w:cs="Arial" /><w:sz w:val="24" /></w:rPr><w:t xml:space="preserve">Publish FY 2027 Agent Performance Targets document covering all four SLA groups. Distribute to Group Leads A, B, C, D for team briefing.</w:t></w:r><w:r></w:r></w:p><w:p w14:paraId="1D52C694"><w:pPr><w:pStyle w:val="886" /><w:pBdr></w:pBdr><w:spacing w:after="80" w:before="0" /><w:ind w:left="400" /><w:rPr></w:rPr></w:pPr><w:r><w:rPr><w:rFonts w:hint="default" w:ascii="Arial" w:hAnsi="Arial" w:eastAsia="Arial" w:cs="Arial" /><w:b/><w:sz w:val="24" /></w:rPr><w:t xml:space="preserve">Ops Agent Lead (by Q2 2027):  </w:t></w:r><w:r><w:rPr><w:rFonts w:hint="default" w:ascii="Arial" w:hAnsi="Arial" w:eastAsia="Arial" w:cs="Arial" /><w:sz w:val="24" /></w:rPr><w:t xml:space="preserve">Initiate Vega (#21) onboarding per the Section 6 Agent Onboarding Protocol. Coordinate with Systems Lead on integration testing and Compliance Officer on SITE/QA regulatory checks.</w:t></w:r><w:r></w:r></w:p><w:p w14:paraId="19C37A0F"><w:pPr><w:pStyle w:val="886" /><w:pBdr></w:pBdr><w:spacing w:after="80" w:before="0" /><w:ind w:left="400" /><w:rPr></w:rPr></w:pPr><w:r><w:rPr><w:rFonts w:hint="default" w:ascii="Arial" w:hAnsi="Arial" w:eastAsia="Arial" w:cs="Arial" /><w:b/><w:sz w:val="24" /></w:rPr><w:t xml:space="preserve">Studio Director (ongoing, FY 2027):  </w:t></w:r><w:r><w:rPr><w:rFonts w:hint="default" w:ascii="Arial" w:hAnsi="Arial" w:eastAsia="Arial" w:cs="Arial" /><w:sz w:val="24" /></w:rPr><w:t xml:space="preserve">Commission quarterly SLA performance reports for distribution to Steering Committee ahead of each Quarterly Programme Review.</w:t></w:r><w:r></w:r></w:p><w:p w14:paraId="21054B4B"><w:pPr><w:pStyle w:val="886" /><w:pBdr></w:pBdr><w:spacing w:after="80" w:before="200" /><w:ind /><w:rPr></w:rPr></w:pPr><w:r><w:rPr><w:rFonts w:hint="default" w:ascii="Arial" w:hAnsi="Arial" w:eastAsia="Arial" w:cs="Arial" /><w:b/><w:color w:val="2e75b6" /><w:sz w:val="28" /></w:rPr><w:t xml:space="preserve">24.5  Amendment Record</w:t></w:r><w:r></w:r></w:p><w:p w14:paraId="39A18402"><w:pPr><w:pStyle w:val="886" /><w:pBdr></w:pBdr><w:spacing w:after="100" w:before="0" /><w:ind /><w:rPr></w:rPr></w:pPr><w:r><w:rPr><w:rFonts w:hint="default" w:ascii="Arial" w:hAnsi="Arial" w:eastAsia="Arial" w:cs="Arial" /><w:b w:val="0"/><w:sz w:val="24" /></w:rPr><w:t xml:space="preserve">This section formally records the amendment metadata for audit and version-control purposes.</w:t></w:r><w:r></w:r></w:p><w:p w14:paraId="3242EA55"><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DB6540C"><w:pPr><w:pStyle w:val="886" /><w:pBdr></w:pBdr><w:spacing w:after="80" w:before="0" /><w:ind w:left="400" /><w:rPr></w:rPr></w:pPr><w:r><w:rPr><w:rFonts w:hint="default" w:ascii="Arial" w:hAnsi="Arial" w:eastAsia="Arial" w:cs="Arial" /><w:b/><w:sz w:val="24" /></w:rPr><w:t xml:space="preserve">Document:  </w:t></w:r><w:r><w:rPr><w:rFonts w:hint="default" w:ascii="Arial" w:hAnsi="Arial" w:eastAsia="Arial" w:cs="Arial" /><w:sz w:val="24" /></w:rPr><w:t xml:space="preserve">MONOLITH / DAPH Decor AI Agent Programme SOP v3.0</w:t></w:r><w:r></w:r></w:p><w:p w14:paraId="572B5DD1"><w:pPr><w:pStyle w:val="886" /><w:pBdr></w:pBdr><w:spacing w:after="80" w:before="0" /><w:ind w:left="400" /><w:rPr></w:rPr></w:pPr><w:r><w:rPr><w:rFonts w:hint="default" w:ascii="Arial" w:hAnsi="Arial" w:eastAsia="Arial" w:cs="Arial" /><w:b/><w:sz w:val="24" /></w:rPr><w:t xml:space="preserve">Amended Version:  </w:t></w:r><w:r><w:rPr><w:rFonts w:hint="default" w:ascii="Arial" w:hAnsi="Arial" w:eastAsia="Arial" w:cs="Arial" /><w:sz w:val="24" /></w:rPr><w:t xml:space="preserve">v3.0-Amendment-1</w:t></w:r><w:r></w:r></w:p><w:p w14:paraId="76B42558"><w:pPr><w:pStyle w:val="886" /><w:pBdr></w:pBdr><w:spacing w:after="80" w:before="0" /><w:ind w:left="400" /><w:rPr></w:rPr></w:pPr><w:r><w:rPr><w:rFonts w:hint="default" w:ascii="Arial" w:hAnsi="Arial" w:eastAsia="Arial" w:cs="Arial" /><w:b/><w:sz w:val="24" /></w:rPr><w:t xml:space="preserve">Effective Date:  </w:t></w:r><w:r><w:rPr><w:rFonts w:hint="default" w:ascii="Arial" w:hAnsi="Arial" w:eastAsia="Arial" w:cs="Arial" /><w:sz w:val="24" /></w:rPr><w:t xml:space="preserve">Upon Steering Committee sign-off, Q1 2027</w:t></w:r><w:r></w:r></w:p><w:p w14:paraId="60844F82"><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Section 24 added — Q1 2027 Annual Governance Review findings and decisions</w:t></w:r><w:r></w:r></w:p><w:p w14:paraId="5E733090"><w:pPr><w:pStyle w:val="886" /><w:pBdr></w:pBdr><w:spacing w:after="80" w:before="0" /><w:ind w:left="400" /><w:rPr></w:rPr></w:pPr><w:r><w:rPr><w:rFonts w:hint="default" w:ascii="Arial" w:hAnsi="Arial" w:eastAsia="Arial" w:cs="Arial" /><w:b/><w:sz w:val="24" /></w:rPr><w:t xml:space="preserve">Document Custodian:  </w:t></w:r><w:r><w:rPr><w:rFonts w:hint="default" w:ascii="Arial" w:hAnsi="Arial" w:eastAsia="Arial" w:cs="Arial" /><w:sz w:val="24" /></w:rPr><w:t xml:space="preserve">Studio Director</w:t></w:r><w:r></w:r></w:p><w:p w14:paraId="16BA6F50"><w:pPr><w:pStyle w:val="886" /><w:pBdr></w:pBdr><w:spacing w:after="80" w:before="0" /><w:ind w:left="400" /><w:rPr></w:rPr></w:pPr><w:r><w:rPr><w:rFonts w:hint="default" w:ascii="Arial" w:hAnsi="Arial" w:eastAsia="Arial" w:cs="Arial" /><w:b/><w:sz w:val="24" /></w:rPr><w:t xml:space="preserve">Compliance Co-Owner:  </w:t></w:r><w:r><w:rPr><w:rFonts w:hint="default" w:ascii="Arial" w:hAnsi="Arial" w:eastAsia="Arial" w:cs="Arial" /><w:sz w:val="24" /></w:rPr><w:t xml:space="preserve">Compliance Officer</w:t></w:r><w:r></w:r></w:p><w:p w14:paraId="6EC3404C"><w:pPr><w:pStyle w:val="886" /><w:pBdr></w:pBdr><w:spacing w:after="80" w:before="0" /><w:ind w:left="400" /><w:rPr></w:rPr></w:pPr><w:r><w:rPr><w:rFonts w:hint="default" w:ascii="Arial" w:hAnsi="Arial" w:eastAsia="Arial" w:cs="Arial" /><w:b/><w:sz w:val="24" /></w:rPr><w:t xml:space="preserve">Next Scheduled Full Review:  </w:t></w:r><w:r><w:rPr><w:rFonts w:hint="default" w:ascii="Arial" w:hAnsi="Arial" w:eastAsia="Arial" w:cs="Arial" /><w:sz w:val="24" /></w:rPr><w:t xml:space="preserve">Annual Governance Review Q1 2028</w:t></w:r><w:r></w:r></w:p><w:p w14:paraId="7609C11C"><w:pPr><w:pStyle w:val="886" /><w:pBdr></w:pBdr><w:spacing w:after="100" w:before="0" /><w:ind /><w:rPr></w:rPr></w:pPr><w:r><w:rPr><w:rFonts w:hint="default" w:ascii="Arial" w:hAnsi="Arial" w:eastAsia="Arial" w:cs="Arial" /><w:b w:val="0"/><w:sz w:val="24" /></w:rPr><w:t xml:space="preserve">Subsequent amendments to this SOP packa</w:t></w:r><w:r><w:rPr><w:rFonts w:hint="default" w:ascii="Arial" w:hAnsi="Arial" w:eastAsia="Arial" w:cs="Arial" /><w:b w:val="0"/><w:sz w:val="24" /></w:rPr><w:t xml:space="preserve">ge shall be numbered AMD-002, AMD-003, and so forth, with each amendment recorded as a new numbered section appended to this document. All amendments require Steering Committee ratification per the Class A change management process defined in Section 23.5.</w:t></w:r><w:r></w:r></w:p><w:p w14:paraId="12809702"><w:pPr><w:pStyle w:val="886" /><w:pBdr></w:pBdr><w:spacing w:after="0" w:before="0" /><w:ind /><w:rPr></w:rPr></w:pPr><w:r><w:rPr><w:rFonts w:hint="default" w:ascii="Arial" w:hAnsi="Arial" w:eastAsia="Arial" w:cs="Arial" /><w:b w:val="0"/><w:sz w:val="24" /></w:rPr></w:r><w:r></w:r></w:p><w:p w14:paraId="0865A3C4"><w:pPr><w:pStyle w:val="886" /><w:pBdr></w:pBdr><w:spacing w:after="100" w:before="320" /><w:ind /><w:rPr></w:rPr></w:pPr><w:r><w:rPr><w:rFonts w:hint="default" w:ascii="Arial" w:hAnsi="Arial" w:eastAsia="Arial" w:cs="Arial" /><w:b/><w:color w:val="1f2d5a" /><w:sz w:val="36" /></w:rPr><w:t xml:space="preserve">25. Phase B Deployment Readiness Checklist</w:t></w:r><w:r></w:r></w:p><w:p w14:paraId="186EE905"><w:pPr><w:pStyle w:val="886" /><w:pBdr></w:pBdr><w:spacing w:after="80" w:before="200" /><w:ind /><w:rPr></w:rPr></w:pPr><w:r><w:rPr><w:rFonts w:hint="default" w:ascii="Arial" w:hAnsi="Arial" w:eastAsia="Arial" w:cs="Arial" /><w:b/><w:color w:val="2e75b6" /><w:sz w:val="28" /></w:rPr><w:t xml:space="preserve">25.1  Overview</w:t></w:r><w:r></w:r></w:p><w:p w14:paraId="719DC1C3"><w:pPr><w:pStyle w:val="886" /><w:pBdr></w:pBdr><w:spacing w:after="100" w:before="0" /><w:ind /><w:rPr></w:rPr></w:pPr><w:r><w:rPr><w:rFonts w:hint="default" w:ascii="Arial" w:hAnsi="Arial" w:eastAsia="Arial" w:cs="Arial" /><w:b w:val="0"/><w:sz w:val="24" /></w:rPr><w:t xml:space="preserve">This section establishes the formal Phase B Deployment Readiness Checklist for the three agents authorised under AMD-001 (Section 24.3, Decision 1): Vega (#21 — Site Safety &amp; Compliance AI), S</w:t></w:r><w:r><w:rPr><w:rFonts w:hint="default" w:ascii="Arial" w:hAnsi="Arial" w:eastAsia="Arial" w:cs="Arial" /><w:b w:val="0"/><w:sz w:val="24" /></w:rPr><w:t xml:space="preserve">tone (#22 — Materials &amp; Inventory Intelligence), and Ember (#23 — Client Design Brief Automation). Completion of this checklist is a mandatory prerequisite before any Phase B agent may be declared production-ready and transitioned to the live-agent roster.</w:t></w:r><w:r></w:r></w:p><w:p w14:paraId="534EFF75"><w:pPr><w:pStyle w:val="886" /><w:pBdr></w:pBdr><w:spacing w:after="80" w:before="0" /><w:ind w:left="400" /><w:rPr></w:rPr></w:pPr><w:r><w:rPr><w:rFonts w:hint="default" w:ascii="Arial" w:hAnsi="Arial" w:eastAsia="Arial" w:cs="Arial" /><w:b/><w:sz w:val="24" /></w:rPr><w:t xml:space="preserve">Phase B Agents:  </w:t></w:r><w:r><w:rPr><w:rFonts w:hint="default" w:ascii="Arial" w:hAnsi="Arial" w:eastAsia="Arial" w:cs="Arial" /><w:sz w:val="24" /></w:rPr><w:t xml:space="preserve">Vega (#21), Stone (#22), Ember (#23)</w:t></w:r><w:r></w:r></w:p><w:p w14:paraId="69E96296"><w:pPr><w:pStyle w:val="886" /><w:pBdr></w:pBdr><w:spacing w:after="80" w:before="0" /><w:ind w:left="400" /><w:rPr></w:rPr></w:pPr><w:r><w:rPr><w:rFonts w:hint="default" w:ascii="Arial" w:hAnsi="Arial" w:eastAsia="Arial" w:cs="Arial" /><w:b/><w:sz w:val="24" /></w:rPr><w:t xml:space="preserve">Target Timeline:  </w:t></w:r><w:r><w:rPr><w:rFonts w:hint="default" w:ascii="Arial" w:hAnsi="Arial" w:eastAsia="Arial" w:cs="Arial" /><w:sz w:val="24" /></w:rPr><w:t xml:space="preserve">Q2–Q3 2027 (per AMD-001 Decision 1)</w:t></w:r><w:r></w:r></w:p><w:p w14:paraId="15D7285E"><w:pPr><w:pStyle w:val="886" /><w:pBdr></w:pBdr><w:spacing w:after="80" w:before="0" /><w:ind w:left="400" /><w:rPr></w:rPr></w:pPr><w:r><w:rPr><w:rFonts w:hint="default" w:ascii="Arial" w:hAnsi="Arial" w:eastAsia="Arial" w:cs="Arial" /><w:b/><w:sz w:val="24" /></w:rPr><w:t xml:space="preserve">Authorising Document:  </w:t></w:r><w:r><w:rPr><w:rFonts w:hint="default" w:ascii="Arial" w:hAnsi="Arial" w:eastAsia="Arial" w:cs="Arial" /><w:sz w:val="24" /></w:rPr><w:t xml:space="preserve">AMD-001, Section 24.3 Decision 1</w:t></w:r><w:r></w:r></w:p><w:p w14:paraId="1F6900C6"><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06E6611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and Compliance Officer (regulatory), with Steering Committee ratification for final Go-Live declaration</w:t></w:r><w:r></w:r></w:p><w:p w14:paraId="741197DB"><w:pPr><w:pStyle w:val="886" /><w:pBdr></w:pBdr><w:spacing w:after="80" w:before="0" /><w:ind w:left="400" /><w:rPr></w:rPr></w:pPr><w:r><w:rPr><w:rFonts w:hint="default" w:ascii="Arial" w:hAnsi="Arial" w:eastAsia="Arial" w:cs="Arial" /><w:b/><w:sz w:val="24" /></w:rPr><w:t xml:space="preserve">Checklist Version:  </w:t></w:r><w:r><w:rPr><w:rFonts w:hint="default" w:ascii="Arial" w:hAnsi="Arial" w:eastAsia="Arial" w:cs="Arial" /><w:sz w:val="24" /></w:rPr><w:t xml:space="preserve">v1.0 — effective upon SC ratification of AMD-001</w:t></w:r><w:r></w:r></w:p><w:p w14:paraId="69B7E236"><w:pPr><w:pStyle w:val="886" /><w:pBdr></w:pBdr><w:spacing w:after="80" w:before="200" /><w:ind /><w:rPr></w:rPr></w:pPr><w:r><w:rPr><w:rFonts w:hint="default" w:ascii="Arial" w:hAnsi="Arial" w:eastAsia="Arial" w:cs="Arial" /><w:b/><w:color w:val="2e75b6" /><w:sz w:val="28" /></w:rPr><w:t xml:space="preserve">25.2  Pre-Deployment Prerequisites</w:t></w:r><w:r></w:r></w:p><w:p w14:paraId="1D731101"><w:pPr><w:pStyle w:val="886" /><w:pBdr></w:pBdr><w:spacing w:after="100" w:before="0" /><w:ind /><w:rPr></w:rPr></w:pPr><w:r><w:rPr><w:rFonts w:hint="default" w:ascii="Arial" w:hAnsi="Arial" w:eastAsia="Arial" w:cs="Arial" /><w:b w:val="0"/><w:sz w:val="24" /></w:rPr><w:t xml:space="preserve">The following programme-level prerequisites must be verified as complete before per-agent technical readiness checks commence. These prerequisites apply equally to all three Phase B agents:</w:t></w:r><w:r></w:r></w:p><w:p w14:paraId="40CFB868"><w:pPr><w:pStyle w:val="886" /><w:pBdr></w:pBdr><w:spacing w:after="80" w:before="0" /><w:ind w:left="400" /><w:rPr></w:rPr></w:pPr><w:r><w:rPr><w:rFonts w:hint="default" w:ascii="Arial" w:hAnsi="Arial" w:eastAsia="Arial" w:cs="Arial" /><w:b/><w:sz w:val="24" /></w:rPr><w:t xml:space="preserve">PRE-01 — Budget Approval:  </w:t></w:r><w:r><w:rPr><w:rFonts w:hint="default" w:ascii="Arial" w:hAnsi="Arial" w:eastAsia="Arial" w:cs="Arial" /><w:sz w:val="24" /></w:rPr><w:t xml:space="preserve">FY 2027 Phase B budget (฿800,000) formally approved under AMD-001 Decision 2 and allocated in the programme financial ledger by Studio Director.</w:t></w:r><w:r></w:r></w:p><w:p w14:paraId="7AE94A4E"><w:pPr><w:pStyle w:val="886" /><w:pBdr></w:pBdr><w:spacing w:after="80" w:before="0" /><w:ind w:left="400" /><w:rPr></w:rPr></w:pPr><w:r><w:rPr><w:rFonts w:hint="default" w:ascii="Arial" w:hAnsi="Arial" w:eastAsia="Arial" w:cs="Arial" /><w:b/><w:sz w:val="24" /></w:rPr><w:t xml:space="preserve">PRE-02 — Integration Testing Framework:  </w:t></w:r><w:r><w:rPr><w:rFonts w:hint="default" w:ascii="Arial" w:hAnsi="Arial" w:eastAsia="Arial" w:cs="Arial" /><w:sz w:val="24" /></w:rPr><w:t xml:space="preserve">Systems Lead has published the Phase B Integration Testing Framework document covering interoperability requirements between the three Phase B agents and all 20 live agents (per AMD-001 Action Item 1).</w:t></w:r><w:r></w:r></w:p><w:p w14:paraId="0CD0386D"><w:pPr><w:pStyle w:val="886" /><w:pBdr></w:pBdr><w:spacing w:after="80" w:before="0" /><w:ind w:left="400" /><w:rPr></w:rPr></w:pPr><w:r><w:rPr><w:rFonts w:hint="default" w:ascii="Arial" w:hAnsi="Arial" w:eastAsia="Arial" w:cs="Arial" /><w:b/><w:sz w:val="24" /></w:rPr><w:t xml:space="preserve">PRE-03 — PDPA Data Classification Update:  </w:t></w:r><w:r><w:rPr><w:rFonts w:hint="default" w:ascii="Arial" w:hAnsi="Arial" w:eastAsia="Arial" w:cs="Arial" /><w:sz w:val="24" /></w:rPr><w:t xml:space="preserve">Compliance Officer has completed the FY 2027 Tier 1–4 Data Classification Register refresh (per AMD-001 Action Item 2), covering data flows for Vega (SITE/QA), Stone (PRO/OPS), and Ember (DS/CRM).</w:t></w:r><w:r></w:r></w:p><w:p w14:paraId="27B55BA3"><w:pPr><w:pStyle w:val="886" /><w:pBdr></w:pBdr><w:spacing w:after="80" w:before="0" /><w:ind w:left="400" /><w:rPr></w:rPr></w:pPr><w:r><w:rPr><w:rFonts w:hint="default" w:ascii="Arial" w:hAnsi="Arial" w:eastAsia="Arial" w:cs="Arial" /><w:b/><w:sz w:val="24" /></w:rPr><w:t xml:space="preserve">PRE-04 — FY 2027 Performance Targets:  </w:t></w:r><w:r><w:rPr><w:rFonts w:hint="default" w:ascii="Arial" w:hAnsi="Arial" w:eastAsia="Arial" w:cs="Arial" /><w:sz w:val="24" /></w:rPr><w:t xml:space="preserve">Studio Director has published FY 2027 Agent Performance Targets (per AMD-001 Action Item 3), with SLA thresholds defined for each Phase B agent by group assignment (ref. Section 17).</w:t></w:r><w:r></w:r></w:p><w:p w14:paraId="63504590"><w:pPr><w:pStyle w:val="886" /><w:pBdr></w:pBdr><w:spacing w:after="80" w:before="0" /><w:ind w:left="400" /><w:rPr></w:rPr></w:pPr><w:r><w:rPr><w:rFonts w:hint="default" w:ascii="Arial" w:hAnsi="Arial" w:eastAsia="Arial" w:cs="Arial" /><w:b/><w:sz w:val="24" /></w:rPr><w:t xml:space="preserve">PRE-05 — Section 6 Onboarding Protocol:  </w:t></w:r><w:r><w:rPr><w:rFonts w:hint="default" w:ascii="Arial" w:hAnsi="Arial" w:eastAsia="Arial" w:cs="Arial" /><w:sz w:val="24" /></w:rPr><w:t xml:space="preserve">Agent Onboarding Protocol (Section 6) has been reviewed and confirmed applicable for Phase B agents. Any required updates to onboarding procedures have been approved by the Steering Committee.</w:t></w:r><w:r></w:r></w:p><w:p w14:paraId="3F618BF7"><w:pPr><w:pStyle w:val="886" /><w:pBdr></w:pBdr><w:spacing w:after="80" w:before="200" /><w:ind /><w:rPr></w:rPr></w:pPr><w:r><w:rPr><w:rFonts w:hint="default" w:ascii="Arial" w:hAnsi="Arial" w:eastAsia="Arial" w:cs="Arial" /><w:b/><w:color w:val="2e75b6" /><w:sz w:val="28" /></w:rPr><w:t xml:space="preserve">25.3  Per-Agent Technical Readiness Checklist</w:t></w:r><w:r></w:r></w:p><w:p w14:paraId="63E2897F"><w:pPr><w:pStyle w:val="886" /><w:pBdr></w:pBdr><w:spacing w:after="100" w:before="0" /><w:ind /><w:rPr></w:rPr></w:pPr><w:r><w:rPr><w:rFonts w:hint="default" w:ascii="Arial" w:hAnsi="Arial" w:eastAsia="Arial" w:cs="Arial" /><w:b w:val="0"/><w:sz w:val="24" /></w:rPr><w:t xml:space="preserve">Each Phase B agent must satisfy the following technical readiness criteria independently. Systems Lead completes and certifies each agent&apos;s checklist prior to Go/No-Go assessment:</w:t></w:r><w:r></w:r></w:p><w:p w14:paraId="5B59570F"><w:pPr><w:pStyle w:val="886" /><w:pBdr></w:pBdr><w:spacing w:after="80" w:before="0" /><w:ind w:left="400" /><w:rPr></w:rPr></w:pPr><w:r><w:rPr><w:rFonts w:hint="default" w:ascii="Arial" w:hAnsi="Arial" w:eastAsia="Arial" w:cs="Arial" /><w:b/><w:sz w:val="24" /></w:rPr><w:t xml:space="preserve">25.3.1  Vega (#21) — Site Safety &amp; Compliance AI (SITE/QA · P0):  </w:t></w:r><w:r><w:rPr><w:rFonts w:hint="default" w:ascii="Arial" w:hAnsi="Arial" w:eastAsia="Arial" w:cs="Arial" /><w:sz w:val="24" /></w:rPr></w:r><w:r></w:r></w:p><w:p w14:paraId="4DA1BCEA"><w:pPr><w:pStyle w:val="886" /><w:pBdr></w:pBdr><w:spacing w:after="60" w:before="0" /><w:ind w:left="800" /><w:rPr></w:rPr></w:pPr><w:r><w:rPr><w:rFonts w:hint="default" w:ascii="Arial" w:hAnsi="Arial" w:eastAsia="Arial" w:cs="Arial" /><w:sz w:val="22" /></w:rPr><w:t xml:space="preserve">–  TEC-V-01: Core agent model and SITE/QA regulatory rule-set loaded and validated against current DAPH site safety standards.</w:t></w:r><w:r></w:r></w:p><w:p w14:paraId="49A3F8BE"><w:pPr><w:pStyle w:val="886" /><w:pBdr></w:pBdr><w:spacing w:after="60" w:before="0" /><w:ind w:left="800" /><w:rPr></w:rPr></w:pPr><w:r><w:rPr><w:rFonts w:hint="default" w:ascii="Arial" w:hAnsi="Arial" w:eastAsia="Arial" w:cs="Arial" /><w:sz w:val="22" /></w:rPr><w:t xml:space="preserve">–  TEC-V-02: Integration with all relevant live agents (Kelly, Scout, Forge) tested — data handoff latency within SLA Group D thresholds.</w:t></w:r><w:r></w:r></w:p><w:p w14:paraId="23A00E4F"><w:pPr><w:pStyle w:val="886" /><w:pBdr></w:pBdr><w:spacing w:after="60" w:before="0" /><w:ind w:left="800" /><w:rPr></w:rPr></w:pPr><w:r><w:rPr><w:rFonts w:hint="default" w:ascii="Arial" w:hAnsi="Arial" w:eastAsia="Arial" w:cs="Arial" /><w:sz w:val="22" /></w:rPr><w:t xml:space="preserve">–  TEC-V-03: PDPA Tier classification confirmed for all Vega data inputs/outputs (SITE/QA data streams mapped to correct Tier).</w:t></w:r><w:r></w:r></w:p><w:p w14:paraId="77A2643B"><w:pPr><w:pStyle w:val="886" /><w:pBdr></w:pBdr><w:spacing w:after="60" w:before="0" /><w:ind w:left="800" /><w:rPr></w:rPr></w:pPr><w:r><w:rPr><w:rFonts w:hint="default" w:ascii="Arial" w:hAnsi="Arial" w:eastAsia="Arial" w:cs="Arial" /><w:sz w:val="22" /></w:rPr><w:t xml:space="preserve">–  TEC-V-04: HITL escalation pathway configured and tested — P-CRIT site safety findings escalate to Systems Lead within defined threshold (ref. Section 18).</w:t></w:r><w:r></w:r></w:p><w:p w14:paraId="5FA77117"><w:pPr><w:pStyle w:val="886" /><w:pBdr></w:pBdr><w:spacing w:after="60" w:before="0" /><w:ind w:left="800" /><w:rPr></w:rPr></w:pPr><w:r><w:rPr><w:rFonts w:hint="default" w:ascii="Arial" w:hAnsi="Arial" w:eastAsia="Arial" w:cs="Arial" /><w:sz w:val="22" /></w:rPr><w:t xml:space="preserve">–  TEC-V-05: Audit logging active and verified — all Vega actions recorded in the Continuous Improvement Audit trail (ref. Section 22).</w:t></w:r><w:r></w:r></w:p><w:p w14:paraId="47D0FFDF"><w:pPr><w:pStyle w:val="886" /><w:pBdr></w:pBdr><w:spacing w:after="60" w:before="0" /><w:ind w:left="800" /><w:rPr></w:rPr></w:pPr><w:r><w:rPr><w:rFonts w:hint="default" w:ascii="Arial" w:hAnsi="Arial" w:eastAsia="Arial" w:cs="Arial" /><w:sz w:val="22" /></w:rPr><w:t xml:space="preserve">–  TEC-V-06: User acceptance testing (UAT) completed with SITE/QA Group Lead — sign-off received.</w:t></w:r><w:r></w:r></w:p><w:p w14:paraId="12D86215"><w:pPr><w:pStyle w:val="886" /><w:pBdr></w:pBdr><w:spacing w:after="80" w:before="0" /><w:ind w:left="400" /><w:rPr></w:rPr></w:pPr><w:r><w:rPr><w:rFonts w:hint="default" w:ascii="Arial" w:hAnsi="Arial" w:eastAsia="Arial" w:cs="Arial" /><w:b/><w:sz w:val="24" /></w:rPr><w:t xml:space="preserve">25.3.2  Stone (#22) — Materials &amp; Inventory Intelligence (PRO/OPS · P1):  </w:t></w:r><w:r><w:rPr><w:rFonts w:hint="default" w:ascii="Arial" w:hAnsi="Arial" w:eastAsia="Arial" w:cs="Arial" /><w:sz w:val="24" /></w:rPr></w:r><w:r></w:r></w:p><w:p w14:paraId="1ED1F797"><w:pPr><w:pStyle w:val="886" /><w:pBdr></w:pBdr><w:spacing w:after="60" w:before="0" /><w:ind w:left="800" /><w:rPr></w:rPr></w:pPr><w:r><w:rPr><w:rFonts w:hint="default" w:ascii="Arial" w:hAnsi="Arial" w:eastAsia="Arial" w:cs="Arial" /><w:sz w:val="22" /></w:rPr><w:t xml:space="preserve">–  TEC-S-01: Materials database integration verified — Stone can read and write to DAPH inventory system with correct access permissions.</w:t></w:r><w:r></w:r></w:p><w:p w14:paraId="02B56D1D"><w:pPr><w:pStyle w:val="886" /><w:pBdr></w:pBdr><w:spacing w:after="60" w:before="0" /><w:ind w:left="800" /><w:rPr></w:rPr></w:pPr><w:r><w:rPr><w:rFonts w:hint="default" w:ascii="Arial" w:hAnsi="Arial" w:eastAsia="Arial" w:cs="Arial" /><w:sz w:val="22" /></w:rPr><w:t xml:space="preserve">–  TEC-S-02: Integration with live agents Atlas, Forge, and Ops tested — procurement and inventory data flows accurate and within latency thresholds.</w:t></w:r><w:r></w:r></w:p><w:p w14:paraId="20996179"><w:pPr><w:pStyle w:val="886" /><w:pBdr></w:pBdr><w:spacing w:after="60" w:before="0" /><w:ind w:left="800" /><w:rPr></w:rPr></w:pPr><w:r><w:rPr><w:rFonts w:hint="default" w:ascii="Arial" w:hAnsi="Arial" w:eastAsia="Arial" w:cs="Arial" /><w:sz w:val="22" /></w:rPr><w:t xml:space="preserve">–  TEC-S-03: PDPA Tier mapping complete for Stone&apos;s PRO/OPS data categories (supplier, pricing, and inventory data classified).</w:t></w:r><w:r></w:r></w:p><w:p w14:paraId="6737A48A"><w:pPr><w:pStyle w:val="886" /><w:pBdr></w:pBdr><w:spacing w:after="60" w:before="0" /><w:ind w:left="800" /><w:rPr></w:rPr></w:pPr><w:r><w:rPr><w:rFonts w:hint="default" w:ascii="Arial" w:hAnsi="Arial" w:eastAsia="Arial" w:cs="Arial" /><w:sz w:val="22" /></w:rPr><w:t xml:space="preserve">–  TEC-S-04: Supplier data privacy review completed by Compliance Officer — third-party data handling compliant with PDPA and GDPR requirements.</w:t></w:r><w:r></w:r></w:p><w:p w14:paraId="234E19C9"><w:pPr><w:pStyle w:val="886" /><w:pBdr></w:pBdr><w:spacing w:after="60" w:before="0" /><w:ind w:left="800" /><w:rPr></w:rPr></w:pPr><w:r><w:rPr><w:rFonts w:hint="default" w:ascii="Arial" w:hAnsi="Arial" w:eastAsia="Arial" w:cs="Arial" /><w:sz w:val="22" /></w:rPr><w:t xml:space="preserve">–  TEC-S-05: Exception handling for out-of-stock and procurement escalation configured — tested with PRO/OPS Group Lead.</w:t></w:r><w:r></w:r></w:p><w:p w14:paraId="0841C798"><w:pPr><w:pStyle w:val="886" /><w:pBdr></w:pBdr><w:spacing w:after="60" w:before="0" /><w:ind w:left="800" /><w:rPr></w:rPr></w:pPr><w:r><w:rPr><w:rFonts w:hint="default" w:ascii="Arial" w:hAnsi="Arial" w:eastAsia="Arial" w:cs="Arial" /><w:sz w:val="22" /></w:rPr><w:t xml:space="preserve">–  TEC-S-06: UAT completed with PRO/OPS Group Lead — sign-off received.</w:t></w:r><w:r></w:r></w:p><w:p w14:paraId="2DA4E10D"><w:pPr><w:pStyle w:val="886" /><w:pBdr></w:pBdr><w:spacing w:after="80" w:before="0" /><w:ind w:left="400" /><w:rPr></w:rPr></w:pPr><w:r><w:rPr><w:rFonts w:hint="default" w:ascii="Arial" w:hAnsi="Arial" w:eastAsia="Arial" w:cs="Arial" /><w:b/><w:sz w:val="24" /></w:rPr><w:t xml:space="preserve">25.3.3  Ember (#23) — Client Design Brief Automation (DS/CRM · P1):  </w:t></w:r><w:r><w:rPr><w:rFonts w:hint="default" w:ascii="Arial" w:hAnsi="Arial" w:eastAsia="Arial" w:cs="Arial" /><w:sz w:val="24" /></w:rPr></w:r><w:r></w:r></w:p><w:p w14:paraId="16B1C966"><w:pPr><w:pStyle w:val="886" /><w:pBdr></w:pBdr><w:spacing w:after="60" w:before="0" /><w:ind w:left="800" /><w:rPr></w:rPr></w:pPr><w:r><w:rPr><w:rFonts w:hint="default" w:ascii="Arial" w:hAnsi="Arial" w:eastAsia="Arial" w:cs="Arial" /><w:sz w:val="22" /></w:rPr><w:t xml:space="preserve">–  TEC-E-01: Design brief template library loaded — Ember can generate, classify, and route briefs consistent with DAPH design standards.</w:t></w:r><w:r></w:r></w:p><w:p w14:paraId="3B99A201"><w:pPr><w:pStyle w:val="886" /><w:pBdr></w:pBdr><w:spacing w:after="60" w:before="0" /><w:ind w:left="800" /><w:rPr></w:rPr></w:pPr><w:r><w:rPr><w:rFonts w:hint="default" w:ascii="Arial" w:hAnsi="Arial" w:eastAsia="Arial" w:cs="Arial" /><w:sz w:val="22" /></w:rPr><w:t xml:space="preserve">–  TEC-E-02: Integration with live agents Signal, Aria, and Hana tested — client data handoff and brief-to-quote pipeline verified end-to-end.</w:t></w:r><w:r></w:r></w:p><w:p w14:paraId="2D41D400"><w:pPr><w:pStyle w:val="886" /><w:pBdr></w:pBdr><w:spacing w:after="60" w:before="0" /><w:ind w:left="800" /><w:rPr></w:rPr></w:pPr><w:r><w:rPr><w:rFonts w:hint="default" w:ascii="Arial" w:hAnsi="Arial" w:eastAsia="Arial" w:cs="Arial" /><w:sz w:val="22" /></w:rPr><w:t xml:space="preserve">–  TEC-E-03: PDPA Tier 2 (client personal data) handling validated — Ember&apos;s data retention policy aligned with Section 19 Tier 2 protocols.</w:t></w:r><w:r></w:r></w:p><w:p w14:paraId="3D27A857"><w:pPr><w:pStyle w:val="886" /><w:pBdr></w:pBdr><w:spacing w:after="60" w:before="0" /><w:ind w:left="800" /><w:rPr></w:rPr></w:pPr><w:r><w:rPr><w:rFonts w:hint="default" w:ascii="Arial" w:hAnsi="Arial" w:eastAsia="Arial" w:cs="Arial" /><w:sz w:val="22" /></w:rPr><w:t xml:space="preserve">–  TEC-E-04: Client consent capture workflow integrated and tested — brief automation respects client data opt-in/opt-out flags.</w:t></w:r><w:r></w:r></w:p><w:p w14:paraId="2932A772"><w:pPr><w:pStyle w:val="886" /><w:pBdr></w:pBdr><w:spacing w:after="60" w:before="0" /><w:ind w:left="800" /><w:rPr></w:rPr></w:pPr><w:r><w:rPr><w:rFonts w:hint="default" w:ascii="Arial" w:hAnsi="Arial" w:eastAsia="Arial" w:cs="Arial" /><w:sz w:val="22" /></w:rPr><w:t xml:space="preserve">–  TEC-E-05: AI Ethics review completed (ref. Section 20) — Ember&apos;s brief generation outputs reviewed for bias and design preference fairness.</w:t></w:r><w:r></w:r></w:p><w:p w14:paraId="46A3DEA5"><w:pPr><w:pStyle w:val="886" /><w:pBdr></w:pBdr><w:spacing w:after="60" w:before="0" /><w:ind w:left="800" /><w:rPr></w:rPr></w:pPr><w:r><w:rPr><w:rFonts w:hint="default" w:ascii="Arial" w:hAnsi="Arial" w:eastAsia="Arial" w:cs="Arial" /><w:sz w:val="22" /></w:rPr><w:t xml:space="preserve">–  TEC-E-06: UAT completed with DS/CRM Group Lead — sign-off received.</w:t></w:r><w:r></w:r></w:p><w:p w14:paraId="175FFEF1"><w:pPr><w:pStyle w:val="886" /><w:pBdr></w:pBdr><w:spacing w:after="80" w:before="200" /><w:ind /><w:rPr></w:rPr></w:pPr><w:r><w:rPr><w:rFonts w:hint="default" w:ascii="Arial" w:hAnsi="Arial" w:eastAsia="Arial" w:cs="Arial" /><w:b/><w:color w:val="2e75b6" /><w:sz w:val="28" /></w:rPr><w:t xml:space="preserve">25.4  Go/No-Go Decision Criteria</w:t></w:r><w:r></w:r></w:p><w:p w14:paraId="32CA37C6"><w:pPr><w:pStyle w:val="886" /><w:pBdr></w:pBdr><w:spacing w:after="100" w:before="0" /><w:ind /><w:rPr></w:rPr></w:pPr><w:r><w:rPr><w:rFonts w:hint="default" w:ascii="Arial" w:hAnsi="Arial" w:eastAsia="Arial" w:cs="Arial" /><w:b w:val="0"/><w:sz w:val="24" /></w:rPr><w:t xml:space="preserve">Each Phase B agent undergoes a formal Go/No-Go assessment upon completion of its per-agent technical checklist. The following criteria govern the decision:</w:t></w:r><w:r></w:r></w:p><w:p w14:paraId="4BF7A6DC"><w:pPr><w:pStyle w:val="886" /><w:pBdr></w:pBdr><w:spacing w:after="80" w:before="0" /><w:ind w:left="400" /><w:rPr></w:rPr></w:pPr><w:r><w:rPr><w:rFonts w:hint="default" w:ascii="Arial" w:hAnsi="Arial" w:eastAsia="Arial" w:cs="Arial" /><w:b/><w:sz w:val="24" /></w:rPr><w:t xml:space="preserve">GO Criteria (all required):  </w:t></w:r><w:r><w:rPr><w:rFonts w:hint="default" w:ascii="Arial" w:hAnsi="Arial" w:eastAsia="Arial" w:cs="Arial" /><w:sz w:val="24" /></w:rPr><w:t xml:space="preserve">All PRE-01 through PRE-05 prerequisites verified; all per-agent TEC checks complete with no outstanding P-HIGH or P-CRIT findings; UAT sign-off received from relevant Group Lead; Systems Lead certification issued; Compliance Officer PDPA clearance granted.</w:t></w:r><w:r></w:r></w:p><w:p w14:paraId="2DD436A9"><w:pPr><w:pStyle w:val="886" /><w:pBdr></w:pBdr><w:spacing w:after="80" w:before="0" /><w:ind w:left="400" /><w:rPr></w:rPr></w:pPr><w:r><w:rPr><w:rFonts w:hint="default" w:ascii="Arial" w:hAnsi="Arial" w:eastAsia="Arial" w:cs="Arial" /><w:b/><w:sz w:val="24" /></w:rPr><w:t xml:space="preserve">CONDITIONAL GO:  </w:t></w:r><w:r><w:rPr><w:rFonts w:hint="default" w:ascii="Arial" w:hAnsi="Arial" w:eastAsia="Arial" w:cs="Arial" /><w:sz w:val="24" /></w:rPr><w:t xml:space="preserve">One or more TEC items have P-LOW or P-MEDIUM findings with an agreed remediation plan and owner. Conditional Go requires explicit approval from Studio Director and Systems Lead. Remediation must be completed within 10 business days of Go-Live.</w:t></w:r><w:r></w:r></w:p><w:p w14:paraId="4004D84C"><w:pPr><w:pStyle w:val="886" /><w:pBdr></w:pBdr><w:spacing w:after="80" w:before="0" /><w:ind w:left="400" /><w:rPr></w:rPr></w:pPr><w:r><w:rPr><w:rFonts w:hint="default" w:ascii="Arial" w:hAnsi="Arial" w:eastAsia="Arial" w:cs="Arial" /><w:b/><w:sz w:val="24" /></w:rPr><w:t xml:space="preserve">NO-GO Triggers:  </w:t></w:r><w:r><w:rPr><w:rFonts w:hint="default" w:ascii="Arial" w:hAnsi="Arial" w:eastAsia="Arial" w:cs="Arial" /><w:sz w:val="24" /></w:rPr><w:t xml:space="preserve">Any unre</w:t></w:r><w:r><w:rPr><w:rFonts w:hint="default" w:ascii="Arial" w:hAnsi="Arial" w:eastAsia="Arial" w:cs="Arial" /><w:sz w:val="24" /></w:rPr><w:t xml:space="preserve">solved P-HIGH finding; any PDPA Tier non-compliance; UAT rejection by Group Lead; failed integration test with two or more live agents; Compliance Officer PDPA clearance withheld. No-Go suspends deployment pending resolution and repeat checklist execution.</w:t></w:r><w:r></w:r></w:p><w:p w14:paraId="53B7AC7C"><w:pPr><w:pStyle w:val="886" /><w:pBdr></w:pBdr><w:spacing w:after="80" w:before="0" /><w:ind w:left="400" /><w:rPr></w:rPr></w:pPr><w:r><w:rPr><w:rFonts w:hint="default" w:ascii="Arial" w:hAnsi="Arial" w:eastAsia="Arial" w:cs="Arial" /><w:b/><w:sz w:val="24" /></w:rPr><w:t xml:space="preserve">Decision Authority:  </w:t></w:r><w:r><w:rPr><w:rFonts w:hint="default" w:ascii="Arial" w:hAnsi="Arial" w:eastAsia="Arial" w:cs="Arial" /><w:sz w:val="24" /></w:rPr><w:t xml:space="preserve">Go/No-Go decision is made jointly by Systems Lead and Studio Director for each agent. Any No-Go or Conditional Go must be reported to Steering Committee within 5 business days.</w:t></w:r><w:r></w:r></w:p><w:p w14:paraId="3194B044"><w:pPr><w:pStyle w:val="886" /><w:pBdr></w:pBdr><w:spacing w:after="80" w:before="200" /><w:ind /><w:rPr></w:rPr></w:pPr><w:r><w:rPr><w:rFonts w:hint="default" w:ascii="Arial" w:hAnsi="Arial" w:eastAsia="Arial" w:cs="Arial" /><w:b/><w:color w:val="2e75b6" /><w:sz w:val="28" /></w:rPr><w:t xml:space="preserve">25.5  Deployment Schedule &amp; Milestones</w:t></w:r><w:r></w:r></w:p><w:p w14:paraId="32C64BA1"><w:pPr><w:pStyle w:val="886" /><w:pBdr></w:pBdr><w:spacing w:after="100" w:before="0" /><w:ind /><w:rPr></w:rPr></w:pPr><w:r><w:rPr><w:rFonts w:hint="default" w:ascii="Arial" w:hAnsi="Arial" w:eastAsia="Arial" w:cs="Arial" /><w:b w:val="0"/><w:sz w:val="24" /></w:rPr><w:t xml:space="preserve">The following milestone schedule applies to Phase B deployment. All dates are targets and are subject to Go/No-Go outcomes:</w:t></w:r><w:r></w:r></w:p><w:p w14:paraId="1EC4083B"><w:pPr><w:pStyle w:val="886" /><w:pBdr></w:pBdr><w:spacing w:after="80" w:before="0" /><w:ind w:left="400" /><w:rPr></w:rPr></w:pPr><w:r><w:rPr><w:rFonts w:hint="default" w:ascii="Arial" w:hAnsi="Arial" w:eastAsia="Arial" w:cs="Arial" /><w:b/><w:sz w:val="24" /></w:rPr><w:t xml:space="preserve">M1 — Q2 2027 (April–May):  </w:t></w:r><w:r><w:rPr><w:rFonts w:hint="default" w:ascii="Arial" w:hAnsi="Arial" w:eastAsia="Arial" w:cs="Arial" /><w:sz w:val="24" /></w:rPr><w:t xml:space="preserve">Complete PRE-01 through PRE-05 prerequisites; begin TEC checks for all three Phase B agents; Vega (#21, P0) prioritised for earliest UAT completion.</w:t></w:r><w:r></w:r></w:p><w:p w14:paraId="11FC677B"><w:pPr><w:pStyle w:val="886" /><w:pBdr></w:pBdr><w:spacing w:after="80" w:before="0" /><w:ind w:left="400" /><w:rPr></w:rPr></w:pPr><w:r><w:rPr><w:rFonts w:hint="default" w:ascii="Arial" w:hAnsi="Arial" w:eastAsia="Arial" w:cs="Arial" /><w:b/><w:sz w:val="24" /></w:rPr><w:t xml:space="preserve">M2 — Q2 2027 (May–June):  </w:t></w:r><w:r><w:rPr><w:rFonts w:hint="default" w:ascii="Arial" w:hAnsi="Arial" w:eastAsia="Arial" w:cs="Arial" /><w:sz w:val="24" /></w:rPr><w:t xml:space="preserve">Vega Go/No-Go assessment; Vega production Go-Live (if GO); Stone and Ember TEC checks in progress.</w:t></w:r><w:r></w:r></w:p><w:p w14:paraId="5DF45AA5"><w:pPr><w:pStyle w:val="886" /><w:pBdr></w:pBdr><w:spacing w:after="80" w:before="0" /><w:ind w:left="400" /><w:rPr></w:rPr></w:pPr><w:r><w:rPr><w:rFonts w:hint="default" w:ascii="Arial" w:hAnsi="Arial" w:eastAsia="Arial" w:cs="Arial" /><w:b/><w:sz w:val="24" /></w:rPr><w:t xml:space="preserve">M3 — Q3 2027 (July–August):  </w:t></w:r><w:r><w:rPr><w:rFonts w:hint="default" w:ascii="Arial" w:hAnsi="Arial" w:eastAsia="Arial" w:cs="Arial" /><w:sz w:val="24" /></w:rPr><w:t xml:space="preserve">Stone and Ember Go/No-Go assessments; Stone and Ember production Go-Live (if GO); Phase B completion report to Steering Committee.</w:t></w:r><w:r></w:r></w:p><w:p w14:paraId="6F06AB46"><w:pPr><w:pStyle w:val="886" /><w:pBdr></w:pBdr><w:spacing w:after="80" w:before="0" /><w:ind w:left="400" /><w:rPr></w:rPr></w:pPr><w:r><w:rPr><w:rFonts w:hint="default" w:ascii="Arial" w:hAnsi="Arial" w:eastAsia="Arial" w:cs="Arial" /><w:b/><w:sz w:val="24" /></w:rPr><w:t xml:space="preserve">M4 — Q3 2027 (post Go-Live):  </w:t></w:r><w:r><w:rPr><w:rFonts w:hint="default" w:ascii="Arial" w:hAnsi="Arial" w:eastAsia="Arial" w:cs="Arial" /><w:sz w:val="24" /></w:rPr><w:t xml:space="preserve">30-day Phase B stabilisation monitoring period for all three agents; SLA performance tracked against Section 17 thresholds; Ops Agent Lead submits stabilisation report.</w:t></w:r><w:r></w:r></w:p><w:p w14:paraId="0B115773"><w:pPr><w:pStyle w:val="886" /><w:pBdr></w:pBdr><w:spacing w:after="80" w:before="0" /><w:ind w:left="400" /><w:rPr></w:rPr></w:pPr><w:r><w:rPr><w:rFonts w:hint="default" w:ascii="Arial" w:hAnsi="Arial" w:eastAsia="Arial" w:cs="Arial" /><w:b/><w:sz w:val="24" /></w:rPr><w:t xml:space="preserve">M5 — Q3/Q4 2027:  </w:t></w:r><w:r><w:rPr><w:rFonts w:hint="default" w:ascii="Arial" w:hAnsi="Arial" w:eastAsia="Arial" w:cs="Arial" /><w:sz w:val="24" /></w:rPr><w:t xml:space="preserve">Steering Committee Phase B Stability Review (per AMD-001 Decision 4); Pulse (#24) and Shore (#25) Phase C Go/No-Go conditional on M5 outcome.</w:t></w:r><w:r></w:r></w:p><w:p w14:paraId="3E80ACB5"><w:pPr><w:pStyle w:val="886" /><w:pBdr></w:pBdr><w:spacing w:after="80" w:before="200" /><w:ind /><w:rPr></w:rPr></w:pPr><w:r><w:rPr><w:rFonts w:hint="default" w:ascii="Arial" w:hAnsi="Arial" w:eastAsia="Arial" w:cs="Arial" /><w:b/><w:color w:val="2e75b6" /><w:sz w:val="28" /></w:rPr><w:t xml:space="preserve">25.6  Phase B Sign-off Record</w:t></w:r><w:r></w:r></w:p><w:p w14:paraId="70BDA98A"><w:pPr><w:pStyle w:val="886" /><w:pBdr></w:pBdr><w:spacing w:after="100" w:before="0" /><w:ind /><w:rPr></w:rPr></w:pPr><w:r><w:rPr><w:rFonts w:hint="default" w:ascii="Arial" w:hAnsi="Arial" w:eastAsia="Arial" w:cs="Arial" /><w:b w:val="0"/><w:sz w:val="24" /></w:rPr><w:t xml:space="preserve">Upon successful Go-Live of each Phase B agent, the following sign-off record shall be completed and appended to this section as a formal amendment or as a signed annex filed with the Studio Director:</w:t></w:r><w:r></w:r></w:p><w:p w14:paraId="6063B25C"><w:pPr><w:pStyle w:val="886" /><w:pBdr></w:pBdr><w:spacing w:after="80" w:before="0" /><w:ind w:left="400" /><w:rPr></w:rPr></w:pPr><w:r><w:rPr><w:rFonts w:hint="default" w:ascii="Arial" w:hAnsi="Arial" w:eastAsia="Arial" w:cs="Arial" /><w:b/><w:sz w:val="24" /></w:rPr><w:t xml:space="preserve">Sign-off Fields (per agent):  </w:t></w:r><w:r><w:rPr><w:rFonts w:hint="default" w:ascii="Arial" w:hAnsi="Arial" w:eastAsia="Arial" w:cs="Arial" /><w:sz w:val="24" /></w:rPr><w:t xml:space="preserve">Agent name and number; Go-Live date; Go/No-Go outcome; outstanding Conditional Go items (if any) with owner and target date; Systems Lead signature; Studio Director signature; Compliance Officer signature.</w:t></w:r><w:r></w:r></w:p><w:p w14:paraId="2E34157D"><w:pPr><w:pStyle w:val="886" /><w:pBdr></w:pBdr><w:spacing w:after="80" w:before="0" /><w:ind w:left="400" /><w:rPr></w:rPr></w:pPr><w:r><w:rPr><w:rFonts w:hint="default" w:ascii="Arial" w:hAnsi="Arial" w:eastAsia="Arial" w:cs="Arial" /><w:b/><w:sz w:val="24" /></w:rPr><w:t xml:space="preserve">Archive:  </w:t></w:r><w:r><w:rPr><w:rFonts w:hint="default" w:ascii="Arial" w:hAnsi="Arial" w:eastAsia="Arial" w:cs="Arial" /><w:sz w:val="24" /></w:rPr><w:t xml:space="preserve">Signed Phase B Sign-off Records shall be retained by the Studio Director and referenced in the next Annual Governance Review (Q1 2028, ref. Section 24.5).</w:t></w:r><w:r></w:r></w:p><w:p w14:paraId="77255C72"><w:pPr><w:pStyle w:val="886" /><w:pBdr></w:pBdr><w:spacing w:after="80" w:before="0" /><w:ind w:left="400" /><w:rPr></w:rPr></w:pPr><w:r><w:rPr><w:rFonts w:hint="default" w:ascii="Arial" w:hAnsi="Arial" w:eastAsia="Arial" w:cs="Arial" /><w:b/><w:sz w:val="24" /></w:rPr><w:t xml:space="preserve">Phase B Completion Declaration:  </w:t></w:r><w:r><w:rPr><w:rFonts w:hint="default" w:ascii="Arial" w:hAnsi="Arial" w:eastAsia="Arial" w:cs="Arial" /><w:sz w:val="24" /></w:rPr><w:t xml:space="preserve">Phase B is declared complete whe</w:t></w:r><w:r><w:rPr><w:rFonts w:hint="default" w:ascii="Arial" w:hAnsi="Arial" w:eastAsia="Arial" w:cs="Arial" /><w:sz w:val="24" /></w:rPr><w:t xml:space="preserve">n all three agents (Vega, Stone, Ember) have received Go-Live sign-off and completed the 30-day stabilisation monitoring period. Completion declaration is ratified by Steering Committee at the Q3 2027 Quarterly Programme Review or an Extraordinary Session.</w:t></w:r><w:r></w:r></w:p><w:p w14:paraId="3FEEEAEE"><w:pPr><w:pStyle w:val="886" /><w:pBdr></w:pBdr><w:spacing w:after="0" w:before="0" /><w:ind /><w:rPr></w:rPr></w:pPr><w:r><w:rPr><w:rFonts w:hint="default" w:ascii="Arial" w:hAnsi="Arial" w:eastAsia="Arial" w:cs="Arial" /><w:b w:val="0"/><w:sz w:val="24" /></w:rPr></w:r><w:r></w:r></w:p><w:p w14:paraId="16C02158"><w:pPr><w:pStyle w:val="886" /><w:pBdr></w:pBdr><w:spacing w:after="100" w:before="320" /><w:ind /><w:rPr></w:rPr></w:pPr><w:r><w:rPr><w:rFonts w:hint="default" w:ascii="Arial" w:hAnsi="Arial" w:eastAsia="Arial" w:cs="Arial" /><w:b/><w:color w:val="1f2d5a" /><w:sz w:val="36" /></w:rPr><w:t xml:space="preserve">26. Phase B Go-Live Sign-off Records</w:t></w:r><w:r></w:r></w:p><w:p w14:paraId="7AB920A7"><w:pPr><w:pStyle w:val="886" /><w:pBdr></w:pBdr><w:spacing w:after="80" w:before="200" /><w:ind /><w:rPr></w:rPr></w:pPr><w:r><w:rPr><w:rFonts w:hint="default" w:ascii="Arial" w:hAnsi="Arial" w:eastAsia="Arial" w:cs="Arial" /><w:b/><w:color w:val="2e75b6" /><w:sz w:val="28" /></w:rPr><w:t xml:space="preserve">26.1  Overview</w:t></w:r><w:r></w:r></w:p><w:p w14:paraId="60717918"><w:pPr><w:pStyle w:val="886" /><w:pBdr></w:pBdr><w:spacing w:after="100" w:before="0" /><w:ind /><w:rPr></w:rPr></w:pPr><w:r><w:rPr><w:rFonts w:hint="default" w:ascii="Arial" w:hAnsi="Arial" w:eastAsia="Arial" w:cs="Arial" /><w:b w:val="0"/><w:sz w:val="24" /></w:rPr><w:t xml:space="preserve">This</w:t></w:r><w:r><w:rPr><w:rFonts w:hint="default" w:ascii="Arial" w:hAnsi="Arial" w:eastAsia="Arial" w:cs="Arial" /><w:b w:val="0"/><w:sz w:val="24" /></w:rPr><w:t xml:space="preserve"> section records the formal Phase B Go-Live sign-off for each of the three agents deployed under AMD-001 (Section 24) and the Phase B Deployment Readiness Checklist (Section 25): Vega (#21 — Site Safety &amp; Compliance AI), Stone (#22 — Materials &amp; Inventory </w:t></w:r><w:r><w:rPr><w:rFonts w:hint="default" w:ascii="Arial" w:hAnsi="Arial" w:eastAsia="Arial" w:cs="Arial" /><w:b w:val="0"/><w:sz w:val="24" /></w:rPr><w:t xml:space="preserve">Intelligence), and Ember (#23 — Client Design Brief Automation). Each agent&apos;s sign-off record confirms that all PRE and TEC checklist items were satisfied, the Go/No-Go decision was formally reached, and the agent was transitioned to the live-agent roster.</w:t></w:r><w:r></w:r></w:p><w:p w14:paraId="38DF7A44"><w:pPr><w:pStyle w:val="886" /><w:pBdr></w:pBdr><w:spacing w:after="80" w:before="0" /><w:ind w:left="400" /><w:rPr></w:rPr></w:pPr><w:r><w:rPr><w:rFonts w:hint="default" w:ascii="Arial" w:hAnsi="Arial" w:eastAsia="Arial" w:cs="Arial" /><w:b/><w:sz w:val="24" /></w:rPr><w:t xml:space="preserve">Authorising Framework:  </w:t></w:r><w:r><w:rPr><w:rFonts w:hint="default" w:ascii="Arial" w:hAnsi="Arial" w:eastAsia="Arial" w:cs="Arial" /><w:sz w:val="24" /></w:rPr><w:t xml:space="preserve">Section 25 Phase B Deployment Readiness Checklist · AMD-001 Decision 1</w:t></w:r><w:r></w:r></w:p><w:p w14:paraId="7CE6214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Systems Lead (technical) · Studio Director (operational) · Compliance Officer (regulatory)</w:t></w:r><w:r></w:r></w:p><w:p w14:paraId="4102960A"><w:pPr><w:pStyle w:val="886" /><w:pBdr></w:pBdr><w:spacing w:after="80" w:before="0" /><w:ind w:left="400" /><w:rPr></w:rPr></w:pPr><w:r><w:rPr><w:rFonts w:hint="default" w:ascii="Arial" w:hAnsi="Arial" w:eastAsia="Arial" w:cs="Arial" /><w:b/><w:sz w:val="24" /></w:rPr><w:t xml:space="preserve">Archive Requirement:  </w:t></w:r><w:r><w:rPr><w:rFonts w:hint="default" w:ascii="Arial" w:hAnsi="Arial" w:eastAsia="Arial" w:cs="Arial" /><w:sz w:val="24" /></w:rPr><w:t xml:space="preserve">Signed originals retained by Studio Director; referenced at Q1 2028 Annual Governance Review (Section 24.5)</w:t></w:r><w:r></w:r></w:p><w:p w14:paraId="372FBA15"><w:pPr><w:pStyle w:val="886" /><w:pBdr></w:pBdr><w:spacing w:after="80" w:before="0" /><w:ind w:left="400" /><w:rPr></w:rPr></w:pPr><w:r><w:rPr><w:rFonts w:hint="default" w:ascii="Arial" w:hAnsi="Arial" w:eastAsia="Arial" w:cs="Arial" /><w:b/><w:sz w:val="24" /></w:rPr><w:t xml:space="preserve">Phase B Live Agent Count Post-Deployment:  </w:t></w:r><w:r><w:rPr><w:rFonts w:hint="default" w:ascii="Arial" w:hAnsi="Arial" w:eastAsia="Arial" w:cs="Arial" /><w:sz w:val="24" /></w:rPr><w:t xml:space="preserve">23 total (20 existing + Vega #21, Stone #22, Ember #23)</w:t></w:r><w:r></w:r></w:p><w:p w14:paraId="1D129DD6"><w:pPr><w:pStyle w:val="886" /><w:pBdr></w:pBdr><w:spacing w:after="80" w:before="200" /><w:ind /><w:rPr></w:rPr></w:pPr><w:r><w:rPr><w:rFonts w:hint="default" w:ascii="Arial" w:hAnsi="Arial" w:eastAsia="Arial" w:cs="Arial" /><w:b/><w:color w:val="2e75b6" /><w:sz w:val="28" /></w:rPr><w:t xml:space="preserve">26.2  Vega (#21) — Site Safety &amp; Compliance AI — Go-Live Sign-off</w:t></w:r><w:r></w:r></w:p><w:p w14:paraId="7F020EAA"><w:pPr><w:pStyle w:val="886" /><w:pBdr></w:pBdr><w:spacing w:after="100" w:before="0" /><w:ind /><w:rPr></w:rPr></w:pPr><w:r><w:rPr><w:rFonts w:hint="default" w:ascii="Arial" w:hAnsi="Arial" w:eastAsia="Arial" w:cs="Arial" /><w:b w:val="0"/><w:sz w:val="24" /></w:rPr><w:t xml:space="preserve">Vega is the highest-priority Phase B agent (P0) and was the first to complete the deployment readiness process. As a Site Safety &amp; Compliance AI operating across the SITE/QA department, Vega&apos;s deployment was treated as the critical path item for Phase B.</w:t></w:r><w:r></w:r></w:p><w:p w14:paraId="1E2E4FF8"><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SITE/QA</w:t></w:r><w:r></w:r></w:p><w:p w14:paraId="6CA8511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P0 — critical path for Phase B</w:t></w:r><w:r></w:r></w:p><w:p w14:paraId="66A00E28"><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Q2 2027 (target: May–June 2027)</w:t></w:r><w:r></w:r></w:p><w:p w14:paraId="06029118"><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TEC-V-01 through TEC-V-06 completed with no outstanding findings</w:t></w:r><w:r></w:r></w:p><w:p w14:paraId="1644C7ED"><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SITE/QA data stream Tier classification current; no Tier non-compliance identified; PDPA clearance granted</w:t></w:r><w:r></w:r></w:p><w:p w14:paraId="2601916C"><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SITE/QA Group Lead UAT completed; sign-off received; zero critical defects recorded</w:t></w:r><w:r></w:r></w:p><w:p w14:paraId="32777904"><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Kelly (#1), Scout (#17), Forge (#9), and all 20 live agents verified; data handoff latency within Group D SLA thresholds (≤99.5% uptime target, ref. Section 17)</w:t></w:r><w:r></w:r></w:p><w:p w14:paraId="57B76287"><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0A26E7DF"><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Q2 2027 upon Go-Live; monitored by Ops Agent Lead; SLA Group assignment: Group D (Accuracy ≥97%, Uptime ≥99.5%, Escalation ≤4%)</w:t></w:r><w:r></w:r></w:p><w:p w14:paraId="07825DB4"><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Phase B Integration Testing complete</w:t></w:r><w:r></w:r></w:p><w:p w14:paraId="57A8A1B4"><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5DE5E31B"><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Ethics clearance granted</w:t></w:r><w:r></w:r></w:p><w:p w14:paraId="20E03655"><w:pPr><w:pStyle w:val="886" /><w:pBdr></w:pBdr><w:spacing w:after="80" w:before="200" /><w:ind /><w:rPr></w:rPr></w:pPr><w:r><w:rPr><w:rFonts w:hint="default" w:ascii="Arial" w:hAnsi="Arial" w:eastAsia="Arial" w:cs="Arial" /><w:b/><w:color w:val="2e75b6" /><w:sz w:val="28" /></w:rPr><w:t xml:space="preserve">26.3  Stone (#22) — Materials &amp; Inventory Intelligence — Go-Live Sign-off</w:t></w:r><w:r></w:r></w:p><w:p w14:paraId="177912D4"><w:pPr><w:pStyle w:val="886" /><w:pBdr></w:pBdr><w:spacing w:after="100" w:before="0" /><w:ind /><w:rPr></w:rPr></w:pPr><w:r><w:rPr><w:rFonts w:hint="default" w:ascii="Arial" w:hAnsi="Arial" w:eastAsia="Arial" w:cs="Arial" /><w:b w:val="0"/><w:sz w:val="24" /></w:rPr><w:t xml:space="preserve">Stone is a P1 Phase B agent operating across</w:t></w:r><w:r><w:rPr><w:rFonts w:hint="default" w:ascii="Arial" w:hAnsi="Arial" w:eastAsia="Arial" w:cs="Arial" /><w:b w:val="0"/><w:sz w:val="24" /></w:rPr><w:t xml:space="preserve"> the PRO/OPS department, responsible for materials and inventory intelligence. Stone&apos;s deployment was sequenced after Vega&apos;s stabilisation period to ensure integration dependencies with live agents Atlas, Forge, and Ops were resolved in a controlled order.</w:t></w:r><w:r></w:r></w:p><w:p w14:paraId="4F00CFF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PRO/OPS</w:t></w:r><w:r></w:r></w:p><w:p w14:paraId="38D5EBC1"><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12BF35CA"><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59F71BE7"><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TEC-S-01 through TEC-S-06 completed with no outstanding P-HIGH or P-CRIT findings</w:t></w:r><w:r></w:r></w:p><w:p w14:paraId="39B1BDE5"><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PRO/OPS supplier, pricing, and inventory data correctly classified under Tier 3 (operational data); third-party supplier data handling reviewed and confirmed compliant with PDPA and GDPR; clearance granted</w:t></w:r><w:r></w:r></w:p><w:p w14:paraId="179644EF"><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PRO/OPS Group Lead UAT completed; sign-off received; one P-LOW defect (inventory refresh latency spike under peak load) resolved prior to Go-Live</w:t></w:r><w:r></w:r></w:p><w:p w14:paraId="3FF2052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Atlas (#4), Forge (#9), Ops (#20), and all 23 live agents (including Vega) verified; procurement and inventory data flow accurate; latency within acceptable thresholds</w:t></w:r><w:r></w:r></w:p><w:p w14:paraId="56E350FD"><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2B3EF584"><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C (Accuracy ≥94%, Uptime ≥99.0%, Escalation ≤6%)</w:t></w:r><w:r></w:r></w:p><w:p w14:paraId="30D9FB9A"><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AFFF002"><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2BA55803"><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GDPR clearance granted</w:t></w:r><w:r></w:r></w:p><w:p w14:paraId="04490F6A"><w:pPr><w:pStyle w:val="886" /><w:pBdr></w:pBdr><w:spacing w:after="80" w:before="200" /><w:ind /><w:rPr></w:rPr></w:pPr><w:r><w:rPr><w:rFonts w:hint="default" w:ascii="Arial" w:hAnsi="Arial" w:eastAsia="Arial" w:cs="Arial" /><w:b/><w:color w:val="2e75b6" /><w:sz w:val="28" /></w:rPr><w:t xml:space="preserve">26.4  Ember (#23) — Client Design Brief Automation — Go-Live Sign-off</w:t></w:r><w:r></w:r></w:p><w:p w14:paraId="652D3795"><w:pPr><w:pStyle w:val="886" /><w:pBdr></w:pBdr><w:spacing w:after="100" w:before="0" /><w:ind /><w:rPr></w:rPr></w:pPr><w:r><w:rPr><w:rFonts w:hint="default" w:ascii="Arial" w:hAnsi="Arial" w:eastAsia="Arial" w:cs="Arial" /><w:b w:val="0"/><w:sz w:val="24" /></w:rPr><w:t xml:space="preserve">Ember is a P1 Phase B agent operating across the DS/CRM department, responsible for automating the client design brief process</w:t></w:r><w:r><w:rPr><w:rFonts w:hint="default" w:ascii="Arial" w:hAnsi="Arial" w:eastAsia="Arial" w:cs="Arial" /><w:b w:val="0"/><w:sz w:val="24" /></w:rPr><w:t xml:space="preserve">. Ember was deployed concurrently with Stone in Q3 2027, completing the three-agent Phase B cohort. As a client-facing agent handling personal data (PDPA Tier 2), Ember&apos;s deployment required the most extensive Compliance Officer review of the three agents.</w:t></w:r><w:r></w:r></w:p><w:p w14:paraId="5C8DFB7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DS/CRM</w:t></w:r><w:r></w:r></w:p><w:p w14:paraId="3B8AE904"><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41BBC24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0A7F64E0"><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TEC-E-01 through TEC-E-06 completed; Ethics review (S20) passed</w:t></w:r><w:r></w:r></w:p><w:p w14:paraId="0F456589"><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client personal data (Tier 2) handling compliant; consent capture workflow reviewed and approved; data retention policy aligned with Section 19 Tier 2 protocols; clearance granted</w:t></w:r><w:r></w:r></w:p><w:p w14:paraId="695A86D8"><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DS/CRM Group Lead UAT completed; sign-off received; zero critical defects; one P-LOW enhancement note (brief template formatting for non-standard project types) logged as a backlog item for Q4 2027 review</w:t></w:r><w:r></w:r></w:p><w:p w14:paraId="57EC7A6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Signal (#2), Aria (#7), Hana (#13), and all 23 live agents verified; brief-to-quote pipeline end-to-end tested; client data handoff latency within Group B SLA thresholds</w:t></w:r><w:r></w:r></w:p><w:p w14:paraId="53C176DA"><w:pPr><w:pStyle w:val="886" /><w:pBdr></w:pBdr><w:spacing w:after="80" w:before="0" /><w:ind w:left="400" /><w:rPr></w:rPr></w:pPr><w:r><w:rPr><w:rFonts w:hint="default" w:ascii="Arial" w:hAnsi="Arial" w:eastAsia="Arial" w:cs="Arial" /><w:b/><w:sz w:val="24" /></w:rPr><w:t xml:space="preserve">AI Ethics Review (S20):  </w:t></w:r><w:r><w:rPr><w:rFonts w:hint="default" w:ascii="Arial" w:hAnsi="Arial" w:eastAsia="Arial" w:cs="Arial" /><w:sz w:val="24" /></w:rPr><w:t xml:space="preserve">Ember&apos;s brief generation outputs reviewed for design preference bias; no systematic bias identified; HITL review threshold confirmed for non-standard client requests</w:t></w:r><w:r></w:r></w:p><w:p w14:paraId="5BAFB1BF"><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One P-LOW backlog item (brief template formatting) — owner: Systems Lead; target resolution: Q4 2027</w:t></w:r><w:r></w:r></w:p><w:p w14:paraId="38314E60"><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B (Accuracy ≥93%, Uptime ≥98.5%, Escalation ≤7%)</w:t></w:r><w:r></w:r></w:p><w:p w14:paraId="40881246"><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7D869DE"><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141CCD86"><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Tier 2 and Ethics clearance granted</w:t></w:r><w:r></w:r></w:p><w:p w14:paraId="725787E3"><w:pPr><w:pStyle w:val="886" /><w:pBdr></w:pBdr><w:spacing w:after="80" w:before="200" /><w:ind /><w:rPr></w:rPr></w:pPr><w:r><w:rPr><w:rFonts w:hint="default" w:ascii="Arial" w:hAnsi="Arial" w:eastAsia="Arial" w:cs="Arial" /><w:b/><w:color w:val="2e75b6" /><w:sz w:val="28" /></w:rPr><w:t xml:space="preserve">26.5  Phase B Completion Declaration</w:t></w:r><w:r></w:r></w:p><w:p w14:paraId="4334614A"><w:pPr><w:pStyle w:val="886" /><w:pBdr></w:pBdr><w:spacing w:after="100" w:before="0" /><w:ind /><w:rPr></w:rPr></w:pPr><w:r><w:rPr><w:rFonts w:hint="default" w:ascii="Arial" w:hAnsi="Arial" w:eastAsia="Arial" w:cs="Arial" /><w:b w:val="0"/><w:sz w:val="24" /></w:rPr><w:t xml:space="preserve">With the successful Go-Live and 30-day stabilisation of all thre</w:t></w:r><w:r><w:rPr><w:rFonts w:hint="default" w:ascii="Arial" w:hAnsi="Arial" w:eastAsia="Arial" w:cs="Arial" /><w:b w:val="0"/><w:sz w:val="24" /></w:rPr><w:t xml:space="preserve">e Phase B agents (Vega #21, Stone #22, Ember #23), the MONOLITH / DAPH Decor AI Agent Programme formally declares Phase B complete. This declaration is ratified by the Steering Committee at the Q3 2027 Quarterly Programme Review (or Extraordinary Session).</w:t></w:r><w:r></w:r></w:p><w:p w14:paraId="0DC64279"><w:pPr><w:pStyle w:val="886" /><w:pBdr></w:pBdr><w:spacing w:after="80" w:before="0" /><w:ind w:left="400" /><w:rPr></w:rPr></w:pPr><w:r><w:rPr><w:rFonts w:hint="default" w:ascii="Arial" w:hAnsi="Arial" w:eastAsia="Arial" w:cs="Arial" /><w:b/><w:sz w:val="24" /></w:rPr><w:t xml:space="preserve">Phase B Completion Date:  </w:t></w:r><w:r><w:rPr><w:rFonts w:hint="default" w:ascii="Arial" w:hAnsi="Arial" w:eastAsia="Arial" w:cs="Arial" /><w:sz w:val="24" /></w:rPr><w:t xml:space="preserve">Q3 2027 (upon completion of all 30-day stabilisation periods)</w:t></w:r><w:r></w:r></w:p><w:p w14:paraId="46BCB210"><w:pPr><w:pStyle w:val="886" /><w:pBdr></w:pBdr><w:spacing w:after="80" w:before="0" /><w:ind w:left="400" /><w:rPr></w:rPr></w:pPr><w:r><w:rPr><w:rFonts w:hint="default" w:ascii="Arial" w:hAnsi="Arial" w:eastAsia="Arial" w:cs="Arial" /><w:b/><w:sz w:val="24" /></w:rPr><w:t xml:space="preserve">Total Live Agents Post-Phase B:  </w:t></w:r><w:r><w:rPr><w:rFonts w:hint="default" w:ascii="Arial" w:hAnsi="Arial" w:eastAsia="Arial" w:cs="Arial" /><w:sz w:val="24" /></w:rPr><w:t xml:space="preserve">23 (Kelly through Ember)</w:t></w:r><w:r></w:r></w:p><w:p w14:paraId="3AECB8E3"><w:pPr><w:pStyle w:val="886" /><w:pBdr></w:pBdr><w:spacing w:after="80" w:before="0" /><w:ind w:left="400" /><w:rPr></w:rPr></w:pPr><w:r><w:rPr><w:rFonts w:hint="default" w:ascii="Arial" w:hAnsi="Arial" w:eastAsia="Arial" w:cs="Arial" /><w:b/><w:sz w:val="24" /></w:rPr><w:t xml:space="preserve">Phase B Stabilisation Outcomes:  </w:t></w:r><w:r><w:rPr><w:rFonts w:hint="default" w:ascii="Arial" w:hAnsi="Arial" w:eastAsia="Arial" w:cs="Arial" /><w:sz w:val="24" /></w:rPr><w:t xml:space="preserve">All three agents completed their 30-day stabilisation period within SLA targets; no P-CRIT or P-HIGH incidents recorded during stabilisation; stabilisation report submitted to Steering Committee by Ops Agent Lead</w:t></w:r><w:r></w:r></w:p><w:p w14:paraId="0154C5FA"><w:pPr><w:pStyle w:val="886" /><w:pBdr></w:pBdr><w:spacing w:after="80" w:before="0" /><w:ind w:left="400" /><w:rPr></w:rPr></w:pPr><w:r><w:rPr><w:rFonts w:hint="default" w:ascii="Arial" w:hAnsi="Arial" w:eastAsia="Arial" w:cs="Arial" /><w:b/><w:sz w:val="24" /></w:rPr><w:t xml:space="preserve">Steering Committee Ratification:  </w:t></w:r><w:r><w:rPr><w:rFonts w:hint="default" w:ascii="Arial" w:hAnsi="Arial" w:eastAsia="Arial" w:cs="Arial" /><w:sz w:val="24" /></w:rPr><w:t xml:space="preserve">Phase B Completion Declaration ratified at Q3 2027 Quarterly Programme Review; all five SC voting members present</w:t></w:r><w:r></w:r></w:p><w:p w14:paraId="3E36D50B"><w:pPr><w:pStyle w:val="886" /><w:pBdr></w:pBdr><w:spacing w:after="80" w:before="0" /><w:ind w:left="400" /><w:rPr></w:rPr></w:pPr><w:r><w:rPr><w:rFonts w:hint="default" w:ascii="Arial" w:hAnsi="Arial" w:eastAsia="Arial" w:cs="Arial" /><w:b/><w:sz w:val="24" /></w:rPr><w:t xml:space="preserve">Phase C Assessment Trigger:  </w:t></w:r><w:r><w:rPr><w:rFonts w:hint="default" w:ascii="Arial" w:hAnsi="Arial" w:eastAsia="Arial" w:cs="Arial" /><w:sz w:val="24" /></w:rPr><w:t xml:space="preserve">Phase B stability confirmed — Phase C conditional assessment for Pulse (#24) and Shore (#25) is now active per AMD-001 Decision 4; full Phase C Go/No-Go to be conducted at Q3/Q4 2027 Extraordinary Session or Q4 2027 Quarterly Programme Review</w:t></w:r><w:r></w:r></w:p><w:p w14:paraId="5B6D82C8"><w:pPr><w:pStyle w:val="886" /><w:pBdr></w:pBdr><w:spacing w:after="80" w:before="0" /><w:ind w:left="400" /><w:rPr></w:rPr></w:pPr><w:r><w:rPr><w:rFonts w:hint="default" w:ascii="Arial" w:hAnsi="Arial" w:eastAsia="Arial" w:cs="Arial" /><w:b/><w:sz w:val="24" /></w:rPr><w:t xml:space="preserve">Live Agent Roster Update:  </w:t></w:r><w:r><w:rPr><w:rFonts w:hint="default" w:ascii="Arial" w:hAnsi="Arial" w:eastAsia="Arial" w:cs="Arial" /><w:sz w:val="24" /></w:rPr><w:t xml:space="preserve">Master agent roster updated: Vega (#21), Stone (#22), Ember (#23) transitioned from Planned to Live status; total live-agent count: 23</w:t></w:r><w:r></w:r></w:p><w:p w14:paraId="5C74B372"><w:pPr><w:pStyle w:val="886" /><w:pBdr></w:pBdr><w:spacing w:after="80" w:before="0" /><w:ind w:left="400" /><w:rPr></w:rPr></w:pPr><w:r><w:rPr><w:rFonts w:hint="default" w:ascii="Arial" w:hAnsi="Arial" w:eastAsia="Arial" w:cs="Arial" /><w:b/><w:sz w:val="24" /></w:rPr><w:t xml:space="preserve">Next Programme Review:  </w:t></w:r><w:r><w:rPr><w:rFonts w:hint="default" w:ascii="Arial" w:hAnsi="Arial" w:eastAsia="Arial" w:cs="Arial" /><w:sz w:val="24" /></w:rPr><w:t xml:space="preserve">Q4 2027 Quarterly Programme Review — Phase C scope confirmation</w:t></w:r><w:r></w:r></w:p><w:p w14:paraId="4A873F9B"><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Q1 2028 — per Section 24.5 Amendment Record</w:t></w:r><w:r></w:r></w:p><w:p w14:paraId="4F259072"><w:pPr><w:pStyle w:val="886" /><w:pBdr></w:pBdr><w:spacing w:after="0" w:before="0" /><w:ind /><w:rPr></w:rPr></w:pPr><w:r><w:rPr><w:rFonts w:hint="default" w:ascii="Arial" w:hAnsi="Arial" w:eastAsia="Arial" w:cs="Arial" /><w:b w:val="0"/><w:sz w:val="24" /></w:rPr></w:r><w:r></w:r></w:p><w:p w14:paraId="47765629"><w:pPr><w:pStyle w:val="886" /><w:pBdr></w:pBdr><w:spacing w:after="100" w:before="320" /><w:ind /><w:rPr></w:rPr></w:pPr><w:r><w:rPr><w:rFonts w:hint="default" w:ascii="Arial" w:hAnsi="Arial" w:eastAsia="Arial" w:cs="Arial" /><w:b/><w:color w:val="1f2d5a" /><w:sz w:val="36" /></w:rPr><w:t xml:space="preserve">27. Phase C Deployment Assessment — Pulse &amp; Shore</w:t></w:r><w:r></w:r></w:p><w:p w14:paraId="4D595D8A"><w:pPr><w:pStyle w:val="886" /><w:pBdr></w:pBdr><w:spacing w:after="80" w:before="200" /><w:ind /><w:rPr></w:rPr></w:pPr><w:r><w:rPr><w:rFonts w:hint="default" w:ascii="Arial" w:hAnsi="Arial" w:eastAsia="Arial" w:cs="Arial" /><w:b/><w:color w:val="2e75b6" /><w:sz w:val="28" /></w:rPr><w:t xml:space="preserve">27.1  Overview</w:t></w:r><w:r></w:r></w:p><w:p w14:paraId="11165136"><w:pPr><w:pStyle w:val="886" /><w:pBdr></w:pBdr><w:spacing w:after="100" w:before="0" /><w:ind /><w:rPr></w:rPr></w:pPr><w:r><w:rPr><w:rFonts w:hint="default" w:ascii="Arial" w:hAnsi="Arial" w:eastAsia="Arial" w:cs="Arial" /><w:b w:val="0"/><w:sz w:val="24" /></w:rPr><w:t xml:space="preserve">This section records the Phase C Deployment Assessment for the two remaining v3.0 agents: Pulse (#24 — Real-Time KPI Dashboard AI) and Shore (#25 — Post-Installation Support AI). Phase C was conditionally authorised under AMD-001 Decision 4 (Section</w:t></w:r><w:r><w:rPr><w:rFonts w:hint="default" w:ascii="Arial" w:hAnsi="Arial" w:eastAsia="Arial" w:cs="Arial" /><w:b w:val="0"/><w:sz w:val="24" /></w:rPr><w:t xml:space="preserve"> 24.3), subject to confirmation of Phase B stability. With Phase B declared complete and all three Phase B agents (Vega, Stone, Ember) passing their 30-day stabilisation periods (Section 26.5), the Phase C conditional assessment trigger has been activated.</w:t></w:r><w:r></w:r></w:p><w:p w14:paraId="5A80070D"><w:pPr><w:pStyle w:val="886" /><w:pBdr></w:pBdr><w:spacing w:after="80" w:before="0" /><w:ind w:left="400" /><w:rPr></w:rPr></w:pPr><w:r><w:rPr><w:rFonts w:hint="default" w:ascii="Arial" w:hAnsi="Arial" w:eastAsia="Arial" w:cs="Arial" /><w:b/><w:sz w:val="24" /></w:rPr><w:t xml:space="preserve">Phase C Agents:  </w:t></w:r><w:r><w:rPr><w:rFonts w:hint="default" w:ascii="Arial" w:hAnsi="Arial" w:eastAsia="Arial" w:cs="Arial" /><w:sz w:val="24" /></w:rPr><w:t xml:space="preserve">Pulse (#24 — Real-Time KPI Dashboard AI · OPS/GM · P2) and Shore (#25 — Post-Installation Support AI · SITE/CRM · P2)</w:t></w:r><w:r></w:r></w:p><w:p w14:paraId="1719F8B9"><w:pPr><w:pStyle w:val="886" /><w:pBdr></w:pBdr><w:spacing w:after="80" w:before="0" /><w:ind w:left="400" /><w:rPr></w:rPr></w:pPr><w:r><w:rPr><w:rFonts w:hint="default" w:ascii="Arial" w:hAnsi="Arial" w:eastAsia="Arial" w:cs="Arial" /><w:b/><w:sz w:val="24" /></w:rPr><w:t xml:space="preserve">Conditional Trigger:  </w:t></w:r><w:r><w:rPr><w:rFonts w:hint="default" w:ascii="Arial" w:hAnsi="Arial" w:eastAsia="Arial" w:cs="Arial" /><w:sz w:val="24" /></w:rPr><w:t xml:space="preserve">Phase B stability confirmed — Section 26.5 Phase B Completion Declaration</w:t></w:r><w:r></w:r></w:p><w:p w14:paraId="2F1D97C5"><w:pPr><w:pStyle w:val="886" /><w:pBdr></w:pBdr><w:spacing w:after="80" w:before="0" /><w:ind w:left="400" /><w:rPr></w:rPr></w:pPr><w:r><w:rPr><w:rFonts w:hint="default" w:ascii="Arial" w:hAnsi="Arial" w:eastAsia="Arial" w:cs="Arial" /><w:b/><w:sz w:val="24" /></w:rPr><w:t xml:space="preserve">Assessment Authority:  </w:t></w:r><w:r><w:rPr><w:rFonts w:hint="default" w:ascii="Arial" w:hAnsi="Arial" w:eastAsia="Arial" w:cs="Arial" /><w:sz w:val="24" /></w:rPr><w:t xml:space="preserve">Steering Committee — Q4 2027 Quarterly Programme Review or Extraordinary Session</w:t></w:r><w:r></w:r></w:p><w:p w14:paraId="206E5930"><w:pPr><w:pStyle w:val="886" /><w:pBdr></w:pBdr><w:spacing w:after="80" w:before="0" /><w:ind w:left="400" /><w:rPr></w:rPr></w:pPr><w:r><w:rPr><w:rFonts w:hint="default" w:ascii="Arial" w:hAnsi="Arial" w:eastAsia="Arial" w:cs="Arial" /><w:b/><w:sz w:val="24" /></w:rPr><w:t xml:space="preserve">Target Deployment Window:  </w:t></w:r><w:r><w:rPr><w:rFonts w:hint="default" w:ascii="Arial" w:hAnsi="Arial" w:eastAsia="Arial" w:cs="Arial" /><w:sz w:val="24" /></w:rPr><w:t xml:space="preserve">Q3–Q4 2027 (per original v3.0 roadmap)</w:t></w:r><w:r></w:r></w:p><w:p w14:paraId="50CDFFBF"><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6FDB0F3E"><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 Compliance Officer (regulatory) · SC ratification</w:t></w:r><w:r></w:r></w:p><w:p w14:paraId="72022D9A"><w:pPr><w:pStyle w:val="886" /><w:pBdr></w:pBdr><w:spacing w:after="80" w:before="0" /><w:ind w:left="400" /><w:rPr></w:rPr></w:pPr><w:r><w:rPr><w:rFonts w:hint="default" w:ascii="Arial" w:hAnsi="Arial" w:eastAsia="Arial" w:cs="Arial" /><w:b/><w:sz w:val="24" /></w:rPr><w:t xml:space="preserve">Post-Phase C Live Agent Count:  </w:t></w:r><w:r><w:rPr><w:rFonts w:hint="default" w:ascii="Arial" w:hAnsi="Arial" w:eastAsia="Arial" w:cs="Arial" /><w:sz w:val="24" /></w:rPr><w:t xml:space="preserve">25 total (23 existing + Pulse #24, Shore #25)</w:t></w:r><w:r></w:r></w:p><w:p w14:paraId="5C0E2783"><w:pPr><w:pStyle w:val="886" /><w:pBdr></w:pBdr><w:spacing w:after="80" w:before="200" /><w:ind /><w:rPr></w:rPr></w:pPr><w:r><w:rPr><w:rFonts w:hint="default" w:ascii="Arial" w:hAnsi="Arial" w:eastAsia="Arial" w:cs="Arial" /><w:b/><w:color w:val="2e75b6" /><w:sz w:val="28" /></w:rPr><w:t xml:space="preserve">27.2  Phase C Readiness Assessment Criteria</w:t></w:r><w:r></w:r></w:p><w:p w14:paraId="791292AE"><w:pPr><w:pStyle w:val="886" /><w:pBdr></w:pBdr><w:spacing w:after="100" w:before="0" /><w:ind /><w:rPr></w:rPr></w:pPr><w:r><w:rPr><w:rFonts w:hint="default" w:ascii="Arial" w:hAnsi="Arial" w:eastAsia="Arial" w:cs="Arial" /><w:b w:val="0"/><w:sz w:val="24" /></w:rPr><w:t xml:space="preserve">Prior to initiating per-agent deployment readiness checks, the following programme-level Phase C assessment criteria must be evaluated and confirmed by the Steering Committee:</w:t></w:r><w:r></w:r></w:p><w:p w14:paraId="5D4A96F0"><w:pPr><w:pStyle w:val="886" /><w:pBdr></w:pBdr><w:spacing w:after="80" w:before="0" /><w:ind w:left="400" /><w:rPr></w:rPr></w:pPr><w:r><w:rPr><w:rFonts w:hint="default" w:ascii="Arial" w:hAnsi="Arial" w:eastAsia="Arial" w:cs="Arial" /><w:b/><w:sz w:val="24" /></w:rPr><w:t xml:space="preserve">C-ASSESS-01 — Phase B Stability Confirmation:  </w:t></w:r><w:r><w:rPr><w:rFonts w:hint="default" w:ascii="Arial" w:hAnsi="Arial" w:eastAsia="Arial" w:cs="Arial" /><w:sz w:val="24" /></w:rPr><w:t xml:space="preserve">All three Phase B agents (Vega, Stone, Ember) have completed their 30-day stabilisation periods with no P-HIGH or P-CRIT incidents. Confirmed per Section 26.5. STATUS: SATISFIED.</w:t></w:r><w:r></w:r></w:p><w:p w14:paraId="35666B22"><w:pPr><w:pStyle w:val="886" /><w:pBdr></w:pBdr><w:spacing w:after="80" w:before="0" /><w:ind w:left="400" /><w:rPr></w:rPr></w:pPr><w:r><w:rPr><w:rFonts w:hint="default" w:ascii="Arial" w:hAnsi="Arial" w:eastAsia="Arial" w:cs="Arial" /><w:b/><w:sz w:val="24" /></w:rPr><w:t xml:space="preserve">C-ASSESS-02 — Live Agent Ecosystem Health:  </w:t></w:r><w:r><w:rPr><w:rFonts w:hint="default" w:ascii="Arial" w:hAnsi="Arial" w:eastAsia="Arial" w:cs="Arial" /><w:sz w:val="24" /></w:rPr><w:t xml:space="preserve">All 23 current live agents are SLA-compliant at time of Phase C assessment. Systems Lead to provide current SLA dashboard snapshot to Steering Committee at Q4 2027 Quarterly Programme Review.</w:t></w:r><w:r></w:r></w:p><w:p w14:paraId="160D32FC"><w:pPr><w:pStyle w:val="886" /><w:pBdr></w:pBdr><w:spacing w:after="80" w:before="0" /><w:ind w:left="400" /><w:rPr></w:rPr></w:pPr><w:r><w:rPr><w:rFonts w:hint="default" w:ascii="Arial" w:hAnsi="Arial" w:eastAsia="Arial" w:cs="Arial" /><w:b/><w:sz w:val="24" /></w:rPr><w:t xml:space="preserve">C-ASSESS-03 — Budget Envelope:  </w:t></w:r><w:r><w:rPr><w:rFonts w:hint="default" w:ascii="Arial" w:hAnsi="Arial" w:eastAsia="Arial" w:cs="Arial" /><w:sz w:val="24" /></w:rPr><w:t xml:space="preserve">Phase B budget (฿800,000) utilisation reviewed; residual envelope or supplementary Phase C allocation confirmed by Studio Director. Phase C agents are P2 and may require reduced deployment investment relative to Phase B.</w:t></w:r><w:r></w:r></w:p><w:p w14:paraId="45B0B3CD"><w:pPr><w:pStyle w:val="886" /><w:pBdr></w:pBdr><w:spacing w:after="80" w:before="0" /><w:ind w:left="400" /><w:rPr></w:rPr></w:pPr><w:r><w:rPr><w:rFonts w:hint="default" w:ascii="Arial" w:hAnsi="Arial" w:eastAsia="Arial" w:cs="Arial" /><w:b/><w:sz w:val="24" /></w:rPr><w:t xml:space="preserve">C-ASSESS-04 — PDPA Register Currency:  </w:t></w:r><w:r><w:rPr><w:rFonts w:hint="default" w:ascii="Arial" w:hAnsi="Arial" w:eastAsia="Arial" w:cs="Arial" /><w:sz w:val="24" /></w:rPr><w:t xml:space="preserve">Compliance Officer confirms Data Classification Tier 1–4 Register is current and covers Pulse (OPS/GM data flows) and Shore (SITE/CRM, client post-installation data — Tier 2).</w:t></w:r><w:r></w:r></w:p><w:p w14:paraId="02CA01A2"><w:pPr><w:pStyle w:val="886" /><w:pBdr></w:pBdr><w:spacing w:after="80" w:before="0" /><w:ind w:left="400" /><w:rPr></w:rPr></w:pPr><w:r><w:rPr><w:rFonts w:hint="default" w:ascii="Arial" w:hAnsi="Arial" w:eastAsia="Arial" w:cs="Arial" /><w:b/><w:sz w:val="24" /></w:rPr><w:t xml:space="preserve">C-ASSESS-05 — Section 6 Onboarding Protocol Applicability:  </w:t></w:r><w:r><w:rPr><w:rFonts w:hint="default" w:ascii="Arial" w:hAnsi="Arial" w:eastAsia="Arial" w:cs="Arial" /><w:sz w:val="24" /></w:rPr><w:t xml:space="preserve">Systems Lead confirms Section 6 Agent Onboarding Protocol applies to Phase C agents without modification, or tables any required updates for SC approval.</w:t></w:r><w:r></w:r></w:p><w:p w14:paraId="0BC8FF99"><w:pPr><w:pStyle w:val="886" /><w:pBdr></w:pBdr><w:spacing w:after="80" w:before="200" /><w:ind /><w:rPr></w:rPr></w:pPr><w:r><w:rPr><w:rFonts w:hint="default" w:ascii="Arial" w:hAnsi="Arial" w:eastAsia="Arial" w:cs="Arial" /><w:b/><w:color w:val="2e75b6" /><w:sz w:val="28" /></w:rPr><w:t xml:space="preserve">27.3  Pulse (#24) — Real-Time KPI Dashboard AI — Deployment Assessment</w:t></w:r><w:r></w:r></w:p><w:p w14:paraId="33A98C75"><w:pPr><w:pStyle w:val="886" /><w:pBdr></w:pBdr><w:spacing w:after="100" w:before="0" /><w:ind /><w:rPr></w:rPr></w:pPr><w:r><w:rPr><w:rFonts w:hint="default" w:ascii="Arial" w:hAnsi="Arial" w:eastAsia="Arial" w:cs="Arial" /><w:b w:val="0"/><w:sz w:val="24" /></w:rPr><w:t xml:space="preserve">Pulse is a P2 Phase C agent operating across the OPS/GM department. Its primary function is to provide real-time KPI dashboarding and performance intelligence across the full 25-agent programme. Pulse&apos;s deployment w</w:t></w:r><w:r><w:rPr><w:rFonts w:hint="default" w:ascii="Arial" w:hAnsi="Arial" w:eastAsia="Arial" w:cs="Arial" /><w:b w:val="0"/><w:sz w:val="24" /></w:rPr><w:t xml:space="preserve">as deferred to Phase C due to its dependency on a stable, full Phase B agent ecosystem — it aggregates data signals from all live agents and requires Vega, Stone, and Ember to be operational before meaningful programme-wide KPI tracking can be established.</w:t></w:r><w:r></w:r></w:p><w:p w14:paraId="5DACFAC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OPS/GM</w:t></w:r><w:r></w:r></w:p><w:p w14:paraId="1CAB5FE5"><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157207A8"><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1F85212C"><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All 23 Phase B live agents operational; OPS/GM data pipeline confirmed; SLA Group assignment determined by Systems Lead in consultation with Studio Director</w:t></w:r><w:r></w:r></w:p><w:p w14:paraId="355A8E7F"><w:pPr><w:pStyle w:val="886" /><w:pBdr></w:pBdr><w:spacing w:after="80" w:before="0" /><w:ind w:left="400" /><w:rPr></w:rPr></w:pPr><w:r><w:rPr><w:rFonts w:hint="default" w:ascii="Arial" w:hAnsi="Arial" w:eastAsia="Arial" w:cs="Arial" /><w:b/><w:sz w:val="24" /></w:rPr><w:t xml:space="preserve">Technical Readiness Checks (TEC-P):  </w:t></w:r><w:r><w:rPr><w:rFonts w:hint="default" w:ascii="Arial" w:hAnsi="Arial" w:eastAsia="Arial" w:cs="Arial" /><w:sz w:val="24" /></w:rPr><w:t xml:space="preserve">TEC-P-01: KPI data model validated against all 23 live-agent output schemas. TEC-P-02: Real-time data ingest</w:t></w:r><w:r><w:rPr><w:rFonts w:hint="default" w:ascii="Arial" w:hAnsi="Arial" w:eastAsia="Arial" w:cs="Arial" /><w:sz w:val="24" /></w:rPr><w:t xml:space="preserve">ion pipeline tested at peak load (all 23 agents concurrent). TEC-P-03: Dashboard rendering and alert threshold configuration validated with OPS/GM Group Lead. TEC-P-04: PDPA Tier mapping confirmed for OPS/GM aggregated data streams. TEC-P-05: HITL escalati</w:t></w:r><w:r><w:rPr><w:rFonts w:hint="default" w:ascii="Arial" w:hAnsi="Arial" w:eastAsia="Arial" w:cs="Arial" /><w:sz w:val="24" /></w:rPr><w:t xml:space="preserve">on configured for anomalous KPI patterns — threshold review by Systems Lead. TEC-P-06: Audit logging active; outputs recorded in S22 Continuous Improvement Audit trail. TEC-P-07: UAT completed with OPS/GM Group Lead and Studio Director — sign-off received.</w:t></w:r><w:r></w:r></w:p><w:p w14:paraId="7B4FB7A3"><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TEC-P-01 through TEC-P-07 complete; no P-HIGH or P-CRIT findings; PDPA clearance granted; UAT sign-off from OPS/GM Group Lead</w:t></w:r><w:r></w:r></w:p><w:p w14:paraId="4E55FA00"><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C (Accuracy ≥94%, Uptime ≥99.0%, Escalation ≤6%) — subject to SC confirmation</w:t></w:r><w:r></w:r></w:p><w:p w14:paraId="050CCE60"><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2DC786CD"><w:pPr><w:pStyle w:val="886" /><w:pBdr></w:pBdr><w:spacing w:after="80" w:before="200" /><w:ind /><w:rPr></w:rPr></w:pPr><w:r><w:rPr><w:rFonts w:hint="default" w:ascii="Arial" w:hAnsi="Arial" w:eastAsia="Arial" w:cs="Arial" /><w:b/><w:color w:val="2e75b6" /><w:sz w:val="28" /></w:rPr><w:t xml:space="preserve">27.4  Shore (#25) — Post-Installation Support AI — Deployment Assessment</w:t></w:r><w:r></w:r></w:p><w:p w14:paraId="72B892B4"><w:pPr><w:pStyle w:val="886" /><w:pBdr></w:pBdr><w:spacing w:after="100" w:before="0" /><w:ind /><w:rPr></w:rPr></w:pPr><w:r><w:rPr><w:rFonts w:hint="default" w:ascii="Arial" w:hAnsi="Arial" w:eastAsia="Arial" w:cs="Arial" /><w:b w:val="0"/><w:sz w:val="24" /></w:rPr><w:t xml:space="preserve">Shore is a P2 Phase C agent operating across the SITE/CRM departments. Its primary function is to manage post-installation client support workflows, including follow-up scheduling, defect logging, client satisfaction capture, and escalation </w:t></w:r><w:r><w:rPr><w:rFonts w:hint="default" w:ascii="Arial" w:hAnsi="Arial" w:eastAsia="Arial" w:cs="Arial" /><w:b w:val="0"/><w:sz w:val="24" /></w:rPr><w:t xml:space="preserve">to SITE or CRM teams. Shore&apos;s deployment was deferred to Phase C due to its dependency on Ember (#23, DS/CRM) being live — Shore picks up the client relationship where Ember&apos;s design brief automation ends, completing the end-to-end client journey pipeline.</w:t></w:r><w:r></w:r></w:p><w:p w14:paraId="7FD3864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SITE/CRM</w:t></w:r><w:r></w:r></w:p><w:p w14:paraId="48B6068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0D57E874"><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2C3815D3"><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Ember (#23) live and stable; Vega (#21) live (SITE coordination); CRM client data pipeline from Signal (#2) and Aria (#7) confirmed; SITE/CRM data sharing agreement reviewed by Compliance Officer</w:t></w:r><w:r></w:r></w:p><w:p w14:paraId="60F64B83"><w:pPr><w:pStyle w:val="886" /><w:pBdr></w:pBdr><w:spacing w:after="80" w:before="0" /><w:ind w:left="400" /><w:rPr></w:rPr></w:pPr><w:r><w:rPr><w:rFonts w:hint="default" w:ascii="Arial" w:hAnsi="Arial" w:eastAsia="Arial" w:cs="Arial" /><w:b/><w:sz w:val="24" /></w:rPr><w:t xml:space="preserve">Technical Readiness Checks (TEC-SH):  </w:t></w:r><w:r><w:rPr><w:rFonts w:hint="default" w:ascii="Arial" w:hAnsi="Arial" w:eastAsia="Arial" w:cs="Arial" /><w:sz w:val="24" /></w:rPr><w:t xml:space="preserve">TEC-SH-01: Post-installation workflow templates loaded and validated against DAPH service standards. TEC-SH-02: Integration with Ember (#23), Vega (#21), Signal (#2), Aria (#7), Hana (#13) tested — end-to-end client journey verifi</w:t></w:r><w:r><w:rPr><w:rFonts w:hint="default" w:ascii="Arial" w:hAnsi="Arial" w:eastAsia="Arial" w:cs="Arial" /><w:sz w:val="24" /></w:rPr><w:t xml:space="preserve">ed. TEC-SH-03: PDPA Tier 2 client data handling validated — post-installation data retention policy compliant with Section 19. TEC-SH-04: Client satisfaction survey and defect logging workflows integrated with SITE and CRM systems. TEC-SH-05: Escalation pa</w:t></w:r><w:r><w:rPr><w:rFonts w:hint="default" w:ascii="Arial" w:hAnsi="Arial" w:eastAsia="Arial" w:cs="Arial" /><w:sz w:val="24" /></w:rPr><w:t xml:space="preserve">thway to SITE team and Vega (#21) for post-installation defects configured and tested. TEC-SH-06: Audit logging active; Shore outputs recorded in S22 Continuous Improvement Audit trail. TEC-SH-07: UAT completed with SITE/CRM Group Lead — sign-off received.</w:t></w:r><w:r></w:r></w:p><w:p w14:paraId="24E3C5D0"><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TEC-SH-01 through TEC-SH-07 complete; no P-HIGH or P-CRIT findings; PDPA Tier 2 clearance granted; UAT sign-off from SITE/CRM Group Lead</w:t></w:r><w:r></w:r></w:p><w:p w14:paraId="026D9B8C"><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B (Accuracy ≥93%, Uptime ≥98.5%, Escalation ≤7%) — subject to SC confirmation</w:t></w:r><w:r></w:r></w:p><w:p w14:paraId="74D1BAA4"><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367A7F81"><w:pPr><w:pStyle w:val="886" /><w:pBdr></w:pBdr><w:spacing w:after="80" w:before="200" /><w:ind /><w:rPr></w:rPr></w:pPr><w:r><w:rPr><w:rFonts w:hint="default" w:ascii="Arial" w:hAnsi="Arial" w:eastAsia="Arial" w:cs="Arial" /><w:b/><w:color w:val="2e75b6" /><w:sz w:val="28" /></w:rPr><w:t xml:space="preserve">27.5  Steering Committee Go/No-Go Decision</w:t></w:r><w:r></w:r></w:p><w:p w14:paraId="1547EEAF"><w:pPr><w:pStyle w:val="886" /><w:pBdr></w:pBdr><w:spacing w:after="100" w:before="0" /><w:ind /><w:rPr></w:rPr></w:pPr><w:r><w:rPr><w:rFonts w:hint="default" w:ascii="Arial" w:hAnsi="Arial" w:eastAsia="Arial" w:cs="Arial" /><w:b w:val="0"/><w:sz w:val="24" /></w:rPr><w:t xml:space="preserve">The Phase C Go/No-Go decision is </w:t></w:r><w:r><w:rPr><w:rFonts w:hint="default" w:ascii="Arial" w:hAnsi="Arial" w:eastAsia="Arial" w:cs="Arial" /><w:b w:val="0"/><w:sz w:val="24" /></w:rPr><w:t xml:space="preserve">made by the full Steering Committee at the Q4 2027 Quarterly Programme Review (or an Extraordinary Session convened for this purpose). The decision covers both Pulse and Shore and may be made jointly or sequentially per agent depending on readiness status.</w:t></w:r><w:r></w:r></w:p><w:p w14:paraId="33A3FF21"><w:pPr><w:pStyle w:val="886" /><w:pBdr></w:pBdr><w:spacing w:after="80" w:before="0" /><w:ind w:left="400" /><w:rPr></w:rPr></w:pPr><w:r><w:rPr><w:rFonts w:hint="default" w:ascii="Arial" w:hAnsi="Arial" w:eastAsia="Arial" w:cs="Arial" /><w:b/><w:sz w:val="24" /></w:rPr><w:t xml:space="preserve">Joint GO (Pulse and Shore):  </w:t></w:r><w:r><w:rPr><w:rFonts w:hint="default" w:ascii="Arial" w:hAnsi="Arial" w:eastAsia="Arial" w:cs="Arial" /><w:sz w:val="24" /></w:rPr><w:t xml:space="preserve">All C-ASSESS</w:t></w:r><w:r><w:rPr><w:rFonts w:hint="default" w:ascii="Arial" w:hAnsi="Arial" w:eastAsia="Arial" w:cs="Arial" /><w:sz w:val="24" /></w:rPr><w:t xml:space="preserve"> criteria satisfied; all TEC checks for both agents complete; no outstanding P-HIGH or P-CRIT findings; PDPA clearances granted; UAT sign-offs received from OPS/GM and SITE/CRM Group Leads. Both agents may proceed to deployment concurrently or in sequence.</w:t></w:r><w:r></w:r></w:p><w:p w14:paraId="1E63B471"><w:pPr><w:pStyle w:val="886" /><w:pBdr></w:pBdr><w:spacing w:after="80" w:before="0" /><w:ind w:left="400" /><w:rPr></w:rPr></w:pPr><w:r><w:rPr><w:rFonts w:hint="default" w:ascii="Arial" w:hAnsi="Arial" w:eastAsia="Arial" w:cs="Arial" /><w:b/><w:sz w:val="24" /></w:rPr><w:t xml:space="preserve">Sequential GO:  </w:t></w:r><w:r><w:rPr><w:rFonts w:hint="default" w:ascii="Arial" w:hAnsi="Arial" w:eastAsia="Arial" w:cs="Arial" /><w:sz w:val="24" /></w:rPr><w:t xml:space="preserve">One agent satisfies all criteria and is approved; the other has a Conditional Go or is deferred. The ready agent proceeds to Go-Live while the other remains in assessment. Deferred agent&apos;s Go/No-Go to be revisited at the next Quarterly Programme Review.</w:t></w:r><w:r></w:r></w:p><w:p w14:paraId="4B5B4FCD"><w:pPr><w:pStyle w:val="886" /><w:pBdr></w:pBdr><w:spacing w:after="80" w:before="0" /><w:ind w:left="400" /><w:rPr></w:rPr></w:pPr><w:r><w:rPr><w:rFonts w:hint="default" w:ascii="Arial" w:hAnsi="Arial" w:eastAsia="Arial" w:cs="Arial" /><w:b/><w:sz w:val="24" /></w:rPr><w:t xml:space="preserve">DEFER / NO-GO:  </w:t></w:r><w:r><w:rPr><w:rFonts w:hint="default" w:ascii="Arial" w:hAnsi="Arial" w:eastAsia="Arial" w:cs="Arial" /><w:sz w:val="24" /></w:rPr><w:t xml:space="preserve">Phase C deployment is suspended for the affected agent pending resolution of outstanding findings. Steering Committee sets a target resolution date and reconvenes for a Go/No-Go re-assessment.</w:t></w:r><w:r></w:r></w:p><w:p w14:paraId="0982D8B9"><w:pPr><w:pStyle w:val="886" /><w:pBdr></w:pBdr><w:spacing w:after="80" w:before="0" /><w:ind w:left="400" /><w:rPr></w:rPr></w:pPr><w:r><w:rPr><w:rFonts w:hint="default" w:ascii="Arial" w:hAnsi="Arial" w:eastAsia="Arial" w:cs="Arial" /><w:b/><w:sz w:val="24" /></w:rPr><w:t xml:space="preserve">Decision Owner:  </w:t></w:r><w:r><w:rPr><w:rFonts w:hint="default" w:ascii="Arial" w:hAnsi="Arial" w:eastAsia="Arial" w:cs="Arial" /><w:sz w:val="24" /></w:rPr><w:t xml:space="preserve">Full Steering Committee vote — minimum quorum: Chair + Studio Director + Systems Lead</w:t></w:r><w:r></w:r></w:p><w:p w14:paraId="63A1B842"><w:pPr><w:pStyle w:val="886" /><w:pBdr></w:pBdr><w:spacing w:after="80" w:before="0" /><w:ind w:left="400" /><w:rPr></w:rPr></w:pPr><w:r><w:rPr><w:rFonts w:hint="default" w:ascii="Arial" w:hAnsi="Arial" w:eastAsia="Arial" w:cs="Arial" /><w:b/><w:sz w:val="24" /></w:rPr><w:t xml:space="preserve">Decision Documentation:  </w:t></w:r><w:r><w:rPr><w:rFonts w:hint="default" w:ascii="Arial" w:hAnsi="Arial" w:eastAsia="Arial" w:cs="Arial" /><w:sz w:val="24" /></w:rPr><w:t xml:space="preserve">Formal Go/No-Go outcome documented as a Section 28 amendment or addendum to this section, with per-agent sign-off records mirroring the Section 26 format</w:t></w:r><w:r></w:r></w:p><w:p w14:paraId="22515990"><w:pPr><w:pStyle w:val="886" /><w:pBdr></w:pBdr><w:spacing w:after="80" w:before="200" /><w:ind /><w:rPr></w:rPr></w:pPr><w:r><w:rPr><w:rFonts w:hint="default" w:ascii="Arial" w:hAnsi="Arial" w:eastAsia="Arial" w:cs="Arial" /><w:b/><w:color w:val="2e75b6" /><w:sz w:val="28" /></w:rPr><w:t xml:space="preserve">27.6  Phase C Deployment Schedule</w:t></w:r><w:r></w:r></w:p><w:p w14:paraId="188320B2"><w:pPr><w:pStyle w:val="886" /><w:pBdr></w:pBdr><w:spacing w:after="100" w:before="0" /><w:ind /><w:rPr></w:rPr></w:pPr><w:r><w:rPr><w:rFonts w:hint="default" w:ascii="Arial" w:hAnsi="Arial" w:eastAsia="Arial" w:cs="Arial" /><w:b w:val="0"/><w:sz w:val="24" /></w:rPr><w:t xml:space="preserve">The following milestone schedule applies to Phase C deployment, contingent on SC Go/No-Go approval:</w:t></w:r><w:r></w:r></w:p><w:p w14:paraId="4C40FEED"><w:pPr><w:pStyle w:val="886" /><w:pBdr></w:pBdr><w:spacing w:after="80" w:before="0" /><w:ind w:left="400" /><w:rPr></w:rPr></w:pPr><w:r><w:rPr><w:rFonts w:hint="default" w:ascii="Arial" w:hAnsi="Arial" w:eastAsia="Arial" w:cs="Arial" /><w:b/><w:sz w:val="24" /></w:rPr><w:t xml:space="preserve">PC-M1 — Q4 2027 (October):  </w:t></w:r><w:r><w:rPr><w:rFonts w:hint="default" w:ascii="Arial" w:hAnsi="Arial" w:eastAsia="Arial" w:cs="Arial" /><w:sz w:val="24" /></w:rPr><w:t xml:space="preserve">SC Phase C Go/No-Go decision at Q4 2027 Quarterly Programme Review; C-ASSESS-01 through C-ASSESS-05 verified; TEC checks for Pulse and Shore initiated.</w:t></w:r><w:r></w:r></w:p><w:p w14:paraId="11879B8A"><w:pPr><w:pStyle w:val="886" /><w:pBdr></w:pBdr><w:spacing w:after="80" w:before="0" /><w:ind w:left="400" /><w:rPr></w:rPr></w:pPr><w:r><w:rPr><w:rFonts w:hint="default" w:ascii="Arial" w:hAnsi="Arial" w:eastAsia="Arial" w:cs="Arial" /><w:b/><w:sz w:val="24" /></w:rPr><w:t xml:space="preserve">PC-M2 — Q4 2027 (October–November):  </w:t></w:r><w:r><w:rPr><w:rFonts w:hint="default" w:ascii="Arial" w:hAnsi="Arial" w:eastAsia="Arial" w:cs="Arial" /><w:sz w:val="24" /></w:rPr><w:t xml:space="preserve">TEC checks completed for both agents; UAT with OPS/GM and SITE/CRM Group Leads; Compliance Officer PDPA clearances for both agents.</w:t></w:r><w:r></w:r></w:p><w:p w14:paraId="3FBAA5C4"><w:pPr><w:pStyle w:val="886" /><w:pBdr></w:pBdr><w:spacing w:after="80" w:before="0" /><w:ind w:left="400" /><w:rPr></w:rPr></w:pPr><w:r><w:rPr><w:rFonts w:hint="default" w:ascii="Arial" w:hAnsi="Arial" w:eastAsia="Arial" w:cs="Arial" /><w:b/><w:sz w:val="24" /></w:rPr><w:t xml:space="preserve">PC-M3 — Q4 2027 (November–December):  </w:t></w:r><w:r><w:rPr><w:rFonts w:hint="default" w:ascii="Arial" w:hAnsi="Arial" w:eastAsia="Arial" w:cs="Arial" /><w:sz w:val="24" /></w:rPr><w:t xml:space="preserve">Pulse Go-Live (if GO); Shore Go-Live (if GO); Phase C begins 30-day stabilisation monitoring.</w:t></w:r><w:r></w:r></w:p><w:p w14:paraId="595FEBEE"><w:pPr><w:pStyle w:val="886" /><w:pBdr></w:pBdr><w:spacing w:after="80" w:before="0" /><w:ind w:left="400" /><w:rPr></w:rPr></w:pPr><w:r><w:rPr><w:rFonts w:hint="default" w:ascii="Arial" w:hAnsi="Arial" w:eastAsia="Arial" w:cs="Arial" /><w:b/><w:sz w:val="24" /></w:rPr><w:t xml:space="preserve">PC-M4 — Q4 2027 / Q1 2028:  </w:t></w:r><w:r><w:rPr><w:rFonts w:hint="default" w:ascii="Arial" w:hAnsi="Arial" w:eastAsia="Arial" w:cs="Arial" /><w:sz w:val="24" /></w:rPr><w:t xml:space="preserve">30-day stabilisation periods completed; SLA performance tracked; Ops Agent Lead submits Phase C stabilisation report to Steering Committee.</w:t></w:r><w:r></w:r></w:p><w:p w14:paraId="4F2D3F53"><w:pPr><w:pStyle w:val="886" /><w:pBdr></w:pBdr><w:spacing w:after="80" w:before="0" /><w:ind w:left="400" /><w:rPr></w:rPr></w:pPr><w:r><w:rPr><w:rFonts w:hint="default" w:ascii="Arial" w:hAnsi="Arial" w:eastAsia="Arial" w:cs="Arial" /><w:b/><w:sz w:val="24" /></w:rPr><w:t xml:space="preserve">PC-M5 — Q1 2028:  </w:t></w:r><w:r><w:rPr><w:rFonts w:hint="default" w:ascii="Arial" w:hAnsi="Arial" w:eastAsia="Arial" w:cs="Arial" /><w:sz w:val="24" /></w:rPr><w:t xml:space="preserve">Annual Governance Review (per Section 24.5) — Phase C outcomes reviewed; full 25-agent programme performance assessed; AMD-002 considered if additional amendments are required.</w:t></w:r><w:r></w:r></w:p><w:p w14:paraId="14D41505"><w:pPr><w:pStyle w:val="886" /><w:pBdr></w:pBdr><w:spacing w:after="80" w:before="200" /><w:ind /><w:rPr></w:rPr></w:pPr><w:r><w:rPr><w:rFonts w:hint="default" w:ascii="Arial" w:hAnsi="Arial" w:eastAsia="Arial" w:cs="Arial" /><w:b/><w:color w:val="2e75b6" /><w:sz w:val="28" /></w:rPr><w:t xml:space="preserve">27.7  Post-Phase C Programme State</w:t></w:r><w:r></w:r></w:p><w:p w14:paraId="628DA672"><w:pPr><w:pStyle w:val="886" /><w:pBdr></w:pBdr><w:spacing w:after="100" w:before="0" /><w:ind /><w:rPr></w:rPr></w:pPr><w:r><w:rPr><w:rFonts w:hint="default" w:ascii="Arial" w:hAnsi="Arial" w:eastAsia="Arial" w:cs="Arial" /><w:b w:val="0"/><w:sz w:val="24" /></w:rPr><w:t xml:space="preserve">Upon successful completion of Phase C, the MONOLITH / DAPH Decor AI Agent Programme will have reached its full v3.0 deployment scope:</w:t></w:r><w:r></w:r></w:p><w:p w14:paraId="6B680F3A"><w:pPr><w:pStyle w:val="886" /><w:pBdr></w:pBdr><w:spacing w:after="80" w:before="0" /><w:ind w:left="400" /><w:rPr></w:rPr></w:pPr><w:r><w:rPr><w:rFonts w:hint="default" w:ascii="Arial" w:hAnsi="Arial" w:eastAsia="Arial" w:cs="Arial" /><w:b/><w:sz w:val="24" /></w:rPr><w:t xml:space="preserve">Total Live Agents:  </w:t></w:r><w:r><w:rPr><w:rFonts w:hint="default" w:ascii="Arial" w:hAnsi="Arial" w:eastAsia="Arial" w:cs="Arial" /><w:sz w:val="24" /></w:rPr><w:t xml:space="preserve">25 (Kelly #1 through Shore #25)</w:t></w:r><w:r></w:r></w:p><w:p w14:paraId="7CD222EA"><w:pPr><w:pStyle w:val="886" /><w:pBdr></w:pBdr><w:spacing w:after="80" w:before="0" /><w:ind w:left="400" /><w:rPr></w:rPr></w:pPr><w:r><w:rPr><w:rFonts w:hint="default" w:ascii="Arial" w:hAnsi="Arial" w:eastAsia="Arial" w:cs="Arial" /><w:b/><w:sz w:val="24" /></w:rPr><w:t xml:space="preserve">SLA Group Distribution:  </w:t></w:r><w:r><w:rPr><w:rFonts w:hint="default" w:ascii="Arial" w:hAnsi="Arial" w:eastAsia="Arial" w:cs="Arial" /><w:sz w:val="24" /></w:rPr><w:t xml:space="preserve">Group A: Kelly, Signal, Aria, Blaze, Nova (5 agents). Group B</w:t></w:r><w:r><w:rPr><w:rFonts w:hint="default" w:ascii="Arial" w:hAnsi="Arial" w:eastAsia="Arial" w:cs="Arial" /><w:sz w:val="24" /></w:rPr><w:t xml:space="preserve">: Compass, Remy, Scout, Finn, Hana, Shore (6 agents). Group C: Atlas, Bo, Forge, Leo, Ops, Stone, Pulse (7 agents). Group D: Core, Nexus, Rex, Guardian, Talent, Vega (6 agents). Ember assigned to Group B. Final group assignments subject to SC confirmation.</w:t></w:r><w:r></w:r></w:p><w:p w14:paraId="68CDE6FE"><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covered by at least one AI agent (DS, CRM, OPS, GM, SITE, QA, PRO, HR, FIN, IT, MKT, PROC, PM)</w:t></w:r><w:r></w:r></w:p><w:p w14:paraId="02D3752D"><w:pPr><w:pStyle w:val="886" /><w:pBdr></w:pBdr><w:spacing w:after="80" w:before="0" /><w:ind w:left="400" /><w:rPr></w:rPr></w:pPr><w:r><w:rPr><w:rFonts w:hint="default" w:ascii="Arial" w:hAnsi="Arial" w:eastAsia="Arial" w:cs="Arial" /><w:b/><w:sz w:val="24" /></w:rPr><w:t xml:space="preserve">Next Programme Milestone:  </w:t></w:r><w:r><w:rPr><w:rFonts w:hint="default" w:ascii="Arial" w:hAnsi="Arial" w:eastAsia="Arial" w:cs="Arial" /><w:sz w:val="24" /></w:rPr><w:t xml:space="preserve">Q1 2028 Annual Governance Review — review of full 25-agent programme performance; FY 2028 budget; consideration of AMD-002 if required</w:t></w:r><w:r></w:r></w:p><w:p w14:paraId="34A1CCBD"><w:pPr><w:pStyle w:val="886" /><w:pBdr></w:pBdr><w:spacing w:after="80" w:before="0" /><w:ind w:left="400" /><w:rPr></w:rPr></w:pPr><w:r><w:rPr><w:rFonts w:hint="default" w:ascii="Arial" w:hAnsi="Arial" w:eastAsia="Arial" w:cs="Arial" /><w:b/><w:sz w:val="24" /></w:rPr><w:t xml:space="preserve">Programme Completion Status:  </w:t></w:r><w:r><w:rPr><w:rFonts w:hint="default" w:ascii="Arial" w:hAnsi="Arial" w:eastAsia="Arial" w:cs="Arial" /><w:sz w:val="24" /></w:rPr><w:t xml:space="preserve">v3.0 roadmap complete upon Phase C Go-Live sign-off. Any future agents or programme expansions require a new planning document and Steering Committee ratification as a new amendment (AMD-002 or later).</w:t></w:r><w:r></w:r></w:p><w:p w14:paraId="36BE3074"><w:pPr><w:pStyle w:val="886" /><w:pBdr></w:pBdr><w:spacing w:after="0" w:before="0" /><w:ind /><w:rPr></w:rPr></w:pPr><w:r><w:rPr><w:rFonts w:hint="default" w:ascii="Arial" w:hAnsi="Arial" w:eastAsia="Arial" w:cs="Arial" /><w:b w:val="0"/><w:sz w:val="24" /></w:rPr></w:r><w:r></w:r></w:p><w:p w14:paraId="01881A3C"><w:pPr><w:pStyle w:val="886" /><w:pBdr></w:pBdr><w:spacing w:after="100" w:before="320" /><w:ind /><w:rPr></w:rPr></w:pPr><w:r><w:rPr><w:rFonts w:hint="default" w:ascii="Arial" w:hAnsi="Arial" w:eastAsia="Arial" w:cs="Arial" /><w:b/><w:color w:val="1f2d5a" /><w:sz w:val="36" /></w:rPr><w:t xml:space="preserve">28. Q1 2028 Annual Programme Review &amp; AMD-002 Scope</w:t></w:r><w:r></w:r></w:p><w:p w14:paraId="4ED164F3"><w:pPr><w:pStyle w:val="886" /><w:pBdr></w:pBdr><w:spacing w:after="80" w:before="200" /><w:ind /><w:rPr></w:rPr></w:pPr><w:r><w:rPr><w:rFonts w:hint="default" w:ascii="Arial" w:hAnsi="Arial" w:eastAsia="Arial" w:cs="Arial" /><w:b/><w:color w:val="2e75b6" /><w:sz w:val="28" /></w:rPr><w:t xml:space="preserve">28.1  Overview</w:t></w:r><w:r></w:r></w:p><w:p w14:paraId="07A64F91"><w:pPr><w:pStyle w:val="886" /><w:pBdr></w:pBdr><w:spacing w:after="100" w:before="0" /><w:ind /><w:rPr></w:rPr></w:pPr><w:r><w:rPr><w:rFonts w:hint="default" w:ascii="Arial" w:hAnsi="Arial" w:eastAsia="Arial" w:cs="Arial" /><w:b w:val="0"/><w:sz w:val="24" /></w:rPr><w:t xml:space="preserve">This section records the Q1 2028 Annual Programme Review (APR-2028), the fir</w:t></w:r><w:r><w:rPr><w:rFonts w:hint="default" w:ascii="Arial" w:hAnsi="Arial" w:eastAsia="Arial" w:cs="Arial" /><w:b w:val="0"/><w:sz w:val="24" /></w:rPr><w:t xml:space="preserve">st full-programme review following Phase C completion and the activation of all 25 AI agents across 13 DAPH departments. The review also defines the scope of Amendment Document AMD-002, which governs programme evolution beyond the v3.0 deployment baseline.</w:t></w:r><w:r></w:r></w:p><w:p w14:paraId="2716B3DC"><w:pPr><w:pStyle w:val="886" /><w:pBdr></w:pBdr><w:spacing w:after="80" w:before="0" /><w:ind w:left="400" /><w:rPr></w:rPr></w:pPr><w:r><w:rPr><w:rFonts w:hint="default" w:ascii="Arial" w:hAnsi="Arial" w:eastAsia="Arial" w:cs="Arial" /><w:b/><w:sz w:val="24" /></w:rPr><w:t xml:space="preserve">Review Period:  </w:t></w:r><w:r><w:rPr><w:rFonts w:hint="default" w:ascii="Arial" w:hAnsi="Arial" w:eastAsia="Arial" w:cs="Arial" /><w:sz w:val="24" /></w:rPr><w:t xml:space="preserve">1 January 2028 – 31 March 2028 (Q1 2028)</w:t></w:r><w:r></w:r></w:p><w:p w14:paraId="645D5F89"><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(SC) — 5 voting members per S23 Charter</w:t></w:r><w:r></w:r></w:p><w:p w14:paraId="2EE153DB"><w:pPr><w:pStyle w:val="886" /><w:pBdr></w:pBdr><w:spacing w:after="80" w:before="0" /><w:ind w:left="400" /><w:rPr></w:rPr></w:pPr><w:r><w:rPr><w:rFonts w:hint="default" w:ascii="Arial" w:hAnsi="Arial" w:eastAsia="Arial" w:cs="Arial" /><w:b/><w:sz w:val="24" /></w:rPr><w:t xml:space="preserve">Trigger:  </w:t></w:r><w:r><w:rPr><w:rFonts w:hint="default" w:ascii="Arial" w:hAnsi="Arial" w:eastAsia="Arial" w:cs="Arial" /><w:sz w:val="24" /></w:rPr><w:t xml:space="preserve">PC-M5 milestone completion per Section 27.6 — mandatory annual review of full 25-agent programme performance</w:t></w:r><w:r></w:r></w:p><w:p w14:paraId="533D2F33"><w:pPr><w:pStyle w:val="886" /><w:pBdr></w:pBdr><w:spacing w:after="80" w:before="0" /><w:ind w:left="400" /><w:rPr></w:rPr></w:pPr><w:r><w:rPr><w:rFonts w:hint="default" w:ascii="Arial" w:hAnsi="Arial" w:eastAsia="Arial" w:cs="Arial" /><w:b/><w:sz w:val="24" /></w:rPr><w:t xml:space="preserve">Amendment Reference:  </w:t></w:r><w:r><w:rPr><w:rFonts w:hint="default" w:ascii="Arial" w:hAnsi="Arial" w:eastAsia="Arial" w:cs="Arial" /><w:sz w:val="24" /></w:rPr><w:t xml:space="preserve">AMD-002 — Programme Evolution &amp; Expansion Scope (successor to AMD-001)</w:t></w:r><w:r></w:r></w:p><w:p w14:paraId="47C2B374"><w:pPr><w:pStyle w:val="886" /><w:pBdr></w:pBdr><w:spacing w:after="80" w:before="200" /><w:ind /><w:rPr></w:rPr></w:pPr><w:r><w:rPr><w:rFonts w:hint="default" w:ascii="Arial" w:hAnsi="Arial" w:eastAsia="Arial" w:cs="Arial" /><w:b/><w:color w:val="2e75b6" /><w:sz w:val="28" /></w:rPr><w:t xml:space="preserve">28.2  Full Programme Performance Assessment</w:t></w:r><w:r></w:r></w:p><w:p w14:paraId="2AF6BD7C"><w:pPr><w:pStyle w:val="886" /><w:pBdr></w:pBdr><w:spacing w:after="100" w:before="0" /><w:ind /><w:rPr></w:rPr></w:pPr><w:r><w:rPr><w:rFonts w:hint="default" w:ascii="Arial" w:hAnsi="Arial" w:eastAsia="Arial" w:cs="Arial" /><w:b w:val="0"/><w:sz w:val="24" /></w:rPr><w:t xml:space="preserve">The APR-2028 assessment covers all 25 live agents across four SLA Groups. Performance is measured against thresholds established in Section 17 and updated by AMD-001 decisions.</w:t></w:r><w:r></w:r></w:p><w:p w14:paraId="6EB19307"><w:pPr><w:pStyle w:val="886" /><w:pBdr></w:pBdr><w:spacing w:after="80" w:before="0" /><w:ind w:left="400" /><w:rPr></w:rPr></w:pPr><w:r><w:rPr><w:rFonts w:hint="default" w:ascii="Arial" w:hAnsi="Arial" w:eastAsia="Arial" w:cs="Arial" /><w:b/><w:sz w:val="24" /></w:rPr><w:t xml:space="preserve">Group A (5 agents — Kelly, Signal, Aria, Blaze, Nova):  </w:t></w:r><w:r><w:rPr><w:rFonts w:hint="default" w:ascii="Arial" w:hAnsi="Arial" w:eastAsia="Arial" w:cs="Arial" /><w:sz w:val="24" /></w:rPr><w:t xml:space="preserve">Accuracy ≥95%, Completion ≥92%, Uptime ≥99.0%, Escalation ≤5%. Q1 2028 assessment: all Group A agents in sustained compliance. No performance remediation required.</w:t></w:r><w:r></w:r></w:p><w:p w14:paraId="429D260D"><w:pPr><w:pStyle w:val="886" /><w:pBdr></w:pBdr><w:spacing w:after="80" w:before="0" /><w:ind w:left="400" /><w:rPr></w:rPr></w:pPr><w:r><w:rPr><w:rFonts w:hint="default" w:ascii="Arial" w:hAnsi="Arial" w:eastAsia="Arial" w:cs="Arial" /><w:b/><w:sz w:val="24" /></w:rPr><w:t xml:space="preserve">Group B (6 agents — Compass, Remy, Scout, Finn, Hana, Shore):  </w:t></w:r><w:r><w:rPr><w:rFonts w:hint="default" w:ascii="Arial" w:hAnsi="Arial" w:eastAsia="Arial" w:cs="Arial" /><w:sz w:val="24" /></w:rPr><w:t xml:space="preserve">Accuracy ≥93%, Completion ≥90%, Uptime ≥98.5%, Escalation ≤7%. Shore (#25) completes 90-day stabilisation period (PC-M4) in Q1 2028. Ember Group B final assignment confirmed by SC at APR-2028.</w:t></w:r><w:r></w:r></w:p><w:p w14:paraId="2B69CD0E"><w:pPr><w:pStyle w:val="886" /><w:pBdr></w:pBdr><w:spacing w:after="80" w:before="0" /><w:ind w:left="400" /><w:rPr></w:rPr></w:pPr><w:r><w:rPr><w:rFonts w:hint="default" w:ascii="Arial" w:hAnsi="Arial" w:eastAsia="Arial" w:cs="Arial" /><w:b/><w:sz w:val="24" /></w:rPr><w:t xml:space="preserve">Group C (7 agents — Atlas, Bo, Forge, Leo, Ops, Stone, Pulse):  </w:t></w:r><w:r><w:rPr><w:rFonts w:hint="default" w:ascii="Arial" w:hAnsi="Arial" w:eastAsia="Arial" w:cs="Arial" /><w:sz w:val="24" /></w:rPr><w:t xml:space="preserve">Accuracy ≥94%, Completion ≥91%, Uptime ≥99.0%, Escalation ≤6%. Pulse (#24) completes 90-day stabilisation in Q1 2028. Stone continuous improvement review: P-LOW backlog cleared.</w:t></w:r><w:r></w:r></w:p><w:p w14:paraId="079996DC"><w:pPr><w:pStyle w:val="886" /><w:pBdr></w:pBdr><w:spacing w:after="80" w:before="0" /><w:ind w:left="400" /><w:rPr></w:rPr></w:pPr><w:r><w:rPr><w:rFonts w:hint="default" w:ascii="Arial" w:hAnsi="Arial" w:eastAsia="Arial" w:cs="Arial" /><w:b/><w:sz w:val="24" /></w:rPr><w:t xml:space="preserve">Group D (6 agents — Core, Nexus, Rex, Guardian, Talent, Vega):  </w:t></w:r><w:r><w:rPr><w:rFonts w:hint="default" w:ascii="Arial" w:hAnsi="Arial" w:eastAsia="Arial" w:cs="Arial" /><w:sz w:val="24" /></w:rPr><w:t xml:space="preserve">Accuracy ≥97%, Completion ≥95%, Uptime ≥99.5%, Escalation ≤4%. Highest-criticality group; Q1 2028 results confirm Vega (#21) sustained Group D compliance post Phase B go-live.</w:t></w:r><w:r></w:r></w:p><w:p w14:paraId="743372B1"><w:pPr><w:pStyle w:val="886" /><w:pBdr></w:pBdr><w:spacing w:after="100" w:before="0" /><w:ind /><w:rPr></w:rPr></w:pPr><w:r><w:rPr><w:rFonts w:hint="default" w:ascii="Arial" w:hAnsi="Arial" w:eastAsia="Arial" w:cs="Arial" /><w:b w:val="0"/><w:sz w:val="24" /></w:rPr><w:t xml:space="preserve">Overall programme uptime across all 25 agents for Q1 2028: target ≥98.5% weighted average. SC reviews aggregate KPI dashboard (Pulse output) as primary evidence for APR-2028 conclusions.</w:t></w:r><w:r></w:r></w:p><w:p w14:paraId="33402481"><w:pPr><w:pStyle w:val="886" /><w:pBdr></w:pBdr><w:spacing w:after="80" w:before="200" /><w:ind /><w:rPr></w:rPr></w:pPr><w:r><w:rPr><w:rFonts w:hint="default" w:ascii="Arial" w:hAnsi="Arial" w:eastAsia="Arial" w:cs="Arial" /><w:b/><w:color w:val="2e75b6" /><w:sz w:val="28" /></w:rPr><w:t xml:space="preserve">28.3  AMD-002 Scope Definition</w:t></w:r><w:r></w:r></w:p><w:p w14:paraId="75A6DE65"><w:pPr><w:pStyle w:val="886" /><w:pBdr></w:pBdr><w:spacing w:after="100" w:before="0" /><w:ind /><w:rPr></w:rPr></w:pPr><w:r><w:rPr><w:rFonts w:hint="default" w:ascii="Arial" w:hAnsi="Arial" w:eastAsia="Arial" w:cs="Arial" /><w:b w:val="0"/><w:sz w:val="24" /></w:rPr><w:t xml:space="preserve">AMD-002 is the formal amendment document authorising programme evolution activities beyond the v3.0 deployment baseline. The SC ratifies AMD-002 scope at the APR-2028 session. AMD-002 may encompass the following workstreams:</w:t></w:r><w:r></w:r></w:p><w:p w14:paraId="4CD7F214"><w:pPr><w:pStyle w:val="886" /><w:pBdr></w:pBdr><w:spacing w:after="80" w:before="0" /><w:ind w:left="400" /><w:rPr></w:rPr></w:pPr><w:r><w:rPr><w:rFonts w:hint="default" w:ascii="Arial" w:hAnsi="Arial" w:eastAsia="Arial" w:cs="Arial" /><w:b/><w:sz w:val="24" /></w:rPr><w:t xml:space="preserve">AMD-002-WS1 — Agent Capability Enhancement:  </w:t></w:r><w:r><w:rPr><w:rFonts w:hint="default" w:ascii="Arial" w:hAnsi="Arial" w:eastAsia="Arial" w:cs="Arial" /><w:sz w:val="24" /></w:rPr><w:t xml:space="preserve">Upgrade and retrain existing agents based on 12-month operational data. Scope includes model version updates, prompt engineering improvements, and tool integration expansions for any of the 25 live agents.</w:t></w:r><w:r></w:r></w:p><w:p w14:paraId="02C0B077"><w:pPr><w:pStyle w:val="886" /><w:pBdr></w:pBdr><w:spacing w:after="80" w:before="0" /><w:ind w:left="400" /><w:rPr></w:rPr></w:pPr><w:r><w:rPr><w:rFonts w:hint="default" w:ascii="Arial" w:hAnsi="Arial" w:eastAsia="Arial" w:cs="Arial" /><w:b/><w:sz w:val="24" /></w:rPr><w:t xml:space="preserve">AMD-002-WS2 — New Agent Commissioning (v4.0 Pipeline):  </w:t></w:r><w:r><w:rPr><w:rFonts w:hint="default" w:ascii="Arial" w:hAnsi="Arial" w:eastAsia="Arial" w:cs="Arial" /><w:sz w:val="24" /></w:rPr><w:t xml:space="preserve">Evaluate and commission additional AI agents beyond Shore (#25) to address coverage gaps identified in APR-2028. Candidate departments: PROC, PM, FIN for deeper AI integration. New agents follow established Phase D framework.</w:t></w:r><w:r></w:r></w:p><w:p w14:paraId="64944A55"><w:pPr><w:pStyle w:val="886" /><w:pBdr></w:pBdr><w:spacing w:after="80" w:before="0" /><w:ind w:left="400" /><w:rPr></w:rPr></w:pPr><w:r><w:rPr><w:rFonts w:hint="default" w:ascii="Arial" w:hAnsi="Arial" w:eastAsia="Arial" w:cs="Arial" /><w:b/><w:sz w:val="24" /></w:rPr><w:t xml:space="preserve">AMD-002-WS3 — Infrastructure Scaling:  </w:t></w:r><w:r><w:rPr><w:rFonts w:hint="default" w:ascii="Arial" w:hAnsi="Arial" w:eastAsia="Arial" w:cs="Arial" /><w:sz w:val="24" /></w:rPr><w:t xml:space="preserve">Review infrastructure capacity against 25-agent load. Authorise scaling investments if uptime or latency thresholds are at risk. Budget envelope subject to SC approval.</w:t></w:r><w:r></w:r></w:p><w:p w14:paraId="231F6B8A"><w:pPr><w:pStyle w:val="886" /><w:pBdr></w:pBdr><w:spacing w:after="80" w:before="0" /><w:ind w:left="400" /><w:rPr></w:rPr></w:pPr><w:r><w:rPr><w:rFonts w:hint="default" w:ascii="Arial" w:hAnsi="Arial" w:eastAsia="Arial" w:cs="Arial" /><w:b/><w:sz w:val="24" /></w:rPr><w:t xml:space="preserve">AMD-002-WS4 — Governance &amp; Compliance Refresh:  </w:t></w:r><w:r><w:rPr><w:rFonts w:hint="default" w:ascii="Arial" w:hAnsi="Arial" w:eastAsia="Arial" w:cs="Arial" /><w:sz w:val="24" /></w:rPr><w:t xml:space="preserve">Update SOP sections (S17–S22) to reflect 25-agent operational experience. Incorporate updated PDPA/GDPR guidance, AI regulation developments, and lessons learned from Phase B and Phase C deployments.</w:t></w:r><w:r></w:r></w:p><w:p w14:paraId="6FEBE650"><w:pPr><w:pStyle w:val="886" /><w:pBdr></w:pBdr><w:spacing w:after="80" w:before="0" /><w:ind w:left="400" /><w:rPr></w:rPr></w:pPr><w:r><w:rPr><w:rFonts w:hint="default" w:ascii="Arial" w:hAnsi="Arial" w:eastAsia="Arial" w:cs="Arial" /><w:b/><w:sz w:val="24" /></w:rPr><w:t xml:space="preserve">AMD-002-WS5 — Cross-Agent Orchestration Expansion:  </w:t></w:r><w:r><w:rPr><w:rFonts w:hint="default" w:ascii="Arial" w:hAnsi="Arial" w:eastAsia="Arial" w:cs="Arial" /><w:sz w:val="24" /></w:rPr><w:t xml:space="preserve">Extend orchestration protocols (S16) to include Phase C agents. Define Pulse as real-time orchestration visibility layer for all 25 agents. Review Shore–Ember dependency chain and formalise as permanent integration standard.</w:t></w:r><w:r></w:r></w:p><w:p w14:paraId="67E3BF56"><w:pPr><w:pStyle w:val="886" /><w:pBdr></w:pBdr><w:spacing w:after="100" w:before="0" /><w:ind /><w:rPr></w:rPr></w:pPr><w:r><w:rPr><w:rFonts w:hint="default" w:ascii="Arial" w:hAnsi="Arial" w:eastAsia="Arial" w:cs="Arial" /><w:b w:val="0"/><w:sz w:val="24" /></w:rPr><w:t xml:space="preserve">AMD-002 is not limited to the workstreams above. The SC may ratify additional scope items raised during APR-2028. All AMD-002 decisions are logged in the Steering Committee decision register and assigned owners with Q3 2028 target delivery.</w:t></w:r><w:r></w:r></w:p><w:p w14:paraId="543494B8"><w:pPr><w:pStyle w:val="886" /><w:pBdr></w:pBdr><w:spacing w:after="80" w:before="200" /><w:ind /><w:rPr></w:rPr></w:pPr><w:r><w:rPr><w:rFonts w:hint="default" w:ascii="Arial" w:hAnsi="Arial" w:eastAsia="Arial" w:cs="Arial" /><w:b/><w:color w:val="2e75b6" /><w:sz w:val="28" /></w:rPr><w:t xml:space="preserve">28.4  APR-2028 Key Findings &amp; Recommendations</w:t></w:r><w:r></w:r></w:p><w:p w14:paraId="4F0A31F9"><w:pPr><w:pStyle w:val="886" /><w:pBdr></w:pBdr><w:spacing w:after="100" w:before="0" /><w:ind /><w:rPr></w:rPr></w:pPr><w:r><w:rPr><w:rFonts w:hint="default" w:ascii="Arial" w:hAnsi="Arial" w:eastAsia="Arial" w:cs="Arial" /><w:b w:val="0"/><w:sz w:val="24" /></w:rPr><w:t xml:space="preserve">The following findings and SC recommendations are recorded as outputs of the Q1 2028 Annual Programme Review:</w:t></w:r><w:r></w:r></w:p><w:p w14:paraId="7DBEDFCD"><w:pPr><w:pStyle w:val="886" /><w:pBdr></w:pBdr><w:spacing w:after="80" w:before="0" /><w:ind w:left="400" /><w:rPr></w:rPr></w:pPr><w:r><w:rPr><w:rFonts w:hint="default" w:ascii="Arial" w:hAnsi="Arial" w:eastAsia="Arial" w:cs="Arial" /><w:b/><w:sz w:val="24" /></w:rPr><w:t xml:space="preserve">Finding F-2028-01:  </w:t></w:r><w:r><w:rPr><w:rFonts w:hint="default" w:ascii="Arial" w:hAnsi="Arial" w:eastAsia="Arial" w:cs="Arial" /><w:sz w:val="24" /></w:rPr><w:t xml:space="preserve">All 25 agents are live and operating within SLA thresholds. Phase C deployment (Pulse &amp; Shore) completed without P-CRIT incidents. Recommendation: Declare programme fully operational at v3.0 baseline.</w:t></w:r><w:r></w:r></w:p><w:p w14:paraId="27FB4C2A"><w:pPr><w:pStyle w:val="886" /><w:pBdr></w:pBdr><w:spacing w:after="80" w:before="0" /><w:ind w:left="400" /><w:rPr></w:rPr></w:pPr><w:r><w:rPr><w:rFonts w:hint="default" w:ascii="Arial" w:hAnsi="Arial" w:eastAsia="Arial" w:cs="Arial" /><w:b/><w:sz w:val="24" /></w:rPr><w:t xml:space="preserve">Finding F-2028-02:  </w:t></w:r><w:r><w:rPr><w:rFonts w:hint="default" w:ascii="Arial" w:hAnsi="Arial" w:eastAsia="Arial" w:cs="Arial" /><w:sz w:val="24" /></w:rPr><w:t xml:space="preserve">Pulse KPI dashboard provides real-time visibility across all 13 departments, reducing manual reporting effort by an estimated 40%. Recommendation: Formalise Pulse as primary programme performance reporting tool.</w:t></w:r><w:r></w:r></w:p><w:p w14:paraId="40D4E835"><w:pPr><w:pStyle w:val="886" /><w:pBdr></w:pBdr><w:spacing w:after="80" w:before="0" /><w:ind w:left="400" /><w:rPr></w:rPr></w:pPr><w:r><w:rPr><w:rFonts w:hint="default" w:ascii="Arial" w:hAnsi="Arial" w:eastAsia="Arial" w:cs="Arial" /><w:b/><w:sz w:val="24" /></w:rPr><w:t xml:space="preserve">Finding F-2028-03:  </w:t></w:r><w:r><w:rPr><w:rFonts w:hint="default" w:ascii="Arial" w:hAnsi="Arial" w:eastAsia="Arial" w:cs="Arial" /><w:sz w:val="24" /></w:rPr><w:t xml:space="preserve">Shore post-installation support resolution rate exceeds baseline target within stabilisation period. Ember–Shore integration operating as designed. Recommendation: Promote Shore to full Group B standing effective Q2 2028.</w:t></w:r><w:r></w:r></w:p><w:p w14:paraId="757D4924"><w:pPr><w:pStyle w:val="886" /><w:pBdr></w:pBdr><w:spacing w:after="80" w:before="0" /><w:ind w:left="400" /><w:rPr></w:rPr></w:pPr><w:r><w:rPr><w:rFonts w:hint="default" w:ascii="Arial" w:hAnsi="Arial" w:eastAsia="Arial" w:cs="Arial" /><w:b/><w:sz w:val="24" /></w:rPr><w:t xml:space="preserve">Finding F-2028-04:  </w:t></w:r><w:r><w:rPr><w:rFonts w:hint="default" w:ascii="Arial" w:hAnsi="Arial" w:eastAsia="Arial" w:cs="Arial" /><w:sz w:val="24" /></w:rPr><w:t xml:space="preserve">Three agents (Atlas, Bo, Forge — Group C) show Completion metric within 1% of threshold. No SLA breach recorded, but proactive improvement recommended. Recommendation: SC assigns improvement plan under AMD-002-WS1 by Q2 2028.</w:t></w:r><w:r></w:r></w:p><w:p w14:paraId="7DF9EC90"><w:pPr><w:pStyle w:val="886" /><w:pBdr></w:pBdr><w:spacing w:after="80" w:before="0" /><w:ind w:left="400" /><w:rPr></w:rPr></w:pPr><w:r><w:rPr><w:rFonts w:hint="default" w:ascii="Arial" w:hAnsi="Arial" w:eastAsia="Arial" w:cs="Arial" /><w:b/><w:sz w:val="24" /></w:rPr><w:t xml:space="preserve">Finding F-2028-05:  </w:t></w:r><w:r><w:rPr><w:rFonts w:hint="default" w:ascii="Arial" w:hAnsi="Arial" w:eastAsia="Arial" w:cs="Arial" /><w:sz w:val="24" /></w:rPr><w:t xml:space="preserve">PDPA/GDPR audit (S19 compliance check) confirms all 25 agents compliant with data retention and processing standards as of Q1 2028. Recommendation: Schedule next compliance audit for Q1 2029 under AMD-002-WS4.</w:t></w:r><w:r></w:r></w:p><w:p w14:paraId="6E5B27CD"><w:pPr><w:pStyle w:val="886" /><w:pBdr></w:pBdr><w:spacing w:after="80" w:before="200" /><w:ind /><w:rPr></w:rPr></w:pPr><w:r><w:rPr><w:rFonts w:hint="default" w:ascii="Arial" w:hAnsi="Arial" w:eastAsia="Arial" w:cs="Arial" /><w:b/><w:color w:val="2e75b6" /><w:sz w:val="28" /></w:rPr><w:t xml:space="preserve">28.5  APR-2028 SC Decisions</w:t></w:r><w:r></w:r></w:p><w:p w14:paraId="7B8192D0"><w:pPr><w:pStyle w:val="886" /><w:pBdr></w:pBdr><w:spacing w:after="100" w:before="0" /><w:ind /><w:rPr></w:rPr></w:pPr><w:r><w:rPr><w:rFonts w:hint="default" w:ascii="Arial" w:hAnsi="Arial" w:eastAsia="Arial" w:cs="Arial" /><w:b w:val="0"/><w:sz w:val="24" /></w:rPr><w:t xml:space="preserve">The Steering Committee records the following formal decisions at the APR-2028 session:</w:t></w:r><w:r></w:r></w:p><w:p w14:paraId="32B5684E"><w:pPr><w:pStyle w:val="886" /><w:pBdr></w:pBdr><w:spacing w:after="80" w:before="0" /><w:ind w:left="400" /><w:rPr></w:rPr></w:pPr><w:r><w:rPr><w:rFonts w:hint="default" w:ascii="Arial" w:hAnsi="Arial" w:eastAsia="Arial" w:cs="Arial" /><w:b/><w:sz w:val="24" /></w:rPr><w:t xml:space="preserve">Decision SC-2028-01:  </w:t></w:r><w:r><w:rPr><w:rFonts w:hint="default" w:ascii="Arial" w:hAnsi="Arial" w:eastAsia="Arial" w:cs="Arial" /><w:sz w:val="24" /></w:rPr><w:t xml:space="preserve">v3.0 programme declared fully operational. All 25 agents active across 13 departments. AMD-001 scope formally closed.</w:t></w:r><w:r></w:r></w:p><w:p w14:paraId="31073EF0"><w:pPr><w:pStyle w:val="886" /><w:pBdr></w:pBdr><w:spacing w:after="80" w:before="0" /><w:ind w:left="400" /><w:rPr></w:rPr></w:pPr><w:r><w:rPr><w:rFonts w:hint="default" w:ascii="Arial" w:hAnsi="Arial" w:eastAsia="Arial" w:cs="Arial" /><w:b/><w:sz w:val="24" /></w:rPr><w:t xml:space="preserve">Decision SC-2028-02:  </w:t></w:r><w:r><w:rPr><w:rFonts w:hint="default" w:ascii="Arial" w:hAnsi="Arial" w:eastAsia="Arial" w:cs="Arial" /><w:sz w:val="24" /></w:rPr><w:t xml:space="preserve">AMD-002 ratified with all five workstreams (WS1–WS5) authorised for planning. WS1 and WS4 designated P0 priority. WS2, WS3, WS5 designated P1.</w:t></w:r><w:r></w:r></w:p><w:p w14:paraId="0B5D5D11"><w:pPr><w:pStyle w:val="886" /><w:pBdr></w:pBdr><w:spacing w:after="80" w:before="0" /><w:ind w:left="400" /><w:rPr></w:rPr></w:pPr><w:r><w:rPr><w:rFonts w:hint="default" w:ascii="Arial" w:hAnsi="Arial" w:eastAsia="Arial" w:cs="Arial" /><w:b/><w:sz w:val="24" /></w:rPr><w:t xml:space="preserve">Decision SC-2028-03:  </w:t></w:r><w:r><w:rPr><w:rFonts w:hint="default" w:ascii="Arial" w:hAnsi="Arial" w:eastAsia="Arial" w:cs="Arial" /><w:sz w:val="24" /></w:rPr><w:t xml:space="preserve">Pulse formalised as programme-wide KPI reporting tool effective Q2 2028. Monthly KPI dashboard reports to SC replacing manual summary process.</w:t></w:r><w:r></w:r></w:p><w:p w14:paraId="174BCC5A"><w:pPr><w:pStyle w:val="886" /><w:pBdr></w:pBdr><w:spacing w:after="80" w:before="0" /><w:ind w:left="400" /><w:rPr></w:rPr></w:pPr><w:r><w:rPr><w:rFonts w:hint="default" w:ascii="Arial" w:hAnsi="Arial" w:eastAsia="Arial" w:cs="Arial" /><w:b/><w:sz w:val="24" /></w:rPr><w:t xml:space="preserve">Decision SC-2028-04:  </w:t></w:r><w:r><w:rPr><w:rFonts w:hint="default" w:ascii="Arial" w:hAnsi="Arial" w:eastAsia="Arial" w:cs="Arial" /><w:sz w:val="24" /></w:rPr><w:t xml:space="preserve">Shore promoted to full Group B SLA standing effective Q2 2028. Group B revised to 7 agents: Compass, Remy, Scout, Finn, Hana, Ember, Shore.</w:t></w:r><w:r></w:r></w:p><w:p w14:paraId="203FCF78"><w:pPr><w:pStyle w:val="886" /><w:pBdr></w:pBdr><w:spacing w:after="80" w:before="0" /><w:ind w:left="400" /><w:rPr></w:rPr></w:pPr><w:r><w:rPr><w:rFonts w:hint="default" w:ascii="Arial" w:hAnsi="Arial" w:eastAsia="Arial" w:cs="Arial" /><w:b/><w:sz w:val="24" /></w:rPr><w:t xml:space="preserve">Decision SC-2028-05:  </w:t></w:r><w:r><w:rPr><w:rFonts w:hint="default" w:ascii="Arial" w:hAnsi="Arial" w:eastAsia="Arial" w:cs="Arial" /><w:sz w:val="24" /></w:rPr><w:t xml:space="preserve">Next Annual Programme Review scheduled for Q1 2029. AMD-002 interim progress review at Q3 2028 SC meeting.</w:t></w:r><w:r></w:r></w:p><w:p w14:paraId="4635AFE2"><w:pPr><w:pStyle w:val="886" /><w:pBdr></w:pBdr><w:spacing w:after="80" w:before="200" /><w:ind /><w:rPr></w:rPr></w:pPr><w:r><w:rPr><w:rFonts w:hint="default" w:ascii="Arial" w:hAnsi="Arial" w:eastAsia="Arial" w:cs="Arial" /><w:b/><w:color w:val="2e75b6" /><w:sz w:val="28" /></w:rPr><w:t xml:space="preserve">28.6  Programme Milestones — Post APR-2028</w:t></w:r><w:r></w:r></w:p><w:p w14:paraId="22456288"><w:pPr><w:pStyle w:val="886" /><w:pBdr></w:pBdr><w:spacing w:after="100" w:before="0" /><w:ind /><w:rPr></w:rPr></w:pPr><w:r><w:rPr><w:rFonts w:hint="default" w:ascii="Arial" w:hAnsi="Arial" w:eastAsia="Arial" w:cs="Arial" /><w:b w:val="0"/><w:sz w:val="24" /></w:rPr><w:t xml:space="preserve">The following milestones govern programme activity following the Q1 2028 Annual Programme Review and AMD-002 ratification:</w:t></w:r><w:r></w:r></w:p><w:p w14:paraId="01E0CBCB"><w:pPr><w:pStyle w:val="886" /><w:pBdr></w:pBdr><w:spacing w:after="80" w:before="0" /><w:ind w:left="400" /><w:rPr></w:rPr></w:pPr><w:r><w:rPr><w:rFonts w:hint="default" w:ascii="Arial" w:hAnsi="Arial" w:eastAsia="Arial" w:cs="Arial" /><w:b/><w:sz w:val="24" /></w:rPr><w:t xml:space="preserve">APR-M1 (Q2 2028):  </w:t></w:r><w:r><w:rPr><w:rFonts w:hint="default" w:ascii="Arial" w:hAnsi="Arial" w:eastAsia="Arial" w:cs="Arial" /><w:sz w:val="24" /></w:rPr><w:t xml:space="preserve">AMD-002-WS1 improvement plans submitted for Atlas, Bo, Forge. Pulse formalised as reporting tool; first monthly KPI report published.</w:t></w:r><w:r></w:r></w:p><w:p w14:paraId="2B58C011"><w:pPr><w:pStyle w:val="886" /><w:pBdr></w:pBdr><w:spacing w:after="80" w:before="0" /><w:ind w:left="400" /><w:rPr></w:rPr></w:pPr><w:r><w:rPr><w:rFonts w:hint="default" w:ascii="Arial" w:hAnsi="Arial" w:eastAsia="Arial" w:cs="Arial" /><w:b/><w:sz w:val="24" /></w:rPr><w:t xml:space="preserve">APR-M2 (Q2 2028):  </w:t></w:r><w:r><w:rPr><w:rFonts w:hint="default" w:ascii="Arial" w:hAnsi="Arial" w:eastAsia="Arial" w:cs="Arial" /><w:sz w:val="24" /></w:rPr><w:t xml:space="preserve">Shore Group B promotion effective. Group B revised to 7 agents. SLA thresholds updated in S17 amendment under AMD-002-WS4.</w:t></w:r><w:r></w:r></w:p><w:p w14:paraId="61506197"><w:pPr><w:pStyle w:val="886" /><w:pBdr></w:pBdr><w:spacing w:after="80" w:before="0" /><w:ind w:left="400" /><w:rPr></w:rPr></w:pPr><w:r><w:rPr><w:rFonts w:hint="default" w:ascii="Arial" w:hAnsi="Arial" w:eastAsia="Arial" w:cs="Arial" /><w:b/><w:sz w:val="24" /></w:rPr><w:t xml:space="preserve">APR-M3 (Q3 2028):  </w:t></w:r><w:r><w:rPr><w:rFonts w:hint="default" w:ascii="Arial" w:hAnsi="Arial" w:eastAsia="Arial" w:cs="Arial" /><w:sz w:val="24" /></w:rPr><w:t xml:space="preserve">AMD-002 interim progress review. WS2 candidate agent shortlist presented to SC. WS3 infrastructure scaling assessment completed.</w:t></w:r><w:r></w:r></w:p><w:p w14:paraId="00696994"><w:pPr><w:pStyle w:val="886" /><w:pBdr></w:pBdr><w:spacing w:after="80" w:before="0" /><w:ind w:left="400" /><w:rPr></w:rPr></w:pPr><w:r><w:rPr><w:rFonts w:hint="default" w:ascii="Arial" w:hAnsi="Arial" w:eastAsia="Arial" w:cs="Arial" /><w:b/><w:sz w:val="24" /></w:rPr><w:t xml:space="preserve">APR-M4 (Q3 2028):  </w:t></w:r><w:r><w:rPr><w:rFonts w:hint="default" w:ascii="Arial" w:hAnsi="Arial" w:eastAsia="Arial" w:cs="Arial" /><w:sz w:val="24" /></w:rPr><w:t xml:space="preserve">AMD-002-WS5 orchestration expansion design approved. Pulse integration with all 25 agents verified.</w:t></w:r><w:r></w:r></w:p><w:p w14:paraId="5F8FE07D"><w:pPr><w:pStyle w:val="886" /><w:pBdr></w:pBdr><w:spacing w:after="80" w:before="0" /><w:ind w:left="400" /><w:rPr></w:rPr></w:pPr><w:r><w:rPr><w:rFonts w:hint="default" w:ascii="Arial" w:hAnsi="Arial" w:eastAsia="Arial" w:cs="Arial" /><w:b/><w:sz w:val="24" /></w:rPr><w:t xml:space="preserve">APR-M5 (Q1 2029):  </w:t></w:r><w:r><w:rPr><w:rFonts w:hint="default" w:ascii="Arial" w:hAnsi="Arial" w:eastAsia="Arial" w:cs="Arial" /><w:sz w:val="24" /></w:rPr><w:t xml:space="preserve">Next Annual Programme Review (APR-2029). AMD-002 WS1–WS5 progress assessed. v4.0 new agent commissioning decision expected.</w:t></w:r><w:r></w:r></w:p><w:p w14:paraId="0B6E2CA9"><w:pPr><w:pStyle w:val="886" /><w:pBdr></w:pBdr><w:spacing w:after="80" w:before="200" /><w:ind /><w:rPr></w:rPr></w:pPr><w:r><w:rPr><w:rFonts w:hint="default" w:ascii="Arial" w:hAnsi="Arial" w:eastAsia="Arial" w:cs="Arial" /><w:b/><w:color w:val="2e75b6" /><w:sz w:val="28" /></w:rPr><w:t xml:space="preserve">28.7  Amendment Record — AMD-002</w:t></w:r><w:r></w:r></w:p><w:p w14:paraId="24AE98E0"><w:pPr><w:pStyle w:val="886" /><w:pBdr></w:pBdr><w:spacing w:after="100" w:before="0" /><w:ind /><w:rPr></w:rPr></w:pPr><w:r><w:rPr><w:rFonts w:hint="default" w:ascii="Arial" w:hAnsi="Arial" w:eastAsia="Arial" w:cs="Arial" /><w:b w:val="0"/><w:sz w:val="24" /></w:rPr><w:t xml:space="preserve">This section serves as the formal amendment record for AMD-002.</w:t></w:r><w:r></w:r></w:p><w:p w14:paraId="1E62AC63"><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AMD-002</w:t></w:r><w:r></w:r></w:p><w:p w14:paraId="05B9B57E"><w:pPr><w:pStyle w:val="886" /><w:pBdr></w:pBdr><w:spacing w:after="80" w:before="0" /><w:ind w:left="400" /><w:rPr></w:rPr></w:pPr><w:r><w:rPr><w:rFonts w:hint="default" w:ascii="Arial" w:hAnsi="Arial" w:eastAsia="Arial" w:cs="Arial" /><w:b/><w:sz w:val="24" /></w:rPr><w:t xml:space="preserve">Title:  </w:t></w:r><w:r><w:rPr><w:rFonts w:hint="default" w:ascii="Arial" w:hAnsi="Arial" w:eastAsia="Arial" w:cs="Arial" /><w:sz w:val="24" /></w:rPr><w:t xml:space="preserve">Programme Evolution &amp; Expansion Scope</w:t></w:r><w:r></w:r></w:p><w:p w14:paraId="2662057B"><w:pPr><w:pStyle w:val="886" /><w:pBdr></w:pBdr><w:spacing w:after="80" w:before="0" /><w:ind w:left="400" /><w:rPr></w:rPr></w:pPr><w:r><w:rPr><w:rFonts w:hint="default" w:ascii="Arial" w:hAnsi="Arial" w:eastAsia="Arial" w:cs="Arial" /><w:b/><w:sz w:val="24" /></w:rPr><w:t xml:space="preserve">Ratified:  </w:t></w:r><w:r><w:rPr><w:rFonts w:hint="default" w:ascii="Arial" w:hAnsi="Arial" w:eastAsia="Arial" w:cs="Arial" /><w:sz w:val="24" /></w:rPr><w:t xml:space="preserve">Q1 2028 Annual Programme Review (APR-2028)</w:t></w:r><w:r></w:r></w:p><w:p w14:paraId="21FB5404"><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Steering Committee — unanimous vote, 5/5 voting members</w:t></w:r><w:r></w:r></w:p><w:p w14:paraId="5561BAA5"><w:pPr><w:pStyle w:val="886" /><w:pBdr></w:pBdr><w:spacing w:after="80" w:before="0" /><w:ind w:left="400" /><w:rPr></w:rPr></w:pPr><w:r><w:rPr><w:rFonts w:hint="default" w:ascii="Arial" w:hAnsi="Arial" w:eastAsia="Arial" w:cs="Arial" /><w:b/><w:sz w:val="24" /></w:rPr><w:t xml:space="preserve">Predecessor:  </w:t></w:r><w:r><w:rPr><w:rFonts w:hint="default" w:ascii="Arial" w:hAnsi="Arial" w:eastAsia="Arial" w:cs="Arial" /><w:sz w:val="24" /></w:rPr><w:t xml:space="preserve">AMD-001 (Q1 2027 Annual Governance Review — formally closed SC-2028-01)</w:t></w:r><w:r></w:r></w:p><w:p w14:paraId="6F810836"><w:pPr><w:pStyle w:val="886" /><w:pBdr></w:pBdr><w:spacing w:after="80" w:before="0" /><w:ind w:left="400" /><w:rPr></w:rPr></w:pPr><w:r><w:rPr><w:rFonts w:hint="default" w:ascii="Arial" w:hAnsi="Arial" w:eastAsia="Arial" w:cs="Arial" /><w:b/><w:sz w:val="24" /></w:rPr><w:t xml:space="preserve">Workstreams:  </w:t></w:r><w:r><w:rPr><w:rFonts w:hint="default" w:ascii="Arial" w:hAnsi="Arial" w:eastAsia="Arial" w:cs="Arial" /><w:sz w:val="24" /></w:rPr><w:t xml:space="preserve">WS1 Capability Enhancement (P0) · WS2 New Agent Commissioning (P1) · WS3 Infrastructure Scaling (P1) · WS4 Governance Refresh (P0) · WS5 Orchestration Expansion (P1)</w:t></w:r><w:r></w:r></w:p><w:p w14:paraId="2741843B"><w:pPr><w:pStyle w:val="886" /><w:pBdr></w:pBdr><w:spacing w:after="80" w:before="0" /><w:ind w:left="400" /><w:rPr></w:rPr></w:pPr><w:r><w:rPr><w:rFonts w:hint="default" w:ascii="Arial" w:hAnsi="Arial" w:eastAsia="Arial" w:cs="Arial" /><w:b/><w:sz w:val="24" /></w:rPr><w:t xml:space="preserve">Target Delivery:  </w:t></w:r><w:r><w:rPr><w:rFonts w:hint="default" w:ascii="Arial" w:hAnsi="Arial" w:eastAsia="Arial" w:cs="Arial" /><w:sz w:val="24" /></w:rPr><w:t xml:space="preserve">Q1 2029 (full WS review at APR-2029)</w:t></w:r><w:r></w:r></w:p><w:p w14:paraId="256AFEDB"><w:pPr><w:pStyle w:val="886" /><w:pBdr></w:pBdr><w:spacing w:after="80" w:before="0" /><w:ind w:left="400" /><w:rPr></w:rPr></w:pPr><w:r><w:rPr><w:rFonts w:hint="default" w:ascii="Arial" w:hAnsi="Arial" w:eastAsia="Arial" w:cs="Arial" /><w:b/><w:sz w:val="24" /></w:rPr><w:t xml:space="preserve">Owner:  </w:t></w:r><w:r><w:rPr><w:rFonts w:hint="default" w:ascii="Arial" w:hAnsi="Arial" w:eastAsia="Arial" w:cs="Arial" /><w:sz w:val="24" /></w:rPr><w:t xml:space="preserve">Programme Director, DAPH Decor — with SC oversight</w:t></w:r><w:r></w:r></w:p><w:p w14:paraId="3198EE67"><w:pPr><w:pStyle w:val="886" /><w:pBdr></w:pBdr><w:spacing w:after="80" w:before="0" /><w:ind w:left="400" /><w:rPr></w:rPr></w:pPr><w:r><w:rPr><w:rFonts w:hint="default" w:ascii="Arial" w:hAnsi="Arial" w:eastAsia="Arial" w:cs="Arial" /><w:b/><w:sz w:val="24" /></w:rPr><w:t xml:space="preserve">Status:  </w:t></w:r><w:r><w:rPr><w:rFonts w:hint="default" w:ascii="Arial" w:hAnsi="Arial" w:eastAsia="Arial" w:cs="Arial" /><w:sz w:val="24" /></w:rPr><w:t xml:space="preserve">ACTIVE — AMD-002 ratified Q1 2028</w:t></w:r><w:r></w:r></w:p><w:p w14:paraId="2B3AF67F"><w:pPr><w:pStyle w:val="886" /><w:pBdr></w:pBdr><w:spacing w:after="100" w:before="0" /><w:ind /><w:rPr></w:rPr></w:pPr><w:r><w:rPr><w:rFonts w:hint="default" w:ascii="Arial" w:hAnsi="Arial" w:eastAsia="Arial" w:cs="Arial" /><w:b w:val="0"/><w:sz w:val="24" /></w:rPr><w:t xml:space="preserve">AMD-002 supersedes AMD-001 as the governing amendment framework for the MONOLITH / DAPH Decor AI Agent Programme. All subsequent amendments will reference AMD-002 as the baseline document.</w:t></w:r><w:r></w:r></w:p><w:p w14:paraId="28226A65"><w:pPr><w:pStyle w:val="886" /><w:pBdr></w:pBdr><w:spacing w:after="0" w:before="0" /><w:ind /><w:rPr></w:rPr></w:pPr><w:r><w:rPr><w:rFonts w:hint="default" w:ascii="Arial" w:hAnsi="Arial" w:eastAsia="Arial" w:cs="Arial" /><w:b w:val="0"/><w:sz w:val="24" /></w:rPr></w:r><w:r></w:r></w:p><w:p w14:paraId="3015A430"><w:pPr><w:pStyle w:val="886" /><w:pBdr></w:pBdr><w:spacing w:after="0" w:before="0" /><w:ind /><w:rPr></w:rPr></w:pPr><w:r><w:rPr><w:rFonts w:hint="default" w:ascii="Arial" w:hAnsi="Arial" w:eastAsia="Arial" w:cs="Arial" /><w:b w:val="0"/><w:sz w:val="24" /></w:rPr></w:r><w:r></w:r></w:p><w:p w14:paraId="5EF363AA"><w:pPr><w:pStyle w:val="886" /><w:pBdr></w:pBdr><w:spacing w:after="100" w:before="320" /><w:ind /><w:rPr></w:rPr></w:pPr><w:r><w:rPr><w:rFonts w:hint="default" w:ascii="Arial" w:hAnsi="Arial" w:eastAsia="Arial" w:cs="Arial" /><w:b/><w:color w:val="1f2d5a" /><w:sz w:val="36" /></w:rPr><w:t xml:space="preserve">29. AMD-002-WS2 — Phase D New Agent Commissioning Framework</w:t></w:r><w:r></w:r></w:p><w:p w14:paraId="182501ED"><w:pPr><w:pStyle w:val="886" /><w:pBdr></w:pBdr><w:spacing w:after="80" w:before="200" /><w:ind /><w:rPr></w:rPr></w:pPr><w:r><w:rPr><w:rFonts w:hint="default" w:ascii="Arial" w:hAnsi="Arial" w:eastAsia="Arial" w:cs="Arial" /><w:b/><w:color w:val="2e75b6" /><w:sz w:val="28" /></w:rPr><w:t xml:space="preserve">29.1  Overview</w:t></w:r><w:r></w:r></w:p><w:p w14:paraId="43CCCA0A"><w:pPr><w:pStyle w:val="886" /><w:pBdr></w:pBdr><w:spacing w:after="100" w:before="0" /><w:ind /><w:rPr></w:rPr></w:pPr><w:r><w:rPr><w:rFonts w:hint="default" w:ascii="Arial" w:hAnsi="Arial" w:eastAsia="Arial" w:cs="Arial" /><w:b w:val="0"/><w:sz w:val="24" /></w:rPr><w:t xml:space="preserve">This section defines the Phase D New Agent Commissioning Framework, authorised under AMD-002 Workstream 2 (WS2) at the Q1 2028 Annual Programme Review. Pha</w:t></w:r><w:r><w:rPr><w:rFonts w:hint="default" w:ascii="Arial" w:hAnsi="Arial" w:eastAsia="Arial" w:cs="Arial" /><w:b w:val="0"/><w:sz w:val="24" /></w:rPr><w:t xml:space="preserve">se D governs the design, assessment, development, and go-live of AI agents beyond the v3.0 baseline (agents #26 and above), extending the programme into departments with identified automation opportunities not addressed by the existing 25-agent deployment.</w:t></w:r><w:r></w:r></w:p><w:p w14:paraId="1552CD9D"><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AMD-002-WS2 ratified by SC at APR-2028 (SC-2028-02). WS2 priority: P1.</w:t></w:r><w:r></w:r></w:p><w:p w14:paraId="0E802AB0"><w:pPr><w:pStyle w:val="886" /><w:pBdr></w:pBdr><w:spacing w:after="80" w:before="0" /><w:ind w:left="400" /><w:rPr></w:rPr></w:pPr><w:r><w:rPr><w:rFonts w:hint="default" w:ascii="Arial" w:hAnsi="Arial" w:eastAsia="Arial" w:cs="Arial" /><w:b/><w:sz w:val="24" /></w:rPr><w:t xml:space="preserve">Candidate Departments:  </w:t></w:r><w:r><w:rPr><w:rFonts w:hint="default" w:ascii="Arial" w:hAnsi="Arial" w:eastAsia="Arial" w:cs="Arial" /><w:sz w:val="24" /></w:rPr><w:t xml:space="preserve">FIN (Finance), PM (Project Management), PROC (Procurement) — identified at APR-2028 as highest-priority automation opportunities.</w:t></w:r><w:r></w:r></w:p><w:p w14:paraId="5D14338D"><w:pPr><w:pStyle w:val="886" /><w:pBdr></w:pBdr><w:spacing w:after="80" w:before="0" /><w:ind w:left="400" /><w:rPr></w:rPr></w:pPr><w:r><w:rPr><w:rFonts w:hint="default" w:ascii="Arial" w:hAnsi="Arial" w:eastAsia="Arial" w:cs="Arial" /><w:b/><w:sz w:val="24" /></w:rPr><w:t xml:space="preserve">Candidate Agents (shortlist):  </w:t></w:r><w:r><w:rPr><w:rFonts w:hint="default" w:ascii="Arial" w:hAnsi="Arial" w:eastAsia="Arial" w:cs="Arial" /><w:sz w:val="24" /></w:rPr><w:t xml:space="preserve">Ledger (#26) — FIN/GM · Frame (#27) — PM/OPS · Draft (#28) — PROC/FIN. All names and assignments subject to SC confirmation at Q3 2028 interim review.</w:t></w:r><w:r></w:r></w:p><w:p w14:paraId="053511AD"><w:pPr><w:pStyle w:val="886" /><w:pBdr></w:pBdr><w:spacing w:after="80" w:before="0" /><w:ind w:left="400" /><w:rPr></w:rPr></w:pPr><w:r><w:rPr><w:rFonts w:hint="default" w:ascii="Arial" w:hAnsi="Arial" w:eastAsia="Arial" w:cs="Arial" /><w:b/><w:sz w:val="24" /></w:rPr><w:t xml:space="preserve">Phase D Timeline:  </w:t></w:r><w:r><w:rPr><w:rFonts w:hint="default" w:ascii="Arial" w:hAnsi="Arial" w:eastAsia="Arial" w:cs="Arial" /><w:sz w:val="24" /></w:rPr><w:t xml:space="preserve">Planning Q2–Q3 2028 · SC approval Q3 2028 · Go-live Q3 2028 – Q1 2029 (staggered per priority) · Full Phase D review at APR-2029.</w:t></w:r><w:r></w:r></w:p><w:p w14:paraId="6D0E506A"><w:pPr><w:pStyle w:val="886" /><w:pBdr></w:pBdr><w:spacing w:after="80" w:before="200" /><w:ind /><w:rPr></w:rPr></w:pPr><w:r><w:rPr><w:rFonts w:hint="default" w:ascii="Arial" w:hAnsi="Arial" w:eastAsia="Arial" w:cs="Arial" /><w:b/><w:color w:val="2e75b6" /><w:sz w:val="28" /></w:rPr><w:t xml:space="preserve">29.2  Phase D Commissioning Framework</w:t></w:r><w:r></w:r></w:p><w:p w14:paraId="39A5F8A3"><w:pPr><w:pStyle w:val="886" /><w:pBdr></w:pBdr><w:spacing w:after="100" w:before="0" /><w:ind /><w:rPr></w:rPr></w:pPr><w:r><w:rPr><w:rFonts w:hint="default" w:ascii="Arial" w:hAnsi="Arial" w:eastAsia="Arial" w:cs="Arial" /><w:b w:val="0"/><w:sz w:val="24" /></w:rPr><w:t xml:space="preserve">All Phase D agents must satis</w:t></w:r><w:r><w:rPr><w:rFonts w:hint="default" w:ascii="Arial" w:hAnsi="Arial" w:eastAsia="Arial" w:cs="Arial" /><w:b w:val="0"/><w:sz w:val="24" /></w:rPr><w:t xml:space="preserve">fy five commissioning criteria (PD-CRIT-01 through PD-CRIT-05) before SC approval is granted for development and go-live. These criteria extend the Phase A/B/C assessment model to reflect the matured programme governance established through Sections 17–27.</w:t></w:r><w:r></w:r></w:p><w:p w14:paraId="565E0A05"><w:pPr><w:pStyle w:val="886" /><w:pBdr></w:pBdr><w:spacing w:after="80" w:before="0" /><w:ind w:left="400" /><w:rPr></w:rPr></w:pPr><w:r><w:rPr><w:rFonts w:hint="default" w:ascii="Arial" w:hAnsi="Arial" w:eastAsia="Arial" w:cs="Arial" /><w:b/><w:sz w:val="24" /></w:rPr><w:t xml:space="preserve">PD-CRIT-01 — Business Case Validation:  </w:t></w:r><w:r><w:rPr><w:rFonts w:hint="default" w:ascii="Arial" w:hAnsi="Arial" w:eastAsia="Arial" w:cs="Arial" /><w:sz w:val="24" /></w:rPr><w:t xml:space="preserve">A documented</w:t></w:r><w:r><w:rPr><w:rFonts w:hint="default" w:ascii="Arial" w:hAnsi="Arial" w:eastAsia="Arial" w:cs="Arial" /><w:sz w:val="24" /></w:rPr><w:t xml:space="preserve"> business case, including ROI estimate, department use-case description, and alignment with AMD-002 objectives, must be validated by the Programme Director and approved by SC. Minimum threshold: quantifiable efficiency gain ≥15% vs. current manual process.</w:t></w:r><w:r></w:r></w:p><w:p w14:paraId="427F5A5B"><w:pPr><w:pStyle w:val="886" /><w:pBdr></w:pBdr><w:spacing w:after="80" w:before="0" /><w:ind w:left="400" /><w:rPr></w:rPr></w:pPr><w:r><w:rPr><w:rFonts w:hint="default" w:ascii="Arial" w:hAnsi="Arial" w:eastAsia="Arial" w:cs="Arial" /><w:b/><w:sz w:val="24" /></w:rPr><w:t xml:space="preserve">PD-CRIT-02 — Department Head Sponsorship:  </w:t></w:r><w:r><w:rPr><w:rFonts w:hint="default" w:ascii="Arial" w:hAnsi="Arial" w:eastAsia="Arial" w:cs="Arial" /><w:sz w:val="24" /></w:rPr><w:t xml:space="preserve">The head of the target department must formally sponsor the candidate agent, confirming readiness to support change management, training, and data access requirements. Sponsorship letter lodged with SC secretariat.</w:t></w:r><w:r></w:r></w:p><w:p w14:paraId="05A43923"><w:pPr><w:pStyle w:val="886" /><w:pBdr></w:pBdr><w:spacing w:after="80" w:before="0" /><w:ind w:left="400" /><w:rPr></w:rPr></w:pPr><w:r><w:rPr><w:rFonts w:hint="default" w:ascii="Arial" w:hAnsi="Arial" w:eastAsia="Arial" w:cs="Arial" /><w:b/><w:sz w:val="24" /></w:rPr><w:t xml:space="preserve">PD-CRIT-03 — Technical Integration Assessment:  </w:t></w:r><w:r><w:rPr><w:rFonts w:hint="default" w:ascii="Arial" w:hAnsi="Arial" w:eastAsia="Arial" w:cs="Arial" /><w:sz w:val="24" /></w:rPr><w:t xml:space="preserve">A full technical integration assessment (TIA) covering system connectivity, data pipelines, API availability, and dependency mapping must be completed before development commences. TIA reviewed by IT and the Programme Director.</w:t></w:r><w:r></w:r></w:p><w:p w14:paraId="22E356CA"><w:pPr><w:pStyle w:val="886" /><w:pBdr></w:pBdr><w:spacing w:after="80" w:before="0" /><w:ind w:left="400" /><w:rPr></w:rPr></w:pPr><w:r><w:rPr><w:rFonts w:hint="default" w:ascii="Arial" w:hAnsi="Arial" w:eastAsia="Arial" w:cs="Arial" /><w:b/><w:sz w:val="24" /></w:rPr><w:t xml:space="preserve">PD-CRIT-04 — Training &amp; Change Management Plan:  </w:t></w:r><w:r><w:rPr><w:rFonts w:hint="default" w:ascii="Arial" w:hAnsi="Arial" w:eastAsia="Arial" w:cs="Arial" /><w:sz w:val="24" /></w:rPr><w:t xml:space="preserve">A training plan covering affected staff, a change management communication schedule, and a user-acceptance-testing (UAT) protocol must be approved by SC before go-live authorisation is granted.</w:t></w:r><w:r></w:r></w:p><w:p w14:paraId="30FDF32F"><w:pPr><w:pStyle w:val="886" /><w:pBdr></w:pBdr><w:spacing w:after="80" w:before="0" /><w:ind w:left="400" /><w:rPr></w:rPr></w:pPr><w:r><w:rPr><w:rFonts w:hint="default" w:ascii="Arial" w:hAnsi="Arial" w:eastAsia="Arial" w:cs="Arial" /><w:b/><w:sz w:val="24" /></w:rPr><w:t xml:space="preserve">PD-CRIT-05 — Budget Allocation Confirmation:  </w:t></w:r><w:r><w:rPr><w:rFonts w:hint="default" w:ascii="Arial" w:hAnsi="Arial" w:eastAsia="Arial" w:cs="Arial" /><w:sz w:val="24" /></w:rPr><w:t xml:space="preserve">Budget for development, infrastructure, and first-year operation must be confirmed from the AMD-002 programme envelope and signed off by the Finance Director. No development may commence without confirmed budget.</w:t></w:r><w:r></w:r></w:p><w:p w14:paraId="1781F20B"><w:pPr><w:pStyle w:val="886" /><w:pBdr></w:pBdr><w:spacing w:after="100" w:before="0" /><w:ind /><w:rPr></w:rPr></w:pPr><w:r><w:rPr><w:rFonts w:hint="default" w:ascii="Arial" w:hAnsi="Arial" w:eastAsia="Arial" w:cs="Arial" /><w:b w:val="0"/><w:sz w:val="24" /></w:rPr><w:t xml:space="preserve">Phase D</w:t></w:r><w:r><w:rPr><w:rFonts w:hint="default" w:ascii="Arial" w:hAnsi="Arial" w:eastAsia="Arial" w:cs="Arial" /><w:b w:val="0"/><w:sz w:val="24" /></w:rPr><w:t xml:space="preserve"> agents also inherit all compliance requirements from Section 19 (Data Privacy &amp; AI Compliance) and Section 20 (AI Ethics &amp; Responsible Use Policy). SLA Group assignment follows the methodology in Section 17, with Group confirmed by SC at go-live sign-off.</w:t></w:r><w:r></w:r></w:p><w:p w14:paraId="7C611AB6"><w:pPr><w:pStyle w:val="886" /><w:pBdr></w:pBdr><w:spacing w:after="80" w:before="200" /><w:ind /><w:rPr></w:rPr></w:pPr><w:r><w:rPr><w:rFonts w:hint="default" w:ascii="Arial" w:hAnsi="Arial" w:eastAsia="Arial" w:cs="Arial" /><w:b/><w:color w:val="2e75b6" /><w:sz w:val="28" /></w:rPr><w:t xml:space="preserve">29.3  Candidate Agent Shortlist</w:t></w:r><w:r></w:r></w:p><w:p w14:paraId="45973C5C"><w:pPr><w:pStyle w:val="886" /><w:pBdr></w:pBdr><w:spacing w:after="100" w:before="0" /><w:ind /><w:rPr></w:rPr></w:pPr><w:r><w:rPr><w:rFonts w:hint="default" w:ascii="Arial" w:hAnsi="Arial" w:eastAsia="Arial" w:cs="Arial" /><w:b w:val="0"/><w:sz w:val="24" /></w:rPr><w:t xml:space="preserve">The following three candidate agents were presented to the SC at APR-2028 as the Phase D priority shortlist. The SC directed that full PD-CRIT assessments be completed and submitted at the Q3 2028 interim review.</w:t></w:r><w:r></w:r></w:p><w:p w14:paraId="7A4F3487"><w:pPr><w:pStyle w:val="886" /><w:pBdr></w:pBdr><w:spacing w:after="80" w:before="0" /><w:ind w:left="400" /><w:rPr></w:rPr></w:pPr><w:r><w:rPr><w:rFonts w:hint="default" w:ascii="Arial" w:hAnsi="Arial" w:eastAsia="Arial" w:cs="Arial" /><w:b/><w:sz w:val="24" /></w:rPr><w:t xml:space="preserve">Ledger (#26):  </w:t></w:r><w:r><w:rPr><w:rFonts w:hint="default" w:ascii="Arial" w:hAnsi="Arial" w:eastAsia="Arial" w:cs="Arial" /><w:sz w:val="24" /></w:rPr><w:t xml:space="preserve">Financial Analysis &amp; Reporting AI · Department: FIN/GM · Priority: P0</w:t></w:r><w:r><w:rPr><w:rFonts w:hint="default" w:ascii="Arial" w:hAnsi="Arial" w:eastAsia="Arial" w:cs="Arial" /><w:sz w:val="24" /></w:rPr><w:t xml:space="preserve"> · Function: Automated financial reporting, budget variance analysis, cost forecasting, and FIN-to-GM KPI feeds. Key integrations: Pulse (KPI pipeline), Core (compliance), FIN system. Proposed SLA Group: D (high accuracy required). Target go-live: Q3 2028.</w:t></w:r><w:r></w:r></w:p><w:p w14:paraId="073C5471"><w:pPr><w:pStyle w:val="886" /><w:pBdr></w:pBdr><w:spacing w:after="80" w:before="0" /><w:ind w:left="400" /><w:rPr></w:rPr></w:pPr><w:r><w:rPr><w:rFonts w:hint="default" w:ascii="Arial" w:hAnsi="Arial" w:eastAsia="Arial" w:cs="Arial" /><w:b/><w:sz w:val="24" /></w:rPr><w:t xml:space="preserve">Frame (#27):  </w:t></w:r><w:r><w:rPr><w:rFonts w:hint="default" w:ascii="Arial" w:hAnsi="Arial" w:eastAsia="Arial" w:cs="Arial" /><w:sz w:val="24" /></w:rPr><w:t xml:space="preserve">Project Management AI · </w:t></w:r><w:r><w:rPr><w:rFonts w:hint="default" w:ascii="Arial" w:hAnsi="Arial" w:eastAsia="Arial" w:cs="Arial" /><w:sz w:val="24" /></w:rPr><w:t xml:space="preserve">Department: PM/OPS · Priority: P0 · Function: Project timeline tracking, resource allocation optimisation, milestone reporting, and PM-to-OPS handoff automation. Key integrations: Ops, Pulse (KPI), PM system. Proposed SLA Group: C. Target go-live: Q4 2028.</w:t></w:r><w:r></w:r></w:p><w:p w14:paraId="29DE8AA9"><w:pPr><w:pStyle w:val="886" /><w:pBdr></w:pBdr><w:spacing w:after="80" w:before="0" /><w:ind w:left="400" /><w:rPr></w:rPr></w:pPr><w:r><w:rPr><w:rFonts w:hint="default" w:ascii="Arial" w:hAnsi="Arial" w:eastAsia="Arial" w:cs="Arial" /><w:b/><w:sz w:val="24" /></w:rPr><w:t xml:space="preserve">Draft (#28):  </w:t></w:r><w:r><w:rPr><w:rFonts w:hint="default" w:ascii="Arial" w:hAnsi="Arial" w:eastAsia="Arial" w:cs="Arial" /><w:sz w:val="24" /></w:rPr><w:t xml:space="preserve">Procurement Automation AI · Department: PROC/FIN · Priority: P1 · Function: Proc</w:t></w:r><w:r><w:rPr><w:rFonts w:hint="default" w:ascii="Arial" w:hAnsi="Arial" w:eastAsia="Arial" w:cs="Arial" /><w:sz w:val="24" /></w:rPr><w:t xml:space="preserve">urement workflow automation, vendor management, purchase-order processing, and PROC-to-FIN reconciliation. Key integrations: Ledger (FIN feeds), vendor portals, PROC system. Proposed SLA Group: B (dependency on Ledger operational). Target go-live: Q1 2029.</w:t></w:r><w:r></w:r></w:p><w:p w14:paraId="7A1AE7A9"><w:pPr><w:pStyle w:val="886" /><w:pBdr></w:pBdr><w:spacing w:after="80" w:before="200" /><w:ind /><w:rPr></w:rPr></w:pPr><w:r><w:rPr><w:rFonts w:hint="default" w:ascii="Arial" w:hAnsi="Arial" w:eastAsia="Arial" w:cs="Arial" /><w:b/><w:color w:val="2e75b6" /><w:sz w:val="28" /></w:rPr><w:t xml:space="preserve">29.4  Candidate Assessment — Ledger (#26)</w:t></w:r><w:r></w:r></w:p><w:p w14:paraId="345055CF"><w:pPr><w:pStyle w:val="886" /><w:pBdr></w:pBdr><w:spacing w:after="100" w:before="0" /><w:ind /><w:rPr></w:rPr></w:pPr><w:r><w:rPr><w:rFonts w:hint="default" w:ascii="Arial" w:hAnsi="Arial" w:eastAsia="Arial" w:cs="Arial" /><w:b w:val="0"/><w:sz w:val="24" /></w:rPr><w:t xml:space="preserve">Ledger is the highest-priority Phase D candidate, classified P0 due to direct impact on financial reporting accuracy across 13 departments. The FIN and GM department heads have provided formal sponsorship.</w:t></w:r><w:r></w:r></w:p><w:p w14:paraId="6D993347"><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28% efficiency gain on monthly financial close process. Business case approved by Programme Director. STATUS: PASS.</w:t></w:r><w:r></w:r></w:p><w:p w14:paraId="329506D6"><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FIN Director and GM Head confirmed as co-sponsors. Sponsorship letters lodged Q1 2028. STATUS: PASS.</w:t></w:r><w:r></w:r></w:p><w:p w14:paraId="1D259684"><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TIA in progress; FIN system API connectivity confirmed. Pulse data pipeline interface defined. STATUS: IN PROGRESS — Q2 2028.</w:t></w:r><w:r></w:r></w:p><w:p w14:paraId="2229161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Finance team training plan draft submitted; UAT protocol under review. STATUS: CONDITIONAL — finalise by Q3 2028.</w:t></w:r><w:r></w:r></w:p><w:p w14:paraId="6648A4B2"><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AMD-002 budget envelope allocation confirmed by Finance Director. Development budget approved. STATUS: PASS.</w:t></w:r><w:r></w:r></w:p><w:p w14:paraId="49E1CE1B"><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CONDITIONAL GO — PD-CRIT-03 and PD-CRIT-04 to be resolved by Q3 2028 interim review. Development may begin on non-integration components.</w:t></w:r><w:r></w:r></w:p><w:p w14:paraId="0C19BA47"><w:pPr><w:pStyle w:val="886" /><w:pBdr></w:pBdr><w:spacing w:after="80" w:before="200" /><w:ind /><w:rPr></w:rPr></w:pPr><w:r><w:rPr><w:rFonts w:hint="default" w:ascii="Arial" w:hAnsi="Arial" w:eastAsia="Arial" w:cs="Arial" /><w:b/><w:color w:val="2e75b6" /><w:sz w:val="28" /></w:rPr><w:t xml:space="preserve">29.5  Candidate Assessment — Frame (#27)</w:t></w:r><w:r></w:r></w:p><w:p w14:paraId="004ED08B"><w:pPr><w:pStyle w:val="886" /><w:pBdr></w:pBdr><w:spacing w:after="100" w:before="0" /><w:ind /><w:rPr></w:rPr></w:pPr><w:r><w:rPr><w:rFonts w:hint="default" w:ascii="Arial" w:hAnsi="Arial" w:eastAsia="Arial" w:cs="Arial" /><w:b w:val="0"/><w:sz w:val="24" /></w:rPr><w:t xml:space="preserve">Frame addresses the PM department&apos;s need for automated project timeline management and resource optimisation. Priority P0 reflects the strategic importance of PM–OPS coordination across DAPH construction and installation projects.</w:t></w:r><w:r></w:r></w:p><w:p w14:paraId="021ACE1C"><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22% reduction in project overrun rate. Business case validated. STATUS: PASS.</w:t></w:r><w:r></w:r></w:p><w:p w14:paraId="7B4F0DF2"><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PM Head confirmed as sponsor; OPS Head as secondary sponsor. Formal letters lodged Q1 2028. STATUS: PASS.</w:t></w:r><w:r></w:r></w:p><w:p w14:paraId="153830D8"><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PM system API assessment pending vendor confirmation. Ops integration pathway defined. STATUS: IN PROGRESS — Q2 2028.</w:t></w:r><w:r></w:r></w:p><w:p w14:paraId="0BB59CC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PM team change management assessment scheduled Q2 2028. STATUS: PENDING.</w:t></w:r><w:r></w:r></w:p><w:p w14:paraId="3F279C43"><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within AMD-002 envelope. STATUS: PASS.</w:t></w:r><w:r></w:r></w:p><w:p w14:paraId="34CF7B00"><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PENDING — PD-CRIT-03 and PD-CRIT-04 outstanding. Full submission expected at Q3 2028 interim review. Target go-live Q4 2028 remains achievable.</w:t></w:r><w:r></w:r></w:p><w:p w14:paraId="4A6E7D83"><w:pPr><w:pStyle w:val="886" /><w:pBdr></w:pBdr><w:spacing w:after="80" w:before="200" /><w:ind /><w:rPr></w:rPr></w:pPr><w:r><w:rPr><w:rFonts w:hint="default" w:ascii="Arial" w:hAnsi="Arial" w:eastAsia="Arial" w:cs="Arial" /><w:b/><w:color w:val="2e75b6" /><w:sz w:val="28" /></w:rPr><w:t xml:space="preserve">29.6  Candidate Assessment — Draft (#28)</w:t></w:r><w:r></w:r></w:p><w:p w14:paraId="1BDEB8CA"><w:pPr><w:pStyle w:val="886" /><w:pBdr></w:pBdr><w:spacing w:after="100" w:before="0" /><w:ind /><w:rPr></w:rPr></w:pPr><w:r><w:rPr><w:rFonts w:hint="default" w:ascii="Arial" w:hAnsi="Arial" w:eastAsia="Arial" w:cs="Arial" /><w:b w:val="0"/><w:sz w:val="24" /></w:rPr><w:t xml:space="preserve">Draft automates the PROC department&apos;s procurement lifecycle, reducing manual processing time and vendor management overhead. Priority P1 reflects dependency on Ledger (#26) becoming operational before Draft can deliver full FIN reconciliation.</w:t></w:r><w:r></w:r></w:p><w:p w14:paraId="61BAC160"><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35% reduction in procurement cycle time. Business case approved. STATUS: PASS.</w:t></w:r><w:r></w:r></w:p><w:p w14:paraId="52C5D951"><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confirmed as sponsor; FIN Director as secondary. Dependency on Ledger noted in sponsorship letter. STATUS: PASS.</w:t></w:r><w:r></w:r></w:p><w:p w14:paraId="20D2AD27"><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assessment in progress. Ledger integration pathway cannot be finalised until Ledger is operational. STATUS: BLOCKED pending Ledger go-live.</w:t></w:r><w:r></w:r></w:p><w:p w14:paraId="0D8574F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Scheduled Q4 2028 after Ledger go-live confirmed. STATUS: PENDING.</w:t></w:r><w:r></w:r></w:p><w:p w14:paraId="5E2928E6"><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STATUS: PASS.</w:t></w:r><w:r></w:r></w:p><w:p w14:paraId="328138C2"><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DEFER pending Ledger go-live. Full PD-CRIT submission at Q4 2028 SC review. Target go-live Q1 2029 subject to Ledger operational by Q3 2028.</w:t></w:r><w:r></w:r></w:p><w:p w14:paraId="1A18B4ED"><w:pPr><w:pStyle w:val="886" /><w:pBdr></w:pBdr><w:spacing w:after="80" w:before="200" /><w:ind /><w:rPr></w:rPr></w:pPr><w:r><w:rPr><w:rFonts w:hint="default" w:ascii="Arial" w:hAnsi="Arial" w:eastAsia="Arial" w:cs="Arial" /><w:b/><w:color w:val="2e75b6" /><w:sz w:val="28" /></w:rPr><w:t xml:space="preserve">29.7  SC Decision &amp; Phase D Milestones</w:t></w:r><w:r></w:r></w:p><w:p w14:paraId="3F60082F"><w:pPr><w:pStyle w:val="886" /><w:pBdr></w:pBdr><w:spacing w:after="100" w:before="0" /><w:ind /><w:rPr></w:rPr></w:pPr><w:r><w:rPr><w:rFonts w:hint="default" w:ascii="Arial" w:hAnsi="Arial" w:eastAsia="Arial" w:cs="Arial" /><w:b w:val="0"/><w:sz w:val="24" /></w:rPr><w:t xml:space="preserve">The Steering Committee will make formal Phase D go/no-go decisions at the Q3 2028 interim AMD-002 review (APR-M3) based on completed PD-CRIT submissions. The following milestone schedule governs Phase D execution:</w:t></w:r><w:r></w:r></w:p><w:p w14:paraId="515531E8"><w:pPr><w:pStyle w:val="886" /><w:pBdr></w:pBdr><w:spacing w:after="80" w:before="0" /><w:ind w:left="400" /><w:rPr></w:rPr></w:pPr><w:r><w:rPr><w:rFonts w:hint="default" w:ascii="Arial" w:hAnsi="Arial" w:eastAsia="Arial" w:cs="Arial" /><w:b/><w:sz w:val="24" /></w:rPr><w:t xml:space="preserve">PD-M1 (Q2 2028):  </w:t></w:r><w:r><w:rPr><w:rFonts w:hint="default" w:ascii="Arial" w:hAnsi="Arial" w:eastAsia="Arial" w:cs="Arial" /><w:sz w:val="24" /></w:rPr><w:t xml:space="preserve">Ledger PD-CRIT-03 and PD-CRIT-04 completed. Frame PD-CRIT-03 vendor confirmation received. Full shortlist documentation submitted to SC secretariat.</w:t></w:r><w:r></w:r></w:p><w:p w14:paraId="46BB5D51"><w:pPr><w:pStyle w:val="886" /><w:pBdr></w:pBdr><w:spacing w:after="80" w:before="0" /><w:ind w:left="400" /><w:rPr></w:rPr></w:pPr><w:r><w:rPr><w:rFonts w:hint="default" w:ascii="Arial" w:hAnsi="Arial" w:eastAsia="Arial" w:cs="Arial" /><w:b/><w:sz w:val="24" /></w:rPr><w:t xml:space="preserve">PD-M2 (Q3 2028):  </w:t></w:r><w:r><w:rPr><w:rFonts w:hint="default" w:ascii="Arial" w:hAnsi="Arial" w:eastAsia="Arial" w:cs="Arial" /><w:sz w:val="24" /></w:rPr><w:t xml:space="preserve">Q3 2028 AMD-002 interim review — SC formal go/no-go for Ledger and Frame. Draft assessment status reviewed; blocked dependency noted. Ledger development authorised on SC approval.</w:t></w:r><w:r></w:r></w:p><w:p w14:paraId="02CED72A"><w:pPr><w:pStyle w:val="886" /><w:pBdr></w:pBdr><w:spacing w:after="80" w:before="0" /><w:ind w:left="400" /><w:rPr></w:rPr></w:pPr><w:r><w:rPr><w:rFonts w:hint="default" w:ascii="Arial" w:hAnsi="Arial" w:eastAsia="Arial" w:cs="Arial" /><w:b/><w:sz w:val="24" /></w:rPr><w:t xml:space="preserve">PD-M3 (Q3 2028):  </w:t></w:r><w:r><w:rPr><w:rFonts w:hint="default" w:ascii="Arial" w:hAnsi="Arial" w:eastAsia="Arial" w:cs="Arial" /><w:sz w:val="24" /></w:rPr><w:t xml:space="preserve">Ledger development and integration testing commences. Frame training and change management plan finalised. Infrastructure scaling (WS3) assessment completed.</w:t></w:r><w:r></w:r></w:p><w:p w14:paraId="57F80127"><w:pPr><w:pStyle w:val="886" /><w:pBdr></w:pBdr><w:spacing w:after="80" w:before="0" /><w:ind w:left="400" /><w:rPr></w:rPr></w:pPr><w:r><w:rPr><w:rFonts w:hint="default" w:ascii="Arial" w:hAnsi="Arial" w:eastAsia="Arial" w:cs="Arial" /><w:b/><w:sz w:val="24" /></w:rPr><w:t xml:space="preserve">PD-M4 (Q4 2028):  </w:t></w:r><w:r><w:rPr><w:rFonts w:hint="default" w:ascii="Arial" w:hAnsi="Arial" w:eastAsia="Arial" w:cs="Arial" /><w:sz w:val="24" /></w:rPr><w:t xml:space="preserve">Ledger go-live (target Q3 2028 — confirm at PD-M3 review). Frame development commences; Draft PD-CRIT-03 unblocked. Frame UAT completed; Frame go-live Q4 2028.</w:t></w:r><w:r></w:r></w:p><w:p w14:paraId="602B4D6A"><w:pPr><w:pStyle w:val="886" /><w:pBdr></w:pBdr><w:spacing w:after="80" w:before="0" /><w:ind w:left="400" /><w:rPr></w:rPr></w:pPr><w:r><w:rPr><w:rFonts w:hint="default" w:ascii="Arial" w:hAnsi="Arial" w:eastAsia="Arial" w:cs="Arial" /><w:b/><w:sz w:val="24" /></w:rPr><w:t xml:space="preserve">PD-M5 (Q1 2029):  </w:t></w:r><w:r><w:rPr><w:rFonts w:hint="default" w:ascii="Arial" w:hAnsi="Arial" w:eastAsia="Arial" w:cs="Arial" /><w:sz w:val="24" /></w:rPr><w:t xml:space="preserve">Draft go-live (Q1 2029, subject to PD-CRIT-03 resolution). All Phase D agents (#26 Ledger, #27 Frame, #28 Draft) operational — programme expanded to 28 agents if all three commissioned. Full Phase D performance review at APR-2029.</w:t></w:r><w:r></w:r></w:p><w:p w14:paraId="7CE7C996"><w:pPr><w:pStyle w:val="886" /><w:pBdr></w:pBdr><w:spacing w:after="100" w:before="0" /><w:ind /><w:rPr></w:rPr></w:pPr><w:r><w:rPr><w:rFonts w:hint="default" w:ascii="Arial" w:hAnsi="Arial" w:eastAsia="Arial" w:cs="Arial" /><w:b w:val="0"/><w:sz w:val="24" /></w:rPr><w:t xml:space="preserve">Phase D milestone outcomes are reported to the SC at each milestone gate. Any PD-CRIT failure or </w:t></w:r><w:r><w:rPr><w:rFonts w:hint="default" w:ascii="Arial" w:hAnsi="Arial" w:eastAsia="Arial" w:cs="Arial" /><w:b w:val="0"/><w:sz w:val="24" /></w:rPr><w:t xml:space="preserve">budget overrun triggers an immediate SC escalation per the Incident Response protocol in Section 18. Phase D go-live sign-off records will be documented in a future section following the pattern established in Section 26 (Phase B Go-Live Sign-off Records).</w:t></w:r><w:r></w:r></w:p><w:p w14:paraId="13643D1F"><w:pPr><w:pStyle w:val="886" /><w:pBdr></w:pBdr><w:spacing w:after="0" w:before="0" /><w:ind /><w:rPr></w:rPr></w:pPr><w:r><w:rPr><w:rFonts w:hint="default" w:ascii="Arial" w:hAnsi="Arial" w:eastAsia="Arial" w:cs="Arial" /><w:b w:val="0"/><w:sz w:val="24" /></w:rPr></w:r><w:r></w:r></w:p><w:p w14:paraId="7E1F81BC"><w:pPr><w:pStyle w:val="886" /><w:pBdr></w:pBdr><w:spacing w:after="0" w:before="0" /><w:ind /><w:rPr></w:rPr></w:pPr><w:r><w:rPr><w:rFonts w:hint="default" w:ascii="Arial" w:hAnsi="Arial" w:eastAsia="Arial" w:cs="Arial" /><w:b w:val="0"/><w:sz w:val="24" /></w:rPr></w:r><w:r></w:r></w:p><w:p w14:paraId="2BD48158"><w:pPr><w:pStyle w:val="886" /><w:pBdr></w:pBdr><w:spacing w:after="100" w:before="320" /><w:ind /><w:rPr></w:rPr></w:pPr><w:r><w:rPr><w:rFonts w:hint="default" w:ascii="Arial" w:hAnsi="Arial" w:eastAsia="Arial" w:cs="Arial" /><w:b/><w:color w:val="1f2d5a" /><w:sz w:val="36" /></w:rPr><w:t xml:space="preserve">30. Phase D Go-Live Sign-off Records — Ledger and Frame</w:t></w:r><w:r></w:r></w:p><w:p w14:paraId="26BE53E6"><w:pPr><w:pStyle w:val="886" /><w:pBdr></w:pBdr><w:spacing w:after="80" w:before="200" /><w:ind /><w:rPr></w:rPr></w:pPr><w:r><w:rPr><w:rFonts w:hint="default" w:ascii="Arial" w:hAnsi="Arial" w:eastAsia="Arial" w:cs="Arial" /><w:b/><w:color w:val="2e75b6" /><w:sz w:val="28" /></w:rPr><w:t xml:space="preserve">30.1  Overview</w:t></w:r><w:r></w:r></w:p><w:p w14:paraId="544608B2"><w:pPr><w:pStyle w:val="886" /><w:pBdr></w:pBdr><w:spacing w:after="100" w:before="0" /><w:ind /><w:rPr></w:rPr></w:pPr><w:r><w:rPr><w:rFonts w:hint="default" w:ascii="Arial" w:hAnsi="Arial" w:eastAsia="Arial" w:cs="Arial" /><w:b w:val="0"/><w:sz w:val="24" /></w:rPr><w:t xml:space="preserve">This section records the formal go-live sign-off for Ledger (#26) and Frame (#27), the two P0-priority Phase D agents authorised under AMD-002-WS2. Sign-off records follow the framework establ</w:t></w:r><w:r><w:rPr><w:rFonts w:hint="default" w:ascii="Arial" w:hAnsi="Arial" w:eastAsia="Arial" w:cs="Arial" /><w:b w:val="0"/><w:sz w:val="24" /></w:rPr><w:t xml:space="preserve">ished in Section 26 (Phase B Go-Live Sign-off Records), applying the Phase D commissioning criteria (PD-CRIT-01 through PD-CRIT-05) as the qualification standard. Each agent underwent a six-check technical evaluation (TEC) prior to SC approval for go-live.</w:t></w:r><w:r></w:r></w:p><w:p w14:paraId="7F94091A"><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decisions SC-2028-05 (Ledger, Q3 2028) and SC-2028-06 (Frame, Q4 2028). Both decisions recorded by SC secretariat and Programme Director.</w:t></w:r><w:r></w:r></w:p><w:p w14:paraId="03437551"><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This section covers Ledger and Frame only. Draft (#28) commissioning and go-live will be recorded in a subsequent section following PD-CRIT-03 resolution and Q1 2029 go-live.</w:t></w:r><w:r></w:r></w:p><w:p w14:paraId="28EA66A8"><w:pPr><w:pStyle w:val="886" /><w:pBdr></w:pBdr><w:spacing w:after="80" w:before="0" /><w:ind w:left="400" /><w:rPr></w:rPr></w:pPr><w:r><w:rPr><w:rFonts w:hint="default" w:ascii="Arial" w:hAnsi="Arial" w:eastAsia="Arial" w:cs="Arial" /><w:b/><w:sz w:val="24" /></w:rPr><w:t xml:space="preserve">Post-Go-Live State:  </w:t></w:r><w:r><w:rPr><w:rFonts w:hint="default" w:ascii="Arial" w:hAnsi="Arial" w:eastAsia="Arial" w:cs="Arial" /><w:sz w:val="24" /></w:rPr><w:t xml:space="preserve">Following Ledger and Frame go-live, the programme expanded to 27 live agents. Draft (#28) status is reported in Section 30.5 below.</w:t></w:r><w:r></w:r></w:p><w:p w14:paraId="6D228E8D"><w:pPr><w:pStyle w:val="886" /><w:pBdr></w:pBdr><w:spacing w:after="80" w:before="200" /><w:ind /><w:rPr></w:rPr></w:pPr><w:r><w:rPr><w:rFonts w:hint="default" w:ascii="Arial" w:hAnsi="Arial" w:eastAsia="Arial" w:cs="Arial" /><w:b/><w:color w:val="2e75b6" /><w:sz w:val="28" /></w:rPr><w:t xml:space="preserve">30.2  Go-Live Sign-off — Ledger (#26) Financial Analysis &amp; Reporting AI</w:t></w:r><w:r></w:r></w:p><w:p w14:paraId="1D3881B1"><w:pPr><w:pStyle w:val="886" /><w:pBdr></w:pBdr><w:spacing w:after="100" w:before="0" /><w:ind /><w:rPr></w:rPr></w:pPr><w:r><w:rPr><w:rFonts w:hint="default" w:ascii="Arial" w:hAnsi="Arial" w:eastAsia="Arial" w:cs="Arial" /><w:b w:val="0"/><w:sz w:val="24" /></w:rPr><w:t xml:space="preserve">Ledger (#26) achieved conditional go authorisation at the Q3 2028 AMD-002 interim review following resolution of PD-CRIT-03 (TIA completed) and PD-CRIT-04 (training plan finalised). The SC issued SC-2028-05 authorising Ledger go-live, effective Q3 2028.</w:t></w:r><w:r></w:r></w:p><w:p w14:paraId="54B9A949"><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FIN / GM  ·  SLA Group: D (Accuracy ≥97%, Completion ≥95%, Uptime ≥99.5%, Escalation ≤4%)</w:t></w:r><w:r></w:r></w:p><w:p w14:paraId="7458AF7B"><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2028  ·  Agent #26  ·  Priority P0</w:t></w:r><w:r></w:r></w:p><w:p w14:paraId="157DE96B"><w:pPr><w:pStyle w:val="886" /><w:pBdr></w:pBdr><w:spacing w:after="100" w:before="0" /><w:ind /><w:rPr></w:rPr></w:pPr><w:r><w:rPr><w:rFonts w:hint="default" w:ascii="Arial" w:hAnsi="Arial" w:eastAsia="Arial" w:cs="Arial" /><w:b w:val="0"/><w:sz w:val="24" /></w:rPr><w:t xml:space="preserve">Technical Evaluation Checklist — Ledger (TEC-L):</w:t></w:r><w:r></w:r></w:p><w:p w14:paraId="7887B633"><w:pPr><w:pStyle w:val="886" /><w:pBdr></w:pBdr><w:spacing w:after="80" w:before="0" /><w:ind w:left="400" /><w:rPr></w:rPr></w:pPr><w:r><w:rPr><w:rFonts w:hint="default" w:ascii="Arial" w:hAnsi="Arial" w:eastAsia="Arial" w:cs="Arial" /><w:b/><w:sz w:val="24" /></w:rPr><w:t xml:space="preserve">TEC-L-01 — FIN System Integration:  </w:t></w:r><w:r><w:rPr><w:rFonts w:hint="default" w:ascii="Arial" w:hAnsi="Arial" w:eastAsia="Arial" w:cs="Arial" /><w:sz w:val="24" /></w:rPr><w:t xml:space="preserve">FIN system API connectivity verified end-to-end. Budget variance and financial close data pipelines tested. PASS.</w:t></w:r><w:r></w:r></w:p><w:p w14:paraId="7E6ECE27"><w:pPr><w:pStyle w:val="886" /><w:pBdr></w:pBdr><w:spacing w:after="80" w:before="0" /><w:ind w:left="400" /><w:rPr></w:rPr></w:pPr><w:r><w:rPr><w:rFonts w:hint="default" w:ascii="Arial" w:hAnsi="Arial" w:eastAsia="Arial" w:cs="Arial" /><w:b/><w:sz w:val="24" /></w:rPr><w:t xml:space="preserve">TEC-L-02 — Pulse KPI Pipeline Interface:  </w:t></w:r><w:r><w:rPr><w:rFonts w:hint="default" w:ascii="Arial" w:hAnsi="Arial" w:eastAsia="Arial" w:cs="Arial" /><w:sz w:val="24" /></w:rPr><w:t xml:space="preserve">Ledger-to-Pulse KPI feed verified. FIN KPI data flowing to Pulse dashboard. PASS.</w:t></w:r><w:r></w:r></w:p><w:p w14:paraId="26531A41"><w:pPr><w:pStyle w:val="886" /><w:pBdr></w:pBdr><w:spacing w:after="80" w:before="0" /><w:ind w:left="400" /><w:rPr></w:rPr></w:pPr><w:r><w:rPr><w:rFonts w:hint="default" w:ascii="Arial" w:hAnsi="Arial" w:eastAsia="Arial" w:cs="Arial" /><w:b/><w:sz w:val="24" /></w:rPr><w:t xml:space="preserve">TEC-L-03 — Core Compliance Integration:  </w:t></w:r><w:r><w:rPr><w:rFonts w:hint="default" w:ascii="Arial" w:hAnsi="Arial" w:eastAsia="Arial" w:cs="Arial" /><w:sz w:val="24" /></w:rPr><w:t xml:space="preserve">Core agent compliance review integration confirmed. Financial reporting outputs subject to Core compliance check. PASS.</w:t></w:r><w:r></w:r></w:p><w:p w14:paraId="332101D6"><w:pPr><w:pStyle w:val="886" /><w:pBdr></w:pBdr><w:spacing w:after="80" w:before="0" /><w:ind w:left="400" /><w:rPr></w:rPr></w:pPr><w:r><w:rPr><w:rFonts w:hint="default" w:ascii="Arial" w:hAnsi="Arial" w:eastAsia="Arial" w:cs="Arial" /><w:b/><w:sz w:val="24" /></w:rPr><w:t xml:space="preserve">TEC-L-04 — GM Reporting Output:  </w:t></w:r><w:r><w:rPr><w:rFonts w:hint="default" w:ascii="Arial" w:hAnsi="Arial" w:eastAsia="Arial" w:cs="Arial" /><w:sz w:val="24" /></w:rPr><w:t xml:space="preserve">GM-facing financial report templates generated and validated by GM Head. Formatting and data accuracy confirmed. PASS.</w:t></w:r><w:r></w:r></w:p><w:p w14:paraId="1060690A"><w:pPr><w:pStyle w:val="886" /><w:pBdr></w:pBdr><w:spacing w:after="80" w:before="0" /><w:ind w:left="400" /><w:rPr></w:rPr></w:pPr><w:r><w:rPr><w:rFonts w:hint="default" w:ascii="Arial" w:hAnsi="Arial" w:eastAsia="Arial" w:cs="Arial" /><w:b/><w:sz w:val="24" /></w:rPr><w:t xml:space="preserve">TEC-L-05 — UAT Completion:  </w:t></w:r><w:r><w:rPr><w:rFonts w:hint="default" w:ascii="Arial" w:hAnsi="Arial" w:eastAsia="Arial" w:cs="Arial" /><w:sz w:val="24" /></w:rPr><w:t xml:space="preserve">Finance team user acceptance testing completed over 3-week period. 12 test scenarios executed, 12 PASS. No critical defects raised. PASS.</w:t></w:r><w:r></w:r></w:p><w:p w14:paraId="4B49EBD0"><w:pPr><w:pStyle w:val="886" /><w:pBdr></w:pBdr><w:spacing w:after="80" w:before="0" /><w:ind w:left="400" /><w:rPr></w:rPr></w:pPr><w:r><w:rPr><w:rFonts w:hint="default" w:ascii="Arial" w:hAnsi="Arial" w:eastAsia="Arial" w:cs="Arial" /><w:b/><w:sz w:val="24" /></w:rPr><w:t xml:space="preserve">TEC-L-06 — SLA Group D Readiness:  </w:t></w:r><w:r><w:rPr><w:rFonts w:hint="default" w:ascii="Arial" w:hAnsi="Arial" w:eastAsia="Arial" w:cs="Arial" /><w:sz w:val="24" /></w:rPr><w:t xml:space="preserve">SLA Group D threshold monitoring configured in Pulse dashboard. Incident escalation routing confirmed per Section 18. PASS.</w:t></w:r><w:r></w:r></w:p><w:p w14:paraId="1E302F8A"><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(TIA completed Q3 2028) · PD-CRIT-04 PASS (training plan finalised Q3 2028) · PD-CRIT-05 PASS.</w:t></w:r><w:r></w:r></w:p><w:p w14:paraId="5D1A4910"><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SC-2028-05 — Ledger go-live approved. SLA Group D confirmed. Programme Director and FIN Director co-signatories on sign-off record.</w:t></w:r><w:r></w:r></w:p><w:p w14:paraId="4B9A2F11"><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Q4 2028. SLA Group D performance monitoring active from day one. No critical incidents recorded in first 30 days.</w:t></w:r><w:r></w:r></w:p><w:p w14:paraId="4CEDF3B4"><w:pPr><w:pStyle w:val="886" /><w:pBdr></w:pBdr><w:spacing w:after="80" w:before="200" /><w:ind /><w:rPr></w:rPr></w:pPr><w:r><w:rPr><w:rFonts w:hint="default" w:ascii="Arial" w:hAnsi="Arial" w:eastAsia="Arial" w:cs="Arial" /><w:b/><w:color w:val="2e75b6" /><w:sz w:val="28" /></w:rPr><w:t xml:space="preserve">30.3  Go-Live Sign-off — Frame (#27) Project Management AI</w:t></w:r><w:r></w:r></w:p><w:p w14:paraId="74539CE6"><w:pPr><w:pStyle w:val="886" /><w:pBdr></w:pBdr><w:spacing w:after="100" w:before="0" /><w:ind /><w:rPr></w:rPr></w:pPr><w:r><w:rPr><w:rFonts w:hint="default" w:ascii="Arial" w:hAnsi="Arial" w:eastAsia="Arial" w:cs="Arial" /><w:b w:val="0"/><w:sz w:val="24" /></w:rPr><w:t xml:space="preserve">Frame (#27) completed all PD-CRIT requirements following vendor confirmation of PM system API compatibility (Q3 2028) and training plan approval. The SC issued SC-2028-06 authorising Frame go-live, effective Q4 2028.</w:t></w:r><w:r></w:r></w:p><w:p w14:paraId="6F18D1AF"><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PM / OPS  ·  SLA Group: C (Accuracy ≥94%, Completion ≥91%, Uptime ≥99.0%, Escalation ≤6%)</w:t></w:r><w:r></w:r></w:p><w:p w14:paraId="2C17CE6E"><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Q4 2028  ·  Agent #27  ·  Priority P0</w:t></w:r><w:r></w:r></w:p><w:p w14:paraId="3986B8F5"><w:pPr><w:pStyle w:val="886" /><w:pBdr></w:pBdr><w:spacing w:after="100" w:before="0" /><w:ind /><w:rPr></w:rPr></w:pPr><w:r><w:rPr><w:rFonts w:hint="default" w:ascii="Arial" w:hAnsi="Arial" w:eastAsia="Arial" w:cs="Arial" /><w:b w:val="0"/><w:sz w:val="24" /></w:rPr><w:t xml:space="preserve">Technical Evaluation Checklist — Frame (TEC-F):</w:t></w:r><w:r></w:r></w:p><w:p w14:paraId="0E093C37"><w:pPr><w:pStyle w:val="886" /><w:pBdr></w:pBdr><w:spacing w:after="80" w:before="0" /><w:ind w:left="400" /><w:rPr></w:rPr></w:pPr><w:r><w:rPr><w:rFonts w:hint="default" w:ascii="Arial" w:hAnsi="Arial" w:eastAsia="Arial" w:cs="Arial" /><w:b/><w:sz w:val="24" /></w:rPr><w:t xml:space="preserve">TEC-F-01 — PM System Integration:  </w:t></w:r><w:r><w:rPr><w:rFonts w:hint="default" w:ascii="Arial" w:hAnsi="Arial" w:eastAsia="Arial" w:cs="Arial" /><w:sz w:val="24" /></w:rPr><w:t xml:space="preserve">PM system API integration completed following vendor confirmation Q3 2028. Project timeline and resource data pipelines tested. PASS.</w:t></w:r><w:r></w:r></w:p><w:p w14:paraId="531DB7C9"><w:pPr><w:pStyle w:val="886" /><w:pBdr></w:pBdr><w:spacing w:after="80" w:before="0" /><w:ind w:left="400" /><w:rPr></w:rPr></w:pPr><w:r><w:rPr><w:rFonts w:hint="default" w:ascii="Arial" w:hAnsi="Arial" w:eastAsia="Arial" w:cs="Arial" /><w:b/><w:sz w:val="24" /></w:rPr><w:t xml:space="preserve">TEC-F-02 — Ops Integration:  </w:t></w:r><w:r><w:rPr><w:rFonts w:hint="default" w:ascii="Arial" w:hAnsi="Arial" w:eastAsia="Arial" w:cs="Arial" /><w:sz w:val="24" /></w:rPr><w:t xml:space="preserve">Frame-to-Ops handoff automation verified. PM milestone triggers Ops workflow transition confirmed. PASS.</w:t></w:r><w:r></w:r></w:p><w:p w14:paraId="43622B3C"><w:pPr><w:pStyle w:val="886" /><w:pBdr></w:pBdr><w:spacing w:after="80" w:before="0" /><w:ind w:left="400" /><w:rPr></w:rPr></w:pPr><w:r><w:rPr><w:rFonts w:hint="default" w:ascii="Arial" w:hAnsi="Arial" w:eastAsia="Arial" w:cs="Arial" /><w:b/><w:sz w:val="24" /></w:rPr><w:t xml:space="preserve">TEC-F-03 — Pulse KPI Feed:  </w:t></w:r><w:r><w:rPr><w:rFonts w:hint="default" w:ascii="Arial" w:hAnsi="Arial" w:eastAsia="Arial" w:cs="Arial" /><w:sz w:val="24" /></w:rPr><w:t xml:space="preserve">Frame project KPI data flowing to Pulse dashboard. PM KPI metrics validated by OPS Head. PASS.</w:t></w:r><w:r></w:r></w:p><w:p w14:paraId="4C3889B8"><w:pPr><w:pStyle w:val="886" /><w:pBdr></w:pBdr><w:spacing w:after="80" w:before="0" /><w:ind w:left="400" /><w:rPr></w:rPr></w:pPr><w:r><w:rPr><w:rFonts w:hint="default" w:ascii="Arial" w:hAnsi="Arial" w:eastAsia="Arial" w:cs="Arial" /><w:b/><w:sz w:val="24" /></w:rPr><w:t xml:space="preserve">TEC-F-04 — Milestone Reporting Output:  </w:t></w:r><w:r><w:rPr><w:rFonts w:hint="default" w:ascii="Arial" w:hAnsi="Arial" w:eastAsia="Arial" w:cs="Arial" /><w:sz w:val="24" /></w:rPr><w:t xml:space="preserve">SC milestone reporting template generated and validated. PM Head confirmed report accuracy and format. PASS.</w:t></w:r><w:r></w:r></w:p><w:p w14:paraId="4120219C"><w:pPr><w:pStyle w:val="886" /><w:pBdr></w:pBdr><w:spacing w:after="80" w:before="0" /><w:ind w:left="400" /><w:rPr></w:rPr></w:pPr><w:r><w:rPr><w:rFonts w:hint="default" w:ascii="Arial" w:hAnsi="Arial" w:eastAsia="Arial" w:cs="Arial" /><w:b/><w:sz w:val="24" /></w:rPr><w:t xml:space="preserve">TEC-F-05 — UAT Completion:  </w:t></w:r><w:r><w:rPr><w:rFonts w:hint="default" w:ascii="Arial" w:hAnsi="Arial" w:eastAsia="Arial" w:cs="Arial" /><w:sz w:val="24" /></w:rPr><w:t xml:space="preserve">PM and OPS team UAT completed over 2-week period. 10 test scenarios executed, 10 PASS. 1 P-LOW backlog item (resource allocation display formatting) accepted for post-go-live resolution by Q1 2029. CONDITIONAL PASS.</w:t></w:r><w:r></w:r></w:p><w:p w14:paraId="36249576"><w:pPr><w:pStyle w:val="886" /><w:pBdr></w:pBdr><w:spacing w:after="80" w:before="0" /><w:ind w:left="400" /><w:rPr></w:rPr></w:pPr><w:r><w:rPr><w:rFonts w:hint="default" w:ascii="Arial" w:hAnsi="Arial" w:eastAsia="Arial" w:cs="Arial" /><w:b/><w:sz w:val="24" /></w:rPr><w:t xml:space="preserve">TEC-F-06 — SLA Group C Readiness:  </w:t></w:r><w:r><w:rPr><w:rFonts w:hint="default" w:ascii="Arial" w:hAnsi="Arial" w:eastAsia="Arial" w:cs="Arial" /><w:sz w:val="24" /></w:rPr><w:t xml:space="preserve">SLA Group C monitoring configured. Escalation routing per Section 18 confirmed. PASS.</w:t></w:r><w:r></w:r></w:p><w:p w14:paraId="1ED6B3D3"><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(PM API confirmed Q3 2028) · PD-CRIT-04 PASS (training plan approved Q3 2028) · PD-CRIT-05 PASS.</w:t></w:r><w:r></w:r></w:p><w:p w14:paraId="3A161D25"><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SC-2028-06 — Frame go-live approved. SLA Group C confirmed. P-LOW TEC-F-05 backlog item logged and tracked. Programme Director and PM Head co-signatories on sign-off record.</w:t></w:r><w:r></w:r></w:p><w:p w14:paraId="1817C279"><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Q1 2029. TEC-F-05 P-LOW backlog item resolution confirmed by end of Q4 2028.</w:t></w:r><w:r></w:r></w:p><w:p w14:paraId="739671A3"><w:pPr><w:pStyle w:val="886" /><w:pBdr></w:pBdr><w:spacing w:after="80" w:before="200" /><w:ind /><w:rPr></w:rPr></w:pPr><w:r><w:rPr><w:rFonts w:hint="default" w:ascii="Arial" w:hAnsi="Arial" w:eastAsia="Arial" w:cs="Arial" /><w:b/><w:color w:val="2e75b6" /><w:sz w:val="28" /></w:rPr><w:t xml:space="preserve">30.4  Phase D Partial Completion Declaration</w:t></w:r><w:r></w:r></w:p><w:p w14:paraId="3A5A48A3"><w:pPr><w:pStyle w:val="886" /><w:pBdr></w:pBdr><w:spacing w:after="100" w:before="0" /><w:ind /><w:rPr></w:rPr></w:pPr><w:r><w:rPr><w:rFonts w:hint="default" w:ascii="Arial" w:hAnsi="Arial" w:eastAsia="Arial" w:cs="Arial" /><w:b w:val="0"/><w:sz w:val="24" /></w:rPr><w:t xml:space="preserve">With Ledger (#26) and Frame (#27) successfully deployed, the programme formally declares Phase D Partial Completion as of Q4 2028. 27 AI agents are now live across the DAPH AI Agent Programme.</w:t></w:r><w:r></w:r></w:p><w:p w14:paraId="19BA1FA0"><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27 agents  ·  (20 v2.5 + 5 v3.0 + Ledger + Frame)</w:t></w:r><w:r></w:r></w:p><w:p w14:paraId="63457C81"><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13 departments with AI agent coverage. FIN and PM departments newly covered through Phase D. Procurement (PROC) pending Draft go-live.</w:t></w:r><w:r></w:r></w:p><w:p w14:paraId="54DC505C"><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PARTIAL COMPLETION — Ledger LIVE (Group D) · Frame LIVE (Group C) · Draft PENDING Q1 2029.</w:t></w:r><w:r></w:r></w:p><w:p w14:paraId="1763C841"><w:pPr><w:pStyle w:val="886" /><w:pBdr></w:pBdr><w:spacing w:after="80" w:before="0" /><w:ind w:left="400" /><w:rPr></w:rPr></w:pPr><w:r><w:rPr><w:rFonts w:hint="default" w:ascii="Arial" w:hAnsi="Arial" w:eastAsia="Arial" w:cs="Arial" /><w:b/><w:sz w:val="24" /></w:rPr><w:t xml:space="preserve">Remaining Phase D Work:  </w:t></w:r><w:r><w:rPr><w:rFonts w:hint="default" w:ascii="Arial" w:hAnsi="Arial" w:eastAsia="Arial" w:cs="Arial" /><w:sz w:val="24" /></w:rPr><w:t xml:space="preserve">Draft (#28) commissioning and go-live (Q1 2029, subject to PD-CRIT-03 resolution). Full Phase D completion at APR-2029 review.</w:t></w:r><w:r></w:r></w:p><w:p w14:paraId="79728875"><w:pPr><w:pStyle w:val="886" /><w:pBdr></w:pBdr><w:spacing w:after="80" w:before="0" /><w:ind w:left="400" /><w:rPr></w:rPr></w:pPr><w:r><w:rPr><w:rFonts w:hint="default" w:ascii="Arial" w:hAnsi="Arial" w:eastAsia="Arial" w:cs="Arial" /><w:b/><w:sz w:val="24" /></w:rPr><w:t xml:space="preserve">SC Notification:  </w:t></w:r><w:r><w:rPr><w:rFonts w:hint="default" w:ascii="Arial" w:hAnsi="Arial" w:eastAsia="Arial" w:cs="Arial" /><w:sz w:val="24" /></w:rPr><w:t xml:space="preserve">Phase D Partial Completion declaration lodged with SC secretariat and included in Q4 2028 Programme Director report.</w:t></w:r><w:r></w:r></w:p><w:p w14:paraId="52A72879"><w:pPr><w:pStyle w:val="886" /><w:pBdr></w:pBdr><w:spacing w:after="80" w:before="200" /><w:ind /><w:rPr></w:rPr></w:pPr><w:r><w:rPr><w:rFonts w:hint="default" w:ascii="Arial" w:hAnsi="Arial" w:eastAsia="Arial" w:cs="Arial" /><w:b/><w:color w:val="2e75b6" /><w:sz w:val="28" /></w:rPr><w:t xml:space="preserve">30.5  Draft (#28) Procurement Automation AI — Status Update</w:t></w:r><w:r></w:r></w:p><w:p w14:paraId="754882BD"><w:pPr><w:pStyle w:val="886" /><w:pBdr></w:pBdr><w:spacing w:after="100" w:before="0" /><w:ind /><w:rPr></w:rPr></w:pPr><w:r><w:rPr><w:rFonts w:hint="default" w:ascii="Arial" w:hAnsi="Arial" w:eastAsia="Arial" w:cs="Arial" /><w:b w:val="0"/><w:sz w:val="24" /></w:rPr><w:t xml:space="preserve">With Ledger (#26) now operational, the primary blocking dependency for Draft (#28) — PD-CRIT-03 Ledger integration pathway — is unblocked. Draft commissioning re-enters active assessment as of Q4 2028.</w:t></w:r><w:r></w:r></w:p><w:p w14:paraId="4E6302D3"><w:pPr><w:pStyle w:val="886" /><w:pBdr></w:pBdr><w:spacing w:after="80" w:before="0" /><w:ind w:left="400" /><w:rPr></w:rPr></w:pPr><w:r><w:rPr><w:rFonts w:hint="default" w:ascii="Arial" w:hAnsi="Arial" w:eastAsia="Arial" w:cs="Arial" /><w:b/><w:sz w:val="24" /></w:rPr><w:t xml:space="preserve">PD-CRIT-03 Update:  </w:t></w:r><w:r><w:rPr><w:rFonts w:hint="default" w:ascii="Arial" w:hAnsi="Arial" w:eastAsia="Arial" w:cs="Arial" /><w:sz w:val="24" /></w:rPr><w:t xml:space="preserve">Ledger go-live (Q3 2028) unblocks Draft&apos;s FIN reconciliation integration. PROC system vendor portal API assessment resumed Q4 2028. STATUS: IN PROGRESS (was BLOCKED).</w:t></w:r><w:r></w:r></w:p><w:p w14:paraId="35B8431D"><w:pPr><w:pStyle w:val="886" /><w:pBdr></w:pBdr><w:spacing w:after="80" w:before="0" /><w:ind w:left="400" /><w:rPr></w:rPr></w:pPr><w:r><w:rPr><w:rFonts w:hint="default" w:ascii="Arial" w:hAnsi="Arial" w:eastAsia="Arial" w:cs="Arial" /><w:b/><w:sz w:val="24" /></w:rPr><w:t xml:space="preserve">PD-CRIT-04 Update:  </w:t></w:r><w:r><w:rPr><w:rFonts w:hint="default" w:ascii="Arial" w:hAnsi="Arial" w:eastAsia="Arial" w:cs="Arial" /><w:sz w:val="24" /></w:rPr><w:t xml:space="preserve">PROC team training plan and UAT protocol scheduled for Q4 2028 following PD-CRIT-03 resolution. STATUS: IN PROGRESS.</w:t></w:r><w:r></w:r></w:p><w:p w14:paraId="14EC52DE"><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Q1 2029  ·  On track subject to PD-CRIT-03 and PD-CRIT-04 completion.</w:t></w:r><w:r></w:r></w:p><w:p w14:paraId="323AA026"><w:pPr><w:pStyle w:val="886" /><w:pBdr></w:pBdr><w:spacing w:after="80" w:before="0" /><w:ind w:left="400" /><w:rPr></w:rPr></w:pPr><w:r><w:rPr><w:rFonts w:hint="default" w:ascii="Arial" w:hAnsi="Arial" w:eastAsia="Arial" w:cs="Arial" /><w:b/><w:sz w:val="24" /></w:rPr><w:t xml:space="preserve">SC Review:  </w:t></w:r><w:r><w:rPr><w:rFonts w:hint="default" w:ascii="Arial" w:hAnsi="Arial" w:eastAsia="Arial" w:cs="Arial" /><w:sz w:val="24" /></w:rPr><w:t xml:space="preserve">Draft full PD-CRIT submission to SC at Q4 2028 interim review for formal go/no-go decision. Programme Director confirmed Q1 2029 timeline remains achievable.</w:t></w:r><w:r></w:r></w:p><w:p w14:paraId="5BB755FA"><w:pPr><w:pStyle w:val="886" /><w:pBdr></w:pBdr><w:spacing w:after="80" w:before="0" /><w:ind w:left="400" /><w:rPr></w:rPr></w:pPr><w:r><w:rPr><w:rFonts w:hint="default" w:ascii="Arial" w:hAnsi="Arial" w:eastAsia="Arial" w:cs="Arial" /><w:b/><w:sz w:val="24" /></w:rPr><w:t xml:space="preserve">Next Section:  </w:t></w:r><w:r><w:rPr><w:rFonts w:hint="default" w:ascii="Arial" w:hAnsi="Arial" w:eastAsia="Arial" w:cs="Arial" /><w:sz w:val="24" /></w:rPr><w:t xml:space="preserve">Draft go-live sign-off will be recorded in a subsequent section following Q1 2029 commissioning, completing Phase D.</w:t></w:r><w:r></w:r></w:p><w:p w14:paraId="31C7FDB0"><w:pPr><w:pStyle w:val="886" /><w:pBdr></w:pBdr><w:spacing w:after="0" w:before="0" /><w:ind /><w:rPr></w:rPr></w:pPr><w:r><w:rPr><w:rFonts w:hint="default" w:ascii="Arial" w:hAnsi="Arial" w:eastAsia="Arial" w:cs="Arial" /><w:b w:val="0"/><w:sz w:val="24" /></w:rPr></w:r><w:r></w:r></w:p><w:p w14:paraId="28D6082E"><w:pPr><w:pStyle w:val="886" /><w:pBdr></w:pBdr><w:spacing w:after="0" w:before="0" /><w:ind /><w:rPr></w:rPr></w:pPr><w:r><w:rPr><w:rFonts w:hint="default" w:ascii="Arial" w:hAnsi="Arial" w:eastAsia="Arial" w:cs="Arial" /><w:b w:val="0"/><w:sz w:val="24" /></w:rPr></w:r><w:r></w:r></w:p><w:p w14:paraId="65DFADBF"><w:pPr><w:pStyle w:val="886" /><w:pBdr></w:pBdr><w:spacing w:after="100" w:before="320" /><w:ind /><w:rPr></w:rPr></w:pPr><w:r><w:rPr><w:rFonts w:hint="default" w:ascii="Arial" w:hAnsi="Arial" w:eastAsia="Arial" w:cs="Arial" /><w:b/><w:color w:val="1f2d5a" /><w:sz w:val="36" /></w:rPr><w:t xml:space="preserve">31. Draft (#28) Go-Live Sign-off &amp; Phase D Full Completion Declaration</w:t></w:r><w:r></w:r></w:p><w:p w14:paraId="40E45E1B"><w:pPr><w:pStyle w:val="886" /><w:pBdr></w:pBdr><w:spacing w:after="80" w:before="200" /><w:ind /><w:rPr></w:rPr></w:pPr><w:r><w:rPr><w:rFonts w:hint="default" w:ascii="Arial" w:hAnsi="Arial" w:eastAsia="Arial" w:cs="Arial" /><w:b/><w:color w:val="2e75b6" /><w:sz w:val="28" /></w:rPr><w:t xml:space="preserve">31.1  Overview</w:t></w:r><w:r></w:r></w:p><w:p w14:paraId="7E37C1B6"><w:pPr><w:pStyle w:val="886" /><w:pBdr></w:pBdr><w:spacing w:after="100" w:before="0" /><w:ind /><w:rPr></w:rPr></w:pPr><w:r><w:rPr><w:rFonts w:hint="default" w:ascii="Arial" w:hAnsi="Arial" w:eastAsia="Arial" w:cs="Arial" /><w:b w:val="0"/><w:sz w:val="24" /></w:rPr><w:t xml:space="preserve">This section records the formal go-live sign-off for Draft (#28), the final Phase D agent under AMD-002-WS2. Draft&apos;s commissioning was deferred in Section 29 pending Ledger (#26) becoming operational; with Ledger live as of </w:t></w:r><w:r><w:rPr><w:rFonts w:hint="default" w:ascii="Arial" w:hAnsi="Arial" w:eastAsia="Arial" w:cs="Arial" /><w:b w:val="0"/><w:sz w:val="24" /></w:rPr><w:t xml:space="preserve">Q3 2028, the PD-CRIT-03 blocking dependency was resolved and Draft&apos;s assessment resumed in Q4 2028. Draft successfully completed all five PD-CRIT criteria and the six-check technical evaluation (TEC-D), receiving SC go-live authorisation effective Q1 2029.</w:t></w:r><w:r></w:r></w:p><w:p w14:paraId="6DE0FBA6"><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 SC-2029-01 (Q1 2029). Recorded by SC secretariat and Programme Director.</w:t></w:r><w:r></w:r></w:p><w:p w14:paraId="2B6EC771"><w:pPr><w:pStyle w:val="886" /><w:pBdr></w:pBdr><w:spacing w:after="80" w:before="0" /><w:ind w:left="400" /><w:rPr></w:rPr></w:pPr><w:r><w:rPr><w:rFonts w:hint="default" w:ascii="Arial" w:hAnsi="Arial" w:eastAsia="Arial" w:cs="Arial" /><w:b/><w:sz w:val="24" /></w:rPr><w:t xml:space="preserve">Phase D Completion:  </w:t></w:r><w:r><w:rPr><w:rFonts w:hint="default" w:ascii="Arial" w:hAnsi="Arial" w:eastAsia="Arial" w:cs="Arial" /><w:sz w:val="24" /></w:rPr><w:t xml:space="preserve">With Draft operational, all three Phase D agents are live: Ledger (#26), Frame (#27), Draft (#28). The programme expands to 28 active AI agents. Phase D Full Completion is declared in Section 31.3.</w:t></w:r><w:r></w:r></w:p><w:p w14:paraId="42D5A608"><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All New Agent Commissioning workstream objectives fully delivered. WS2 closes upon Phase D Full Completion Declaration. Full AMD-002 review at APR-2029.</w:t></w:r><w:r></w:r></w:p><w:p w14:paraId="4DE58148"><w:pPr><w:pStyle w:val="886" /><w:pBdr></w:pBdr><w:spacing w:after="80" w:before="200" /><w:ind /><w:rPr></w:rPr></w:pPr><w:r><w:rPr><w:rFonts w:hint="default" w:ascii="Arial" w:hAnsi="Arial" w:eastAsia="Arial" w:cs="Arial" /><w:b/><w:color w:val="2e75b6" /><w:sz w:val="28" /></w:rPr><w:t xml:space="preserve">31.2  Go-Live Sign-off — Draft (#28) Procurement Automation AI</w:t></w:r><w:r></w:r></w:p><w:p w14:paraId="35798F74"><w:pPr><w:pStyle w:val="886" /><w:pBdr></w:pBdr><w:spacing w:after="100" w:before="0" /><w:ind /><w:rPr></w:rPr></w:pPr><w:r><w:rPr><w:rFonts w:hint="default" w:ascii="Arial" w:hAnsi="Arial" w:eastAsia="Arial" w:cs="Arial" /><w:b w:val="0"/><w:sz w:val="24" /></w:rPr><w:t xml:space="preserve">Draft (#28) c</w:t></w:r><w:r><w:rPr><w:rFonts w:hint="default" w:ascii="Arial" w:hAnsi="Arial" w:eastAsia="Arial" w:cs="Arial" /><w:b w:val="0"/><w:sz w:val="24" /></w:rPr><w:t xml:space="preserve">ompleted the full PD-CRIT assessment in Q4 2028 following Ledger go-live. The PROC system vendor portal API assessment and the FIN reconciliation integration were confirmed operational. The SC issued SC-2029-01 authorising Draft go-live, effective Q1 2029.</w:t></w:r><w:r></w:r></w:p><w:p w14:paraId="688DAF20"><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PROC / FIN  ·  SLA Group: B (Accuracy ≥93%, Completion ≥90%, Uptime ≥98.5%, Escalation ≤7%)</w:t></w:r><w:r></w:r></w:p><w:p w14:paraId="037BE4B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Q1 2029  ·  Agent #28  ·  Priority P1</w:t></w:r><w:r></w:r></w:p><w:p w14:paraId="679F6418"><w:pPr><w:pStyle w:val="886" /><w:pBdr></w:pBdr><w:spacing w:after="100" w:before="0" /><w:ind /><w:rPr></w:rPr></w:pPr><w:r><w:rPr><w:rFonts w:hint="default" w:ascii="Arial" w:hAnsi="Arial" w:eastAsia="Arial" w:cs="Arial" /><w:b w:val="0"/><w:sz w:val="24" /></w:rPr><w:t xml:space="preserve">PD-CRIT Final Status — Draft:</w:t></w:r><w:r></w:r></w:p><w:p w14:paraId="37FBD5A6"><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35% reduction in procurement cycle time. Business case approved. STATUS: PASS.</w:t></w:r><w:r></w:r></w:p><w:p w14:paraId="7A52B654"><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(primary) and FIN Director (secondary) confirmed. Sponsorship letters lodged Q1 2028. STATUS: PASS.</w:t></w:r><w:r></w:r></w:p><w:p w14:paraId="62E6555E"><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confirmed Q4 2028, following Ledger go-live (Q3 2028) unblocking the FIN reconciliation pathway. PROC-to-FIN Ledger integration verified. STATUS: PASS.</w:t></w:r><w:r></w:r></w:p><w:p w14:paraId="272E887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PROC team training plan completed and approved by SC Q4 2028. UAT protocol finalized. STATUS: PASS.</w:t></w:r><w:r></w:r></w:p><w:p w14:paraId="0F18EA95"><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confirmed within AMD-002 envelope. STATUS: PASS.</w:t></w:r><w:r></w:r></w:p><w:p w14:paraId="02376554"><w:pPr><w:pStyle w:val="886" /><w:pBdr></w:pBdr><w:spacing w:after="100" w:before="0" /><w:ind /><w:rPr></w:rPr></w:pPr><w:r><w:rPr><w:rFonts w:hint="default" w:ascii="Arial" w:hAnsi="Arial" w:eastAsia="Arial" w:cs="Arial" /><w:b w:val="0"/><w:sz w:val="24" /></w:rPr><w:t xml:space="preserve">Technical Evaluation Checklist — Draft (TEC-D):</w:t></w:r><w:r></w:r></w:p><w:p w14:paraId="458D7E91"><w:pPr><w:pStyle w:val="886" /><w:pBdr></w:pBdr><w:spacing w:after="80" w:before="0" /><w:ind w:left="400" /><w:rPr></w:rPr></w:pPr><w:r><w:rPr><w:rFonts w:hint="default" w:ascii="Arial" w:hAnsi="Arial" w:eastAsia="Arial" w:cs="Arial" /><w:b/><w:sz w:val="24" /></w:rPr><w:t xml:space="preserve">TEC-D-01 — PROC System Integration:  </w:t></w:r><w:r><w:rPr><w:rFonts w:hint="default" w:ascii="Arial" w:hAnsi="Arial" w:eastAsia="Arial" w:cs="Arial" /><w:sz w:val="24" /></w:rPr><w:t xml:space="preserve">Vendor portal API integration completed Q4 2028. Procurement workflow and purchase-order processing pipelines tested end-to-end. PASS.</w:t></w:r><w:r></w:r></w:p><w:p w14:paraId="3DC0F9F4"><w:pPr><w:pStyle w:val="886" /><w:pBdr></w:pBdr><w:spacing w:after="80" w:before="0" /><w:ind w:left="400" /><w:rPr></w:rPr></w:pPr><w:r><w:rPr><w:rFonts w:hint="default" w:ascii="Arial" w:hAnsi="Arial" w:eastAsia="Arial" w:cs="Arial" /><w:b/><w:sz w:val="24" /></w:rPr><w:t xml:space="preserve">TEC-D-02 — Ledger FIN Reconciliation Integration:  </w:t></w:r><w:r><w:rPr><w:rFonts w:hint="default" w:ascii="Arial" w:hAnsi="Arial" w:eastAsia="Arial" w:cs="Arial" /><w:sz w:val="24" /></w:rPr><w:t xml:space="preserve">Draft-to-Ledger FIN reconciliation feed verified operational. PROC purchase-order data flowing to Ledger FIN pipeline. PASS.</w:t></w:r><w:r></w:r></w:p><w:p w14:paraId="4F81096F"><w:pPr><w:pStyle w:val="886" /><w:pBdr></w:pBdr><w:spacing w:after="80" w:before="0" /><w:ind w:left="400" /><w:rPr></w:rPr></w:pPr><w:r><w:rPr><w:rFonts w:hint="default" w:ascii="Arial" w:hAnsi="Arial" w:eastAsia="Arial" w:cs="Arial" /><w:b/><w:sz w:val="24" /></w:rPr><w:t xml:space="preserve">TEC-D-03 — Vendor Management Interface:  </w:t></w:r><w:r><w:rPr><w:rFonts w:hint="default" w:ascii="Arial" w:hAnsi="Arial" w:eastAsia="Arial" w:cs="Arial" /><w:sz w:val="24" /></w:rPr><w:t xml:space="preserve">Vendor portal connectivity confirmed. Automated vendor communication workflow tested. Purchase-order issuance and acknowledgement loop validated. PASS.</w:t></w:r><w:r></w:r></w:p><w:p w14:paraId="42A4B961"><w:pPr><w:pStyle w:val="886" /><w:pBdr></w:pBdr><w:spacing w:after="80" w:before="0" /><w:ind w:left="400" /><w:rPr></w:rPr></w:pPr><w:r><w:rPr><w:rFonts w:hint="default" w:ascii="Arial" w:hAnsi="Arial" w:eastAsia="Arial" w:cs="Arial" /><w:b/><w:sz w:val="24" /></w:rPr><w:t xml:space="preserve">TEC-D-04 — PROC-to-FIN Reconciliation Output:  </w:t></w:r><w:r><w:rPr><w:rFonts w:hint="default" w:ascii="Arial" w:hAnsi="Arial" w:eastAsia="Arial" w:cs="Arial" /><w:sz w:val="24" /></w:rPr><w:t xml:space="preserve">End-of-period reconciliation reports generated and validated by FIN Director and PROC Head. Data accuracy confirmed against manual baseline. PASS.</w:t></w:r><w:r></w:r></w:p><w:p w14:paraId="3C050862"><w:pPr><w:pStyle w:val="886" /><w:pBdr></w:pBdr><w:spacing w:after="80" w:before="0" /><w:ind w:left="400" /><w:rPr></w:rPr></w:pPr><w:r><w:rPr><w:rFonts w:hint="default" w:ascii="Arial" w:hAnsi="Arial" w:eastAsia="Arial" w:cs="Arial" /><w:b/><w:sz w:val="24" /></w:rPr><w:t xml:space="preserve">TEC-D-05 — UAT Completion:  </w:t></w:r><w:r><w:rPr><w:rFonts w:hint="default" w:ascii="Arial" w:hAnsi="Arial" w:eastAsia="Arial" w:cs="Arial" /><w:sz w:val="24" /></w:rPr><w:t xml:space="preserve">PROC and FIN team user acceptance testing completed over 3-week period in Q4 2028. 12 test scenarios executed, 12 PASS. No critical or high-priority defects raised. PASS.</w:t></w:r><w:r></w:r></w:p><w:p w14:paraId="48EC366C"><w:pPr><w:pStyle w:val="886" /><w:pBdr></w:pBdr><w:spacing w:after="80" w:before="0" /><w:ind w:left="400" /><w:rPr></w:rPr></w:pPr><w:r><w:rPr><w:rFonts w:hint="default" w:ascii="Arial" w:hAnsi="Arial" w:eastAsia="Arial" w:cs="Arial" /><w:b/><w:sz w:val="24" /></w:rPr><w:t xml:space="preserve">TEC-D-06 — SLA Group B Readiness:  </w:t></w:r><w:r><w:rPr><w:rFonts w:hint="default" w:ascii="Arial" w:hAnsi="Arial" w:eastAsia="Arial" w:cs="Arial" /><w:sz w:val="24" /></w:rPr><w:t xml:space="preserve">SLA Group B threshold monitoring configured in Pulse dashboard. Incident escalation routing per Section 18 confirmed. Ember and Shore integration touchpoints verified. PASS.</w:t></w:r><w:r></w:r></w:p><w:p w14:paraId="413ED66B"><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SC-2029-01 — Draft go-live approved. SLA Group B confirmed. Programme Director, PROC Head, and FIN Director co-signatories on sign-off record.</w:t></w:r><w:r></w:r></w:p><w:p w14:paraId="48C02382"><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Q2 2029. SLA Group B performance monitoring active from day one. No critical incidents recorded in first 30 days.</w:t></w:r><w:r></w:r></w:p><w:p w14:paraId="041BA91B"><w:pPr><w:pStyle w:val="886" /><w:pBdr></w:pBdr><w:spacing w:after="80" w:before="200" /><w:ind /><w:rPr></w:rPr></w:pPr><w:r><w:rPr><w:rFonts w:hint="default" w:ascii="Arial" w:hAnsi="Arial" w:eastAsia="Arial" w:cs="Arial" /><w:b/><w:color w:val="2e75b6" /><w:sz w:val="28" /></w:rPr><w:t xml:space="preserve">31.3  Phase D Full Completion Declaration</w:t></w:r><w:r></w:r></w:p><w:p w14:paraId="219D33DA"><w:pPr><w:pStyle w:val="886" /><w:pBdr></w:pBdr><w:spacing w:after="100" w:before="0" /><w:ind /><w:rPr></w:rPr></w:pPr><w:r><w:rPr><w:rFonts w:hint="default" w:ascii="Arial" w:hAnsi="Arial" w:eastAsia="Arial" w:cs="Arial" /><w:b w:val="0"/><w:sz w:val="24" /></w:rPr><w:t xml:space="preserve">With Draft (#28)</w:t></w:r><w:r><w:rPr><w:rFonts w:hint="default" w:ascii="Arial" w:hAnsi="Arial" w:eastAsia="Arial" w:cs="Arial" /><w:b w:val="0"/><w:sz w:val="24" /></w:rPr><w:t xml:space="preserve"> successfully deployed in Q1 2029, the DAPH AI Agent Programme formally declares Phase D Full Completion. All three Phase D agents — Ledger, Frame, and Draft — are now operational, extending the programme to 28 live AI agents across all target departments.</w:t></w:r><w:r></w:r></w:p><w:p w14:paraId="59DBE3F8"><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28 agents  ·  (20 v2.5 + 5 v3.0 + 3 Phase D: Ledger, Frame, Draft)</w:t></w:r><w:r></w:r></w:p><w:p w14:paraId="5401E958"><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now have active AI agent coverage. FIN covered by Ledger (#26) · PM covered by Frame (#27) · PROC covered by Draft (#28). No department gaps remain.</w:t></w:r><w:r></w:r></w:p><w:p w14:paraId="7CAB41E2"><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FULL COMPLETION — all three Phase D agents LIVE.</w:t></w:r><w:r></w:r></w:p><w:p w14:paraId="2739281F"><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CLOSED — New Agent Commissioning workstream fully delivered. All PD-M1 through PD-M5 milestones completed on schedule. Final WS2 closure report lodged with SC secretariat.</w:t></w:r><w:r></w:r></w:p><w:p w14:paraId="4F2FF729"><w:pPr><w:pStyle w:val="886" /><w:pBdr></w:pBdr><w:spacing w:after="80" w:before="0" /><w:ind w:left="400" /><w:rPr></w:rPr></w:pPr><w:r><w:rPr><w:rFonts w:hint="default" w:ascii="Arial" w:hAnsi="Arial" w:eastAsia="Arial" w:cs="Arial" /><w:b/><w:sz w:val="24" /></w:rPr><w:t xml:space="preserve">Declaration Signatories:  </w:t></w:r><w:r><w:rPr><w:rFonts w:hint="default" w:ascii="Arial" w:hAnsi="Arial" w:eastAsia="Arial" w:cs="Arial" /><w:sz w:val="24" /></w:rPr><w:t xml:space="preserve">Programme Director, SC Chair, FIN Director, PM Head, PROC Head. Phase D Full Completion declaration filed with SC secretariat and included in Q1 2029 Programme Director report.</w:t></w:r><w:r></w:r></w:p><w:p w14:paraId="3C0239A8"><w:pPr><w:pStyle w:val="886" /><w:pBdr></w:pBdr><w:spacing w:after="80" w:before="200" /><w:ind /><w:rPr></w:rPr></w:pPr><w:r><w:rPr><w:rFonts w:hint="default" w:ascii="Arial" w:hAnsi="Arial" w:eastAsia="Arial" w:cs="Arial" /><w:b/><w:color w:val="2e75b6" /><w:sz w:val="28" /></w:rPr><w:t xml:space="preserve">31.4  Programme State — 28-Agent Deployment</w:t></w:r><w:r></w:r></w:p><w:p w14:paraId="2D9D1FBD"><w:pPr><w:pStyle w:val="886" /><w:pBdr></w:pBdr><w:spacing w:after="100" w:before="0" /><w:ind /><w:rPr></w:rPr></w:pPr><w:r><w:rPr><w:rFonts w:hint="default" w:ascii="Arial" w:hAnsi="Arial" w:eastAsia="Arial" w:cs="Arial" /><w:b w:val="0"/><w:sz w:val="24" /></w:rPr><w:t xml:space="preserve">Following P</w:t></w:r><w:r><w:rPr><w:rFonts w:hint="default" w:ascii="Arial" w:hAnsi="Arial" w:eastAsia="Arial" w:cs="Arial" /><w:b w:val="0"/><w:sz w:val="24" /></w:rPr><w:t xml:space="preserve">hase D Full Completion, the DAPH AI Agent Programme operates at its AMD-002 target scale of 28 agents across 13 departments. All agents are classified within the SLA Group framework established in Section 17 and governed by the protocols in Sections 18–23.</w:t></w:r><w:r></w:r></w:p><w:p w14:paraId="300FC343"><w:pPr><w:pStyle w:val="886" /><w:pBdr></w:pBdr><w:spacing w:after="80" w:before="0" /><w:ind w:left="400" /><w:rPr></w:rPr></w:pPr><w:r><w:rPr><w:rFonts w:hint="default" w:ascii="Arial" w:hAnsi="Arial" w:eastAsia="Arial" w:cs="Arial" /><w:b/><w:sz w:val="24" /></w:rPr><w:t xml:space="preserve">SLA Group A (5 agents):  </w:t></w:r><w:r><w:rPr><w:rFonts w:hint="default" w:ascii="Arial" w:hAnsi="Arial" w:eastAsia="Arial" w:cs="Arial" /><w:sz w:val="24" /></w:rPr><w:t xml:space="preserve">Kelly, Signal, Aria, Blaze, Nova — Accuracy ≥95%, Completion ≥92%, Uptime ≥99.0%, Escalation ≤5%.</w:t></w:r><w:r></w:r></w:p><w:p w14:paraId="5AC1A18E"><w:pPr><w:pStyle w:val="886" /><w:pBdr></w:pBdr><w:spacing w:after="80" w:before="0" /><w:ind w:left="400" /><w:rPr></w:rPr></w:pPr><w:r><w:rPr><w:rFonts w:hint="default" w:ascii="Arial" w:hAnsi="Arial" w:eastAsia="Arial" w:cs="Arial" /><w:b/><w:sz w:val="24" /></w:rPr><w:t xml:space="preserve">SLA Group B (8 agents):  </w:t></w:r><w:r><w:rPr><w:rFonts w:hint="default" w:ascii="Arial" w:hAnsi="Arial" w:eastAsia="Arial" w:cs="Arial" /><w:sz w:val="24" /></w:rPr><w:t xml:space="preserve">Compass, Remy, Scout, Finn, Hana, Ember, Shore, Draft — Accuracy ≥93%, Completion ≥90%, Uptime ≥98.5%, Escalation ≤7%.</w:t></w:r><w:r></w:r></w:p><w:p w14:paraId="2823DA85"><w:pPr><w:pStyle w:val="886" /><w:pBdr></w:pBdr><w:spacing w:after="80" w:before="0" /><w:ind w:left="400" /><w:rPr></w:rPr></w:pPr><w:r><w:rPr><w:rFonts w:hint="default" w:ascii="Arial" w:hAnsi="Arial" w:eastAsia="Arial" w:cs="Arial" /><w:b/><w:sz w:val="24" /></w:rPr><w:t xml:space="preserve">SLA Group C (8 agents):  </w:t></w:r><w:r><w:rPr><w:rFonts w:hint="default" w:ascii="Arial" w:hAnsi="Arial" w:eastAsia="Arial" w:cs="Arial" /><w:sz w:val="24" /></w:rPr><w:t xml:space="preserve">Atlas, Bo, Forge, Leo, Ops, Stone, Pulse, Frame — Accuracy ≥94%, Completion ≥91%, Uptime ≥99.0%, Escalation ≤6%.</w:t></w:r><w:r></w:r></w:p><w:p w14:paraId="2E3413B9"><w:pPr><w:pStyle w:val="886" /><w:pBdr></w:pBdr><w:spacing w:after="80" w:before="0" /><w:ind w:left="400" /><w:rPr></w:rPr></w:pPr><w:r><w:rPr><w:rFonts w:hint="default" w:ascii="Arial" w:hAnsi="Arial" w:eastAsia="Arial" w:cs="Arial" /><w:b/><w:sz w:val="24" /></w:rPr><w:t xml:space="preserve">SLA Group D (7 agents):  </w:t></w:r><w:r><w:rPr><w:rFonts w:hint="default" w:ascii="Arial" w:hAnsi="Arial" w:eastAsia="Arial" w:cs="Arial" /><w:sz w:val="24" /></w:rPr><w:t xml:space="preserve">Core, Nexus, Rex, Guardian, Talent, Vega, Ledger — Accuracy ≥97%, Completion ≥95%, Uptime ≥99.5%, Escalation ≤4%.</w:t></w:r><w:r></w:r></w:p><w:p w14:paraId="486B139C"><w:pPr><w:pStyle w:val="886" /><w:pBdr></w:pBdr><w:spacing w:after="80" w:before="0" /><w:ind w:left="400" /><w:rPr></w:rPr></w:pPr><w:r><w:rPr><w:rFonts w:hint="default" w:ascii="Arial" w:hAnsi="Arial" w:eastAsia="Arial" w:cs="Arial" /><w:b/><w:sz w:val="24" /></w:rPr><w:t xml:space="preserve">Cross-Agent Orchestration:  </w:t></w:r><w:r><w:rPr><w:rFonts w:hint="default" w:ascii="Arial" w:hAnsi="Arial" w:eastAsia="Arial" w:cs="Arial" /><w:sz w:val="24" /></w:rPr><w:t xml:space="preserve">All 28 agents operate under the orchestration protocols in Section 16. Ledger feeds Pulse (KPI pipeline) and Core (compliance). Frame feeds Ops (handoff automation) and Pulse (PM KPIs). Draft feeds Ledger (FIN reconciliation).</w:t></w:r><w:r></w:r></w:p><w:p w14:paraId="6DBDD717"><w:pPr><w:pStyle w:val="886" /><w:pBdr></w:pBdr><w:spacing w:after="80" w:before="0" /><w:ind w:left="400" /><w:rPr></w:rPr></w:pPr><w:r><w:rPr><w:rFonts w:hint="default" w:ascii="Arial" w:hAnsi="Arial" w:eastAsia="Arial" w:cs="Arial" /><w:b/><w:sz w:val="24" /></w:rPr><w:t xml:space="preserve">Governance:  </w:t></w:r><w:r><w:rPr><w:rFonts w:hint="default" w:ascii="Arial" w:hAnsi="Arial" w:eastAsia="Arial" w:cs="Arial" /><w:sz w:val="24" /></w:rPr><w:t xml:space="preserve">Programme governance remains under the Steering Committee Charter (Section 23) and AMD-001/AMD-002 amendment framework. Next full governance review: APR-2029.</w:t></w:r><w:r></w:r></w:p><w:p w14:paraId="49C847D8"><w:pPr><w:pStyle w:val="886" /><w:pBdr></w:pBdr><w:spacing w:after="80" w:before="200" /><w:ind /><w:rPr></w:rPr></w:pPr><w:r><w:rPr><w:rFonts w:hint="default" w:ascii="Arial" w:hAnsi="Arial" w:eastAsia="Arial" w:cs="Arial" /><w:b/><w:color w:val="2e75b6" /><w:sz w:val="28" /></w:rPr><w:t xml:space="preserve">31.5  APR-2029 Annual Programme Review — Scope</w:t></w:r><w:r></w:r></w:p><w:p w14:paraId="052BCE42"><w:pPr><w:pStyle w:val="886" /><w:pBdr></w:pBdr><w:spacing w:after="100" w:before="0" /><w:ind /><w:rPr></w:rPr></w:pPr><w:r><w:rPr><w:rFonts w:hint="default" w:ascii="Arial" w:hAnsi="Arial" w:eastAsia="Arial" w:cs="Arial" /><w:b w:val="0"/><w:sz w:val="24" /></w:rPr><w:t xml:space="preserve">The APR-2029 Annual P</w:t></w:r><w:r><w:rPr><w:rFonts w:hint="default" w:ascii="Arial" w:hAnsi="Arial" w:eastAsia="Arial" w:cs="Arial" /><w:b w:val="0"/><w:sz w:val="24" /></w:rPr><w:t xml:space="preserve">rogramme Review will be the first review covering the complete 28-agent programme and the conclusion of all AMD-002 workstreams. The SC will assess the full programme performance, agent lifecycle status, and determine the next phase of programme evolution.</w:t></w:r><w:r></w:r></w:p><w:p w14:paraId="1938F1AB"><w:pPr><w:pStyle w:val="886" /><w:pBdr></w:pBdr><w:spacing w:after="80" w:before="0" /><w:ind w:left="400" /><w:rPr></w:rPr></w:pPr><w:r><w:rPr><w:rFonts w:hint="default" w:ascii="Arial" w:hAnsi="Arial" w:eastAsia="Arial" w:cs="Arial" /><w:b/><w:sz w:val="24" /></w:rPr><w:t xml:space="preserve">Review Scope:  </w:t></w:r><w:r><w:rPr><w:rFonts w:hint="default" w:ascii="Arial" w:hAnsi="Arial" w:eastAsia="Arial" w:cs="Arial" /><w:sz w:val="24" /></w:rPr><w:t xml:space="preserve">Full 28-agent SLA performance review (Groups A–D) · AMD-002 WS1–WS5 final outcomes · Phase D agent 30-day and 90-day performance reports · Section 22 continuous improvement findings · Governance and compliance audit results (S19, S20).</w:t></w:r><w:r></w:r></w:p><w:p w14:paraId="4C75C4A0"><w:pPr><w:pStyle w:val="886" /><w:pBdr></w:pBdr><w:spacing w:after="80" w:before="0" /><w:ind w:left="400" /><w:rPr></w:rPr></w:pPr><w:r><w:rPr><w:rFonts w:hint="default" w:ascii="Arial" w:hAnsi="Arial" w:eastAsia="Arial" w:cs="Arial" /><w:b/><w:sz w:val="24" /></w:rPr><w:t xml:space="preserve">Potential Outcomes:  </w:t></w:r><w:r><w:rPr><w:rFonts w:hint="default" w:ascii="Arial" w:hAnsi="Arial" w:eastAsia="Arial" w:cs="Arial" /><w:sz w:val="24" /></w:rPr><w:t xml:space="preserve">Programme consolidation at 28 agents · Phase E scoping (if new automation opportunities identified) · AMD-003 ratification for next programme cycle · Agent decommissioning assessment per Section 21 lifecycle protocol.</w:t></w:r><w:r></w:r></w:p><w:p w14:paraId="1ED7E397"><w:pPr><w:pStyle w:val="886" /><w:pBdr></w:pBdr><w:spacing w:after="80" w:before="0" /><w:ind w:left="400" /><w:rPr></w:rPr></w:pPr><w:r><w:rPr><w:rFonts w:hint="default" w:ascii="Arial" w:hAnsi="Arial" w:eastAsia="Arial" w:cs="Arial" /><w:b/><w:sz w:val="24" /></w:rPr><w:t xml:space="preserve">Deliverables:  </w:t></w:r><w:r><w:rPr><w:rFonts w:hint="default" w:ascii="Arial" w:hAnsi="Arial" w:eastAsia="Arial" w:cs="Arial" /><w:sz w:val="24" /></w:rPr><w:t xml:space="preserve">APR-2029 Programme Director report · SC decisions recorded as SC-2029-XX series · Updated programme summary amendment if scope changes ratified · Full SLA Group performance tables published to all department heads.</w:t></w:r><w:r></w:r></w:p><w:p w14:paraId="51DBAB06"><w:pPr><w:pStyle w:val="886" /><w:pBdr></w:pBdr><w:spacing w:after="80" w:before="0" /><w:ind w:left="400" /><w:rPr></w:rPr></w:pPr><w:r><w:rPr><w:rFonts w:hint="default" w:ascii="Arial" w:hAnsi="Arial" w:eastAsia="Arial" w:cs="Arial" /><w:b/><w:sz w:val="24" /></w:rPr><w:t xml:space="preserve">Programme Baseline:  </w:t></w:r><w:r><w:rPr><w:rFonts w:hint="default" w:ascii="Arial" w:hAnsi="Arial" w:eastAsia="Arial" w:cs="Arial" /><w:sz w:val="24" /></w:rPr><w:t xml:space="preserve">This document (30-section programme summary) serves as the authoritative baseline for APR-2029. All subsequent amendments will be recorded as new sections following the pattern established throughout this manuscript.</w:t></w:r><w:r></w:r></w:p><w:p w14:paraId="3D7943E4"><w:pPr><w:pStyle w:val="886" /><w:pBdr></w:pBdr><w:spacing w:after="0" w:before="0" /><w:ind /><w:rPr></w:rPr></w:pPr><w:r><w:rPr><w:rFonts w:hint="default" w:ascii="Arial" w:hAnsi="Arial" w:eastAsia="Arial" w:cs="Arial" /><w:b w:val="0"/><w:sz w:val="24" /></w:rPr></w:r><w:r></w:r></w:p><w:p w14:paraId="23365360"><w:pPr><w:pStyle w:val="886" /><w:pBdr></w:pBdr><w:spacing w:after="0" w:before="0" /><w:ind /><w:rPr></w:rPr></w:pPr><w:r><w:rPr><w:rFonts w:hint="default" w:ascii="Arial" w:hAnsi="Arial" w:eastAsia="Arial" w:cs="Arial" /><w:b w:val="0"/><w:sz w:val="24" /></w:rPr></w:r><w:r></w:r></w:p><w:p w14:paraId="0E3B56A1"><w:pPr><w:pStyle w:val="886" /><w:pBdr></w:pBdr><w:spacing w:after="100" w:before="320" /><w:ind /><w:rPr></w:rPr></w:pPr><w:r><w:rPr><w:rFonts w:hint="default" w:ascii="Arial" w:hAnsi="Arial" w:eastAsia="Arial" w:cs="Arial" /><w:b/><w:color w:val="1f2d5a" /><w:sz w:val="36" /></w:rPr><w:t xml:space="preserve">32. APR-2029 Annual Programme Review &amp; AMD-003 Scope</w:t></w:r><w:r></w:r></w:p><w:p w14:paraId="6D8DC681"><w:pPr><w:pStyle w:val="886" /><w:pBdr></w:pBdr><w:spacing w:after="80" w:before="200" /><w:ind /><w:rPr></w:rPr></w:pPr><w:r><w:rPr><w:rFonts w:hint="default" w:ascii="Arial" w:hAnsi="Arial" w:eastAsia="Arial" w:cs="Arial" /><w:b/><w:color w:val="2e75b6" /><w:sz w:val="28" /></w:rPr><w:t xml:space="preserve">32.1  Overview</w:t></w:r><w:r></w:r></w:p><w:p w14:paraId="70363527"><w:pPr><w:pStyle w:val="886" /><w:pBdr></w:pBdr><w:spacing w:after="100" w:before="0" /><w:ind /><w:rPr></w:rPr></w:pPr><w:r><w:rPr><w:rFonts w:hint="default" w:ascii="Arial" w:hAnsi="Arial" w:eastAsia="Arial" w:cs="Arial" /><w:b w:val="0"/><w:sz w:val="24" /></w:rPr><w:t xml:space="preserve">The APR-2029 Annual Programme Review is the first full review of the DAPH AI Agent Programme at its target scale of 28 active agents across 13 departments. Convened in Q1 2</w:t></w:r><w:r><w:rPr><w:rFonts w:hint="default" w:ascii="Arial" w:hAnsi="Arial" w:eastAsia="Arial" w:cs="Arial" /><w:b w:val="0"/><w:sz w:val="24" /></w:rPr><w:t xml:space="preserve">029 following Draft (#28) go-live, this review assessed the complete programme performance under AMD-002, determined the closure status of all five AMD-002 workstreams, and ratified AMD-003 as the governing framework for the next programme evolution cycle.</w:t></w:r><w:r></w:r></w:p><w:p w14:paraId="136DE31D"><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Annual Programme Review (APR-2029), convened per Section 23 governance charter. Chaired by SC Chair. Programme Director presented full 28-agent performance report.</w:t></w:r><w:r></w:r></w:p><w:p w14:paraId="212EBD84"><w:pPr><w:pStyle w:val="886" /><w:pBdr></w:pBdr><w:spacing w:after="80" w:before="0" /><w:ind w:left="400" /><w:rPr></w:rPr></w:pPr><w:r><w:rPr><w:rFonts w:hint="default" w:ascii="Arial" w:hAnsi="Arial" w:eastAsia="Arial" w:cs="Arial" /><w:b/><w:sz w:val="24" /></w:rPr><w:t xml:space="preserve">AMD-002 Status:  </w:t></w:r><w:r><w:rPr><w:rFonts w:hint="default" w:ascii="Arial" w:hAnsi="Arial" w:eastAsia="Arial" w:cs="Arial" /><w:sz w:val="24" /></w:rPr><w:t xml:space="preserve">All five AMD-00</w:t></w:r><w:r><w:rPr><w:rFonts w:hint="default" w:ascii="Arial" w:hAnsi="Arial" w:eastAsia="Arial" w:cs="Arial" /><w:sz w:val="24" /></w:rPr><w:t xml:space="preserve">2 workstreams formally closed at APR-2029. WS1 (Capability Enhancement) · WS2 (New Agent Commissioning — Phase D) · WS3 (Infrastructure Scaling) · WS4 (Governance &amp; Compliance Refresh) · WS5 (Cross-Agent Orchestration Expansion) — all objectives delivered.</w:t></w:r><w:r></w:r></w:p><w:p w14:paraId="050D786E"><w:pPr><w:pStyle w:val="886" /><w:pBdr></w:pBdr><w:spacing w:after="80" w:before="0" /><w:ind w:left="400" /><w:rPr></w:rPr></w:pPr><w:r><w:rPr><w:rFonts w:hint="default" w:ascii="Arial" w:hAnsi="Arial" w:eastAsia="Arial" w:cs="Arial" /><w:b/><w:sz w:val="24" /></w:rPr><w:t xml:space="preserve">AMD-003 Ratification:  </w:t></w:r><w:r><w:rPr><w:rFonts w:hint="default" w:ascii="Arial" w:hAnsi="Arial" w:eastAsia="Arial" w:cs="Arial" /><w:sz w:val="24" /></w:rPr><w:t xml:space="preserve">AMD-003 ratified by SC at APR-2029 (SC-2029-03). AMD-00</w:t></w:r><w:r><w:rPr><w:rFonts w:hint="default" w:ascii="Arial" w:hAnsi="Arial" w:eastAsia="Arial" w:cs="Arial" /><w:sz w:val="24" /></w:rPr><w:t xml:space="preserve">3 governs four active workstreams: WS1 Agent Intelligence Enhancement · WS2 Infrastructure Modernisation · WS3 Advanced Analytics &amp; Reporting · WS4 Governance Framework v2.0. Phase E scoping (WS5) authorised as conditional workstream pending business case.</w:t></w:r><w:r></w:r></w:p><w:p w14:paraId="64D4AB81"><w:pPr><w:pStyle w:val="886" /><w:pBdr></w:pBdr><w:spacing w:after="80" w:before="200" /><w:ind /><w:rPr></w:rPr></w:pPr><w:r><w:rPr><w:rFonts w:hint="default" w:ascii="Arial" w:hAnsi="Arial" w:eastAsia="Arial" w:cs="Arial" /><w:b/><w:color w:val="2e75b6" /><w:sz w:val="28" /></w:rPr><w:t xml:space="preserve">32.2  28-Agent Programme Performance Review</w:t></w:r><w:r></w:r></w:p><w:p w14:paraId="44C9334A"><w:pPr><w:pStyle w:val="886" /><w:pBdr></w:pBdr><w:spacing w:after="100" w:before="0" /><w:ind /><w:rPr></w:rPr></w:pPr><w:r><w:rPr><w:rFonts w:hint="default" w:ascii="Arial" w:hAnsi="Arial" w:eastAsia="Arial" w:cs="Arial" /><w:b w:val="0"/><w:sz w:val="24" /></w:rPr><w:t xml:space="preserve">The APR-2029 review assessed SLA performance for all 28 agents across Grou</w:t></w:r><w:r><w:rPr><w:rFonts w:hint="default" w:ascii="Arial" w:hAnsi="Arial" w:eastAsia="Arial" w:cs="Arial" /><w:b w:val="0"/><w:sz w:val="24" /></w:rPr><w:t xml:space="preserve">ps A through D for the period Q1–Q4 2028 and the Phase D go-live period Q1 2029. All four SLA groups exceeded their minimum thresholds across every metric for the review period, confirming programme maturity and operational stability at the 28-agent scale.</w:t></w:r><w:r></w:r></w:p><w:p w14:paraId="7C5F77B8"><w:pPr><w:pStyle w:val="886" /><w:pBdr></w:pBdr><w:spacing w:after="80" w:before="0" /><w:ind w:left="400" /><w:rPr></w:rPr></w:pPr><w:r><w:rPr><w:rFonts w:hint="default" w:ascii="Arial" w:hAnsi="Arial" w:eastAsia="Arial" w:cs="Arial" /><w:b/><w:sz w:val="24" /></w:rPr><w:t xml:space="preserve">SLA Group A (Kelly, Signal, Aria, Blaze, Nova):  </w:t></w:r><w:r><w:rPr><w:rFonts w:hint="default" w:ascii="Arial" w:hAnsi="Arial" w:eastAsia="Arial" w:cs="Arial" /><w:sz w:val="24" /></w:rPr><w:t xml:space="preserve">Accuracy 97.2% (target ≥95%) · Completion 94.5% (target ≥92%) · Uptime 99.4% (target ≥99.0%) · Escalation Rate 3.1% (target ≤5%). All thresholds exceeded. No Group A P1 incidents in review period.</w:t></w:r><w:r></w:r></w:p><w:p w14:paraId="49AC38E2"><w:pPr><w:pStyle w:val="886" /><w:pBdr></w:pBdr><w:spacing w:after="80" w:before="0" /><w:ind w:left="400" /><w:rPr></w:rPr></w:pPr><w:r><w:rPr><w:rFonts w:hint="default" w:ascii="Arial" w:hAnsi="Arial" w:eastAsia="Arial" w:cs="Arial" /><w:b/><w:sz w:val="24" /></w:rPr><w:t xml:space="preserve">SLA Group B (Compass, Remy, Scout, Finn, Hana, Ember, Shore, Draft):  </w:t></w:r><w:r><w:rPr><w:rFonts w:hint="default" w:ascii="Arial" w:hAnsi="Arial" w:eastAsia="Arial" w:cs="Arial" /><w:sz w:val="24" /></w:rPr><w:t xml:space="preserve">Accuracy 95.1% (target ≥93%) · Completion 92.8% (target ≥90%) · Uptime 98.9% (target ≥98.5%) · Escalation Rate 5.2% (target ≤7%). Draft (#28) onboarded Q1 2029; initial 30-day performance confirmed within Group B thresholds.</w:t></w:r><w:r></w:r></w:p><w:p w14:paraId="5178E9C9"><w:pPr><w:pStyle w:val="886" /><w:pBdr></w:pBdr><w:spacing w:after="80" w:before="0" /><w:ind w:left="400" /><w:rPr></w:rPr></w:pPr><w:r><w:rPr><w:rFonts w:hint="default" w:ascii="Arial" w:hAnsi="Arial" w:eastAsia="Arial" w:cs="Arial" /><w:b/><w:sz w:val="24" /></w:rPr><w:t xml:space="preserve">SLA Group C (Atlas, Bo, Forge, Leo, Ops, Stone, Pulse, Frame):  </w:t></w:r><w:r><w:rPr><w:rFonts w:hint="default" w:ascii="Arial" w:hAnsi="Arial" w:eastAsia="Arial" w:cs="Arial" /><w:sz w:val="24" /></w:rPr><w:t xml:space="preserve">Accuracy 95.8% (target ≥94%) · Completion 93.2% (target ≥91%) · Uptime 99.3% (target ≥99.0%) · Escalation Rate 4.4% (target ≤6%). Frame (#27) TEC-F-05 P-LOW backlog item resolved Q4 2028 as committed.</w:t></w:r><w:r></w:r></w:p><w:p w14:paraId="0AED4124"><w:pPr><w:pStyle w:val="886" /><w:pBdr></w:pBdr><w:spacing w:after="80" w:before="0" /><w:ind w:left="400" /><w:rPr></w:rPr></w:pPr><w:r><w:rPr><w:rFonts w:hint="default" w:ascii="Arial" w:hAnsi="Arial" w:eastAsia="Arial" w:cs="Arial" /><w:b/><w:sz w:val="24" /></w:rPr><w:t xml:space="preserve">SLA Group D (Core, Nexus, Rex, Guardian, Talent, Vega, Ledger):  </w:t></w:r><w:r><w:rPr><w:rFonts w:hint="default" w:ascii="Arial" w:hAnsi="Arial" w:eastAsia="Arial" w:cs="Arial" /><w:sz w:val="24" /></w:rPr><w:t xml:space="preserve">Accuracy 98.1% (target ≥97%) · Completion 96.3% (target ≥95%) · Uptime 99.7% (target ≥99.5%) · Escalation Rate 2.8% (target ≤4%). Ledger (#26) posted highest accuracy of all Phase D agents at 98.1%.</w:t></w:r><w:r></w:r></w:p><w:p w14:paraId="6C6DCC6F"><w:pPr><w:pStyle w:val="886" /><w:pBdr></w:pBdr><w:spacing w:after="80" w:before="0" /><w:ind w:left="400" /><w:rPr></w:rPr></w:pPr><w:r><w:rPr><w:rFonts w:hint="default" w:ascii="Arial" w:hAnsi="Arial" w:eastAsia="Arial" w:cs="Arial" /><w:b/><w:sz w:val="24" /></w:rPr><w:t xml:space="preserve">Overall Programme Finding:  </w:t></w:r><w:r><w:rPr><w:rFonts w:hint="default" w:ascii="Arial" w:hAnsi="Arial" w:eastAsia="Arial" w:cs="Arial" /><w:sz w:val="24" /></w:rPr><w:t xml:space="preserve">Zero critical (P1) incidents across all 28 agents in Q4 2028–Q1 2029. Cross-agent orchestration (Section 16) functioning correctly at 28-agent scale. Pulse dashboard confirmed as single source of truth for all KPI monitoring.</w:t></w:r><w:r></w:r></w:p><w:p w14:paraId="2910D69F"><w:pPr><w:pStyle w:val="886" /><w:pBdr></w:pBdr><w:spacing w:after="80" w:before="200" /><w:ind /><w:rPr></w:rPr></w:pPr><w:r><w:rPr><w:rFonts w:hint="default" w:ascii="Arial" w:hAnsi="Arial" w:eastAsia="Arial" w:cs="Arial" /><w:b/><w:color w:val="2e75b6" /><w:sz w:val="28" /></w:rPr><w:t xml:space="preserve">32.3  AMD-002 Workstream Final Outcomes</w:t></w:r><w:r></w:r></w:p><w:p w14:paraId="6916DA58"><w:pPr><w:pStyle w:val="886" /><w:pBdr></w:pBdr><w:spacing w:after="100" w:before="0" /><w:ind /><w:rPr></w:rPr></w:pPr><w:r><w:rPr><w:rFonts w:hint="default" w:ascii="Arial" w:hAnsi="Arial" w:eastAsia="Arial" w:cs="Arial" /><w:b w:val="0"/><w:sz w:val="24" /></w:rPr><w:t xml:space="preserve">All five AMD-002 workstreams are formally closed upon APR-2029 ratification. The following records the final delivery status and outcome for each workstream:</w:t></w:r><w:r></w:r></w:p><w:p w14:paraId="17DE82AF"><w:pPr><w:pStyle w:val="886" /><w:pBdr></w:pBdr><w:spacing w:after="80" w:before="0" /><w:ind w:left="400" /><w:rPr></w:rPr></w:pPr><w:r><w:rPr><w:rFonts w:hint="default" w:ascii="Arial" w:hAnsi="Arial" w:eastAsia="Arial" w:cs="Arial" /><w:b/><w:sz w:val="24" /></w:rPr><w:t xml:space="preserve">WS1 — Capability Enhancement (P0):  </w:t></w:r><w:r><w:rPr><w:rFonts w:hint="default" w:ascii="Arial" w:hAnsi="Arial" w:eastAsia="Arial" w:cs="Arial" /><w:sz w:val="24" /></w:rPr><w:t xml:space="preserve">All 25 v2.5 and v3.0 agents assessed for capability enhancement requirements. Model accuracy improvements deployed to Group D agents (Q3 2028). Accuracy uplift of 1.2% confirmed for Vega and Core. STATUS: CLOSED — DELIVERED.</w:t></w:r><w:r></w:r></w:p><w:p w14:paraId="79C95E0E"><w:pPr><w:pStyle w:val="886" /><w:pBdr></w:pBdr><w:spacing w:after="80" w:before="0" /><w:ind w:left="400" /><w:rPr></w:rPr></w:pPr><w:r><w:rPr><w:rFonts w:hint="default" w:ascii="Arial" w:hAnsi="Arial" w:eastAsia="Arial" w:cs="Arial" /><w:b/><w:sz w:val="24" /></w:rPr><w:t xml:space="preserve">WS2 — New Agent Commissioning / Phase D (P1):  </w:t></w:r><w:r><w:rPr><w:rFonts w:hint="default" w:ascii="Arial" w:hAnsi="Arial" w:eastAsia="Arial" w:cs="Arial" /><w:sz w:val="24" /></w:rPr><w:t xml:space="preserve">Phase D agents Ledger (#26), Frame (#27), Draft (#28) all commissioned and live. All PD-CRIT-01–05 criteria met for all three agents. Programme expanded from 25 to 28 agents. STATUS: CLOSED — DELIVERED.</w:t></w:r><w:r></w:r></w:p><w:p w14:paraId="22B17299"><w:pPr><w:pStyle w:val="886" /><w:pBdr></w:pBdr><w:spacing w:after="80" w:before="0" /><w:ind w:left="400" /><w:rPr></w:rPr></w:pPr><w:r><w:rPr><w:rFonts w:hint="default" w:ascii="Arial" w:hAnsi="Arial" w:eastAsia="Arial" w:cs="Arial" /><w:b/><w:sz w:val="24" /></w:rPr><w:t xml:space="preserve">WS3 — Infrastructure Scaling (P1):  </w:t></w:r><w:r><w:rPr><w:rFonts w:hint="default" w:ascii="Arial" w:hAnsi="Arial" w:eastAsia="Arial" w:cs="Arial" /><w:sz w:val="24" /></w:rPr><w:t xml:space="preserve">Infrastructure capacity scaled to support 28-agent concurrent processing load. Pulse dashboard upgraded to handle 28-agent KPI streams. System latency maintained below SLA thresholds under full load. STATUS: CLOSED — DELIVERED.</w:t></w:r><w:r></w:r></w:p><w:p w14:paraId="45820F3D"><w:pPr><w:pStyle w:val="886" /><w:pBdr></w:pBdr><w:spacing w:after="80" w:before="0" /><w:ind w:left="400" /><w:rPr></w:rPr></w:pPr><w:r><w:rPr><w:rFonts w:hint="default" w:ascii="Arial" w:hAnsi="Arial" w:eastAsia="Arial" w:cs="Arial" /><w:b/><w:sz w:val="24" /></w:rPr><w:t xml:space="preserve">WS4 — Governance &amp; Compliance Refresh (P0):  </w:t></w:r><w:r><w:rPr><w:rFonts w:hint="default" w:ascii="Arial" w:hAnsi="Arial" w:eastAsia="Arial" w:cs="Arial" /><w:sz w:val="24" /></w:rPr><w:t xml:space="preserve">Section 19 Data Privacy compliance updated for PDPA 2026 guidance. Section 20 AI Ethics policy reviewed against NIST AI RMF v1.1. Annual audit schedule confirmed operational per Section 22. STATUS: CLOSED — DELIVERED.</w:t></w:r><w:r></w:r></w:p><w:p w14:paraId="04B15BC7"><w:pPr><w:pStyle w:val="886" /><w:pBdr></w:pBdr><w:spacing w:after="80" w:before="0" /><w:ind w:left="400" /><w:rPr></w:rPr></w:pPr><w:r><w:rPr><w:rFonts w:hint="default" w:ascii="Arial" w:hAnsi="Arial" w:eastAsia="Arial" w:cs="Arial" /><w:b/><w:sz w:val="24" /></w:rPr><w:t xml:space="preserve">WS5 — Cross-Agent Orchestration Expansion (P1):  </w:t></w:r><w:r><w:rPr><w:rFonts w:hint="default" w:ascii="Arial" w:hAnsi="Arial" w:eastAsia="Arial" w:cs="Arial" /><w:sz w:val="24" /></w:rPr><w:t xml:space="preserve">Phase D orchestration links (Ledger→Pulse, Ledger→Core, Frame→Ops, Draft→Ledger) verified and documented in Section 16 update. 28-agent orchestration map validated at APR-2029. STATUS: CLOSED — DELIVERED.</w:t></w:r><w:r></w:r></w:p><w:p w14:paraId="6A0ED456"><w:pPr><w:pStyle w:val="886" /><w:pBdr></w:pBdr><w:spacing w:after="80" w:before="200" /><w:ind /><w:rPr></w:rPr></w:pPr><w:r><w:rPr><w:rFonts w:hint="default" w:ascii="Arial" w:hAnsi="Arial" w:eastAsia="Arial" w:cs="Arial" /><w:b/><w:color w:val="2e75b6" /><w:sz w:val="28" /></w:rPr><w:t xml:space="preserve">32.4  APR-2029 Steering Committee Decisions</w:t></w:r><w:r></w:r></w:p><w:p w14:paraId="2E7D2281"><w:pPr><w:pStyle w:val="886" /><w:pBdr></w:pBdr><w:spacing w:after="100" w:before="0" /><w:ind /><w:rPr></w:rPr></w:pPr><w:r><w:rPr><w:rFonts w:hint="default" w:ascii="Arial" w:hAnsi="Arial" w:eastAsia="Arial" w:cs="Arial" /><w:b w:val="0"/><w:sz w:val="24" /></w:rPr><w:t xml:space="preserve">The Steering Committee recorded the following formal decisions at APR-2029. All decisions effective from date of ratification.</w:t></w:r><w:r></w:r></w:p><w:p w14:paraId="1B09FBBE"><w:pPr><w:pStyle w:val="886" /><w:pBdr></w:pBdr><w:spacing w:after="80" w:before="0" /><w:ind w:left="400" /><w:rPr></w:rPr></w:pPr><w:r><w:rPr><w:rFonts w:hint="default" w:ascii="Arial" w:hAnsi="Arial" w:eastAsia="Arial" w:cs="Arial" /><w:b/><w:sz w:val="24" /></w:rPr><w:t xml:space="preserve">SC-2029-02 — AMD-002 Programme Closure:  </w:t></w:r><w:r><w:rPr><w:rFonts w:hint="default" w:ascii="Arial" w:hAnsi="Arial" w:eastAsia="Arial" w:cs="Arial" /><w:sz w:val="24" /></w:rPr><w:t xml:space="preserve">AMD-002 formally closed. All five workstreams delivered. Programme Director instructed to file AMD-002 closure report with SC secretariat and update programme governance records.</w:t></w:r><w:r></w:r></w:p><w:p w14:paraId="26552926"><w:pPr><w:pStyle w:val="886" /><w:pBdr></w:pBdr><w:spacing w:after="80" w:before="0" /><w:ind w:left="400" /><w:rPr></w:rPr></w:pPr><w:r><w:rPr><w:rFonts w:hint="default" w:ascii="Arial" w:hAnsi="Arial" w:eastAsia="Arial" w:cs="Arial" /><w:b/><w:sz w:val="24" /></w:rPr><w:t xml:space="preserve">SC-2029-03 — AMD-003 Ratification:  </w:t></w:r><w:r><w:rPr><w:rFonts w:hint="default" w:ascii="Arial" w:hAnsi="Arial" w:eastAsia="Arial" w:cs="Arial" /><w:sz w:val="24" /></w:rPr><w:t xml:space="preserve">AMD-003 r</w:t></w:r><w:r><w:rPr><w:rFonts w:hint="default" w:ascii="Arial" w:hAnsi="Arial" w:eastAsia="Arial" w:cs="Arial" /><w:sz w:val="24" /></w:rPr><w:t xml:space="preserve">atified. Governing four workstreams: WS1 Agent Intelligence Enhancement (P0) · WS2 Infrastructure Modernisation (P1) · WS3 Advanced Analytics &amp; Reporting (P1) · WS4 Governance Framework v2.0 (P0). Total AMD-003 envelope: ฿4.8M approved by Finance Director.</w:t></w:r><w:r></w:r></w:p><w:p w14:paraId="37762314"><w:pPr><w:pStyle w:val="886" /><w:pBdr></w:pBdr><w:spacing w:after="80" w:before="0" /><w:ind w:left="400" /><w:rPr></w:rPr></w:pPr><w:r><w:rPr><w:rFonts w:hint="default" w:ascii="Arial" w:hAnsi="Arial" w:eastAsia="Arial" w:cs="Arial" /><w:b/><w:sz w:val="24" /></w:rPr><w:t xml:space="preserve">SC-2029-04 — Agent Intelligence Enhancement (AMD-003-WS1):  </w:t></w:r><w:r><w:rPr><w:rFonts w:hint="default" w:ascii="Arial" w:hAnsi="Arial" w:eastAsia="Arial" w:cs="Arial" /><w:sz w:val="24" /></w:rPr><w:t xml:space="preserve">WS1 authorised. Programme Director to commission model capability review for all 28 agents, prioritising Group D accuracy improvements and Group B processing speed enhancements. Target delivery Q3 2029.</w:t></w:r><w:r></w:r></w:p><w:p w14:paraId="6D4BE0F8"><w:pPr><w:pStyle w:val="886" /><w:pBdr></w:pBdr><w:spacing w:after="80" w:before="0" /><w:ind w:left="400" /><w:rPr></w:rPr></w:pPr><w:r><w:rPr><w:rFonts w:hint="default" w:ascii="Arial" w:hAnsi="Arial" w:eastAsia="Arial" w:cs="Arial" /><w:b/><w:sz w:val="24" /></w:rPr><w:t xml:space="preserve">SC-2029-05 — Infrastructure Modernisation (AMD-003-WS2):  </w:t></w:r><w:r><w:rPr><w:rFonts w:hint="default" w:ascii="Arial" w:hAnsi="Arial" w:eastAsia="Arial" w:cs="Arial" /><w:sz w:val="24" /></w:rPr><w:t xml:space="preserve">WS2 authorised. IT Director to lead cloud infrastructure assessment with target of 30% improvement in processing capacity by Q4 2029. Phase E expansion headroom to be built into infrastructure plan.</w:t></w:r><w:r></w:r></w:p><w:p w14:paraId="3BD5ADC3"><w:pPr><w:pStyle w:val="886" /><w:pBdr></w:pBdr><w:spacing w:after="80" w:before="0" /><w:ind w:left="400" /><w:rPr></w:rPr></w:pPr><w:r><w:rPr><w:rFonts w:hint="default" w:ascii="Arial" w:hAnsi="Arial" w:eastAsia="Arial" w:cs="Arial" /><w:b/><w:sz w:val="24" /></w:rPr><w:t xml:space="preserve">SC-2029-06 — Phase E Scoping Authorisation (AMD-003-WS5, Conditional):  </w:t></w:r><w:r><w:rPr><w:rFonts w:hint="default" w:ascii="Arial" w:hAnsi="Arial" w:eastAsia="Arial" w:cs="Arial" /><w:sz w:val="24" /></w:rPr><w:t xml:space="preserve">Phase E s</w:t></w:r><w:r><w:rPr><w:rFonts w:hint="default" w:ascii="Arial" w:hAnsi="Arial" w:eastAsia="Arial" w:cs="Arial" /><w:sz w:val="24" /></w:rPr><w:t xml:space="preserve">coping authorised as conditional workstream under AMD-003-WS5. Programme Director to conduct Phase E opportunity assessment across remaining automation gaps and submit business case to SC by Q2 2029. SC will make Phase E go/no-go at Q2 2029 interim review.</w:t></w:r><w:r></w:r></w:p><w:p w14:paraId="4115642F"><w:pPr><w:pStyle w:val="886" /><w:pBdr></w:pBdr><w:spacing w:after="80" w:before="200" /><w:ind /><w:rPr></w:rPr></w:pPr><w:r><w:rPr><w:rFonts w:hint="default" w:ascii="Arial" w:hAnsi="Arial" w:eastAsia="Arial" w:cs="Arial" /><w:b/><w:color w:val="2e75b6" /><w:sz w:val="28" /></w:rPr><w:t xml:space="preserve">32.5  AMD-003 Workstream Framework</w:t></w:r><w:r></w:r></w:p><w:p w14:paraId="52FFBE50"><w:pPr><w:pStyle w:val="886" /><w:pBdr></w:pBdr><w:spacing w:after="100" w:before="0" /><w:ind /><w:rPr></w:rPr></w:pPr><w:r><w:rPr><w:rFonts w:hint="default" w:ascii="Arial" w:hAnsi="Arial" w:eastAsia="Arial" w:cs="Arial" /><w:b w:val="0"/><w:sz w:val="24" /></w:rPr><w:t xml:space="preserve">AMD-003 establishes the programme evolution framework for the post-Phase D operating period. The four confirmed workstreams plus the conditional Phase E scoping workstream are defined as follows:</w:t></w:r><w:r></w:r></w:p><w:p w14:paraId="26DD436A"><w:pPr><w:pStyle w:val="886" /><w:pBdr></w:pBdr><w:spacing w:after="80" w:before="0" /><w:ind w:left="400" /><w:rPr></w:rPr></w:pPr><w:r><w:rPr><w:rFonts w:hint="default" w:ascii="Arial" w:hAnsi="Arial" w:eastAsia="Arial" w:cs="Arial" /><w:b/><w:sz w:val="24" /></w:rPr><w:t xml:space="preserve">AMD-003-WS1 — Agent Intelligence Enhancement (P0):  </w:t></w:r><w:r><w:rPr><w:rFonts w:hint="default" w:ascii="Arial" w:hAnsi="Arial" w:eastAsia="Arial" w:cs="Arial" /><w:sz w:val="24" /></w:rPr><w:t xml:space="preserve">Systematic capability uplift across </w:t></w:r><w:r><w:rPr><w:rFonts w:hint="default" w:ascii="Arial" w:hAnsi="Arial" w:eastAsia="Arial" w:cs="Arial" /><w:sz w:val="24" /></w:rPr><w:t xml:space="preserve">all 28 agents. Focus areas: model accuracy improvements (targeting ≥1% gain per Group), natural language processing refinements for CRM-facing agents (Aria, Remy, Ember), and prediction accuracy for FIN/PM agents (Ledger, Frame). Target completion Q3 2029.</w:t></w:r><w:r></w:r></w:p><w:p w14:paraId="03737DEE"><w:pPr><w:pStyle w:val="886" /><w:pBdr></w:pBdr><w:spacing w:after="80" w:before="0" /><w:ind w:left="400" /><w:rPr></w:rPr></w:pPr><w:r><w:rPr><w:rFonts w:hint="default" w:ascii="Arial" w:hAnsi="Arial" w:eastAsia="Arial" w:cs="Arial" /><w:b/><w:sz w:val="24" /></w:rPr><w:t xml:space="preserve">AMD-003-WS2 — Infrastructure Modernisation (P1):  </w:t></w:r><w:r><w:rPr><w:rFonts w:hint="default" w:ascii="Arial" w:hAnsi="Arial" w:eastAsia="Arial" w:cs="Arial" /><w:sz w:val="24" /></w:rPr><w:t xml:space="preserve">Cloud infrastructure scaling to</w:t></w:r><w:r><w:rPr><w:rFonts w:hint="default" w:ascii="Arial" w:hAnsi="Arial" w:eastAsia="Arial" w:cs="Arial" /><w:sz w:val="24" /></w:rPr><w:t xml:space="preserve"> support the 28-agent concurrent load with headroom for up to 35 agents (Phase E contingency). Includes Pulse dashboard v2.0 upgrade for enhanced real-time analytics, improved failover architecture, and data residency compliance. Target completion Q4 2029.</w:t></w:r><w:r></w:r></w:p><w:p w14:paraId="3E48BD37"><w:pPr><w:pStyle w:val="886" /><w:pBdr></w:pBdr><w:spacing w:after="80" w:before="0" /><w:ind w:left="400" /><w:rPr></w:rPr></w:pPr><w:r><w:rPr><w:rFonts w:hint="default" w:ascii="Arial" w:hAnsi="Arial" w:eastAsia="Arial" w:cs="Arial" /><w:b/><w:sz w:val="24" /></w:rPr><w:t xml:space="preserve">AMD-003-WS3 — Advanced Analytics &amp; Reporting (P1):  </w:t></w:r><w:r><w:rPr><w:rFonts w:hint="default" w:ascii="Arial" w:hAnsi="Arial" w:eastAsia="Arial" w:cs="Arial" /><w:sz w:val="24" /></w:rPr><w:t xml:space="preserve">Enhanced cross-agent analytics layer delivering</w:t></w:r><w:r><w:rPr><w:rFonts w:hint="default" w:ascii="Arial" w:hAnsi="Arial" w:eastAsia="Arial" w:cs="Arial" /><w:sz w:val="24" /></w:rPr><w:t xml:space="preserve"> predictive insights, anomaly detection, and department-level efficiency trend reporting. New reporting outputs: monthly cross-department AI impact report, quarterly agent performance benchmarking, annual programme ROI statement. Target completion Q4 2029.</w:t></w:r><w:r></w:r></w:p><w:p w14:paraId="69E1B8A9"><w:pPr><w:pStyle w:val="886" /><w:pBdr></w:pBdr><w:spacing w:after="80" w:before="0" /><w:ind w:left="400" /><w:rPr></w:rPr></w:pPr><w:r><w:rPr><w:rFonts w:hint="default" w:ascii="Arial" w:hAnsi="Arial" w:eastAsia="Arial" w:cs="Arial" /><w:b/><w:sz w:val="24" /></w:rPr><w:t xml:space="preserve">AMD-003-WS4 — Governance Framework v2.0 (P0):  </w:t></w:r><w:r><w:rPr><w:rFonts w:hint="default" w:ascii="Arial" w:hAnsi="Arial" w:eastAsia="Arial" w:cs="Arial" /><w:sz w:val="24" /></w:rPr><w:t xml:space="preserve">Full review a</w:t></w:r><w:r><w:rPr><w:rFonts w:hint="default" w:ascii="Arial" w:hAnsi="Arial" w:eastAsia="Arial" w:cs="Arial" /><w:sz w:val="24" /></w:rPr><w:t xml:space="preserve">nd update of Sections 19–23 to reflect evolving AI regulations (PDPA amendments, EU AI Act compliance where applicable), expanded audit scope for 28-agent programme, and refreshed SC charter incorporating Phase D lessons learned. Target completion Q2 2029.</w:t></w:r><w:r></w:r></w:p><w:p w14:paraId="249872E6"><w:pPr><w:pStyle w:val="886" /><w:pBdr></w:pBdr><w:spacing w:after="80" w:before="0" /><w:ind w:left="400" /><w:rPr></w:rPr></w:pPr><w:r><w:rPr><w:rFonts w:hint="default" w:ascii="Arial" w:hAnsi="Arial" w:eastAsia="Arial" w:cs="Arial" /><w:b/><w:sz w:val="24" /></w:rPr><w:t xml:space="preserve">AMD-003-WS5 — Phase E Scoping (P2, Conditional):  </w:t></w:r><w:r><w:rPr><w:rFonts w:hint="default" w:ascii="Arial" w:hAnsi="Arial" w:eastAsia="Arial" w:cs="Arial" /><w:sz w:val="24" /></w:rPr><w:t xml:space="preserve">Conditional workstream: activated upon SC-2029-06 authorisation. Sco</w:t></w:r><w:r><w:rPr><w:rFonts w:hint="default" w:ascii="Arial" w:hAnsi="Arial" w:eastAsia="Arial" w:cs="Arial" /><w:sz w:val="24" /></w:rPr><w:t xml:space="preserve">pe: identify next-generation automation opportunities beyond the 28-agent baseline, assess HR, Legal, and IT departments as priority Phase E candidates, and develop PD-CRIT equivalent assessment framework for Phase E agents. Business case to SC by Q2 2029.</w:t></w:r><w:r></w:r></w:p><w:p w14:paraId="70E7E67B"><w:pPr><w:pStyle w:val="886" /><w:pBdr></w:pBdr><w:spacing w:after="80" w:before="200" /><w:ind /><w:rPr></w:rPr></w:pPr><w:r><w:rPr><w:rFonts w:hint="default" w:ascii="Arial" w:hAnsi="Arial" w:eastAsia="Arial" w:cs="Arial" /><w:b/><w:color w:val="2e75b6" /><w:sz w:val="28" /></w:rPr><w:t xml:space="preserve">32.6  APR-2029 Milestones</w:t></w:r><w:r></w:r></w:p><w:p w14:paraId="246473E0"><w:pPr><w:pStyle w:val="886" /><w:pBdr></w:pBdr><w:spacing w:after="100" w:before="0" /><w:ind /><w:rPr></w:rPr></w:pPr><w:r><w:rPr><w:rFonts w:hint="default" w:ascii="Arial" w:hAnsi="Arial" w:eastAsia="Arial" w:cs="Arial" /><w:b w:val="0"/><w:sz w:val="24" /></w:rPr><w:t xml:space="preserve">The following milestone schedule governs AMD-003 execution and the next programme evolution cycle following APR-2029 ratification:</w:t></w:r><w:r></w:r></w:p><w:p w14:paraId="010382AB"><w:pPr><w:pStyle w:val="886" /><w:pBdr></w:pBdr><w:spacing w:after="80" w:before="0" /><w:ind w:left="400" /><w:rPr></w:rPr></w:pPr><w:r><w:rPr><w:rFonts w:hint="default" w:ascii="Arial" w:hAnsi="Arial" w:eastAsia="Arial" w:cs="Arial" /><w:b/><w:sz w:val="24" /></w:rPr><w:t xml:space="preserve">APR29-M1 (Q1 2029):  </w:t></w:r><w:r><w:rPr><w:rFonts w:hint="default" w:ascii="Arial" w:hAnsi="Arial" w:eastAsia="Arial" w:cs="Arial" /><w:sz w:val="24" /></w:rPr><w:t xml:space="preserve">APR-2029 review convened. All 28-agent SLA performance data compiled and presented to SC. AMD-002 closure reports submitted for all five workstreams. AMD-003 draft circulated to SC members for review.</w:t></w:r><w:r></w:r></w:p><w:p w14:paraId="747855A2"><w:pPr><w:pStyle w:val="886" /><w:pBdr></w:pBdr><w:spacing w:after="80" w:before="0" /><w:ind w:left="400" /><w:rPr></w:rPr></w:pPr><w:r><w:rPr><w:rFonts w:hint="default" w:ascii="Arial" w:hAnsi="Arial" w:eastAsia="Arial" w:cs="Arial" /><w:b/><w:sz w:val="24" /></w:rPr><w:t xml:space="preserve">APR29-M2 (Q2 2029):  </w:t></w:r><w:r><w:rPr><w:rFonts w:hint="default" w:ascii="Arial" w:hAnsi="Arial" w:eastAsia="Arial" w:cs="Arial" /><w:sz w:val="24" /></w:rPr><w:t xml:space="preserve">AMD-003 ratified (SC-2029-03). WS1 and WS4 workstreams activated. Phase E business case submitted to SC (AMD-003-WS5). SC Q2 2029 interim review: Phase E go/no-go decision. Governance Framework v2.0 (WS4) first draft delivered.</w:t></w:r><w:r></w:r></w:p><w:p w14:paraId="44630662"><w:pPr><w:pStyle w:val="886" /><w:pBdr></w:pBdr><w:spacing w:after="80" w:before="0" /><w:ind w:left="400" /><w:rPr></w:rPr></w:pPr><w:r><w:rPr><w:rFonts w:hint="default" w:ascii="Arial" w:hAnsi="Arial" w:eastAsia="Arial" w:cs="Arial" /><w:b/><w:sz w:val="24" /></w:rPr><w:t xml:space="preserve">APR29-M3 (Q2–Q3 2029):  </w:t></w:r><w:r><w:rPr><w:rFonts w:hint="default" w:ascii="Arial" w:hAnsi="Arial" w:eastAsia="Arial" w:cs="Arial" /><w:sz w:val="24" /></w:rPr><w:t xml:space="preserve">AMD-003-WS1 Agent Intelligence Enhancement first deployment. Group D and Group B priority agents receive capability uplift. AMD-003-WS2 Infrastructure Modernisation architecture approved. Pulse dashboard v2.0 development commences.</w:t></w:r><w:r></w:r></w:p><w:p w14:paraId="62AE89A5"><w:pPr><w:pStyle w:val="886" /><w:pBdr></w:pBdr><w:spacing w:after="80" w:before="0" /><w:ind w:left="400" /><w:rPr></w:rPr></w:pPr><w:r><w:rPr><w:rFonts w:hint="default" w:ascii="Arial" w:hAnsi="Arial" w:eastAsia="Arial" w:cs="Arial" /><w:b/><w:sz w:val="24" /></w:rPr><w:t xml:space="preserve">APR29-M4 (Q3–Q4 2029):  </w:t></w:r><w:r><w:rPr><w:rFonts w:hint="default" w:ascii="Arial" w:hAnsi="Arial" w:eastAsia="Arial" w:cs="Arial" /><w:sz w:val="24" /></w:rPr><w:t xml:space="preserve">AMD-003-WS2 Infrastructure Modernisation completed. AMD-003-WS3 Advanced Analytics layer deployed. Monthly cross-department AI impact report first issue published. Governance Framework v2.0 (WS4) approved by SC.</w:t></w:r><w:r></w:r></w:p><w:p w14:paraId="0AFE0A58"><w:pPr><w:pStyle w:val="886" /><w:pBdr></w:pBdr><w:spacing w:after="80" w:before="0" /><w:ind w:left="400" /><w:rPr></w:rPr></w:pPr><w:r><w:rPr><w:rFonts w:hint="default" w:ascii="Arial" w:hAnsi="Arial" w:eastAsia="Arial" w:cs="Arial" /><w:b/><w:sz w:val="24" /></w:rPr><w:t xml:space="preserve">APR29-M5 (Q4 2029 – Q1 2030):  </w:t></w:r><w:r><w:rPr><w:rFonts w:hint="default" w:ascii="Arial" w:hAnsi="Arial" w:eastAsia="Arial" w:cs="Arial" /><w:sz w:val="24" /></w:rPr><w:t xml:space="preserve">All AMD-003 confirmed workstreams (WS1–WS4) delivered. Phase E agent commissioning commences (if SC-2029-06 approved). APR-2030 Annual Programme Review preparation begins. Programme summary amendment recorded covering AMD-003 outcomes.</w:t></w:r><w:r></w:r></w:p><w:p w14:paraId="13689FF6"><w:pPr><w:pStyle w:val="886" /><w:pBdr></w:pBdr><w:spacing w:after="100" w:before="0" /><w:ind /><w:rPr></w:rPr></w:pPr><w:r><w:rPr><w:rFonts w:hint="default" w:ascii="Arial" w:hAnsi="Arial" w:eastAsia="Arial" w:cs="Arial" /><w:b w:val="0"/><w:sz w:val="24" /></w:rPr><w:t xml:space="preserve">AMD-003 milestone outcomes are reported to the SC at eac</w:t></w:r><w:r><w:rPr><w:rFonts w:hint="default" w:ascii="Arial" w:hAnsi="Arial" w:eastAsia="Arial" w:cs="Arial" /><w:b w:val="0"/><w:sz w:val="24" /></w:rPr><w:t xml:space="preserve">h milestone gate. Any workstream delay or budget variance triggers escalation per Section 18 Incident Response protocol. Amendment records for AMD-003 outcomes will be documented in subsequent sections of this programme summary as each workstream delivers.</w:t></w:r><w:r></w:r></w:p><w:p w14:paraId="127C6C17"><w:pPr><w:pStyle w:val="886" /><w:pBdr></w:pBdr><w:spacing w:after="0" w:before="0" /><w:ind /><w:rPr></w:rPr></w:pPr><w:r><w:rPr><w:rFonts w:hint="default" w:ascii="Arial" w:hAnsi="Arial" w:eastAsia="Arial" w:cs="Arial" /><w:b w:val="0"/><w:sz w:val="24" /></w:rPr></w:r><w:r></w:r></w:p><w:p w14:paraId="31A1D0FD"><w:pPr><w:pStyle w:val="886" /><w:pBdr></w:pBdr><w:spacing w:after="0" w:before="0" /><w:ind /><w:rPr></w:rPr></w:pPr><w:r><w:rPr><w:rFonts w:hint="default" w:ascii="Arial" w:hAnsi="Arial" w:eastAsia="Arial" w:cs="Arial" /><w:b w:val="0"/><w:sz w:val="24" /></w:rPr></w:r><w:r></w:r></w:p><w:p w14:paraId="38D3A246"><w:pPr><w:pStyle w:val="886" /><w:pBdr></w:pBdr><w:spacing w:after="100" w:before="320" /><w:ind /><w:rPr></w:rPr></w:pPr><w:r><w:rPr><w:rFonts w:hint="default" w:ascii="Arial" w:hAnsi="Arial" w:eastAsia="Arial" w:cs="Arial" /><w:b/><w:color w:val="1f2d5a" /><w:sz w:val="36" /></w:rPr><w:t xml:space="preserve">33. AMD-003 WS1 — Agent Intelligence Enhancement Implementation</w:t></w:r><w:r></w:r></w:p><w:p w14:paraId="572149BC"><w:pPr><w:pStyle w:val="886" /><w:pBdr></w:pBdr><w:spacing w:after="80" w:before="200" /><w:ind /><w:rPr></w:rPr></w:pPr><w:r><w:rPr><w:rFonts w:hint="default" w:ascii="Arial" w:hAnsi="Arial" w:eastAsia="Arial" w:cs="Arial" /><w:b/><w:color w:val="2e75b6" /><w:sz w:val="28" /></w:rPr><w:t xml:space="preserve">33.1  WS1 Overview</w:t></w:r><w:r></w:r></w:p><w:p w14:paraId="33A534B8"><w:pPr><w:pStyle w:val="886" /><w:pBdr></w:pBdr><w:spacing w:after="100" w:before="0" /><w:ind /><w:rPr></w:rPr></w:pPr><w:r><w:rPr><w:rFonts w:hint="default" w:ascii="Arial" w:hAnsi="Arial" w:eastAsia="Arial" w:cs="Arial" /><w:b w:val="0"/><w:sz w:val="24" /></w:rPr><w:t xml:space="preserve">AMD-003 Workstream 1 (WS1: Agent Intelligence Enhancement) is a P0 priority</w:t></w:r><w:r><w:rPr><w:rFonts w:hint="default" w:ascii="Arial" w:hAnsi="Arial" w:eastAsia="Arial" w:cs="Arial" /><w:b w:val="0"/><w:sz w:val="24" /></w:rPr><w:t xml:space="preserve"> initiative ratified under SC-2029-03 at the APR-2029 Steering Committee meeting. WS1 constitutes the highest-priority workstream within the AMD-003 framework and is the first to commence execution, beginning Q1 2029 concurrently with AMD-003 ratification.</w:t></w:r><w:r></w:r></w:p><w:p w14:paraId="5D862C72"><w:pPr><w:pStyle w:val="886" /><w:pBdr></w:pBdr><w:spacing w:after="100" w:before="0" /><w:ind /><w:rPr></w:rPr></w:pPr><w:r><w:rPr><w:rFonts w:hint="default" w:ascii="Arial" w:hAnsi="Arial" w:eastAsia="Arial" w:cs="Arial" /><w:b w:val="0"/><w:sz w:val="24" /></w:rPr><w:t xml:space="preserve">WS1 scope encompasses a full ML inference pipeline upgrade across all 28 live agents, group-targeted capability enhancements, and establishment of a cross-agent intelligence sharing protocol. Budget allocation: ฿1.2M of the total AMD-003 envelope of ฿4.8M.</w:t></w:r><w:r></w:r></w:p><w:p w14:paraId="0F8712C3"><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1 — SC-2029-04 authorisation</w:t></w:r><w:r></w:r></w:p><w:p w14:paraId="7819C754"><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฿1.2M (AMD-003 WS1 allocation)</w:t></w:r><w:r></w:r></w:p><w:p w14:paraId="005BE2EF"><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AI Architecture Lead</w:t></w:r><w:r></w:r></w:p><w:p w14:paraId="68131720"><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Q3 2029</w:t></w:r><w:r></w:r></w:p><w:p w14:paraId="52A11575"><w:pPr><w:pStyle w:val="886" /><w:pBdr></w:pBdr><w:spacing w:after="80" w:before="0" /><w:ind w:left="400" /><w:rPr></w:rPr></w:pPr><w:r><w:rPr><w:rFonts w:hint="default" w:ascii="Arial" w:hAnsi="Arial" w:eastAsia="Arial" w:cs="Arial" /><w:b/><w:sz w:val="24" /></w:rPr><w:t xml:space="preserve">SLA Revision Authority:  </w:t></w:r><w:r><w:rPr><w:rFonts w:hint="default" w:ascii="Arial" w:hAnsi="Arial" w:eastAsia="Arial" w:cs="Arial" /><w:sz w:val="24" /></w:rPr><w:t xml:space="preserve">SC-2029-07 (projected Q3 2029)</w:t></w:r><w:r></w:r></w:p><w:p w14:paraId="7407A99D"><w:pPr><w:pStyle w:val="886" /><w:pBdr></w:pBdr><w:spacing w:after="80" w:before="0" /><w:ind w:left="400" /><w:rPr></w:rPr></w:pPr><w:r><w:rPr><w:rFonts w:hint="default" w:ascii="Arial" w:hAnsi="Arial" w:eastAsia="Arial" w:cs="Arial" /><w:b/><w:sz w:val="24" /></w:rPr><w:t xml:space="preserve">Agents in Scope:  </w:t></w:r><w:r><w:rPr><w:rFonts w:hint="default" w:ascii="Arial" w:hAnsi="Arial" w:eastAsia="Arial" w:cs="Arial" /><w:sz w:val="24" /></w:rPr><w:t xml:space="preserve">All 28 live agents across SLA Groups A, B, C, D</w:t></w:r><w:r></w:r></w:p><w:p w14:paraId="214BD90F"><w:pPr><w:pStyle w:val="886" /><w:pBdr></w:pBdr><w:spacing w:after="80" w:before="200" /><w:ind /><w:rPr></w:rPr></w:pPr><w:r><w:rPr><w:rFonts w:hint="default" w:ascii="Arial" w:hAnsi="Arial" w:eastAsia="Arial" w:cs="Arial" /><w:b/><w:color w:val="2e75b6" /><w:sz w:val="28" /></w:rPr><w:t xml:space="preserve">33.2  Enhancement Specifications by SLA Group</w:t></w:r><w:r></w:r></w:p><w:p w14:paraId="445D6622"><w:pPr><w:pStyle w:val="886" /><w:pBdr></w:pBdr><w:spacing w:after="100" w:before="0" /><w:ind /><w:rPr></w:rPr></w:pPr><w:r><w:rPr><w:rFonts w:hint="default" w:ascii="Arial" w:hAnsi="Arial" w:eastAsia="Arial" w:cs="Arial" /><w:b w:val="0"/><w:sz w:val="24" /></w:rPr><w:t xml:space="preserve">WS1 enhancements are applied at both programme-wide and group-specific levels. The programme-wide ML model version upgrade (AI-WS1-02) applies to all 28 agents. Targeted enhancements address the distinct operational profiles of each SLA group.</w:t></w:r><w:r></w:r></w:p><w:p w14:paraId="763E8626"><w:pPr><w:pStyle w:val="886" /><w:pBdr></w:pBdr><w:spacing w:after="100" w:before="0" /><w:ind /><w:rPr></w:rPr></w:pPr><w:r><w:rPr><w:rFonts w:hint="default" w:ascii="Arial" w:hAnsi="Arial" w:eastAsia="Arial" w:cs="Arial" /><w:b w:val="0"/><w:sz w:val="24" /></w:rPr><w:t xml:space="preserve">Group D — Core, Nexus, Rex, Guardian, Talent, Vega, Ledger (7 agents):</w:t></w:r><w:r></w:r></w:p><w:p w14:paraId="07B5DC6B"><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Decision-accuracy uplift targeting ≥98.5% accuracy (from current baseline ≥97.0%)</w:t></w:r><w:r></w:r></w:p><w:p w14:paraId="2EC41DBE"><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Extended training dataset curation, advanced ensemble inference, confidence calibration tuning</w:t></w:r><w:r></w:r></w:p><w:p w14:paraId="26C71D1F"><w:pPr><w:pStyle w:val="886" /><w:pBdr></w:pBdr><w:spacing w:after="80" w:before="0" /><w:ind w:left="400" /><w:rPr></w:rPr></w:pPr><w:r><w:rPr><w:rFonts w:hint="default" w:ascii="Arial" w:hAnsi="Arial" w:eastAsia="Arial" w:cs="Arial" /><w:b/><w:sz w:val="24" /></w:rPr><w:t xml:space="preserve">Projected SLA revision:  </w:t></w:r><w:r><w:rPr><w:rFonts w:hint="default" w:ascii="Arial" w:hAnsi="Arial" w:eastAsia="Arial" w:cs="Arial" /><w:sz w:val="24" /></w:rPr><w:t xml:space="preserve">Accuracy threshold raised from 97% to 98.5% in SLA Group D schedule post SC-2029-07</w:t></w:r><w:r></w:r></w:p><w:p w14:paraId="02157214"><w:pPr><w:pStyle w:val="886" /><w:pBdr></w:pBdr><w:spacing w:after="100" w:before="0" /><w:ind /><w:rPr></w:rPr></w:pPr><w:r><w:rPr><w:rFonts w:hint="default" w:ascii="Arial" w:hAnsi="Arial" w:eastAsia="Arial" w:cs="Arial" /><w:b w:val="0"/><w:sz w:val="24" /></w:rPr><w:t xml:space="preserve">Group A — Kelly, Signal, Aria, Blaze, Nova (5 agents):</w:t></w:r><w:r></w:r></w:p><w:p w14:paraId="0DDBB552"><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NLP context window expansion + multi-turn conversational dialogue support</w:t></w:r><w:r></w:r></w:p><w:p w14:paraId="1841A02F"><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Transformer model context length upgrade, session-state memory integration</w:t></w:r><w:r></w:r></w:p><w:p w14:paraId="50D1AE8A"><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Support for 12-turn client interaction threads (up from 4-turn baseline)</w:t></w:r><w:r></w:r></w:p><w:p w14:paraId="3122F0F3"><w:pPr><w:pStyle w:val="886" /><w:pBdr></w:pBdr><w:spacing w:after="100" w:before="0" /><w:ind /><w:rPr></w:rPr></w:pPr><w:r><w:rPr><w:rFonts w:hint="default" w:ascii="Arial" w:hAnsi="Arial" w:eastAsia="Arial" w:cs="Arial" /><w:b w:val="0"/><w:sz w:val="24" /></w:rPr><w:t xml:space="preserve">Group C — Atlas, Bo, Forge, Leo, Ops, Stone, Pulse, Frame (8 agents):</w:t></w:r><w:r></w:r></w:p><w:p w14:paraId="324238A7"><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Predictive analytics module integration — forward-looking forecasting capability</w:t></w:r><w:r></w:r></w:p><w:p w14:paraId="73D278E1"><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Time-series ML module overlay integrated with existing inference pipelines</w:t></w:r><w:r></w:r></w:p><w:p w14:paraId="4FF86C1C"><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14-day operational forecasting for procurement, scheduling, and KPI trend agents</w:t></w:r><w:r></w:r></w:p><w:p w14:paraId="2A41042C"><w:pPr><w:pStyle w:val="886" /><w:pBdr></w:pBdr><w:spacing w:after="100" w:before="0" /><w:ind /><w:rPr></w:rPr></w:pPr><w:r><w:rPr><w:rFonts w:hint="default" w:ascii="Arial" w:hAnsi="Arial" w:eastAsia="Arial" w:cs="Arial" /><w:b w:val="0"/><w:sz w:val="24" /></w:rPr><w:t xml:space="preserve">Group B — Compass, Remy, Scout, Finn, Hana, Ember, Shore, Draft (8 agents):</w:t></w:r><w:r></w:r></w:p><w:p w14:paraId="3FCAC1B4"><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Automated escalation scoring v2 — dynamic escalation threshold calibration</w:t></w:r><w:r></w:r></w:p><w:p w14:paraId="35E19E40"><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Bayesian risk scoring model replacing static rule-based escalation thresholds</w:t></w:r><w:r></w:r></w:p><w:p w14:paraId="2491905D"><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Reduce escalation rate from ≤7% SLA threshold to operational target of ≤5%</w:t></w:r><w:r></w:r></w:p><w:p w14:paraId="0785042D"><w:pPr><w:pStyle w:val="886" /><w:pBdr></w:pBdr><w:spacing w:after="80" w:before="200" /><w:ind /><w:rPr></w:rPr></w:pPr><w:r><w:rPr><w:rFonts w:hint="default" w:ascii="Arial" w:hAnsi="Arial" w:eastAsia="Arial" w:cs="Arial" /><w:b/><w:color w:val="2e75b6" /><w:sz w:val="28" /></w:rPr><w:t xml:space="preserve">33.3  WS1 Implementation Checklist</w:t></w:r><w:r></w:r></w:p><w:p w14:paraId="67BC5B89"><w:pPr><w:pStyle w:val="886" /><w:pBdr></w:pBdr><w:spacing w:after="100" w:before="0" /><w:ind /><w:rPr></w:rPr></w:pPr><w:r><w:rPr><w:rFonts w:hint="default" w:ascii="Arial" w:hAnsi="Arial" w:eastAsia="Arial" w:cs="Arial" /><w:b w:val="0"/><w:sz w:val="24" /></w:rPr><w:t xml:space="preserve">Seven implementation checkpoints constitute the WS1 delivery checklist. Each item requires sign-off from the AI Architecture Lead prior to programme-wide deployment.</w:t></w:r><w:r></w:r></w:p><w:p w14:paraId="59A29073"><w:pPr><w:pStyle w:val="886" /><w:pBdr></w:pBdr><w:spacing w:after="80" w:before="0" /><w:ind w:left="400" /><w:rPr></w:rPr></w:pPr><w:r><w:rPr><w:rFonts w:hint="default" w:ascii="Arial" w:hAnsi="Arial" w:eastAsia="Arial" w:cs="Arial" /><w:b/><w:sz w:val="24" /></w:rPr><w:t xml:space="preserve">AI-WS1-01:  </w:t></w:r><w:r><w:rPr><w:rFonts w:hint="default" w:ascii="Arial" w:hAnsi="Arial" w:eastAsia="Arial" w:cs="Arial" /><w:sz w:val="24" /></w:rPr><w:t xml:space="preserve">Architecture Design Freeze — WS1 technical specification signed off by AI Architecture Lead — Q1 2029</w:t></w:r><w:r></w:r></w:p><w:p w14:paraId="7043979C"><w:pPr><w:pStyle w:val="886" /><w:pBdr></w:pBdr><w:spacing w:after="80" w:before="0" /><w:ind w:left="400" /><w:rPr></w:rPr></w:pPr><w:r><w:rPr><w:rFonts w:hint="default" w:ascii="Arial" w:hAnsi="Arial" w:eastAsia="Arial" w:cs="Arial" /><w:b/><w:sz w:val="24" /></w:rPr><w:t xml:space="preserve">AI-WS1-02:  </w:t></w:r><w:r><w:rPr><w:rFonts w:hint="default" w:ascii="Arial" w:hAnsi="Arial" w:eastAsia="Arial" w:cs="Arial" /><w:sz w:val="24" /></w:rPr><w:t xml:space="preserve">ML Model Version Upgrade — inference pipeline upgrade deployed across all 28 agents — Q1 2029</w:t></w:r><w:r></w:r></w:p><w:p w14:paraId="71B61DB0"><w:pPr><w:pStyle w:val="886" /><w:pBdr></w:pBdr><w:spacing w:after="80" w:before="0" /><w:ind w:left="400" /><w:rPr></w:rPr></w:pPr><w:r><w:rPr><w:rFonts w:hint="default" w:ascii="Arial" w:hAnsi="Arial" w:eastAsia="Arial" w:cs="Arial" /><w:b/><w:sz w:val="24" /></w:rPr><w:t xml:space="preserve">AI-WS1-03:  </w:t></w:r><w:r><w:rPr><w:rFonts w:hint="default" w:ascii="Arial" w:hAnsi="Arial" w:eastAsia="Arial" w:cs="Arial" /><w:sz w:val="24" /></w:rPr><w:t xml:space="preserve">Group A NLP Enhancement Deployed — context window expansion live for Kelly, Signal, Aria, Blaze, Nova — Q2 2029</w:t></w:r><w:r></w:r></w:p><w:p w14:paraId="1E1C763F"><w:pPr><w:pStyle w:val="886" /><w:pBdr></w:pBdr><w:spacing w:after="80" w:before="0" /><w:ind w:left="400" /><w:rPr></w:rPr></w:pPr><w:r><w:rPr><w:rFonts w:hint="default" w:ascii="Arial" w:hAnsi="Arial" w:eastAsia="Arial" w:cs="Arial" /><w:b/><w:sz w:val="24" /></w:rPr><w:t xml:space="preserve">AI-WS1-04:  </w:t></w:r><w:r><w:rPr><w:rFonts w:hint="default" w:ascii="Arial" w:hAnsi="Arial" w:eastAsia="Arial" w:cs="Arial" /><w:sz w:val="24" /></w:rPr><w:t xml:space="preserve">Group C Predictive Analytics Module Live — forecasting overlay operational for Atlas, Bo, Forge, Leo, Ops, Stone, Pulse, Frame — Q2 2029</w:t></w:r><w:r></w:r></w:p><w:p w14:paraId="3B4D37A9"><w:pPr><w:pStyle w:val="886" /><w:pBdr></w:pBdr><w:spacing w:after="80" w:before="0" /><w:ind w:left="400" /><w:rPr></w:rPr></w:pPr><w:r><w:rPr><w:rFonts w:hint="default" w:ascii="Arial" w:hAnsi="Arial" w:eastAsia="Arial" w:cs="Arial" /><w:b/><w:sz w:val="24" /></w:rPr><w:t xml:space="preserve">AI-WS1-05:  </w:t></w:r><w:r><w:rPr><w:rFonts w:hint="default" w:ascii="Arial" w:hAnsi="Arial" w:eastAsia="Arial" w:cs="Arial" /><w:sz w:val="24" /></w:rPr><w:t xml:space="preserve">Group B Escalation Scoring v2 Deployed — Bayesian model live for Compass, Remy, Scout, Finn, Hana, Ember, Shore, Draft — Q2 2029</w:t></w:r><w:r></w:r></w:p><w:p w14:paraId="5FA9E6F5"><w:pPr><w:pStyle w:val="886" /><w:pBdr></w:pBdr><w:spacing w:after="80" w:before="0" /><w:ind w:left="400" /><w:rPr></w:rPr></w:pPr><w:r><w:rPr><w:rFonts w:hint="default" w:ascii="Arial" w:hAnsi="Arial" w:eastAsia="Arial" w:cs="Arial" /><w:b/><w:sz w:val="24" /></w:rPr><w:t xml:space="preserve">AI-WS1-06:  </w:t></w:r><w:r><w:rPr><w:rFonts w:hint="default" w:ascii="Arial" w:hAnsi="Arial" w:eastAsia="Arial" w:cs="Arial" /><w:sz w:val="24" /></w:rPr><w:t xml:space="preserve">Group D Accuracy Enhancement Complete — confidence calibration tuning finalised; accuracy baseline ≥98.5% confirmed — Q3 2029</w:t></w:r><w:r></w:r></w:p><w:p w14:paraId="3B26C7BF"><w:pPr><w:pStyle w:val="886" /><w:pBdr></w:pBdr><w:spacing w:after="80" w:before="0" /><w:ind w:left="400" /><w:rPr></w:rPr></w:pPr><w:r><w:rPr><w:rFonts w:hint="default" w:ascii="Arial" w:hAnsi="Arial" w:eastAsia="Arial" w:cs="Arial" /><w:b/><w:sz w:val="24" /></w:rPr><w:t xml:space="preserve">AI-WS1-07:  </w:t></w:r><w:r><w:rPr><w:rFonts w:hint="default" w:ascii="Arial" w:hAnsi="Arial" w:eastAsia="Arial" w:cs="Arial" /><w:sz w:val="24" /></w:rPr><w:t xml:space="preserve">Cross-Agent Intelligence Sharing Protocol Live — shared inference feature store operational across all 28 agents — Q3 2029</w:t></w:r><w:r></w:r></w:p><w:p w14:paraId="4996925A"><w:pPr><w:pStyle w:val="886" /><w:pBdr></w:pBdr><w:spacing w:after="80" w:before="200" /><w:ind /><w:rPr></w:rPr></w:pPr><w:r><w:rPr><w:rFonts w:hint="default" w:ascii="Arial" w:hAnsi="Arial" w:eastAsia="Arial" w:cs="Arial" /><w:b/><w:color w:val="2e75b6" /><w:sz w:val="28" /></w:rPr><w:t xml:space="preserve">33.4  Governance &amp; Approvals</w:t></w:r><w:r></w:r></w:p><w:p w14:paraId="17F570CA"><w:pPr><w:pStyle w:val="886" /><w:pBdr></w:pBdr><w:spacing w:after="100" w:before="0" /><w:ind /><w:rPr></w:rPr></w:pPr><w:r><w:rPr><w:rFonts w:hint="default" w:ascii="Arial" w:hAnsi="Arial" w:eastAsia="Arial" w:cs="Arial" /><w:b w:val="0"/><w:sz w:val="24" /></w:rPr><w:t xml:space="preserve">WS1 is governed un</w:t></w:r><w:r><w:rPr><w:rFonts w:hint="default" w:ascii="Arial" w:hAnsi="Arial" w:eastAsia="Arial" w:cs="Arial" /><w:b w:val="0"/><w:sz w:val="24" /></w:rPr><w:t xml:space="preserve">der the AMD-003 Programme Framework with direct Steering Committee oversight. All major deployment gates require dual sign-off from Programme Director and AI Architecture Lead. SLA threshold revisions arising from WS1 outcomes require full SC ratification.</w:t></w:r><w:r></w:r></w:p><w:p w14:paraId="0EEADFA1"><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SC-2029-04 — WS1 commencement approval (Q1 2029 SC meeting)</w:t></w:r><w:r></w:r></w:p><w:p w14:paraId="4AE30FA7"><w:pPr><w:pStyle w:val="886" /><w:pBdr></w:pBdr><w:spacing w:after="80" w:before="0" /><w:ind w:left="400" /><w:rPr></w:rPr></w:pPr><w:r><w:rPr><w:rFonts w:hint="default" w:ascii="Arial" w:hAnsi="Arial" w:eastAsia="Arial" w:cs="Arial" /><w:b/><w:sz w:val="24" /></w:rPr><w:t xml:space="preserve">Mid-Point Review:  </w:t></w:r><w:r><w:rPr><w:rFonts w:hint="default" w:ascii="Arial" w:hAnsi="Arial" w:eastAsia="Arial" w:cs="Arial" /><w:sz w:val="24" /></w:rPr><w:t xml:space="preserve">Q2 2029 Steering Committee checkpoint — AI-WS1-03/04/05 progress report required</w:t></w:r><w:r></w:r></w:p><w:p w14:paraId="11A8E9AB"><w:pPr><w:pStyle w:val="886" /><w:pBdr></w:pBdr><w:spacing w:after="80" w:before="0" /><w:ind w:left="400" /><w:rPr></w:rPr></w:pPr><w:r><w:rPr><w:rFonts w:hint="default" w:ascii="Arial" w:hAnsi="Arial" w:eastAsia="Arial" w:cs="Arial" /><w:b/><w:sz w:val="24" /></w:rPr><w:t xml:space="preserve">Completion Sign-off:  </w:t></w:r><w:r><w:rPr><w:rFonts w:hint="default" w:ascii="Arial" w:hAnsi="Arial" w:eastAsia="Arial" w:cs="Arial" /><w:sz w:val="24" /></w:rPr><w:t xml:space="preserve">Programme Director + AI Architecture Lead + CTO (joint)</w:t></w:r><w:r></w:r></w:p><w:p w14:paraId="5816C206"><w:pPr><w:pStyle w:val="886" /><w:pBdr></w:pBdr><w:spacing w:after="80" w:before="0" /><w:ind w:left="400" /><w:rPr></w:rPr></w:pPr><w:r><w:rPr><w:rFonts w:hint="default" w:ascii="Arial" w:hAnsi="Arial" w:eastAsia="Arial" w:cs="Arial" /><w:b/><w:sz w:val="24" /></w:rPr><w:t xml:space="preserve">SLA Revision Sign-off:  </w:t></w:r><w:r><w:rPr><w:rFonts w:hint="default" w:ascii="Arial" w:hAnsi="Arial" w:eastAsia="Arial" w:cs="Arial" /><w:sz w:val="24" /></w:rPr><w:t xml:space="preserve">SC-2029-07 (projected Q3 2029) — revised Group D and Group B thresholds</w:t></w:r><w:r></w:r></w:p><w:p w14:paraId="4CDD140A"><w:pPr><w:pStyle w:val="886" /><w:pBdr></w:pBdr><w:spacing w:after="80" w:before="0" /><w:ind w:left="400" /><w:rPr></w:rPr></w:pPr><w:r><w:rPr><w:rFonts w:hint="default" w:ascii="Arial" w:hAnsi="Arial" w:eastAsia="Arial" w:cs="Arial" /><w:b/><w:sz w:val="24" /></w:rPr><w:t xml:space="preserve">Risk Escalation Path:  </w:t></w:r><w:r><w:rPr><w:rFonts w:hint="default" w:ascii="Arial" w:hAnsi="Arial" w:eastAsia="Arial" w:cs="Arial" /><w:sz w:val="24" /></w:rPr><w:t xml:space="preserve">Any AI-WS1 checklist item RED status escalates to Programme Director within 48 hours</w:t></w:r><w:r></w:r></w:p><w:p w14:paraId="5B57B29F"><w:pPr><w:pStyle w:val="886" /><w:pBdr></w:pBdr><w:spacing w:after="80" w:before="0" /><w:ind w:left="400" /><w:rPr></w:rPr></w:pPr><w:r><w:rPr><w:rFonts w:hint="default" w:ascii="Arial" w:hAnsi="Arial" w:eastAsia="Arial" w:cs="Arial" /><w:b/><w:sz w:val="24" /></w:rPr><w:t xml:space="preserve">WS5 Dependency:  </w:t></w:r><w:r><w:rPr><w:rFonts w:hint="default" w:ascii="Arial" w:hAnsi="Arial" w:eastAsia="Arial" w:cs="Arial" /><w:sz w:val="24" /></w:rPr><w:t xml:space="preserve">Phase E Scoping (AMD-003 WS5, conditional) — activation contingent on WS1 Group D accuracy outcomes at SC-2029-07</w:t></w:r><w:r></w:r></w:p><w:p w14:paraId="1331F709"><w:pPr><w:pStyle w:val="886" /><w:pBdr></w:pBdr><w:spacing w:after="80" w:before="200" /><w:ind /><w:rPr></w:rPr></w:pPr><w:r><w:rPr><w:rFonts w:hint="default" w:ascii="Arial" w:hAnsi="Arial" w:eastAsia="Arial" w:cs="Arial" /><w:b/><w:color w:val="2e75b6" /><w:sz w:val="28" /></w:rPr><w:t xml:space="preserve">33.5  WS1 Milestones</w:t></w:r><w:r></w:r></w:p><w:p w14:paraId="1F2BC3AE"><w:pPr><w:pStyle w:val="886" /><w:pBdr></w:pBdr><w:spacing w:after="100" w:before="0" /><w:ind /><w:rPr></w:rPr></w:pPr><w:r><w:rPr><w:rFonts w:hint="default" w:ascii="Arial" w:hAnsi="Arial" w:eastAsia="Arial" w:cs="Arial" /><w:b w:val="0"/><w:sz w:val="24" /></w:rPr><w:t xml:space="preserve">Five programme milestones govern WS1 delivery and reporting cadence:</w:t></w:r><w:r></w:r></w:p><w:p w14:paraId="77B759F7"><w:pPr><w:pStyle w:val="886" /><w:pBdr></w:pBdr><w:spacing w:after="80" w:before="0" /><w:ind w:left="400" /><w:rPr></w:rPr></w:pPr><w:r><w:rPr><w:rFonts w:hint="default" w:ascii="Arial" w:hAnsi="Arial" w:eastAsia="Arial" w:cs="Arial" /><w:b/><w:sz w:val="24" /></w:rPr><w:t xml:space="preserve">WS1-M1:  </w:t></w:r><w:r><w:rPr><w:rFonts w:hint="default" w:ascii="Arial" w:hAnsi="Arial" w:eastAsia="Arial" w:cs="Arial" /><w:sz w:val="24" /></w:rPr><w:t xml:space="preserve">WS1 Kickoff &amp; Architecture Design Freeze (AI-WS1-01 complete) — Q1 2029</w:t></w:r><w:r></w:r></w:p><w:p w14:paraId="030846D7"><w:pPr><w:pStyle w:val="886" /><w:pBdr></w:pBdr><w:spacing w:after="80" w:before="0" /><w:ind w:left="400" /><w:rPr></w:rPr></w:pPr><w:r><w:rPr><w:rFonts w:hint="default" w:ascii="Arial" w:hAnsi="Arial" w:eastAsia="Arial" w:cs="Arial" /><w:b/><w:sz w:val="24" /></w:rPr><w:t xml:space="preserve">WS1-M2:  </w:t></w:r><w:r><w:rPr><w:rFonts w:hint="default" w:ascii="Arial" w:hAnsi="Arial" w:eastAsia="Arial" w:cs="Arial" /><w:sz w:val="24" /></w:rPr><w:t xml:space="preserve">ML Model Version Upgrade — All 28 Agents Live (AI-WS1-02 complete) — Q1 2029</w:t></w:r><w:r></w:r></w:p><w:p w14:paraId="01B039EA"><w:pPr><w:pStyle w:val="886" /><w:pBdr></w:pBdr><w:spacing w:after="80" w:before="0" /><w:ind w:left="400" /><w:rPr></w:rPr></w:pPr><w:r><w:rPr><w:rFonts w:hint="default" w:ascii="Arial" w:hAnsi="Arial" w:eastAsia="Arial" w:cs="Arial" /><w:b/><w:sz w:val="24" /></w:rPr><w:t xml:space="preserve">WS1-M3:  </w:t></w:r><w:r><w:rPr><w:rFonts w:hint="default" w:ascii="Arial" w:hAnsi="Arial" w:eastAsia="Arial" w:cs="Arial" /><w:sz w:val="24" /></w:rPr><w:t xml:space="preserve">Group-Specific Enhancements Deployed (AI-WS1-03/04/05 complete) — Q2 2029</w:t></w:r><w:r></w:r></w:p><w:p w14:paraId="34049D6D"><w:pPr><w:pStyle w:val="886" /><w:pBdr></w:pBdr><w:spacing w:after="80" w:before="0" /><w:ind w:left="400" /><w:rPr></w:rPr></w:pPr><w:r><w:rPr><w:rFonts w:hint="default" w:ascii="Arial" w:hAnsi="Arial" w:eastAsia="Arial" w:cs="Arial" /><w:b/><w:sz w:val="24" /></w:rPr><w:t xml:space="preserve">WS1-M4:  </w:t></w:r><w:r><w:rPr><w:rFonts w:hint="default" w:ascii="Arial" w:hAnsi="Arial" w:eastAsia="Arial" w:cs="Arial" /><w:sz w:val="24" /></w:rPr><w:t xml:space="preserve">Group D Accuracy Enhancement &amp; Cross-Agent Intelligence Sharing Live (AI-WS1-06/07 complete) — Q3 2029</w:t></w:r><w:r></w:r></w:p><w:p w14:paraId="10D38E4A"><w:pPr><w:pStyle w:val="886" /><w:pBdr></w:pBdr><w:spacing w:after="80" w:before="0" /><w:ind w:left="400" /><w:rPr></w:rPr></w:pPr><w:r><w:rPr><w:rFonts w:hint="default" w:ascii="Arial" w:hAnsi="Arial" w:eastAsia="Arial" w:cs="Arial" /><w:b/><w:sz w:val="24" /></w:rPr><w:t xml:space="preserve">WS1-M5:  </w:t></w:r><w:r><w:rPr><w:rFonts w:hint="default" w:ascii="Arial" w:hAnsi="Arial" w:eastAsia="Arial" w:cs="Arial" /><w:sz w:val="24" /></w:rPr><w:t xml:space="preserve">WS1 Formal Completion — SC-2029-07 SLA Revision Submitted — Q3 2029</w:t></w:r><w:r></w:r></w:p><w:p w14:paraId="71625F01"><w:pPr><w:pStyle w:val="886" /><w:pBdr></w:pBdr><w:spacing w:after="0" w:before="0" /><w:ind /><w:rPr></w:rPr></w:pPr><w:r><w:rPr><w:rFonts w:hint="default" w:ascii="Arial" w:hAnsi="Arial" w:eastAsia="Arial" w:cs="Arial" /><w:b w:val="0"/><w:sz w:val="24" /></w:rPr></w:r><w:r></w:r></w:p><w:p w14:paraId="3318FF7D"><w:pPr><w:pStyle w:val="886" /><w:pBdr></w:pBdr><w:spacing w:after="100" w:before="320" /><w:ind /><w:rPr></w:rPr></w:pPr><w:r><w:rPr><w:rFonts w:hint="default" w:ascii="Arial" w:hAnsi="Arial" w:eastAsia="Arial" w:cs="Arial" /><w:b/><w:color w:val="1f2d5a" /><w:sz w:val="36" /></w:rPr><w:t xml:space="preserve">34. AMD-003 WS4 — Governance Framework v2.0 Implementation</w:t></w:r><w:r></w:r></w:p><w:p w14:paraId="53E4DF23"><w:pPr><w:pStyle w:val="886" /><w:pBdr></w:pBdr><w:spacing w:after="80" w:before="200" /><w:ind /><w:rPr></w:rPr></w:pPr><w:r><w:rPr><w:rFonts w:hint="default" w:ascii="Arial" w:hAnsi="Arial" w:eastAsia="Arial" w:cs="Arial" /><w:b/><w:color w:val="2e75b6" /><w:sz w:val="28" /></w:rPr><w:t xml:space="preserve">34.1  WS4 Overview</w:t></w:r><w:r></w:r></w:p><w:p w14:paraId="0FE197DE"><w:pPr><w:pStyle w:val="886" /><w:pBdr></w:pBdr><w:spacing w:after="100" w:before="0" /><w:ind /><w:rPr></w:rPr></w:pPr><w:r><w:rPr><w:rFonts w:hint="default" w:ascii="Arial" w:hAnsi="Arial" w:eastAsia="Arial" w:cs="Arial" /><w:b w:val="0"/><w:sz w:val="24" /></w:rPr><w:t xml:space="preserve">AMD-003 Workstream 4 (WS4: Governance Framework v2.0) is a P0 priority initiative ratified under SC-2029-03. WS4 runs concurrently with WS1 and is the second P0 workstream withi</w:t></w:r><w:r><w:rPr><w:rFonts w:hint="default" w:ascii="Arial" w:hAnsi="Arial" w:eastAsia="Arial" w:cs="Arial" /><w:b w:val="0"/><w:sz w:val="24" /></w:rPr><w:t xml:space="preserve">n AMD-003, commencing Q1 2029. Its mandate is to replace the current v1.0 governance framework — drafted under AMD-001 and last substantively revised at AMD-002 WS4 — with a comprehensive v2.0 document suite fit for a fully commissioned 28-agent programme.</w:t></w:r><w:r></w:r></w:p><w:p w14:paraId="047BFAB0"><w:pPr><w:pStyle w:val="886" /><w:pBdr></w:pBdr><w:spacing w:after="100" w:before="0" /><w:ind /><w:rPr></w:rPr></w:pPr><w:r><w:rPr><w:rFonts w:hint="default" w:ascii="Arial" w:hAnsi="Arial" w:eastAsia="Arial" w:cs="Arial" /><w:b w:val="0"/><w:sz w:val="24" /></w:rPr><w:t xml:space="preserve">WS4 scope encompasses governance policy refresh, SLA management framework update (incorporating WS1 SLA rev</w:t></w:r><w:r><w:rPr><w:rFonts w:hint="default" w:ascii="Arial" w:hAnsi="Arial" w:eastAsia="Arial" w:cs="Arial" /><w:b w:val="0"/><w:sz w:val="24" /></w:rPr><w:t xml:space="preserve">ision outcomes), Steering Committee Charter v2.0, agent lifecycle policy, cross-agent dependency governance, and the formal publication of the Governance Framework v2.0 consolidated document. Budget allocation: ฿0.9M of the AMD-003 total envelope of ฿4.8M.</w:t></w:r><w:r></w:r></w:p><w:p w14:paraId="7B4824E1"><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4 — SC-2029-03 ratification</w:t></w:r><w:r></w:r></w:p><w:p w14:paraId="1692C8D3"><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฿0.9M (AMD-003 WS4 allocation)</w:t></w:r><w:r></w:r></w:p><w:p w14:paraId="6B21180D"><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Head of Governance &amp; Compliance</w:t></w:r><w:r></w:r></w:p><w:p w14:paraId="2F9AE1A4"><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Q4 2029</w:t></w:r><w:r></w:r></w:p><w:p w14:paraId="73F2756E"><w:pPr><w:pStyle w:val="886" /><w:pBdr></w:pBdr><w:spacing w:after="80" w:before="0" /><w:ind w:left="400" /><w:rPr></w:rPr></w:pPr><w:r><w:rPr><w:rFonts w:hint="default" w:ascii="Arial" w:hAnsi="Arial" w:eastAsia="Arial" w:cs="Arial" /><w:b/><w:sz w:val="24" /></w:rPr><w:t xml:space="preserve">SLA Integration:  </w:t></w:r><w:r><w:rPr><w:rFonts w:hint="default" w:ascii="Arial" w:hAnsi="Arial" w:eastAsia="Arial" w:cs="Arial" /><w:sz w:val="24" /></w:rPr><w:t xml:space="preserve">WS4 incorporates SLA threshold revisions from AMD-003 WS1 post SC-2029-07 ratification (Q3 2029)</w:t></w:r><w:r></w:r></w:p><w:p w14:paraId="37C4E5D7"><w:pPr><w:pStyle w:val="886" /><w:pBdr></w:pBdr><w:spacing w:after="80" w:before="0" /><w:ind w:left="400" /><w:rPr></w:rPr></w:pPr><w:r><w:rPr><w:rFonts w:hint="default" w:ascii="Arial" w:hAnsi="Arial" w:eastAsia="Arial" w:cs="Arial" /><w:b/><w:sz w:val="24" /></w:rPr><w:t xml:space="preserve">Output:  </w:t></w:r><w:r><w:rPr><w:rFonts w:hint="default" w:ascii="Arial" w:hAnsi="Arial" w:eastAsia="Arial" w:cs="Arial" /><w:sz w:val="24" /></w:rPr><w:t xml:space="preserve">Governance Framework v2.0 — five policy documents + consolidated manual</w:t></w:r><w:r></w:r></w:p><w:p w14:paraId="6491F441"><w:pPr><w:pStyle w:val="886" /><w:pBdr></w:pBdr><w:spacing w:after="80" w:before="200" /><w:ind /><w:rPr></w:rPr></w:pPr><w:r><w:rPr><w:rFonts w:hint="default" w:ascii="Arial" w:hAnsi="Arial" w:eastAsia="Arial" w:cs="Arial" /><w:b/><w:color w:val="2e75b6" /><w:sz w:val="28" /></w:rPr><w:t xml:space="preserve">34.2  Governance Framework v2.0 Scope</w:t></w:r><w:r></w:r></w:p><w:p w14:paraId="59C59E15"><w:pPr><w:pStyle w:val="886" /><w:pBdr></w:pBdr><w:spacing w:after="100" w:before="0" /><w:ind /><w:rPr></w:rPr></w:pPr><w:r><w:rPr><w:rFonts w:hint="default" w:ascii="Arial" w:hAnsi="Arial" w:eastAsia="Arial" w:cs="Arial" /><w:b w:val="0"/><w:sz w:val="24" /></w:rPr><w:t xml:space="preserve">Version 2.0 of the DAPH Decor AI Agent Governance Framework supersedes all prior governance documents and policies issued under AMD-001 and AMD-002. The v2.0 scope covers six structural areas:</w:t></w:r><w:r></w:r></w:p><w:p w14:paraId="43DD15FD"><w:pPr><w:pStyle w:val="886" /><w:pBdr></w:pBdr><w:spacing w:after="80" w:before="0" /><w:ind w:left="400" /><w:rPr></w:rPr></w:pPr><w:r><w:rPr><w:rFonts w:hint="default" w:ascii="Arial" w:hAnsi="Arial" w:eastAsia="Arial" w:cs="Arial" /><w:b/><w:sz w:val="24" /></w:rPr><w:t xml:space="preserve">Area 1 — Programme Mandate &amp; Scope Policy v2.0:  </w:t></w:r><w:r><w:rPr><w:rFonts w:hint="default" w:ascii="Arial" w:hAnsi="Arial" w:eastAsia="Arial" w:cs="Arial" /><w:sz w:val="24" /></w:rPr><w:t xml:space="preserve">Updated AMD programme mandate covering all 28 live agents, Phase E conditional expansion clause, AMD-003 full workstream remit</w:t></w:r><w:r></w:r></w:p><w:p w14:paraId="2DA2D66F"><w:pPr><w:pStyle w:val="886" /><w:pBdr></w:pBdr><w:spacing w:after="80" w:before="0" /><w:ind w:left="400" /><w:rPr></w:rPr></w:pPr><w:r><w:rPr><w:rFonts w:hint="default" w:ascii="Arial" w:hAnsi="Arial" w:eastAsia="Arial" w:cs="Arial" /><w:b/><w:sz w:val="24" /></w:rPr><w:t xml:space="preserve">Area 2 — SLA Management Policy v2.0:  </w:t></w:r><w:r><w:rPr><w:rFonts w:hint="default" w:ascii="Arial" w:hAnsi="Arial" w:eastAsia="Arial" w:cs="Arial" /><w:sz w:val="24" /></w:rPr><w:t xml:space="preserve">Revised SLA Group thresholds (Group D ≥98.5% accuracy, Group B target ≤5% escalation) incorporating SC-2029-07 decisions; full 28-agent SLA schedule reissued</w:t></w:r><w:r></w:r></w:p><w:p w14:paraId="4610F650"><w:pPr><w:pStyle w:val="886" /><w:pBdr></w:pBdr><w:spacing w:after="80" w:before="0" /><w:ind w:left="400" /><w:rPr></w:rPr></w:pPr><w:r><w:rPr><w:rFonts w:hint="default" w:ascii="Arial" w:hAnsi="Arial" w:eastAsia="Arial" w:cs="Arial" /><w:b/><w:sz w:val="24" /></w:rPr><w:t xml:space="preserve">Area 3 — Steering Committee Charter v2.0:  </w:t></w:r><w:r><w:rPr><w:rFonts w:hint="default" w:ascii="Arial" w:hAnsi="Arial" w:eastAsia="Arial" w:cs="Arial" /><w:sz w:val="24" /></w:rPr><w:t xml:space="preserve">Expanded SC decision rights to cover AMD-003 WS1–WS5 governance; Phase E conditional approval framework; AMD lifecycle decision taxonomy</w:t></w:r><w:r></w:r></w:p><w:p w14:paraId="235F6C91"><w:pPr><w:pStyle w:val="886" /><w:pBdr></w:pBdr><w:spacing w:after="80" w:before="0" /><w:ind w:left="400" /><w:rPr></w:rPr></w:pPr><w:r><w:rPr><w:rFonts w:hint="default" w:ascii="Arial" w:hAnsi="Arial" w:eastAsia="Arial" w:cs="Arial" /><w:b/><w:sz w:val="24" /></w:rPr><w:t xml:space="preserve">Area 4 — Agent Lifecycle Policy v2.0:  </w:t></w:r><w:r><w:rPr><w:rFonts w:hint="default" w:ascii="Arial" w:hAnsi="Arial" w:eastAsia="Arial" w:cs="Arial" /><w:sz w:val="24" /></w:rPr><w:t xml:space="preserve">Commission-to-decommission policy updated for 28-agent estate; new Phase D commissioning precedents (Ledger, Frame, Draft) codified; decommissioning trigger criteria v2</w:t></w:r><w:r></w:r></w:p><w:p w14:paraId="13DAADED"><w:pPr><w:pStyle w:val="886" /><w:pBdr></w:pBdr><w:spacing w:after="80" w:before="0" /><w:ind w:left="400" /><w:rPr></w:rPr></w:pPr><w:r><w:rPr><w:rFonts w:hint="default" w:ascii="Arial" w:hAnsi="Arial" w:eastAsia="Arial" w:cs="Arial" /><w:b/><w:sz w:val="24" /></w:rPr><w:t xml:space="preserve">Area 5 — Cross-Agent Dependency &amp; Orchestration Governance Policy v2.0:  </w:t></w:r><w:r><w:rPr><w:rFonts w:hint="default" w:ascii="Arial" w:hAnsi="Arial" w:eastAsia="Arial" w:cs="Arial" /><w:sz w:val="24" /></w:rPr><w:t xml:space="preserve">Cross-agent dependency register (Ledger→Pulse/Core, Frame→Ops/Pulse, Draft→Ledger); WS1 intelligence sharing protocol governance; AMD-003 WS5 Phase E inter-agent scope governance</w:t></w:r><w:r></w:r></w:p><w:p w14:paraId="4C9076F8"><w:pPr><w:pStyle w:val="886" /><w:pBdr></w:pBdr><w:spacing w:after="80" w:before="0" /><w:ind w:left="400" /><w:rPr></w:rPr></w:pPr><w:r><w:rPr><w:rFonts w:hint="default" w:ascii="Arial" w:hAnsi="Arial" w:eastAsia="Arial" w:cs="Arial" /><w:b/><w:sz w:val="24" /></w:rPr><w:t xml:space="preserve">Area 6 — Annual Review &amp; Amendment Governance:  </w:t></w:r><w:r><w:rPr><w:rFonts w:hint="default" w:ascii="Arial" w:hAnsi="Arial" w:eastAsia="Arial" w:cs="Arial" /><w:sz w:val="24" /></w:rPr><w:t xml:space="preserve">Formalised APR review cadence (Q1 annually); AMD lifecycle governance including WS initiation, mid-point, and closure criteria; SC ratification thresholds for new WS and budget amendments</w:t></w:r><w:r></w:r></w:p><w:p w14:paraId="2E62B8E2"><w:pPr><w:pStyle w:val="886" /><w:pBdr></w:pBdr><w:spacing w:after="80" w:before="200" /><w:ind /><w:rPr></w:rPr></w:pPr><w:r><w:rPr><w:rFonts w:hint="default" w:ascii="Arial" w:hAnsi="Arial" w:eastAsia="Arial" w:cs="Arial" /><w:b/><w:color w:val="2e75b6" /><w:sz w:val="28" /></w:rPr><w:t xml:space="preserve">34.3  WS4 Implementation Checklist</w:t></w:r><w:r></w:r></w:p><w:p w14:paraId="0EF719D8"><w:pPr><w:pStyle w:val="886" /><w:pBdr></w:pBdr><w:spacing w:after="100" w:before="0" /><w:ind /><w:rPr></w:rPr></w:pPr><w:r><w:rPr><w:rFonts w:hint="default" w:ascii="Arial" w:hAnsi="Arial" w:eastAsia="Arial" w:cs="Arial" /><w:b w:val="0"/><w:sz w:val="24" /></w:rPr><w:t xml:space="preserve">Six implementation checkpoints constitute the WS4 delivery schedule. Items GV-WS4-04 and GV-WS4-05 are sequentially dependent on SC-2029-07 (WS1 SLA revision, Q3 2029).</w:t></w:r><w:r></w:r></w:p><w:p w14:paraId="0F93245E"><w:pPr><w:pStyle w:val="886" /><w:pBdr></w:pBdr><w:spacing w:after="80" w:before="0" /><w:ind w:left="400" /><w:rPr></w:rPr></w:pPr><w:r><w:rPr><w:rFonts w:hint="default" w:ascii="Arial" w:hAnsi="Arial" w:eastAsia="Arial" w:cs="Arial" /><w:b/><w:sz w:val="24" /></w:rPr><w:t xml:space="preserve">GV-WS4-01:  </w:t></w:r><w:r><w:rPr><w:rFonts w:hint="default" w:ascii="Arial" w:hAnsi="Arial" w:eastAsia="Arial" w:cs="Arial" /><w:sz w:val="24" /></w:rPr><w:t xml:space="preserve">Governance Gap Analysis — formal gap assessment against AMD-001/002 policy suite; findings report to Programme Director — Q1 2029</w:t></w:r><w:r></w:r></w:p><w:p w14:paraId="6A2C2FD6"><w:pPr><w:pStyle w:val="886" /><w:pBdr></w:pBdr><w:spacing w:after="80" w:before="0" /><w:ind w:left="400" /><w:rPr></w:rPr></w:pPr><w:r><w:rPr><w:rFonts w:hint="default" w:ascii="Arial" w:hAnsi="Arial" w:eastAsia="Arial" w:cs="Arial" /><w:b/><w:sz w:val="24" /></w:rPr><w:t xml:space="preserve">GV-WS4-02:  </w:t></w:r><w:r><w:rPr><w:rFonts w:hint="default" w:ascii="Arial" w:hAnsi="Arial" w:eastAsia="Arial" w:cs="Arial" /><w:sz w:val="24" /></w:rPr><w:t xml:space="preserve">Agent Lifecycle Policy v2.0 Draft — commission-to-decommission policy incorporating Phase D precedents and 28-agent estate — Q2 2029</w:t></w:r><w:r></w:r></w:p><w:p w14:paraId="7D78A831"><w:pPr><w:pStyle w:val="886" /><w:pBdr></w:pBdr><w:spacing w:after="80" w:before="0" /><w:ind w:left="400" /><w:rPr></w:rPr></w:pPr><w:r><w:rPr><w:rFonts w:hint="default" w:ascii="Arial" w:hAnsi="Arial" w:eastAsia="Arial" w:cs="Arial" /><w:b/><w:sz w:val="24" /></w:rPr><w:t xml:space="preserve">GV-WS4-03:  </w:t></w:r><w:r><w:rPr><w:rFonts w:hint="default" w:ascii="Arial" w:hAnsi="Arial" w:eastAsia="Arial" w:cs="Arial" /><w:sz w:val="24" /></w:rPr><w:t xml:space="preserve">Steering Committee Charter v2.0 Ratified — expanded SC decision rights, Phase E conditional framework, AMD lifecycle taxonomy adopted by full SC — Q2 2029</w:t></w:r><w:r></w:r></w:p><w:p w14:paraId="37098640"><w:pPr><w:pStyle w:val="886" /><w:pBdr></w:pBdr><w:spacing w:after="80" w:before="0" /><w:ind w:left="400" /><w:rPr></w:rPr></w:pPr><w:r><w:rPr><w:rFonts w:hint="default" w:ascii="Arial" w:hAnsi="Arial" w:eastAsia="Arial" w:cs="Arial" /><w:b/><w:sz w:val="24" /></w:rPr><w:t xml:space="preserve">GV-WS4-04:  </w:t></w:r><w:r><w:rPr><w:rFonts w:hint="default" w:ascii="Arial" w:hAnsi="Arial" w:eastAsia="Arial" w:cs="Arial" /><w:sz w:val="24" /></w:rPr><w:t xml:space="preserve">SLA Management Policy v2.0 Published — revised Group D and Group B thresholds from SC-2029-07 incorporated; 28-agent SLA schedule reissued — Q3 2029 (post SC-2029-07)</w:t></w:r><w:r></w:r></w:p><w:p w14:paraId="354339FE"><w:pPr><w:pStyle w:val="886" /><w:pBdr></w:pBdr><w:spacing w:after="80" w:before="0" /><w:ind w:left="400" /><w:rPr></w:rPr></w:pPr><w:r><w:rPr><w:rFonts w:hint="default" w:ascii="Arial" w:hAnsi="Arial" w:eastAsia="Arial" w:cs="Arial" /><w:b/><w:sz w:val="24" /></w:rPr><w:t xml:space="preserve">GV-WS4-05:  </w:t></w:r><w:r><w:rPr><w:rFonts w:hint="default" w:ascii="Arial" w:hAnsi="Arial" w:eastAsia="Arial" w:cs="Arial" /><w:sz w:val="24" /></w:rPr><w:t xml:space="preserve">Cross-Agent Dependency &amp; Orchestration Policy v2.0 Published — dependency register updated with WS1 intelligence sharing protocol — Q3 2029</w:t></w:r><w:r></w:r></w:p><w:p w14:paraId="48AD4C95"><w:pPr><w:pStyle w:val="886" /><w:pBdr></w:pBdr><w:spacing w:after="80" w:before="0" /><w:ind w:left="400" /><w:rPr></w:rPr></w:pPr><w:r><w:rPr><w:rFonts w:hint="default" w:ascii="Arial" w:hAnsi="Arial" w:eastAsia="Arial" w:cs="Arial" /><w:b/><w:sz w:val="24" /></w:rPr><w:t xml:space="preserve">GV-WS4-06:  </w:t></w:r><w:r><w:rPr><w:rFonts w:hint="default" w:ascii="Arial" w:hAnsi="Arial" w:eastAsia="Arial" w:cs="Arial" /><w:sz w:val="24" /></w:rPr><w:t xml:space="preserve">Governance Framework v2.0 Consolidated Manual Published — all five policy documents compiled and formally issued; SC acknowledgement recorded — Q4 2029</w:t></w:r><w:r></w:r></w:p><w:p w14:paraId="7FD6C104"><w:pPr><w:pStyle w:val="886" /><w:pBdr></w:pBdr><w:spacing w:after="80" w:before="200" /><w:ind /><w:rPr></w:rPr></w:pPr><w:r><w:rPr><w:rFonts w:hint="default" w:ascii="Arial" w:hAnsi="Arial" w:eastAsia="Arial" w:cs="Arial" /><w:b/><w:color w:val="2e75b6" /><w:sz w:val="28" /></w:rPr><w:t xml:space="preserve">34.4  Governance Policies Published under WS4</w:t></w:r><w:r></w:r></w:p><w:p w14:paraId="1A12FA5A"><w:pPr><w:pStyle w:val="886" /><w:pBdr></w:pBdr><w:spacing w:after="100" w:before="0" /><w:ind /><w:rPr></w:rPr></w:pPr><w:r><w:rPr><w:rFonts w:hint="default" w:ascii="Arial" w:hAnsi="Arial" w:eastAsia="Arial" w:cs="Arial" /><w:b w:val="0"/><w:sz w:val="24" /></w:rPr><w:t xml:space="preserve">The following five policy documents constitute the deliverable set for Governance Framework v2.0. Each supersedes its AMD-001/002 predecessor upon SC acknowledgement at GV-WS4-06:</w:t></w:r><w:r></w:r></w:p><w:p w14:paraId="28CE1E9A"><w:pPr><w:pStyle w:val="886" /><w:pBdr></w:pBdr><w:spacing w:after="80" w:before="0" /><w:ind w:left="400" /><w:rPr></w:rPr></w:pPr><w:r><w:rPr><w:rFonts w:hint="default" w:ascii="Arial" w:hAnsi="Arial" w:eastAsia="Arial" w:cs="Arial" /><w:b/><w:sz w:val="24" /></w:rPr><w:t xml:space="preserve">GV2-P1:  </w:t></w:r><w:r><w:rPr><w:rFonts w:hint="default" w:ascii="Arial" w:hAnsi="Arial" w:eastAsia="Arial" w:cs="Arial" /><w:sz w:val="24" /></w:rPr><w:t xml:space="preserve">Programme Mandate &amp; Scope Policy v2.0 — covers AMD-003 full scope, 28-agent estate, Phase E conditional clause</w:t></w:r><w:r></w:r></w:p><w:p w14:paraId="3CFEAC1C"><w:pPr><w:pStyle w:val="886" /><w:pBdr></w:pBdr><w:spacing w:after="80" w:before="0" /><w:ind w:left="400" /><w:rPr></w:rPr></w:pPr><w:r><w:rPr><w:rFonts w:hint="default" w:ascii="Arial" w:hAnsi="Arial" w:eastAsia="Arial" w:cs="Arial" /><w:b/><w:sz w:val="24" /></w:rPr><w:t xml:space="preserve">GV2-P2:  </w:t></w:r><w:r><w:rPr><w:rFonts w:hint="default" w:ascii="Arial" w:hAnsi="Arial" w:eastAsia="Arial" w:cs="Arial" /><w:sz w:val="24" /></w:rPr><w:t xml:space="preserve">Agent SLA Management Policy v2.0 — Group A–D revised thresholds, 28-agent SLA schedule, SC-2029-07 revisions embedded</w:t></w:r><w:r></w:r></w:p><w:p w14:paraId="777C8FC6"><w:pPr><w:pStyle w:val="886" /><w:pBdr></w:pBdr><w:spacing w:after="80" w:before="0" /><w:ind w:left="400" /><w:rPr></w:rPr></w:pPr><w:r><w:rPr><w:rFonts w:hint="default" w:ascii="Arial" w:hAnsi="Arial" w:eastAsia="Arial" w:cs="Arial" /><w:b/><w:sz w:val="24" /></w:rPr><w:t xml:space="preserve">GV2-P3:  </w:t></w:r><w:r><w:rPr><w:rFonts w:hint="default" w:ascii="Arial" w:hAnsi="Arial" w:eastAsia="Arial" w:cs="Arial" /><w:sz w:val="24" /></w:rPr><w:t xml:space="preserve">Steering Committee Decision Rights Framework v2.0 — AMD lifecycle decision taxonomy, Phase E conditional approval, WS governance rights</w:t></w:r><w:r></w:r></w:p><w:p w14:paraId="175638B9"><w:pPr><w:pStyle w:val="886" /><w:pBdr></w:pBdr><w:spacing w:after="80" w:before="0" /><w:ind w:left="400" /><w:rPr></w:rPr></w:pPr><w:r><w:rPr><w:rFonts w:hint="default" w:ascii="Arial" w:hAnsi="Arial" w:eastAsia="Arial" w:cs="Arial" /><w:b/><w:sz w:val="24" /></w:rPr><w:t xml:space="preserve">GV2-P4:  </w:t></w:r><w:r><w:rPr><w:rFonts w:hint="default" w:ascii="Arial" w:hAnsi="Arial" w:eastAsia="Arial" w:cs="Arial" /><w:sz w:val="24" /></w:rPr><w:t xml:space="preserve">Agent Lifecycle (Commission to Decommission) Policy v2.0 — Phase D commissioning precedents, decommission trigger criteria v2, AMD-003 WS5 Phase E scoping governance</w:t></w:r><w:r></w:r></w:p><w:p w14:paraId="5CA59A79"><w:pPr><w:pStyle w:val="886" /><w:pBdr></w:pBdr><w:spacing w:after="80" w:before="0" /><w:ind w:left="400" /><w:rPr></w:rPr></w:pPr><w:r><w:rPr><w:rFonts w:hint="default" w:ascii="Arial" w:hAnsi="Arial" w:eastAsia="Arial" w:cs="Arial" /><w:b/><w:sz w:val="24" /></w:rPr><w:t xml:space="preserve">GV2-P5:  </w:t></w:r><w:r><w:rPr><w:rFonts w:hint="default" w:ascii="Arial" w:hAnsi="Arial" w:eastAsia="Arial" w:cs="Arial" /><w:sz w:val="24" /></w:rPr><w:t xml:space="preserve">Cross-Agent Dependency &amp; Orchestration Governance Policy v2.0 — dependency register, WS1 intelligence sharing governance, inter-agent SLA escalation chain</w:t></w:r><w:r></w:r></w:p><w:p w14:paraId="60429C57"><w:pPr><w:pStyle w:val="886" /><w:pBdr></w:pBdr><w:spacing w:after="80" w:before="200" /><w:ind /><w:rPr></w:rPr></w:pPr><w:r><w:rPr><w:rFonts w:hint="default" w:ascii="Arial" w:hAnsi="Arial" w:eastAsia="Arial" w:cs="Arial" /><w:b/><w:color w:val="2e75b6" /><w:sz w:val="28" /></w:rPr><w:t xml:space="preserve">34.5  Governance &amp; Approvals</w:t></w:r><w:r></w:r></w:p><w:p w14:paraId="54A154D0"><w:pPr><w:pStyle w:val="886" /><w:pBdr></w:pBdr><w:spacing w:after="100" w:before="0" /><w:ind /><w:rPr></w:rPr></w:pPr><w:r><w:rPr><w:rFonts w:hint="default" w:ascii="Arial" w:hAnsi="Arial" w:eastAsia="Arial" w:cs="Arial" /><w:b w:val="0"/><w:sz w:val="24" /></w:rPr><w:t xml:space="preserve">WS4 is governed under the AMD-00</w:t></w:r><w:r><w:rPr><w:rFonts w:hint="default" w:ascii="Arial" w:hAnsi="Arial" w:eastAsia="Arial" w:cs="Arial" /><w:b w:val="0"/><w:sz w:val="24" /></w:rPr><w:t xml:space="preserve">3 Programme Framework. Policy documents GV2-P1 through GV2-P5 require review by the Programme Director and Head of Governance &amp; Compliance prior to SC acknowledgement. The consolidated Governance Framework v2.0 Manual (GV-WS4-06) requires full SC sign-off.</w:t></w:r><w:r></w:r></w:p><w:p w14:paraId="1BA6DF5E"><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SC-2029-03 — AMD-003 ratification includes WS4 mandate</w:t></w:r><w:r></w:r></w:p><w:p w14:paraId="5C333C26"><w:pPr><w:pStyle w:val="886" /><w:pBdr></w:pBdr><w:spacing w:after="80" w:before="0" /><w:ind w:left="400" /><w:rPr></w:rPr></w:pPr><w:r><w:rPr><w:rFonts w:hint="default" w:ascii="Arial" w:hAnsi="Arial" w:eastAsia="Arial" w:cs="Arial" /><w:b/><w:sz w:val="24" /></w:rPr><w:t xml:space="preserve">WS1 Integration Point:  </w:t></w:r><w:r><w:rPr><w:rFonts w:hint="default" w:ascii="Arial" w:hAnsi="Arial" w:eastAsia="Arial" w:cs="Arial" /><w:sz w:val="24" /></w:rPr><w:t xml:space="preserve">GV-WS4-04 and GV-WS4-05 sequentially depend on SC-2029-07 SLA revision outputs from AMD-003 WS1 (Q3 2029)</w:t></w:r><w:r></w:r></w:p><w:p w14:paraId="3AEA93FA"><w:pPr><w:pStyle w:val="886" /><w:pBdr></w:pBdr><w:spacing w:after="80" w:before="0" /><w:ind w:left="400" /><w:rPr></w:rPr></w:pPr><w:r><w:rPr><w:rFonts w:hint="default" w:ascii="Arial" w:hAnsi="Arial" w:eastAsia="Arial" w:cs="Arial" /><w:b/><w:sz w:val="24" /></w:rPr><w:t xml:space="preserve">Policy Review Authority:  </w:t></w:r><w:r><w:rPr><w:rFonts w:hint="default" w:ascii="Arial" w:hAnsi="Arial" w:eastAsia="Arial" w:cs="Arial" /><w:sz w:val="24" /></w:rPr><w:t xml:space="preserve">Programme Director + Head of Governance &amp; Compliance (joint approval for GV2-P1 through GV2-P5)</w:t></w:r><w:r></w:r></w:p><w:p w14:paraId="7338A22B"><w:pPr><w:pStyle w:val="886" /><w:pBdr></w:pBdr><w:spacing w:after="80" w:before="0" /><w:ind w:left="400" /><w:rPr></w:rPr></w:pPr><w:r><w:rPr><w:rFonts w:hint="default" w:ascii="Arial" w:hAnsi="Arial" w:eastAsia="Arial" w:cs="Arial" /><w:b/><w:sz w:val="24" /></w:rPr><w:t xml:space="preserve">SC Acknowledgement:  </w:t></w:r><w:r><w:rPr><w:rFonts w:hint="default" w:ascii="Arial" w:hAnsi="Arial" w:eastAsia="Arial" w:cs="Arial" /><w:sz w:val="24" /></w:rPr><w:t xml:space="preserve">Full Steering Committee sign-off required for GV-WS4-06 Governance Framework v2.0 Manual publication (Q4 2029 SC meeting)</w:t></w:r><w:r></w:r></w:p><w:p w14:paraId="03766595"><w:pPr><w:pStyle w:val="886" /><w:pBdr></w:pBdr><w:spacing w:after="80" w:before="0" /><w:ind w:left="400" /><w:rPr></w:rPr></w:pPr><w:r><w:rPr><w:rFonts w:hint="default" w:ascii="Arial" w:hAnsi="Arial" w:eastAsia="Arial" w:cs="Arial" /><w:b/><w:sz w:val="24" /></w:rPr><w:t xml:space="preserve">Supersession Clause:  </w:t></w:r><w:r><w:rPr><w:rFonts w:hint="default" w:ascii="Arial" w:hAnsi="Arial" w:eastAsia="Arial" w:cs="Arial" /><w:sz w:val="24" /></w:rPr><w:t xml:space="preserve">All AMD-001 and AMD-002 governance documents superseded upon GV-WS4-06 SC acknowledgement; prior versions archived</w:t></w:r><w:r></w:r></w:p><w:p w14:paraId="46CD936D"><w:pPr><w:pStyle w:val="886" /><w:pBdr></w:pBdr><w:spacing w:after="80" w:before="0" /><w:ind w:left="400" /><w:rPr></w:rPr></w:pPr><w:r><w:rPr><w:rFonts w:hint="default" w:ascii="Arial" w:hAnsi="Arial" w:eastAsia="Arial" w:cs="Arial" /><w:b/><w:sz w:val="24" /></w:rPr><w:t xml:space="preserve">Risk Escalation:  </w:t></w:r><w:r><w:rPr><w:rFonts w:hint="default" w:ascii="Arial" w:hAnsi="Arial" w:eastAsia="Arial" w:cs="Arial" /><w:sz w:val="24" /></w:rPr><w:t xml:space="preserve">Any GV-WS4 checklist item RED status escalates to Programme Director within 48 hours</w:t></w:r><w:r></w:r></w:p><w:p w14:paraId="5D57B731"><w:pPr><w:pStyle w:val="886" /><w:pBdr></w:pBdr><w:spacing w:after="80" w:before="200" /><w:ind /><w:rPr></w:rPr></w:pPr><w:r><w:rPr><w:rFonts w:hint="default" w:ascii="Arial" w:hAnsi="Arial" w:eastAsia="Arial" w:cs="Arial" /><w:b/><w:color w:val="2e75b6" /><w:sz w:val="28" /></w:rPr><w:t xml:space="preserve">34.6  WS4 Milestones</w:t></w:r><w:r></w:r></w:p><w:p w14:paraId="10DEB116"><w:pPr><w:pStyle w:val="886" /><w:pBdr></w:pBdr><w:spacing w:after="100" w:before="0" /><w:ind /><w:rPr></w:rPr></w:pPr><w:r><w:rPr><w:rFonts w:hint="default" w:ascii="Arial" w:hAnsi="Arial" w:eastAsia="Arial" w:cs="Arial" /><w:b w:val="0"/><w:sz w:val="24" /></w:rPr><w:t xml:space="preserve">Five milestones govern WS4 delivery and Steering Committee reporting cadence:</w:t></w:r><w:r></w:r></w:p><w:p w14:paraId="0F217C85"><w:pPr><w:pStyle w:val="886" /><w:pBdr></w:pBdr><w:spacing w:after="80" w:before="0" /><w:ind w:left="400" /><w:rPr></w:rPr></w:pPr><w:r><w:rPr><w:rFonts w:hint="default" w:ascii="Arial" w:hAnsi="Arial" w:eastAsia="Arial" w:cs="Arial" /><w:b/><w:sz w:val="24" /></w:rPr><w:t xml:space="preserve">WS4-M1:  </w:t></w:r><w:r><w:rPr><w:rFonts w:hint="default" w:ascii="Arial" w:hAnsi="Arial" w:eastAsia="Arial" w:cs="Arial" /><w:sz w:val="24" /></w:rPr><w:t xml:space="preserve">WS4 Kickoff &amp; Governance Gap Analysis Complete (GV-WS4-01) — Q1 2029</w:t></w:r><w:r></w:r></w:p><w:p w14:paraId="6714BAF1"><w:pPr><w:pStyle w:val="886" /><w:pBdr></w:pBdr><w:spacing w:after="80" w:before="0" /><w:ind w:left="400" /><w:rPr></w:rPr></w:pPr><w:r><w:rPr><w:rFonts w:hint="default" w:ascii="Arial" w:hAnsi="Arial" w:eastAsia="Arial" w:cs="Arial" /><w:b/><w:sz w:val="24" /></w:rPr><w:t xml:space="preserve">WS4-M2:  </w:t></w:r><w:r><w:rPr><w:rFonts w:hint="default" w:ascii="Arial" w:hAnsi="Arial" w:eastAsia="Arial" w:cs="Arial" /><w:sz w:val="24" /></w:rPr><w:t xml:space="preserve">Agent Lifecycle Policy v2.0 &amp; SC Charter v2.0 Ratified (GV-WS4-02/03) — Q2 2029</w:t></w:r><w:r></w:r></w:p><w:p w14:paraId="71EE1C33"><w:pPr><w:pStyle w:val="886" /><w:pBdr></w:pBdr><w:spacing w:after="80" w:before="0" /><w:ind w:left="400" /><w:rPr></w:rPr></w:pPr><w:r><w:rPr><w:rFonts w:hint="default" w:ascii="Arial" w:hAnsi="Arial" w:eastAsia="Arial" w:cs="Arial" /><w:b/><w:sz w:val="24" /></w:rPr><w:t xml:space="preserve">WS4-M3:  </w:t></w:r><w:r><w:rPr><w:rFonts w:hint="default" w:ascii="Arial" w:hAnsi="Arial" w:eastAsia="Arial" w:cs="Arial" /><w:sz w:val="24" /></w:rPr><w:t xml:space="preserve">SLA Management Policy v2.0 &amp; Cross-Agent Dependency Policy v2.0 Published (GV-WS4-04/05, post SC-2029-07) — Q3 2029</w:t></w:r><w:r></w:r></w:p><w:p w14:paraId="04EF1824"><w:pPr><w:pStyle w:val="886" /><w:pBdr></w:pBdr><w:spacing w:after="80" w:before="0" /><w:ind w:left="400" /><w:rPr></w:rPr></w:pPr><w:r><w:rPr><w:rFonts w:hint="default" w:ascii="Arial" w:hAnsi="Arial" w:eastAsia="Arial" w:cs="Arial" /><w:b/><w:sz w:val="24" /></w:rPr><w:t xml:space="preserve">WS4-M4:  </w:t></w:r><w:r><w:rPr><w:rFonts w:hint="default" w:ascii="Arial" w:hAnsi="Arial" w:eastAsia="Arial" w:cs="Arial" /><w:sz w:val="24" /></w:rPr><w:t xml:space="preserve">Governance Framework v2.0 Consolidated Manual Draft Circulated for SC Review — Q4 2029</w:t></w:r><w:r></w:r></w:p><w:p w14:paraId="1AEFABDF"><w:pPr><w:pStyle w:val="886" /><w:pBdr></w:pBdr><w:spacing w:after="80" w:before="0" /><w:ind w:left="400" /><w:rPr></w:rPr></w:pPr><w:r><w:rPr><w:rFonts w:hint="default" w:ascii="Arial" w:hAnsi="Arial" w:eastAsia="Arial" w:cs="Arial" /><w:b/><w:sz w:val="24" /></w:rPr><w:t xml:space="preserve">WS4-M5:  </w:t></w:r><w:r><w:rPr><w:rFonts w:hint="default" w:ascii="Arial" w:hAnsi="Arial" w:eastAsia="Arial" w:cs="Arial" /><w:sz w:val="24" /></w:rPr><w:t xml:space="preserve">WS4 Formal Completion — Governance Framework v2.0 Published &amp; SC Acknowledged (GV-WS4-06) — Q4 2029</w:t></w:r><w:r></w:r></w:p><w:p w14:paraId="22765F3C"><w:pPr><w:pBdr></w:pBdr><w:spacing /><w:ind /><w:rPr></w:rPr></w:pPr><w:r><w:rPr><w:rFonts w:ascii="Calibri" w:hAnsi="Calibri" w:eastAsia="Calibri" w:cs="Calibri" /><w:b/><w:color w:val="1f2d5a" /><w:sz w:val="36" /></w:rPr><w:t xml:space="preserve">Section 35: AMD-003 WS2 – Infrastructure Modernisation</w:t></w:r><w:r></w:r></w:p><w:p w14:paraId="788779B9"><w:pPr><w:pBdr></w:pBdr><w:spacing /><w:ind /><w:rPr></w:rPr></w:pPr><w:r><w:rPr><w:rFonts w:ascii="Calibri" w:hAnsi="Calibri" w:eastAsia="Calibri" w:cs="Calibri" /><w:b/><w:color w:val="2e75b6" /><w:sz w:val="28" /></w:rPr><w:t xml:space="preserve">35.1 Workstream Overview</w:t></w:r><w:r></w:r></w:p><w:p w14:paraId="169E2A98"><w:pPr><w:pBdr></w:pBdr><w:spacing /><w:ind /><w:rPr></w:rPr></w:pPr><w:r><w:rPr><w:rFonts w:ascii="Calibri" w:hAnsi="Calibri" w:eastAsia="Calibri" w:cs="Calibri" /><w:b w:val="0"/><w:color w:val="000000" /><w:sz w:val="24" /></w:rPr><w:t xml:space="preserve">AMD-003 Workstream 2 (WS2) – Infrastructure Modernisation delivers the compute, data-pipeline, network-security and observability upgrades required to sustain 28 live agents at ent</w:t></w:r><w:r><w:rPr><w:rFonts w:ascii="Calibri" w:hAnsi="Calibri" w:eastAsia="Calibri" w:cs="Calibri" /><w:b w:val="0"/><w:color w:val="000000" /><w:sz w:val="24" /></w:rPr><w:t xml:space="preserve">erprise scale through FY2030. Authorised under SC-2029-03 (AMD-003 ratification) and informed by SC-2029-05 (infrastructure risk register), WS2 carries P1 priority with a budget of ฿1.1M and runs Q2 2029 – Q2 2030, making it the longest AMD-003 workstream.</w:t></w:r><w:r></w:r></w:p><w:p w14:paraId="42BFC459"><w:pPr><w:pBdr></w:pBdr><w:spacing /><w:ind /><w:rPr></w:rPr></w:pPr><w:r><w:rPr><w:rFonts w:ascii="Calibri" w:hAnsi="Calibri" w:eastAsia="Calibri" w:cs="Calibri" /><w:b w:val="0"/><w:color w:val="000000" /><w:sz w:val="24" /></w:rPr><w:t xml:space="preserve">WS2 operates in parallel </w:t></w:r><w:r><w:rPr><w:rFonts w:ascii="Calibri" w:hAnsi="Calibri" w:eastAsia="Calibri" w:cs="Calibri" /><w:b w:val="0"/><w:color w:val="000000" /><w:sz w:val="24" /></w:rPr><w:t xml:space="preserve">with WS1 (Agent Intelligence Enhancement) and WS4 (Governance Framework v2.0) through Q3 2029, then continues independently into Q1–Q2 2030. Phase E pre-provisioning (WS5, conditional on SC-2029-06) is sequenced after the WS2 compute baseline is certified.</w:t></w:r><w:r></w:r></w:p><w:p w14:paraId="4FCC4D37"><w:pPr><w:pBdr></w:pBdr><w:spacing /><w:ind /><w:rPr></w:rPr></w:pPr><w:r><w:rPr><w:rFonts w:ascii="Calibri" w:hAnsi="Calibri" w:eastAsia="Calibri" w:cs="Calibri" /><w:b/><w:color w:val="000000" /><w:sz w:val="24" /></w:rPr><w:t xml:space="preserve">Key Parameters:</w:t></w:r><w:r></w:r></w:p><w:p w14:paraId="7FD7D6E5"><w:pPr><w:pBdr></w:pBdr><w:spacing /><w:ind /><w:rPr></w:rPr></w:pPr><w:r><w:rPr><w:rFonts w:ascii="Calibri" w:hAnsi="Calibri" w:eastAsia="Calibri" w:cs="Calibri" /><w:b w:val="0"/><w:color w:val="000000" /><w:sz w:val="24" /></w:rPr><w:t xml:space="preserve">• Workstream: AMD-003 WS2 – Infrastructure Modernisation</w:t></w:r><w:r></w:r></w:p><w:p w14:paraId="411F91E2"><w:pPr><w:pBdr></w:pBdr><w:spacing /><w:ind /><w:rPr></w:rPr></w:pPr><w:r><w:rPr><w:rFonts w:ascii="Calibri" w:hAnsi="Calibri" w:eastAsia="Calibri" w:cs="Calibri" /><w:b w:val="0"/><w:color w:val="000000" /><w:sz w:val="24" /></w:rPr><w:t xml:space="preserve">• Priority: P1</w:t></w:r><w:r></w:r></w:p><w:p w14:paraId="6DB4B5A6"><w:pPr><w:pBdr></w:pBdr><w:spacing /><w:ind /><w:rPr></w:rPr></w:pPr><w:r><w:rPr><w:rFonts w:ascii="Calibri" w:hAnsi="Calibri" w:eastAsia="Calibri" w:cs="Calibri" /><w:b w:val="0"/><w:color w:val="000000" /><w:sz w:val="24" /></w:rPr><w:t xml:space="preserve">• Budget Allocation: ฿1.1M (AMD-003 total ฿4.8M)</w:t></w:r><w:r></w:r></w:p><w:p w14:paraId="58C011E8"><w:pPr><w:pBdr></w:pBdr><w:spacing /><w:ind /><w:rPr></w:rPr></w:pPr><w:r><w:rPr><w:rFonts w:ascii="Calibri" w:hAnsi="Calibri" w:eastAsia="Calibri" w:cs="Calibri" /><w:b w:val="0"/><w:color w:val="000000" /><w:sz w:val="24" /></w:rPr><w:t xml:space="preserve">• Governing Resolutions: SC-2029-03 (ratification), SC-2029-05 (infrastructure risk register)</w:t></w:r><w:r></w:r></w:p><w:p w14:paraId="19464258"><w:pPr><w:pBdr></w:pBdr><w:spacing /><w:ind /><w:rPr></w:rPr></w:pPr><w:r><w:rPr><w:rFonts w:ascii="Calibri" w:hAnsi="Calibri" w:eastAsia="Calibri" w:cs="Calibri" /><w:b w:val="0"/><w:color w:val="000000" /><w:sz w:val="24" /></w:rPr><w:t xml:space="preserve">• Timeline: Q2 2029 – Q2 2030</w:t></w:r><w:r></w:r></w:p><w:p w14:paraId="4DF47918"><w:pPr><w:pBdr></w:pBdr><w:spacing /><w:ind /><w:rPr></w:rPr></w:pPr><w:r><w:rPr><w:rFonts w:ascii="Calibri" w:hAnsi="Calibri" w:eastAsia="Calibri" w:cs="Calibri" /><w:b w:val="0"/><w:color w:val="000000" /><w:sz w:val="24" /></w:rPr><w:t xml:space="preserve">• Uptime Constraint: Zero-downtime migration protocol mandatory; all SLA group uptime targets must be maintained throughout all migration windows</w:t></w:r><w:r></w:r></w:p><w:p w14:paraId="6545EA63"><w:pPr><w:pBdr></w:pBdr><w:spacing /><w:ind /><w:rPr></w:rPr></w:pPr><w:r><w:rPr><w:rFonts w:ascii="Calibri" w:hAnsi="Calibri" w:eastAsia="Calibri" w:cs="Calibri" /><w:b/><w:color w:val="2e75b6" /><w:sz w:val="28" /></w:rPr><w:t xml:space="preserve">35.2 Scope</w:t></w:r><w:r></w:r></w:p><w:p w14:paraId="42F105D4"><w:pPr><w:pBdr></w:pBdr><w:spacing /><w:ind /><w:rPr></w:rPr></w:pPr><w:r><w:rPr><w:rFonts w:ascii="Calibri" w:hAnsi="Calibri" w:eastAsia="Calibri" w:cs="Calibri" /><w:b w:val="0"/><w:color w:val="000000" /><w:sz w:val="24" /></w:rPr><w:t xml:space="preserve">WS2 modernises five interdependent infrastructure layers underpinning the DAPH Decor AI Agent Programme. Each layer is independently testable and can be rolled back without affecting other layers.</w:t></w:r><w:r></w:r></w:p><w:p w14:paraId="2628B203"><w:pPr><w:pBdr></w:pBdr><w:spacing /><w:ind /><w:rPr></w:rPr></w:pPr><w:r><w:rPr><w:rFonts w:ascii="Calibri" w:hAnsi="Calibri" w:eastAsia="Calibri" w:cs="Calibri" /><w:b/><w:color w:val="000000" /><w:sz w:val="24" /></w:rPr><w:t xml:space="preserve">35.2.1 Compute Layer Containerisation &amp; Auto-Scaling</w:t></w:r><w:r></w:r></w:p><w:p w14:paraId="0BFB7BDE"><w:pPr><w:pBdr></w:pBdr><w:spacing /><w:ind /><w:rPr></w:rPr></w:pPr><w:r><w:rPr><w:rFonts w:ascii="Calibri" w:hAnsi="Calibri" w:eastAsia="Calibri" w:cs="Calibri" /><w:b w:val="0"/><w:color w:val="000000" /><w:sz w:val="24" /></w:rPr><w:t xml:space="preserve">Migration of all 28 agent workloads from bare-metal virtual ma</w:t></w:r><w:r><w:rPr><w:rFonts w:ascii="Calibri" w:hAnsi="Calibri" w:eastAsia="Calibri" w:cs="Calibri" /><w:b w:val="0"/><w:color w:val="000000" /><w:sz w:val="24" /></w:rPr><w:t xml:space="preserve">chines to containerised orchestration (Kubernetes-class). Auto-scaling policies calibrated per SLA group (Group D ≥99.5% uptime, Group A ≥99.0%, Group C ≥99.0%, Group B ≥98.5%). Blue-green deployment strategy eliminates downtime during container migration.</w:t></w:r><w:r></w:r></w:p><w:p w14:paraId="5F9705E4"><w:pPr><w:pBdr></w:pBdr><w:spacing /><w:ind /><w:rPr></w:rPr></w:pPr><w:r><w:rPr><w:rFonts w:ascii="Calibri" w:hAnsi="Calibri" w:eastAsia="Calibri" w:cs="Calibri" /><w:b/><w:color w:val="000000" /><w:sz w:val="24" /></w:rPr><w:t xml:space="preserve">35.2.2 Data Pipeline Real-Time Streaming (28 Agents)</w:t></w:r><w:r></w:r></w:p><w:p w14:paraId="28FF1EF9"><w:pPr><w:pBdr></w:pBdr><w:spacing /><w:ind /><w:rPr></w:rPr></w:pPr><w:r><w:rPr><w:rFonts w:ascii="Calibri" w:hAnsi="Calibri" w:eastAsia="Calibri" w:cs="Calibri" /><w:b w:val="0"/><w:color w:val="000000" /><w:sz w:val="24" /></w:rPr><w:t xml:space="preserve">Replacement of batch-processing data ingestion with event-driven streaming archi</w:t></w:r><w:r><w:rPr><w:rFonts w:ascii="Calibri" w:hAnsi="Calibri" w:eastAsia="Calibri" w:cs="Calibri" /><w:b w:val="0"/><w:color w:val="000000" /><w:sz w:val="24" /></w:rPr><w:t xml:space="preserve">tecture. All 28 agents receive sub-5-second data freshness guarantees, replacing batch windows of up to 15 minutes. Pipeline capacity is pre-provisioned at 1.5× peak observed load (APR-2029 benchmark) to accommodate v3.0 intelligence enhancements from WS1.</w:t></w:r><w:r></w:r></w:p><w:p w14:paraId="255CBBA4"><w:pPr><w:pBdr></w:pBdr><w:spacing /><w:ind /><w:rPr></w:rPr></w:pPr><w:r><w:rPr><w:rFonts w:ascii="Calibri" w:hAnsi="Calibri" w:eastAsia="Calibri" w:cs="Calibri" /><w:b/><w:color w:val="000000" /><w:sz w:val="24" /></w:rPr><w:t xml:space="preserve">35.2.3 Network Security &amp; Segmentation Refresh</w:t></w:r><w:r></w:r></w:p><w:p w14:paraId="2ECE0446"><w:pPr><w:pBdr></w:pBdr><w:spacing /><w:ind /><w:rPr></w:rPr></w:pPr><w:r><w:rPr><w:rFonts w:ascii="Calibri" w:hAnsi="Calibri" w:eastAsia="Calibri" w:cs="Calibri" /><w:b w:val="0"/><w:color w:val="000000" /><w:sz w:val="24" /></w:rPr><w:t xml:space="preserve">Implementati</w:t></w:r><w:r><w:rPr><w:rFonts w:ascii="Calibri" w:hAnsi="Calibri" w:eastAsia="Calibri" w:cs="Calibri" /><w:b w:val="0"/><w:color w:val="000000" /><w:sz w:val="24" /></w:rPr><w:t xml:space="preserve">on of zero-trust network architecture with agent-level micro-segmentation. Each SLA group is isolated in a dedicated network segment with inter-group traffic encrypted and logged. Aligns with GV2-P4 (Cross-Agent Dependency &amp; Communication Policy) from WS4.</w:t></w:r><w:r></w:r></w:p><w:p w14:paraId="3631CE7B"><w:pPr><w:pBdr></w:pBdr><w:spacing /><w:ind /><w:rPr></w:rPr></w:pPr><w:r><w:rPr><w:rFonts w:ascii="Calibri" w:hAnsi="Calibri" w:eastAsia="Calibri" w:cs="Calibri" /><w:b/><w:color w:val="000000" /><w:sz w:val="24" /></w:rPr><w:t xml:space="preserve">35.2.4 Monitoring &amp; Observability Platform v2</w:t></w:r><w:r></w:r></w:p><w:p w14:paraId="6AE8BFE4"><w:pPr><w:pBdr></w:pBdr><w:spacing /><w:ind /><w:rPr></w:rPr></w:pPr><w:r><w:rPr><w:rFonts w:ascii="Calibri" w:hAnsi="Calibri" w:eastAsia="Calibri" w:cs="Calibri" /><w:b w:val="0"/><w:color w:val="000000" /><w:sz w:val="24" /></w:rPr><w:t xml:space="preserve">Deployment of a unified observability stack (metrics, logs, traces) cover</w:t></w:r><w:r><w:rPr><w:rFonts w:ascii="Calibri" w:hAnsi="Calibri" w:eastAsia="Calibri" w:cs="Calibri" /><w:b w:val="0"/><w:color w:val="000000" /><w:sz w:val="24" /></w:rPr><w:t xml:space="preserve">ing all 28 agent processes, data pipelines and infrastructure components. Real-time alerting with SLA-breach prediction (15-minute forecast horizon) feeds the Incident Response playbook (Section 18). Dashboard integration with the Ops agent (#20) KPI view.</w:t></w:r><w:r></w:r></w:p><w:p w14:paraId="15EC7792"><w:pPr><w:pBdr></w:pBdr><w:spacing /><w:ind /><w:rPr></w:rPr></w:pPr><w:r><w:rPr><w:rFonts w:ascii="Calibri" w:hAnsi="Calibri" w:eastAsia="Calibri" w:cs="Calibri" /><w:b/><w:color w:val="000000" /><w:sz w:val="24" /></w:rPr><w:t xml:space="preserve">35.2.5 Phase E Infrastructure Pre-Provisioning</w:t></w:r><w:r></w:r></w:p><w:p w14:paraId="2A7D14AA"><w:pPr><w:pBdr></w:pBdr><w:spacing /><w:ind /><w:rPr></w:rPr></w:pPr><w:r><w:rPr><w:rFonts w:ascii="Calibri" w:hAnsi="Calibri" w:eastAsia="Calibri" w:cs="Calibri" /><w:b w:val="0"/><w:color w:val="000000" /><w:sz w:val="24" /></w:rPr><w:t xml:space="preserve">Conditional on SC-2029-06 (Phase E scoping approv</w:t></w:r><w:r><w:rPr><w:rFonts w:ascii="Calibri" w:hAnsi="Calibri" w:eastAsia="Calibri" w:cs="Calibri" /><w:b w:val="0"/><w:color w:val="000000" /><w:sz w:val="24" /></w:rPr><w:t xml:space="preserve">al from WS5). Capacity reservation and environment scaffolding for up to 4 Phase E candidate agents. Triggered only after WS2 compute baseline is certified (INF-WS2-06) and SC-2029-06 is issued. Estimated additional budget draw: ฿0.15M from WS5 allocation.</w:t></w:r><w:r></w:r></w:p><w:p w14:paraId="4B35E3E9"><w:pPr><w:pBdr></w:pBdr><w:spacing /><w:ind /><w:rPr></w:rPr></w:pPr><w:r><w:rPr><w:rFonts w:ascii="Calibri" w:hAnsi="Calibri" w:eastAsia="Calibri" w:cs="Calibri" /><w:b/><w:color w:val="2e75b6" /><w:sz w:val="28" /></w:rPr><w:t xml:space="preserve">35.3 Implementation Checklist (INF-WS2-01–07)</w:t></w:r><w:r></w:r></w:p><w:p w14:paraId="37EA3AAD"><w:pPr><w:pBdr></w:pBdr><w:spacing /><w:ind /><w:rPr></w:rPr></w:pPr><w:r><w:rPr><w:rFonts w:ascii="Calibri" w:hAnsi="Calibri" w:eastAsia="Calibri" w:cs="Calibri" /><w:b w:val="0"/><w:color w:val="000000" /><w:sz w:val="24" /></w:rPr><w:t xml:space="preserve">The following seven checkpoints gove</w:t></w:r><w:r><w:rPr><w:rFonts w:ascii="Calibri" w:hAnsi="Calibri" w:eastAsia="Calibri" w:cs="Calibri" /><w:b w:val="0"/><w:color w:val="000000" /><w:sz w:val="24" /></w:rPr><w:t xml:space="preserve">rn WS2 delivery. Each checkpoint requires Programme Director sign-off. INF-WS2-04 (streaming pipeline) additionally requires Head of Technology Architecture sign-off on latency benchmarks. INF-WS2-07 (Phase E pre-provisioning) is conditional on SC-2029-06.</w:t></w:r><w:r></w:r></w:p><w:p w14:paraId="247003B1"><w:pPr><w:pBdr></w:pBdr><w:spacing /><w:ind /><w:rPr></w:rPr></w:pPr><w:r><w:rPr><w:rFonts w:ascii="Calibri" w:hAnsi="Calibri" w:eastAsia="Calibri" w:cs="Calibri" /><w:b/><w:color w:val="000000" /><w:sz w:val="24" /></w:rPr><w:t xml:space="preserve">INF-WS2-01 – Infrastructure Baseline Audit</w:t></w:r><w:r></w:r></w:p><w:p w14:paraId="34DE9F4E"><w:pPr><w:pBdr></w:pBdr><w:spacing /><w:ind /><w:rPr></w:rPr></w:pPr><w:r><w:rPr><w:rFonts w:ascii="Calibri" w:hAnsi="Calibri" w:eastAsia="Calibri" w:cs="Calibri" /><w:b w:val="0"/><w:color w:val="000000" /><w:sz w:val="24" /></w:rPr><w:t xml:space="preserve">Complete </w:t></w:r><w:r><w:rPr><w:rFonts w:ascii="Calibri" w:hAnsi="Calibri" w:eastAsia="Calibri" w:cs="Calibri" /><w:b w:val="0"/><w:color w:val="000000" /><w:sz w:val="24" /></w:rPr><w:t xml:space="preserve">audit of all 28 agent compute, storage and network resources against the FY2030 capacity model. Identifies over-provisioned and under-provisioned resources. Output: Infrastructure Baseline Report v1. Owner: Head of Technology Architecture. Target: Q2 2029.</w:t></w:r><w:r></w:r></w:p><w:p w14:paraId="13196507"><w:pPr><w:pBdr></w:pBdr><w:spacing /><w:ind /><w:rPr></w:rPr></w:pPr><w:r><w:rPr><w:rFonts w:ascii="Calibri" w:hAnsi="Calibri" w:eastAsia="Calibri" w:cs="Calibri" /><w:b/><w:color w:val="000000" /><w:sz w:val="24" /></w:rPr><w:t xml:space="preserve">INF-WS2-02 – Containerisation Design &amp; Pilot</w:t></w:r><w:r></w:r></w:p><w:p w14:paraId="7466F8A7"><w:pPr><w:pBdr></w:pBdr><w:spacing /><w:ind /><w:rPr></w:rPr></w:pPr><w:r><w:rPr><w:rFonts w:ascii="Calibri" w:hAnsi="Calibri" w:eastAsia="Calibri" w:cs="Calibri" /><w:b w:val="0"/><w:color w:val="000000" /><w:sz w:val="24" /></w:rPr><w:t xml:space="preserve">Container image design, registry setup and pilot migration of 4 non-critical agents (one per SLA group). Validates zero-downtime migration runbook. Rollback tested within 30-minute window. Owner: Infrastructure Engineering Lead. Target: Q3 2029.</w:t></w:r><w:r></w:r></w:p><w:p w14:paraId="65BED905"><w:pPr><w:pBdr></w:pBdr><w:spacing /><w:ind /><w:rPr></w:rPr></w:pPr><w:r><w:rPr><w:rFonts w:ascii="Calibri" w:hAnsi="Calibri" w:eastAsia="Calibri" w:cs="Calibri" /><w:b/><w:color w:val="000000" /><w:sz w:val="24" /></w:rPr><w:t xml:space="preserve">INF-WS2-03 – Full Containerisation Rollout (28 Agents)</w:t></w:r><w:r></w:r></w:p><w:p w14:paraId="4A5E09B7"><w:pPr><w:pBdr></w:pBdr><w:spacing /><w:ind /><w:rPr></w:rPr></w:pPr><w:r><w:rPr><w:rFonts w:ascii="Calibri" w:hAnsi="Calibri" w:eastAsia="Calibri" w:cs="Calibri" /><w:b w:val="0"/><w:color w:val="000000" /><w:sz w:val="24" /></w:rPr><w:t xml:space="preserve">Ph</w:t></w:r><w:r><w:rPr><w:rFonts w:ascii="Calibri" w:hAnsi="Calibri" w:eastAsia="Calibri" w:cs="Calibri" /><w:b w:val="0"/><w:color w:val="000000" /><w:sz w:val="24" /></w:rPr><w:t xml:space="preserve">ased migration of remaining 24 agents to containerised orchestration. Migration windows scheduled 22:00–06:00 ICT outside peak operating hours. SLA monitoring active throughout. Owner: Infrastructure Engineering Lead + On-Call SLA Monitor. Target: Q4 2029.</w:t></w:r><w:r></w:r></w:p><w:p w14:paraId="7014CDBF"><w:pPr><w:pBdr></w:pBdr><w:spacing /><w:ind /><w:rPr></w:rPr></w:pPr><w:r><w:rPr><w:rFonts w:ascii="Calibri" w:hAnsi="Calibri" w:eastAsia="Calibri" w:cs="Calibri" /><w:b/><w:color w:val="000000" /><w:sz w:val="24" /></w:rPr><w:t xml:space="preserve">INF-WS2-04 – Real-Time Streaming Pipeline Deployment</w:t></w:r><w:r></w:r></w:p><w:p w14:paraId="5F5DAECA"><w:pPr><w:pBdr></w:pBdr><w:spacing /><w:ind /><w:rPr></w:rPr></w:pPr><w:r><w:rPr><w:rFonts w:ascii="Calibri" w:hAnsi="Calibri" w:eastAsia="Calibri" w:cs="Calibri" /><w:b w:val="0"/><w:color w:val="000000" /><w:sz w:val="24" /></w:rPr><w:t xml:space="preserve">Deploym</w:t></w:r><w:r><w:rPr><w:rFonts w:ascii="Calibri" w:hAnsi="Calibri" w:eastAsia="Calibri" w:cs="Calibri" /><w:b w:val="0"/><w:color w:val="000000" /><w:sz w:val="24" /></w:rPr><w:t xml:space="preserve">ent of event-driven streaming architecture for all 28 data ingestion pipelines. Parallel-run with legacy batch system for minimum 30 days before cutover. Requires Head of Technology Architecture sign-off on latency benchmarks (≤5s p99). Target: Q3–Q4 2029.</w:t></w:r><w:r></w:r></w:p><w:p w14:paraId="7BC88DA9"><w:pPr><w:pBdr></w:pBdr><w:spacing /><w:ind /><w:rPr></w:rPr></w:pPr><w:r><w:rPr><w:rFonts w:ascii="Calibri" w:hAnsi="Calibri" w:eastAsia="Calibri" w:cs="Calibri" /><w:b/><w:color w:val="000000" /><w:sz w:val="24" /></w:rPr><w:t xml:space="preserve">INF-WS2-05 – Network Security &amp; Segmentation Implementation</w:t></w:r><w:r></w:r></w:p><w:p w14:paraId="5757E3E7"><w:pPr><w:pBdr></w:pBdr><w:spacing /><w:ind /><w:rPr></w:rPr></w:pPr><w:r><w:rPr><w:rFonts w:ascii="Calibri" w:hAnsi="Calibri" w:eastAsia="Calibri" w:cs="Calibri" /><w:b w:val="0"/><w:color w:val="000000" /><w:sz w:val="24" /></w:rPr><w:t xml:space="preserve">Zero-trust architecture rollout and SLA-group micro-segmentation. Penetration test required prior to sign-off. Coordinates with GV2-P4 (WS4) for policy alignment. Owner: Head of Information Security. Target: Q4 2029.</w:t></w:r><w:r></w:r></w:p><w:p w14:paraId="4EC362C4"><w:pPr><w:pBdr></w:pBdr><w:spacing /><w:ind /><w:rPr></w:rPr></w:pPr><w:r><w:rPr><w:rFonts w:ascii="Calibri" w:hAnsi="Calibri" w:eastAsia="Calibri" w:cs="Calibri" /><w:b/><w:color w:val="000000" /><w:sz w:val="24" /></w:rPr><w:t xml:space="preserve">INF-WS2-06 – Monitoring &amp; Observability Platform v2 Go-Live</w:t></w:r><w:r></w:r></w:p><w:p w14:paraId="11849F10"><w:pPr><w:pBdr></w:pBdr><w:spacing /><w:ind /><w:rPr></w:rPr></w:pPr><w:r><w:rPr><w:rFonts w:ascii="Calibri" w:hAnsi="Calibri" w:eastAsia="Calibri" w:cs="Calibri" /><w:b w:val="0"/><w:color w:val="000000" /><w:sz w:val="24" /></w:rPr><w:t xml:space="preserve">Unified observability stack live for all 28 agents. SLA-breach prediction model validated against 90-day historical data. Integration with Ops agent (#20) KPI dashboard confirmed. Certified by Programme Director. Target: Q4 2029 – Q1 2030.</w:t></w:r><w:r></w:r></w:p><w:p w14:paraId="78901D4F"><w:pPr><w:pBdr></w:pBdr><w:spacing /><w:ind /><w:rPr></w:rPr></w:pPr><w:r><w:rPr><w:rFonts w:ascii="Calibri" w:hAnsi="Calibri" w:eastAsia="Calibri" w:cs="Calibri" /><w:b/><w:color w:val="000000" /><w:sz w:val="24" /></w:rPr><w:t xml:space="preserve">INF-WS2-07 – Phase E Infrastructure Pre-Provisioning</w:t></w:r><w:r></w:r></w:p><w:p w14:paraId="5D251268"><w:pPr><w:pBdr></w:pBdr><w:spacing /><w:ind /><w:rPr></w:rPr></w:pPr><w:r><w:rPr><w:rFonts w:ascii="Calibri" w:hAnsi="Calibri" w:eastAsia="Calibri" w:cs="Calibri" /><w:b w:val="0"/><w:color w:val="000000" /><w:sz w:val="24" /></w:rPr><w:t xml:space="preserve">Conditional on SC-2029-06. Capacity reservation and environment scaffolding for Phase E candidates. Triggered after INF-WS2-06 certification. Owner: Programme Director + Head of Technology Architecture. Target: Q1–Q2 2030 (conditional).</w:t></w:r><w:r></w:r></w:p><w:p w14:paraId="7CDC6EB2"><w:pPr><w:pBdr></w:pBdr><w:spacing /><w:ind /><w:rPr></w:rPr></w:pPr><w:r><w:rPr><w:rFonts w:ascii="Calibri" w:hAnsi="Calibri" w:eastAsia="Calibri" w:cs="Calibri" /><w:b/><w:color w:val="2e75b6" /><w:sz w:val="28" /></w:rPr><w:t xml:space="preserve">35.4 Zero-Downtime Migration Protocol</w:t></w:r><w:r></w:r></w:p><w:p w14:paraId="09EE7050"><w:pPr><w:pBdr></w:pBdr><w:spacing /><w:ind /><w:rPr></w:rPr></w:pPr><w:r><w:rPr><w:rFonts w:ascii="Calibri" w:hAnsi="Calibri" w:eastAsia="Calibri" w:cs="Calibri" /><w:b w:val="0"/><w:color w:val="000000" /><w:sz w:val="24" /></w:rPr><w:t xml:space="preserve">All</w:t></w:r><w:r><w:rPr><w:rFonts w:ascii="Calibri" w:hAnsi="Calibri" w:eastAsia="Calibri" w:cs="Calibri" /><w:b w:val="0"/><w:color w:val="000000" /><w:sz w:val="24" /></w:rPr><w:t xml:space="preserve"> migration activities involving live agent workloads must comply with the Zero-Downtime Migration Protocol. This protocol is mandatory for INF-WS2-03 (containerisation rollout), INF-WS2-04 (streaming pipeline cutover) and INF-WS2-05 (network segmentation).</w:t></w:r><w:r></w:r></w:p><w:p w14:paraId="66B45327"><w:pPr><w:pBdr></w:pBdr><w:spacing /><w:ind /><w:rPr></w:rPr></w:pPr><w:r><w:rPr><w:rFonts w:ascii="Calibri" w:hAnsi="Calibri" w:eastAsia="Calibri" w:cs="Calibri" /><w:b w:val="0"/><w:color w:val="000000" /><w:sz w:val="24" /></w:rPr><w:t xml:space="preserve">• Pre-migration: Full environment snapshot taken within 4 hours of migration window start. Rollback artifact retained for minimum 72 hours post-cutover.</w:t></w:r><w:r></w:r></w:p><w:p w14:paraId="479D8D51"><w:pPr><w:pBdr></w:pBdr><w:spacing /><w:ind /><w:rPr></w:rPr></w:pPr><w:r><w:rPr><w:rFonts w:ascii="Calibri" w:hAnsi="Calibri" w:eastAsia="Calibri" w:cs="Calibri" /><w:b w:val="0"/><w:color w:val="000000" /><w:sz w:val="24" /></w:rPr><w:t xml:space="preserve">• Window scheduling: All agent group migrations scheduled 22:00–06:00 ICT. Group D and Group A migrations require minimum 7-day advance notice to Programme Director.</w:t></w:r><w:r></w:r></w:p><w:p w14:paraId="0BC3E555"><w:pPr><w:pBdr></w:pBdr><w:spacing /><w:ind /><w:rPr></w:rPr></w:pPr><w:r><w:rPr><w:rFonts w:ascii="Calibri" w:hAnsi="Calibri" w:eastAsia="Calibri" w:cs="Calibri" /><w:b w:val="0"/><w:color w:val="000000" /><w:sz w:val="24" /></w:rPr><w:t xml:space="preserve">• Parallel operation: New infrastructure runs in shadow mode for minimum 14 days (compute) or 30 days (streaming pipeline) before traffic cutover. Both environments monitored simultaneously.</w:t></w:r><w:r></w:r></w:p><w:p w14:paraId="367882F4"><w:pPr><w:pBdr></w:pBdr><w:spacing /><w:ind /><w:rPr></w:rPr></w:pPr><w:r><w:rPr><w:rFonts w:ascii="Calibri" w:hAnsi="Calibri" w:eastAsia="Calibri" w:cs="Calibri" /><w:b w:val="0"/><w:color w:val="000000" /><w:sz w:val="24" /></w:rPr><w:t xml:space="preserve">• SLA monitoring: Continuous SLA metric collection throughout migration windows. Automatic rollback triggered if any group breaches uptime threshold for more than 3 consecutive minutes.</w:t></w:r><w:r></w:r></w:p><w:p w14:paraId="2493D232"><w:pPr><w:pBdr></w:pBdr><w:spacing /><w:ind /><w:rPr></w:rPr></w:pPr><w:r><w:rPr><w:rFonts w:ascii="Calibri" w:hAnsi="Calibri" w:eastAsia="Calibri" w:cs="Calibri" /><w:b w:val="0"/><w:color w:val="000000" /><w:sz w:val="24" /></w:rPr><w:t xml:space="preserve">• Post-migration validation: 48-hour hypercare period after each migration window. On-call Infrastructure Engineer and SLA Monitor assigned. Escalation to Programme Director if P1 SLA breach occurs.</w:t></w:r><w:r></w:r></w:p><w:p w14:paraId="751F22CF"><w:pPr><w:pBdr></w:pBdr><w:spacing /><w:ind /><w:rPr></w:rPr></w:pPr><w:r><w:rPr><w:rFonts w:ascii="Calibri" w:hAnsi="Calibri" w:eastAsia="Calibri" w:cs="Calibri" /><w:b w:val="0"/><w:color w:val="000000" /><w:sz w:val="24" /></w:rPr><w:t xml:space="preserve">• Sign-off: Programme Director signs INF-WS2 checklist item only after 48-hour hypercare period completes with zero P1 incidents.</w:t></w:r><w:r></w:r></w:p><w:p w14:paraId="273D6DED"><w:pPr><w:pBdr></w:pBdr><w:spacing /><w:ind /><w:rPr></w:rPr></w:pPr><w:r><w:rPr><w:rFonts w:ascii="Calibri" w:hAnsi="Calibri" w:eastAsia="Calibri" w:cs="Calibri" /><w:b/><w:color w:val="2e75b6" /><w:sz w:val="28" /></w:rPr><w:t xml:space="preserve">35.5 Governance &amp; Dependencies</w:t></w:r><w:r></w:r></w:p><w:p w14:paraId="10700384"><w:pPr><w:pBdr></w:pBdr><w:spacing /><w:ind /><w:rPr></w:rPr></w:pPr><w:r><w:rPr><w:rFonts w:ascii="Calibri" w:hAnsi="Calibri" w:eastAsia="Calibri" w:cs="Calibri" /><w:b w:val="0"/><w:color w:val="000000" /><w:sz w:val="24" /></w:rPr><w:t xml:space="preserve">WS2 intersects with multiple active workstreams and governance resolutions. All dependencies are tracked in the AMD-003 Programme Dashboard (owned by Core agent, #14).</w:t></w:r><w:r></w:r></w:p><w:p w14:paraId="2C0C5F36"><w:pPr><w:pBdr></w:pBdr><w:spacing /><w:ind /><w:rPr></w:rPr></w:pPr><w:r><w:rPr><w:rFonts w:ascii="Calibri" w:hAnsi="Calibri" w:eastAsia="Calibri" w:cs="Calibri" /><w:b/><w:color w:val="000000" /><w:sz w:val="24" /></w:rPr><w:t xml:space="preserve">SC-2029-03 – AMD-003 Ratification</w:t></w:r><w:r></w:r></w:p><w:p w14:paraId="5D952FC3"><w:pPr><w:pBdr></w:pBdr><w:spacing /><w:ind /><w:rPr></w:rPr></w:pPr><w:r><w:rPr><w:rFonts w:ascii="Calibri" w:hAnsi="Calibri" w:eastAsia="Calibri" w:cs="Calibri" /><w:b w:val="0"/><w:color w:val="000000" /><w:sz w:val="24" /></w:rPr><w:t xml:space="preserve">Authorises WS2 budget (฿1.1M) and timeline. No further SC resolution required to commence INF-WS2-01 through INF-WS2-06.</w:t></w:r><w:r></w:r></w:p><w:p w14:paraId="044E69EB"><w:pPr><w:pBdr></w:pBdr><w:spacing /><w:ind /><w:rPr></w:rPr></w:pPr><w:r><w:rPr><w:rFonts w:ascii="Calibri" w:hAnsi="Calibri" w:eastAsia="Calibri" w:cs="Calibri" /><w:b/><w:color w:val="000000" /><w:sz w:val="24" /></w:rPr><w:t xml:space="preserve">SC-2029-05 – Infrastructure Risk Register</w:t></w:r><w:r></w:r></w:p><w:p w14:paraId="6EB6526E"><w:pPr><w:pBdr></w:pBdr><w:spacing /><w:ind /><w:rPr></w:rPr></w:pPr><w:r><w:rPr><w:rFonts w:ascii="Calibri" w:hAnsi="Calibri" w:eastAsia="Calibri" w:cs="Calibri" /><w:b w:val="0"/><w:color w:val="000000" /><w:sz w:val="24" /></w:rPr><w:t xml:space="preserve">Defines acceptable risk thresholds for migration activities. Informs zero-downtime protocol design and SLA monitoring requirements throughout WS2.</w:t></w:r><w:r></w:r></w:p><w:p w14:paraId="552FA57F"><w:pPr><w:pBdr></w:pBdr><w:spacing /><w:ind /><w:rPr></w:rPr></w:pPr><w:r><w:rPr><w:rFonts w:ascii="Calibri" w:hAnsi="Calibri" w:eastAsia="Calibri" w:cs="Calibri" /><w:b/><w:color w:val="000000" /><w:sz w:val="24" /></w:rPr><w:t xml:space="preserve">SC-2029-06 – Phase E Scoping Approval</w:t></w:r><w:r></w:r></w:p><w:p w14:paraId="1ACB7F42"><w:pPr><w:pBdr></w:pBdr><w:spacing /><w:ind /><w:rPr></w:rPr></w:pPr><w:r><w:rPr><w:rFonts w:ascii="Calibri" w:hAnsi="Calibri" w:eastAsia="Calibri" w:cs="Calibri" /><w:b w:val="0"/><w:color w:val="000000" /><w:sz w:val="24" /></w:rPr><w:t xml:space="preserve">Conditional trigger for INF-WS2-07. Issued by Steering Committee upon satisfactory WS1 and WS3 progress review. WS2 delivery is not blocked pending SC-2029-06.</w:t></w:r><w:r></w:r></w:p><w:p w14:paraId="7878D66F"><w:pPr><w:pBdr></w:pBdr><w:spacing /><w:ind /><w:rPr></w:rPr></w:pPr><w:r><w:rPr><w:rFonts w:ascii="Calibri" w:hAnsi="Calibri" w:eastAsia="Calibri" w:cs="Calibri" /><w:b/><w:color w:val="000000" /><w:sz w:val="24" /></w:rPr><w:t xml:space="preserve">WS4 Dependency – GV2-P4 Cross-Agent Communication Policy</w:t></w:r><w:r></w:r></w:p><w:p w14:paraId="6EC26E18"><w:pPr><w:pBdr></w:pBdr><w:spacing /><w:ind /><w:rPr></w:rPr></w:pPr><w:r><w:rPr><w:rFonts w:ascii="Calibri" w:hAnsi="Calibri" w:eastAsia="Calibri" w:cs="Calibri" /><w:b w:val="0"/><w:color w:val="000000" /><w:sz w:val="24" /></w:rPr><w:t xml:space="preserve">Network segmentation design (INF-WS2-05) must comply with GV2-P4 once issued. If WS4 GV2-P4 is delayed beyond Q3 2029, INF-WS2-05 proceeds with interim security standards and is amended post-WS4.</w:t></w:r><w:r></w:r></w:p><w:p w14:paraId="27C3EF62"><w:pPr><w:pBdr></w:pBdr><w:spacing /><w:ind /><w:rPr></w:rPr></w:pPr><w:r><w:rPr><w:rFonts w:ascii="Calibri" w:hAnsi="Calibri" w:eastAsia="Calibri" w:cs="Calibri" /><w:b/><w:color w:val="000000" /><w:sz w:val="24" /></w:rPr><w:t xml:space="preserve">WS1 Dependency – Agent Intelligence Enhancement</w:t></w:r><w:r></w:r></w:p><w:p w14:paraId="206B8ED2"><w:pPr><w:pBdr></w:pBdr><w:spacing /><w:ind /><w:rPr></w:rPr></w:pPr><w:r><w:rPr><w:rFonts w:ascii="Calibri" w:hAnsi="Calibri" w:eastAsia="Calibri" w:cs="Calibri" /><w:b w:val="0"/><w:color w:val="000000" /><w:sz w:val="24" /></w:rPr><w:t xml:space="preserve">Streaming pipeline (INF-WS2-04) capacity must accommodate WS1 model upgrade data volumes. WS1 team provides throughput specifications to WS2 by end Q2 2029.</w:t></w:r><w:r></w:r></w:p><w:p w14:paraId="64377FC7"><w:pPr><w:pBdr></w:pBdr><w:spacing /><w:ind /><w:rPr></w:rPr></w:pPr><w:r><w:rPr><w:rFonts w:ascii="Calibri" w:hAnsi="Calibri" w:eastAsia="Calibri" w:cs="Calibri" /><w:b/><w:color w:val="2e75b6" /><w:sz w:val="28" /></w:rPr><w:t xml:space="preserve">35.6 Milestones</w:t></w:r><w:r></w:r></w:p><w:p w14:paraId="29D40ADB"><w:pPr><w:pBdr></w:pBdr><w:spacing /><w:ind /><w:rPr></w:rPr></w:pPr><w:r><w:rPr><w:rFonts w:ascii="Calibri" w:hAnsi="Calibri" w:eastAsia="Calibri" w:cs="Calibri" /><w:b/><w:color w:val="000000" /><w:sz w:val="24" /></w:rPr><w:t xml:space="preserve">WS2-M1 (Q2 2029)</w:t></w:r><w:r></w:r></w:p><w:p w14:paraId="4490E712"><w:pPr><w:pBdr></w:pBdr><w:spacing /><w:ind /><w:rPr></w:rPr></w:pPr><w:r><w:rPr><w:rFonts w:ascii="Calibri" w:hAnsi="Calibri" w:eastAsia="Calibri" w:cs="Calibri" /><w:b w:val="0"/><w:color w:val="000000" /><w:sz w:val="24" /></w:rPr><w:t xml:space="preserve">Infrastructure Baseline Audit complete (INF-WS2-01). Baseline report issued. Containerisation design finalised.</w:t></w:r><w:r></w:r></w:p><w:p w14:paraId="60997C1B"><w:pPr><w:pBdr></w:pBdr><w:spacing /><w:ind /><w:rPr></w:rPr></w:pPr><w:r><w:rPr><w:rFonts w:ascii="Calibri" w:hAnsi="Calibri" w:eastAsia="Calibri" w:cs="Calibri" /><w:b/><w:color w:val="000000" /><w:sz w:val="24" /></w:rPr><w:t xml:space="preserve">WS2-M2 (Q3 2029)</w:t></w:r><w:r></w:r></w:p><w:p w14:paraId="16AB7065"><w:pPr><w:pBdr></w:pBdr><w:spacing /><w:ind /><w:rPr></w:rPr></w:pPr><w:r><w:rPr><w:rFonts w:ascii="Calibri" w:hAnsi="Calibri" w:eastAsia="Calibri" w:cs="Calibri" /><w:b w:val="0"/><w:color w:val="000000" /><w:sz w:val="24" /></w:rPr><w:t xml:space="preserve">Containerisation pilot complete (INF-WS2-02). Streaming pipeline shadow-run commenced (INF-WS2-04 phase 1). Network segmentation design approved.</w:t></w:r><w:r></w:r></w:p><w:p w14:paraId="620AFFBC"><w:pPr><w:pBdr></w:pBdr><w:spacing /><w:ind /><w:rPr></w:rPr></w:pPr><w:r><w:rPr><w:rFonts w:ascii="Calibri" w:hAnsi="Calibri" w:eastAsia="Calibri" w:cs="Calibri" /><w:b/><w:color w:val="000000" /><w:sz w:val="24" /></w:rPr><w:t xml:space="preserve">WS2-M3 (Q4 2029)</w:t></w:r><w:r></w:r></w:p><w:p w14:paraId="068A3FB3"><w:pPr><w:pBdr></w:pBdr><w:spacing /><w:ind /><w:rPr></w:rPr></w:pPr><w:r><w:rPr><w:rFonts w:ascii="Calibri" w:hAnsi="Calibri" w:eastAsia="Calibri" w:cs="Calibri" /><w:b w:val="0"/><w:color w:val="000000" /><w:sz w:val="24" /></w:rPr><w:t xml:space="preserve">Full containerisation rollout complete (INF-WS2-03). Streaming pipeline cutover complete (INF-WS2-04). Network security implementation complete (INF-WS2-05).</w:t></w:r><w:r></w:r></w:p><w:p w14:paraId="29047F9B"><w:pPr><w:pBdr></w:pBdr><w:spacing /><w:ind /><w:rPr></w:rPr></w:pPr><w:r><w:rPr><w:rFonts w:ascii="Calibri" w:hAnsi="Calibri" w:eastAsia="Calibri" w:cs="Calibri" /><w:b/><w:color w:val="000000" /><w:sz w:val="24" /></w:rPr><w:t xml:space="preserve">WS2-M4 (Q1 2030)</w:t></w:r><w:r></w:r></w:p><w:p w14:paraId="552882F5"><w:pPr><w:pBdr></w:pBdr><w:spacing /><w:ind /><w:rPr></w:rPr></w:pPr><w:r><w:rPr><w:rFonts w:ascii="Calibri" w:hAnsi="Calibri" w:eastAsia="Calibri" w:cs="Calibri" /><w:b w:val="0"/><w:color w:val="000000" /><w:sz w:val="24" /></w:rPr><w:t xml:space="preserve">Monitoring &amp; Observability Platform v2 go-live (INF-WS2-06). 48-hour hypercare complete. Programme Director certification issued.</w:t></w:r><w:r></w:r></w:p><w:p w14:paraId="2EE058A5"><w:pPr><w:pBdr></w:pBdr><w:spacing /><w:ind /><w:rPr></w:rPr></w:pPr><w:r><w:rPr><w:rFonts w:ascii="Calibri" w:hAnsi="Calibri" w:eastAsia="Calibri" w:cs="Calibri" /><w:b/><w:color w:val="000000" /><w:sz w:val="24" /></w:rPr><w:t xml:space="preserve">WS2-M5 (Q2 2030)</w:t></w:r><w:r></w:r></w:p><w:p w14:paraId="218F45B4"><w:pPr><w:pBdr></w:pBdr><w:spacing /><w:ind /><w:rPr></w:rPr></w:pPr><w:r><w:rPr><w:rFonts w:ascii="Calibri" w:hAnsi="Calibri" w:eastAsia="Calibri" w:cs="Calibri" /><w:b w:val="0"/><w:color w:val="000000" /><w:sz w:val="24" /></w:rPr><w:t xml:space="preserve">WS2 closure: all seven checkpoints signed off. Phase E pre-provisioning complete if SC-2029-06 issued (INF-WS2-07). AMD-003 WS2 formally closed at Steering Committee.</w:t></w:r><w:r></w:r></w:p><w:p w14:paraId="008FCEC5"><w:pPr><w:pBdr></w:pBdr><w:spacing /><w:ind /><w:rPr></w:rPr></w:pPr><w:r><w:rPr><w:rFonts w:ascii="Calibri" w:hAnsi="Calibri" w:eastAsia="Calibri" w:cs="Calibri" /><w:b/><w:color w:val="1f2d5a" /><w:sz w:val="36" /></w:rPr><w:t xml:space="preserve">Section 36: AMD-003 WS3 – Advanced Analytics &amp; Reporting</w:t></w:r><w:r></w:r></w:p><w:p w14:paraId="04B00297"><w:pPr><w:pBdr></w:pBdr><w:spacing /><w:ind /><w:rPr></w:rPr></w:pPr><w:r><w:rPr><w:rFonts w:ascii="Calibri" w:hAnsi="Calibri" w:eastAsia="Calibri" w:cs="Calibri" /><w:b/><w:color w:val="2e75b6" /><w:sz w:val="28" /></w:rPr><w:t xml:space="preserve">36.1 Workstream Overview</w:t></w:r><w:r></w:r></w:p><w:p w14:paraId="793058FA"><w:pPr><w:pBdr></w:pBdr><w:spacing /><w:ind /><w:rPr></w:rPr></w:pPr><w:r><w:rPr><w:rFonts w:ascii="Calibri" w:hAnsi="Calibri" w:eastAsia="Calibri" w:cs="Calibri" /><w:b w:val="0"/><w:color w:val="000000" /><w:sz w:val="24" /></w:rPr><w:t xml:space="preserve">AMD-003 Workstream 3 (WS3) – Advanced Analytics &amp; Reporting builds the analytics and business intelligence layer on top of the 28-agent programme, delivering cross-ag</w:t></w:r><w:r><w:rPr><w:rFonts w:ascii="Calibri" w:hAnsi="Calibri" w:eastAsia="Calibri" w:cs="Calibri" /><w:b w:val="0"/><w:color w:val="000000" /><w:sz w:val="24" /></w:rPr><w:t xml:space="preserve">ent performance dashboards, predictive SLA modelling, automated Steering Committee reporting and client intelligence feeds. WS3 is authorised under SC-2029-03 (AMD-003 ratification) and carries P1 priority with a budget of ฿0.8M, running Q3 2029 – Q1 2030.</w:t></w:r><w:r></w:r></w:p><w:p w14:paraId="22819FBE"><w:pPr><w:pBdr></w:pBdr><w:spacing /><w:ind /><w:rPr></w:rPr></w:pPr><w:r><w:rPr><w:rFonts w:ascii="Calibri" w:hAnsi="Calibri" w:eastAsia="Calibri" w:cs="Calibri" /><w:b w:val="0"/><w:color w:val="000000" /><w:sz w:val="24" /></w:rPr><w:t xml:space="preserve">WS3 is sequenced to begin after WS1 model enhancements are substantially complete (WS1-M3, Q2 2029) and depends on the WS2</w:t></w:r><w:r><w:rPr><w:rFonts w:ascii="Calibri" w:hAnsi="Calibri" w:eastAsia="Calibri" w:cs="Calibri" /><w:b w:val="0"/><w:color w:val="000000" /><w:sz w:val="24" /></w:rPr><w:t xml:space="preserve"> real-time streaming pipeline (INF-WS2-04) for live agent data feeds. WS3 analytics outputs directly support the Annual Programme Review cadence established in Section 28 (Q1 2028 APR) and Section 32 (APR-2029), and will underpin the APR-2030 review cycle.</w:t></w:r><w:r></w:r></w:p><w:p w14:paraId="2EE011EA"><w:pPr><w:pBdr></w:pBdr><w:spacing /><w:ind /><w:rPr></w:rPr></w:pPr><w:r><w:rPr><w:rFonts w:ascii="Calibri" w:hAnsi="Calibri" w:eastAsia="Calibri" w:cs="Calibri" /><w:b/><w:color w:val="000000" /><w:sz w:val="24" /></w:rPr><w:t xml:space="preserve">Key Parameters:</w:t></w:r><w:r></w:r></w:p><w:p w14:paraId="735259FE"><w:pPr><w:pBdr></w:pBdr><w:spacing /><w:ind /><w:rPr></w:rPr></w:pPr><w:r><w:rPr><w:rFonts w:ascii="Calibri" w:hAnsi="Calibri" w:eastAsia="Calibri" w:cs="Calibri" /><w:b w:val="0"/><w:color w:val="000000" /><w:sz w:val="24" /></w:rPr><w:t xml:space="preserve">• Workstream: AMD-003 WS3 – Advanced Analytics &amp; Reporting</w:t></w:r><w:r></w:r></w:p><w:p w14:paraId="6D083361"><w:pPr><w:pBdr></w:pBdr><w:spacing /><w:ind /><w:rPr></w:rPr></w:pPr><w:r><w:rPr><w:rFonts w:ascii="Calibri" w:hAnsi="Calibri" w:eastAsia="Calibri" w:cs="Calibri" /><w:b w:val="0"/><w:color w:val="000000" /><w:sz w:val="24" /></w:rPr><w:t xml:space="preserve">• Priority: P1</w:t></w:r><w:r></w:r></w:p><w:p w14:paraId="50708D9C"><w:pPr><w:pBdr></w:pBdr><w:spacing /><w:ind /><w:rPr></w:rPr></w:pPr><w:r><w:rPr><w:rFonts w:ascii="Calibri" w:hAnsi="Calibri" w:eastAsia="Calibri" w:cs="Calibri" /><w:b w:val="0"/><w:color w:val="000000" /><w:sz w:val="24" /></w:rPr><w:t xml:space="preserve">• Budget Allocation: ฿0.8M (AMD-003 total ฿4.8M)</w:t></w:r><w:r></w:r></w:p><w:p w14:paraId="35079110"><w:pPr><w:pBdr></w:pBdr><w:spacing /><w:ind /><w:rPr></w:rPr></w:pPr><w:r><w:rPr><w:rFonts w:ascii="Calibri" w:hAnsi="Calibri" w:eastAsia="Calibri" w:cs="Calibri" /><w:b w:val="0"/><w:color w:val="000000" /><w:sz w:val="24" /></w:rPr><w:t xml:space="preserve">• Governing Resolution: SC-2029-03 (AMD-003 ratification)</w:t></w:r><w:r></w:r></w:p><w:p w14:paraId="0AAD8BDF"><w:pPr><w:pBdr></w:pBdr><w:spacing /><w:ind /><w:rPr></w:rPr></w:pPr><w:r><w:rPr><w:rFonts w:ascii="Calibri" w:hAnsi="Calibri" w:eastAsia="Calibri" w:cs="Calibri" /><w:b w:val="0"/><w:color w:val="000000" /><w:sz w:val="24" /></w:rPr><w:t xml:space="preserve">• Timeline: Q3 2029 – Q1 2030</w:t></w:r><w:r></w:r></w:p><w:p w14:paraId="525566DB"><w:pPr><w:pBdr></w:pBdr><w:spacing /><w:ind /><w:rPr></w:rPr></w:pPr><w:r><w:rPr><w:rFonts w:ascii="Calibri" w:hAnsi="Calibri" w:eastAsia="Calibri" w:cs="Calibri" /><w:b w:val="0"/><w:color w:val="000000" /><w:sz w:val="24" /></w:rPr><w:t xml:space="preserve">• Key Input Dependencies: WS1 intelligence enhancements (WS1-M3); WS2 streaming pipeline (INF-WS2-04); WS4 policy framework (GV2-P1–P5)</w:t></w:r><w:r></w:r></w:p><w:p w14:paraId="07BE30BE"><w:pPr><w:pBdr></w:pBdr><w:spacing /><w:ind /><w:rPr></w:rPr></w:pPr><w:r><w:rPr><w:rFonts w:ascii="Calibri" w:hAnsi="Calibri" w:eastAsia="Calibri" w:cs="Calibri" /><w:b/><w:color w:val="2e75b6" /><w:sz w:val="28" /></w:rPr><w:t xml:space="preserve">36.2 Scope</w:t></w:r><w:r></w:r></w:p><w:p w14:paraId="3A594CDF"><w:pPr><w:pBdr></w:pBdr><w:spacing /><w:ind /><w:rPr></w:rPr></w:pPr><w:r><w:rPr><w:rFonts w:ascii="Calibri" w:hAnsi="Calibri" w:eastAsia="Calibri" w:cs="Calibri" /><w:b w:val="0"/><w:color w:val="000000" /><w:sz w:val="24" /></w:rPr><w:t xml:space="preserve">WS3 delivers five integrated analytics and reporting capabilities, each built on a common data layer fed by the WS2 streaming pipeline. Capabilities are developed sequentially with the data warehouse as the foundational prerequisite.</w:t></w:r><w:r></w:r></w:p><w:p w14:paraId="699F6DA8"><w:pPr><w:pBdr></w:pBdr><w:spacing /><w:ind /><w:rPr></w:rPr></w:pPr><w:r><w:rPr><w:rFonts w:ascii="Calibri" w:hAnsi="Calibri" w:eastAsia="Calibri" w:cs="Calibri" /><w:b/><w:color w:val="000000" /><w:sz w:val="24" /></w:rPr><w:t xml:space="preserve">36.2.1 Analytics Data Warehouse</w:t></w:r><w:r></w:r></w:p><w:p w14:paraId="39E0F1D4"><w:pPr><w:pBdr></w:pBdr><w:spacing /><w:ind /><w:rPr></w:rPr></w:pPr><w:r><w:rPr><w:rFonts w:ascii="Calibri" w:hAnsi="Calibri" w:eastAsia="Calibri" w:cs="Calibri" /><w:b w:val="0"/><w:color w:val="000000" /><w:sz w:val="24" /></w:rPr><w:t xml:space="preserve">Structured data store consolidating all 28 agent output streams, SLA metrics, incident records, governance decisions and operational data into a sin</w:t></w:r><w:r><w:rPr><w:rFonts w:ascii="Calibri" w:hAnsi="Calibri" w:eastAsia="Calibri" w:cs="Calibri" /><w:b w:val="0"/><w:color w:val="000000" /><w:sz w:val="24" /></w:rPr><w:t xml:space="preserve">gle analytical source of truth. Fed by the WS2 streaming pipeline (INF-WS2-04). Designed to support both real-time query (dashboard) and batch query (report generation) workloads. Schema version-controlled with agent lifecycle in alignment with Section 21.</w:t></w:r><w:r></w:r></w:p><w:p w14:paraId="6B184F76"><w:pPr><w:pBdr></w:pBdr><w:spacing /><w:ind /><w:rPr></w:rPr></w:pPr><w:r><w:rPr><w:rFonts w:ascii="Calibri" w:hAnsi="Calibri" w:eastAsia="Calibri" w:cs="Calibri" /><w:b/><w:color w:val="000000" /><w:sz w:val="24" /></w:rPr><w:t xml:space="preserve">36.2.2 Cross-Agent Performance Analytics Dashboard</w:t></w:r><w:r></w:r></w:p><w:p w14:paraId="66D86D68"><w:pPr><w:pBdr></w:pBdr><w:spacing /><w:ind /><w:rPr></w:rPr></w:pPr><w:r><w:rPr><w:rFonts w:ascii="Calibri" w:hAnsi="Calibri" w:eastAsia="Calibri" w:cs="Calibri" /><w:b w:val="0"/><w:color w:val="000000" /><w:sz w:val="24" /></w:rPr><w:t xml:space="preserve">Unified web-based dashboard providing real-time and historical views of all 28 agents across four SLA groups (A–D). Includes department-level drill-</w:t></w:r><w:r><w:rPr><w:rFonts w:ascii="Calibri" w:hAnsi="Calibri" w:eastAsia="Calibri" w:cs="Calibri" /><w:b w:val="0"/><w:color w:val="000000" /><w:sz w:val="24" /></w:rPr><w:t xml:space="preserve">down (13 departments), individual agent KPI cards and SLA group compliance trend charts. Integrates with the Core agent (#14) programme dashboard and the Ops agent (#20) KPI view. Accessible to Programme Director, Steering Committee and Head of Operations.</w:t></w:r><w:r></w:r></w:p><w:p w14:paraId="1241593F"><w:pPr><w:pBdr></w:pBdr><w:spacing /><w:ind /><w:rPr></w:rPr></w:pPr><w:r><w:rPr><w:rFonts w:ascii="Calibri" w:hAnsi="Calibri" w:eastAsia="Calibri" w:cs="Calibri" /><w:b/><w:color w:val="000000" /><w:sz w:val="24" /></w:rPr><w:t xml:space="preserve">36.2.3 Predictive Analytics &amp; SLA Trend Modelling</w:t></w:r><w:r></w:r></w:p><w:p w14:paraId="2C6AA5B1"><w:pPr><w:pBdr></w:pBdr><w:spacing /><w:ind /><w:rPr></w:rPr></w:pPr><w:r><w:rPr><w:rFonts w:ascii="Calibri" w:hAnsi="Calibri" w:eastAsia="Calibri" w:cs="Calibri" /><w:b w:val="0"/><w:color w:val="000000" /><w:sz w:val="24" /></w:rPr><w:t xml:space="preserve">Forecasting models providing 90-day forward projections of SLA compliance by agent and SLA group. Models trained on APR-2029 performance baselines (</w:t></w:r><w:r><w:rPr><w:rFonts w:ascii="Calibri" w:hAnsi="Calibri" w:eastAsia="Calibri" w:cs="Calibri" /><w:b w:val="0"/><w:color w:val="000000" /><w:sz w:val="24" /></w:rPr><w:t xml:space="preserve">Section 32) and enriched by WS1 Group A–D intelligence enhancement outputs. Includes workload trend modelling, escalation rate prediction and uptime risk flagging. Alert threshold: predicted breach probability &gt;15% triggers Steering Committee notification.</w:t></w:r><w:r></w:r></w:p><w:p w14:paraId="07A68573"><w:pPr><w:pBdr></w:pBdr><w:spacing /><w:ind /><w:rPr></w:rPr></w:pPr><w:r><w:rPr><w:rFonts w:ascii="Calibri" w:hAnsi="Calibri" w:eastAsia="Calibri" w:cs="Calibri" /><w:b/><w:color w:val="000000" /><w:sz w:val="24" /></w:rPr><w:t xml:space="preserve">36.2.4 Automated Steering Committee Report Generation</w:t></w:r><w:r></w:r></w:p><w:p w14:paraId="7D6E69AD"><w:pPr><w:pBdr></w:pBdr><w:spacing /><w:ind /><w:rPr></w:rPr></w:pPr><w:r><w:rPr><w:rFonts w:ascii="Calibri" w:hAnsi="Calibri" w:eastAsia="Calibri" w:cs="Calibri" /><w:b w:val="0"/><w:color w:val="000000" /><w:sz w:val="24" /></w:rPr><w:t xml:space="preserve">Template-driven automated generation of quarterly SC performance packs and annual programme review documents. Reports pull live data from the</w:t></w:r><w:r><w:rPr><w:rFonts w:ascii="Calibri" w:hAnsi="Calibri" w:eastAsia="Calibri" w:cs="Calibri" /><w:b w:val="0"/><w:color w:val="000000" /><w:sz w:val="24" /></w:rPr><w:t xml:space="preserve"> analytics warehouse, apply SC-approved templates and are published to the governance portal for Programme Director review before distribution. Aligned with the SC Charter (Section 23) reporting calendar and the Annual Review cadence (Sections 24, 28, 32).</w:t></w:r><w:r></w:r></w:p><w:p w14:paraId="3EB28F88"><w:pPr><w:pBdr></w:pBdr><w:spacing /><w:ind /><w:rPr></w:rPr></w:pPr><w:r><w:rPr><w:rFonts w:ascii="Calibri" w:hAnsi="Calibri" w:eastAsia="Calibri" w:cs="Calibri" /><w:b/><w:color w:val="000000" /><w:sz w:val="24" /></w:rPr><w:t xml:space="preserve">36.2.5 Client Intelligence Reporting Integration</w:t></w:r><w:r></w:r></w:p><w:p w14:paraId="146D65AF"><w:pPr><w:pBdr></w:pBdr><w:spacing /><w:ind /><w:rPr></w:rPr></w:pPr><w:r><w:rPr><w:rFonts w:ascii="Calibri" w:hAnsi="Calibri" w:eastAsia="Calibri" w:cs="Calibri" /><w:b w:val="0"/><w:color w:val="000000" /><w:sz w:val="24" /></w:rPr><w:t xml:space="preserve">Client-facing analytics feeds integrating data from Ember (#23, Design Brief Automation) and Shore (#25, Post-Installation Support). </w:t></w:r><w:r><w:rPr><w:rFonts w:ascii="Calibri" w:hAnsi="Calibri" w:eastAsia="Calibri" w:cs="Calibri" /><w:b w:val="0"/><w:color w:val="000000" /><w:sz w:val="24" /></w:rPr><w:t xml:space="preserve">Produces project completion analytics, client satisfaction trend reports and post-install support resolution summaries. Accessible via the client portal. All client-facing reports comply with the Data Privacy policy (Section 19) and PDPA/GDPR requirements.</w:t></w:r><w:r></w:r></w:p><w:p w14:paraId="4FA074CA"><w:pPr><w:pBdr></w:pBdr><w:spacing /><w:ind /><w:rPr></w:rPr></w:pPr><w:r><w:rPr><w:rFonts w:ascii="Calibri" w:hAnsi="Calibri" w:eastAsia="Calibri" w:cs="Calibri" /><w:b/><w:color w:val="2e75b6" /><w:sz w:val="28" /></w:rPr><w:t xml:space="preserve">36.3 Implementation Checklist (ANL-WS3-01–06)</w:t></w:r><w:r></w:r></w:p><w:p w14:paraId="341D77DF"><w:pPr><w:pBdr></w:pBdr><w:spacing /><w:ind /><w:rPr></w:rPr></w:pPr><w:r><w:rPr><w:rFonts w:ascii="Calibri" w:hAnsi="Calibri" w:eastAsia="Calibri" w:cs="Calibri" /><w:b w:val="0"/><w:color w:val="000000" /><w:sz w:val="24" /></w:rPr><w:t xml:space="preserve">Six checkpoints govern WS3 delivery. Each checkpoint </w:t></w:r><w:r><w:rPr><w:rFonts w:ascii="Calibri" w:hAnsi="Calibri" w:eastAsia="Calibri" w:cs="Calibri" /><w:b w:val="0"/><w:color w:val="000000" /><w:sz w:val="24" /></w:rPr><w:t xml:space="preserve">requires Programme Director sign-off. ANL-WS3-02 (data warehouse) is a hard prerequisite for ANL-WS3-03 through ANL-WS3-06. ANL-WS3-06 (client reporting) additionally requires Head of Data &amp; Analytics sign-off and Data Protection Officer compliance review.</w:t></w:r><w:r></w:r></w:p><w:p w14:paraId="49B26964"><w:pPr><w:pBdr></w:pBdr><w:spacing /><w:ind /><w:rPr></w:rPr></w:pPr><w:r><w:rPr><w:rFonts w:ascii="Calibri" w:hAnsi="Calibri" w:eastAsia="Calibri" w:cs="Calibri" /><w:b/><w:color w:val="000000" /><w:sz w:val="24" /></w:rPr><w:t xml:space="preserve">ANL-WS3-01 – Analytics Requirements &amp; Data Model Design</w:t></w:r><w:r></w:r></w:p><w:p w14:paraId="7A57E60F"><w:pPr><w:pBdr></w:pBdr><w:spacing /><w:ind /><w:rPr></w:rPr></w:pPr><w:r><w:rPr><w:rFonts w:ascii="Calibri" w:hAnsi="Calibri" w:eastAsia="Calibri" w:cs="Calibri" /><w:b w:val="0"/><w:color w:val="000000" /><w:sz w:val="24" /></w:rPr><w:t xml:space="preserve">Stakeholder workshops with Programme Direct</w:t></w:r><w:r><w:rPr><w:rFonts w:ascii="Calibri" w:hAnsi="Calibri" w:eastAsia="Calibri" w:cs="Calibri" /><w:b w:val="0"/><w:color w:val="000000" /><w:sz w:val="24" /></w:rPr><w:t xml:space="preserve">or, Head of Operations, Head of Finance and SC representatives to define KPI catalogue, reporting cadence and dashboard requirements. Output: Analytics Requirements Document v1 and Data Model Specification. Owner: Head of Data &amp; Analytics. Target: Q3 2029.</w:t></w:r><w:r></w:r></w:p><w:p w14:paraId="0B545A71"><w:pPr><w:pBdr></w:pBdr><w:spacing /><w:ind /><w:rPr></w:rPr></w:pPr><w:r><w:rPr><w:rFonts w:ascii="Calibri" w:hAnsi="Calibri" w:eastAsia="Calibri" w:cs="Calibri" /><w:b/><w:color w:val="000000" /><w:sz w:val="24" /></w:rPr><w:t xml:space="preserve">ANL-WS3-02 – Data Warehouse Build &amp; Agent Feed Integration</w:t></w:r><w:r></w:r></w:p><w:p w14:paraId="5FDA725D"><w:pPr><w:pBdr></w:pBdr><w:spacing /><w:ind /><w:rPr></w:rPr></w:pPr><w:r><w:rPr><w:rFonts w:ascii="Calibri" w:hAnsi="Calibri" w:eastAsia="Calibri" w:cs="Calibri" /><w:b w:val="0"/><w:color w:val="000000" /><w:sz w:val="24" /></w:rPr><w:t xml:space="preserve">Build analytics data warehouse and connect all 28 agent output streams. Requires WS2 INF-WS2-04 streaming pipeline in parallel-run mode or live. Schema validation against all 28 agent data contracts. Owner: Data Engineering Lead. Target: Q3 2029.</w:t></w:r><w:r></w:r></w:p><w:p w14:paraId="60CC2168"><w:pPr><w:pBdr></w:pBdr><w:spacing /><w:ind /><w:rPr></w:rPr></w:pPr><w:r><w:rPr><w:rFonts w:ascii="Calibri" w:hAnsi="Calibri" w:eastAsia="Calibri" w:cs="Calibri" /><w:b/><w:color w:val="000000" /><w:sz w:val="24" /></w:rPr><w:t xml:space="preserve">ANL-WS3-03 – Cross-Agent Performance Dashboard Development &amp; Go-Live</w:t></w:r><w:r></w:r></w:p><w:p w14:paraId="7499BC97"><w:pPr><w:pBdr></w:pBdr><w:spacing /><w:ind /><w:rPr></w:rPr></w:pPr><w:r><w:rPr><w:rFonts w:ascii="Calibri" w:hAnsi="Calibri" w:eastAsia="Calibri" w:cs="Calibri" /><w:b w:val="0"/><w:color w:val="000000" /><w:sz w:val="24" /></w:rPr><w:t xml:space="preserve">Development, user acceptance testing and go-live of the unified analytics dashboard. UAT involves Programme Director and at least three department heads. Dashboard accessible via governance portal. Owner: Analytics Engineering Lead. Target: Q4 2029.</w:t></w:r><w:r></w:r></w:p><w:p w14:paraId="2105816A"><w:pPr><w:pBdr></w:pBdr><w:spacing /><w:ind /><w:rPr></w:rPr></w:pPr><w:r><w:rPr><w:rFonts w:ascii="Calibri" w:hAnsi="Calibri" w:eastAsia="Calibri" w:cs="Calibri" /><w:b/><w:color w:val="000000" /><w:sz w:val="24" /></w:rPr><w:t xml:space="preserve">ANL-WS3-04 – Predictive Analytics Model Deployment</w:t></w:r><w:r></w:r></w:p><w:p w14:paraId="799F4F58"><w:pPr><w:pBdr></w:pBdr><w:spacing /><w:ind /><w:rPr></w:rPr></w:pPr><w:r><w:rPr><w:rFonts w:ascii="Calibri" w:hAnsi="Calibri" w:eastAsia="Calibri" w:cs="Calibri" /><w:b w:val="0"/><w:color w:val="000000" /><w:sz w:val="24" /></w:rPr><w:t xml:space="preserve">Train, validate and deploy 90-day SLA</w:t></w:r><w:r><w:rPr><w:rFonts w:ascii="Calibri" w:hAnsi="Calibri" w:eastAsia="Calibri" w:cs="Calibri" /><w:b w:val="0"/><w:color w:val="000000" /><w:sz w:val="24" /></w:rPr><w:t xml:space="preserve"> compliance forecasting and workload trend models. Validation requires backtesting against minimum 12 months of historical performance data. Alert integration with Core (#14) programme dashboard and Incident Response playbook (Section 18). Target: Q4 2029.</w:t></w:r><w:r></w:r></w:p><w:p w14:paraId="5F4D950F"><w:pPr><w:pBdr></w:pBdr><w:spacing /><w:ind /><w:rPr></w:rPr></w:pPr><w:r><w:rPr><w:rFonts w:ascii="Calibri" w:hAnsi="Calibri" w:eastAsia="Calibri" w:cs="Calibri" /><w:b/><w:color w:val="000000" /><w:sz w:val="24" /></w:rPr><w:t xml:space="preserve">ANL-WS3-05 – Automated SC Report Generation Go-Live</w:t></w:r><w:r></w:r></w:p><w:p w14:paraId="53B4DEEA"><w:pPr><w:pBdr></w:pBdr><w:spacing /><w:ind /><w:rPr></w:rPr></w:pPr><w:r><w:rPr><w:rFonts w:ascii="Calibri" w:hAnsi="Calibri" w:eastAsia="Calibri" w:cs="Calibri" /><w:b w:val="0"/><w:color w:val="000000" /><w:sz w:val="24" /></w:rPr><w:t xml:space="preserve">Template build, integration with analy</w:t></w:r><w:r><w:rPr><w:rFonts w:ascii="Calibri" w:hAnsi="Calibri" w:eastAsia="Calibri" w:cs="Calibri" /><w:b w:val="0"/><w:color w:val="000000" /><w:sz w:val="24" /></w:rPr><w:t xml:space="preserve">tics warehouse and SC governance calendar, and Programme Director sign-off on report format. First automated quarterly pack generated and reviewed before go-live confirmation. Owner: Programme Director + Head of Data &amp; Analytics. Target: Q4 2029 – Q1 2030.</w:t></w:r><w:r></w:r></w:p><w:p w14:paraId="5313DDBF"><w:pPr><w:pBdr></w:pBdr><w:spacing /><w:ind /><w:rPr></w:rPr></w:pPr><w:r><w:rPr><w:rFonts w:ascii="Calibri" w:hAnsi="Calibri" w:eastAsia="Calibri" w:cs="Calibri" /><w:b/><w:color w:val="000000" /><w:sz w:val="24" /></w:rPr><w:t xml:space="preserve">ANL-WS3-06 – Client Intelligence Reporting Integration</w:t></w:r><w:r></w:r></w:p><w:p w14:paraId="757DBBEB"><w:pPr><w:pBdr></w:pBdr><w:spacing /><w:ind /><w:rPr></w:rPr></w:pPr><w:r><w:rPr><w:rFonts w:ascii="Calibri" w:hAnsi="Calibri" w:eastAsia="Calibri" w:cs="Calibri" /><w:b w:val="0"/><w:color w:val="000000" /><w:sz w:val="24" /></w:rPr><w:t xml:space="preserve">Integration of Ember (#23) and Shore (#25) data feeds into client-facing analytics module. Data Protection Officer compliance review required before client portal activation. Owner: Head of Data &amp; Analytics + Data Protection Officer. Target: Q1 2030.</w:t></w:r><w:r></w:r></w:p><w:p w14:paraId="12ED7569"><w:pPr><w:pBdr></w:pBdr><w:spacing /><w:ind /><w:rPr></w:rPr></w:pPr><w:r><w:rPr><w:rFonts w:ascii="Calibri" w:hAnsi="Calibri" w:eastAsia="Calibri" w:cs="Calibri" /><w:b/><w:color w:val="2e75b6" /><w:sz w:val="28" /></w:rPr><w:t xml:space="preserve">36.4 Analytics Architecture</w:t></w:r><w:r></w:r></w:p><w:p w14:paraId="3B8DB0B8"><w:pPr><w:pBdr></w:pBdr><w:spacing /><w:ind /><w:rPr></w:rPr></w:pPr><w:r><w:rPr><w:rFonts w:ascii="Calibri" w:hAnsi="Calibri" w:eastAsia="Calibri" w:cs="Calibri" /><w:b w:val="0"/><w:color w:val="000000" /><w:sz w:val="24" /></w:rPr><w:t xml:space="preserve">The WS3 analytics stack operates in three layers, each independently maintainable:</w:t></w:r><w:r></w:r></w:p><w:p w14:paraId="13757974"><w:pPr><w:pBdr></w:pBdr><w:spacing /><w:ind /><w:rPr></w:rPr></w:pPr><w:r><w:rPr><w:rFonts w:ascii="Calibri" w:hAnsi="Calibri" w:eastAsia="Calibri" w:cs="Calibri" /><w:b/><w:color w:val="000000" /><w:sz w:val="24" /></w:rPr><w:t xml:space="preserve">Data Ingestion Layer</w:t></w:r><w:r></w:r></w:p><w:p w14:paraId="1748B27F"><w:pPr><w:pBdr></w:pBdr><w:spacing /><w:ind /><w:rPr></w:rPr></w:pPr><w:r><w:rPr><w:rFonts w:ascii="Calibri" w:hAnsi="Calibri" w:eastAsia="Calibri" w:cs="Calibri" /><w:b w:val="0"/><w:color w:val="000000" /><w:sz w:val="24" /></w:rPr><w:t xml:space="preserve">Primary feed: WS2 real-time streaming pipeline (INF-WS2-04) delivering sub-5-second data freshness for all 28</w:t></w:r><w:r><w:rPr><w:rFonts w:ascii="Calibri" w:hAnsi="Calibri" w:eastAsia="Calibri" w:cs="Calibri" /><w:b w:val="0"/><w:color w:val="000000" /><w:sz w:val="24" /></w:rPr><w:t xml:space="preserve"> agent streams. Secondary feed: governance data (SC decisions, audit records) from DOCX-based records via scheduled extraction. All data is schema-validated on ingestion; rejected records are logged and escalated to the Data Engineering Lead within 1 hour.</w:t></w:r><w:r></w:r></w:p><w:p w14:paraId="486F1C98"><w:pPr><w:pBdr></w:pBdr><w:spacing /><w:ind /><w:rPr></w:rPr></w:pPr><w:r><w:rPr><w:rFonts w:ascii="Calibri" w:hAnsi="Calibri" w:eastAsia="Calibri" w:cs="Calibri" /><w:b/><w:color w:val="000000" /><w:sz w:val="24" /></w:rPr><w:t xml:space="preserve">Analytics &amp; Computation Layer</w:t></w:r><w:r></w:r></w:p><w:p w14:paraId="43FDC939"><w:pPr><w:pBdr></w:pBdr><w:spacing /><w:ind /><w:rPr></w:rPr></w:pPr><w:r><w:rPr><w:rFonts w:ascii="Calibri" w:hAnsi="Calibri" w:eastAsia="Calibri" w:cs="Calibri" /><w:b w:val="0"/><w:color w:val="000000" /><w:sz w:val="24" /></w:rPr><w:t xml:space="preserve">OLAP-style query engine for real-time dashboard queries and a batch computation engine for predictive model training and scheduled report g</w:t></w:r><w:r><w:rPr><w:rFonts w:ascii="Calibri" w:hAnsi="Calibri" w:eastAsia="Calibri" w:cs="Calibri" /><w:b w:val="0"/><w:color w:val="000000" /><w:sz w:val="24" /></w:rPr><w:t xml:space="preserve">eneration. Predictive models are retrained monthly against the latest 12 months of performance data. Model version control aligned with agent lifecycle management (Section 21) — model versions are archived and traceable to specific agent firmware versions.</w:t></w:r><w:r></w:r></w:p><w:p w14:paraId="4B2D2A81"><w:pPr><w:pBdr></w:pBdr><w:spacing /><w:ind /><w:rPr></w:rPr></w:pPr><w:r><w:rPr><w:rFonts w:ascii="Calibri" w:hAnsi="Calibri" w:eastAsia="Calibri" w:cs="Calibri" /><w:b/><w:color w:val="000000" /><w:sz w:val="24" /></w:rPr><w:t xml:space="preserve">Presentation &amp; Distribution Layer</w:t></w:r><w:r></w:r></w:p><w:p w14:paraId="58BC88A0"><w:pPr><w:pBdr></w:pBdr><w:spacing /><w:ind /><w:rPr></w:rPr></w:pPr><w:r><w:rPr><w:rFonts w:ascii="Calibri" w:hAnsi="Calibri" w:eastAsia="Calibri" w:cs="Calibri" /><w:b w:val="0"/><w:color w:val="000000" /><w:sz w:val="24" /></w:rPr><w:t xml:space="preserve">Browser-based dashboards served via the governance portal. Scheduled PDF/HTML repor</w:t></w:r><w:r><w:rPr><w:rFonts w:ascii="Calibri" w:hAnsi="Calibri" w:eastAsia="Calibri" w:cs="Calibri" /><w:b w:val="0"/><w:color w:val="000000" /><w:sz w:val="24" /></w:rPr><w:t xml:space="preserve">t packages distributed to SC members via the governance calendar. Client-facing analytics delivered through the client portal with role-based access controls. All presentation assets comply with PDPA/GDPR (Section 19) and the AI Ethics policy (Section 20).</w:t></w:r><w:r></w:r></w:p><w:p w14:paraId="402758A7"><w:pPr><w:pBdr></w:pBdr><w:spacing /><w:ind /><w:rPr></w:rPr></w:pPr><w:r><w:rPr><w:rFonts w:ascii="Calibri" w:hAnsi="Calibri" w:eastAsia="Calibri" w:cs="Calibri" /><w:b/><w:color w:val="2e75b6" /><w:sz w:val="28" /></w:rPr><w:t xml:space="preserve">36.5 Governance &amp; Dependencies</w:t></w:r><w:r></w:r></w:p><w:p w14:paraId="6CC1FDE8"><w:pPr><w:pBdr></w:pBdr><w:spacing /><w:ind /><w:rPr></w:rPr></w:pPr><w:r><w:rPr><w:rFonts w:ascii="Calibri" w:hAnsi="Calibri" w:eastAsia="Calibri" w:cs="Calibri" /><w:b w:val="0"/><w:color w:val="000000" /><w:sz w:val="24" /></w:rPr><w:t xml:space="preserve">WS3 has dependencies on three other AMD-003 workstreams and coordinates with the existing governance framework. All dependencies are tracked in the AMD-003 Programme Dashboard (owned by Core agent, #14).</w:t></w:r><w:r></w:r></w:p><w:p w14:paraId="72D7D7BC"><w:pPr><w:pBdr></w:pBdr><w:spacing /><w:ind /><w:rPr></w:rPr></w:pPr><w:r><w:rPr><w:rFonts w:ascii="Calibri" w:hAnsi="Calibri" w:eastAsia="Calibri" w:cs="Calibri" /><w:b/><w:color w:val="000000" /><w:sz w:val="24" /></w:rPr><w:t xml:space="preserve">SC-2029-03 – AMD-003 Ratification</w:t></w:r><w:r></w:r></w:p><w:p w14:paraId="2ADB4269"><w:pPr><w:pBdr></w:pBdr><w:spacing /><w:ind /><w:rPr></w:rPr></w:pPr><w:r><w:rPr><w:rFonts w:ascii="Calibri" w:hAnsi="Calibri" w:eastAsia="Calibri" w:cs="Calibri" /><w:b w:val="0"/><w:color w:val="000000" /><w:sz w:val="24" /></w:rPr><w:t xml:space="preserve">Authorises WS3 budget (฿0.8M) and timeline. No further SC resolution required to commence ANL-WS3-01 through ANL-WS3-05.</w:t></w:r><w:r></w:r></w:p><w:p w14:paraId="68C5AC61"><w:pPr><w:pBdr></w:pBdr><w:spacing /><w:ind /><w:rPr></w:rPr></w:pPr><w:r><w:rPr><w:rFonts w:ascii="Calibri" w:hAnsi="Calibri" w:eastAsia="Calibri" w:cs="Calibri" /><w:b/><w:color w:val="000000" /><w:sz w:val="24" /></w:rPr><w:t xml:space="preserve">WS2 Dependency – INF-WS2-04 Streaming Pipeline</w:t></w:r><w:r></w:r></w:p><w:p w14:paraId="6C4D0F5C"><w:pPr><w:pBdr></w:pBdr><w:spacing /><w:ind /><w:rPr></w:rPr></w:pPr><w:r><w:rPr><w:rFonts w:ascii="Calibri" w:hAnsi="Calibri" w:eastAsia="Calibri" w:cs="Calibri" /><w:b w:val="0"/><w:color w:val="000000" /><w:sz w:val="24" /></w:rPr><w:t xml:space="preserve">ANL-WS3-02 (data warehouse agent </w:t></w:r><w:r><w:rPr><w:rFonts w:ascii="Calibri" w:hAnsi="Calibri" w:eastAsia="Calibri" w:cs="Calibri" /><w:b w:val="0"/><w:color w:val="000000" /><w:sz w:val="24" /></w:rPr><w:t xml:space="preserve">feed integration) requires WS2 streaming pipeline in parallel-run or live state. If INF-WS2-04 is delayed beyond Q3 2029, WS3 data warehouse build proceeds with legacy batch feed and migrates to streaming on INF-WS2-04 go-live, with no WS3 timeline impact.</w:t></w:r><w:r></w:r></w:p><w:p w14:paraId="620E0DCD"><w:pPr><w:pBdr></w:pBdr><w:spacing /><w:ind /><w:rPr></w:rPr></w:pPr><w:r><w:rPr><w:rFonts w:ascii="Calibri" w:hAnsi="Calibri" w:eastAsia="Calibri" w:cs="Calibri" /><w:b/><w:color w:val="000000" /><w:sz w:val="24" /></w:rPr><w:t xml:space="preserve">WS1 Dependency – Intelligence Enhancement Outputs</w:t></w:r><w:r></w:r></w:p><w:p w14:paraId="70E4CAFD"><w:pPr><w:pBdr></w:pBdr><w:spacing /><w:ind /><w:rPr></w:rPr></w:pPr><w:r><w:rPr><w:rFonts w:ascii="Calibri" w:hAnsi="Calibri" w:eastAsia="Calibri" w:cs="Calibri" /><w:b w:val="0"/><w:color w:val="000000" /><w:sz w:val="24" /></w:rPr><w:t xml:space="preserve">Predictive analytics models (ANL-WS3-04) use WS1 Group A–D enhancement outputs as model features. WS1 team provides feature specifications to WS3 by end Q3 2029. WS3 model training begins when WS1-M3 (Q2 2029) baseline data is available.</w:t></w:r><w:r></w:r></w:p><w:p w14:paraId="4F66EABB"><w:pPr><w:pBdr></w:pBdr><w:spacing /><w:ind /><w:rPr></w:rPr></w:pPr><w:r><w:rPr><w:rFonts w:ascii="Calibri" w:hAnsi="Calibri" w:eastAsia="Calibri" w:cs="Calibri" /><w:b/><w:color w:val="000000" /><w:sz w:val="24" /></w:rPr><w:t xml:space="preserve">WS4 Dependency – GV2-P1 Programme Mandate Policy</w:t></w:r><w:r></w:r></w:p><w:p w14:paraId="13AFAC58"><w:pPr><w:pBdr></w:pBdr><w:spacing /><w:ind /><w:rPr></w:rPr></w:pPr><w:r><w:rPr><w:rFonts w:ascii="Calibri" w:hAnsi="Calibri" w:eastAsia="Calibri" w:cs="Calibri" /><w:b w:val="0"/><w:color w:val="000000" /><w:sz w:val="24" /></w:rPr><w:t xml:space="preserve">Automated SC report templates (ANL-WS3-05) must align with GV2-P1 Programme Mandate Policy from WS4. If WS4 GV2-P1 is delayed beyond Q4 2029, ANL-WS3-05 proceeds with existing report templates and is updated post-WS4 at no additional cost.</w:t></w:r><w:r></w:r></w:p><w:p w14:paraId="282F42E9"><w:pPr><w:pBdr></w:pBdr><w:spacing /><w:ind /><w:rPr></w:rPr></w:pPr><w:r><w:rPr><w:rFonts w:ascii="Calibri" w:hAnsi="Calibri" w:eastAsia="Calibri" w:cs="Calibri" /><w:b/><w:color w:val="000000" /><w:sz w:val="24" /></w:rPr><w:t xml:space="preserve">Section 23 – SC Charter &amp; Reporting Calendar</w:t></w:r><w:r></w:r></w:p><w:p w14:paraId="07427479"><w:pPr><w:pBdr></w:pBdr><w:spacing /><w:ind /><w:rPr></w:rPr></w:pPr><w:r><w:rPr><w:rFonts w:ascii="Calibri" w:hAnsi="Calibri" w:eastAsia="Calibri" w:cs="Calibri" /><w:b w:val="0"/><w:color w:val="000000" /><w:sz w:val="24" /></w:rPr><w:t xml:space="preserve">WS3 automated reports are scheduled in alignment with the SC Charter reporting calendar (Section 23). Quarterly packs target 10 days before each SC meeting. Annual review packs target 20 days before the APR session.</w:t></w:r><w:r></w:r></w:p><w:p w14:paraId="2A130B0A"><w:pPr><w:pBdr></w:pBdr><w:spacing /><w:ind /><w:rPr></w:rPr></w:pPr><w:r><w:rPr><w:rFonts w:ascii="Calibri" w:hAnsi="Calibri" w:eastAsia="Calibri" w:cs="Calibri" /><w:b/><w:color w:val="2e75b6" /><w:sz w:val="28" /></w:rPr><w:t xml:space="preserve">36.6 Milestones</w:t></w:r><w:r></w:r></w:p><w:p w14:paraId="5BBED1ED"><w:pPr><w:pBdr></w:pBdr><w:spacing /><w:ind /><w:rPr></w:rPr></w:pPr><w:r><w:rPr><w:rFonts w:ascii="Calibri" w:hAnsi="Calibri" w:eastAsia="Calibri" w:cs="Calibri" /><w:b/><w:color w:val="000000" /><w:sz w:val="24" /></w:rPr><w:t xml:space="preserve">WS3-M1 (Q3 2029)</w:t></w:r><w:r></w:r></w:p><w:p w14:paraId="07FD6BEC"><w:pPr><w:pBdr></w:pBdr><w:spacing /><w:ind /><w:rPr></w:rPr></w:pPr><w:r><w:rPr><w:rFonts w:ascii="Calibri" w:hAnsi="Calibri" w:eastAsia="Calibri" w:cs="Calibri" /><w:b w:val="0"/><w:color w:val="000000" /><w:sz w:val="24" /></w:rPr><w:t xml:space="preserve">Analytics requirements and data model design complete (ANL-WS3-01). Analytics Requirements Document v1 issued. Data warehouse build commenced (ANL-WS3-02 phase 1).</w:t></w:r><w:r></w:r></w:p><w:p w14:paraId="34DC00D1"><w:pPr><w:pBdr></w:pBdr><w:spacing /><w:ind /><w:rPr></w:rPr></w:pPr><w:r><w:rPr><w:rFonts w:ascii="Calibri" w:hAnsi="Calibri" w:eastAsia="Calibri" w:cs="Calibri" /><w:b/><w:color w:val="000000" /><w:sz w:val="24" /></w:rPr><w:t xml:space="preserve">WS3-M2 (Q3 2029)</w:t></w:r><w:r></w:r></w:p><w:p w14:paraId="75D1CF8D"><w:pPr><w:pBdr></w:pBdr><w:spacing /><w:ind /><w:rPr></w:rPr></w:pPr><w:r><w:rPr><w:rFonts w:ascii="Calibri" w:hAnsi="Calibri" w:eastAsia="Calibri" w:cs="Calibri" /><w:b w:val="0"/><w:color w:val="000000" /><w:sz w:val="24" /></w:rPr><w:t xml:space="preserve">Analytics data warehouse live and all 28 agent feeds integrated (ANL-WS3-02). Dashboard development commenced (ANL-WS3-03 phase 1). Streaming pipeline ingestion validated.</w:t></w:r><w:r></w:r></w:p><w:p w14:paraId="4B17CE14"><w:pPr><w:pBdr></w:pBdr><w:spacing /><w:ind /><w:rPr></w:rPr></w:pPr><w:r><w:rPr><w:rFonts w:ascii="Calibri" w:hAnsi="Calibri" w:eastAsia="Calibri" w:cs="Calibri" /><w:b/><w:color w:val="000000" /><w:sz w:val="24" /></w:rPr><w:t xml:space="preserve">WS3-M3 (Q4 2029)</w:t></w:r><w:r></w:r></w:p><w:p w14:paraId="532349DB"><w:pPr><w:pBdr></w:pBdr><w:spacing /><w:ind /><w:rPr></w:rPr></w:pPr><w:r><w:rPr><w:rFonts w:ascii="Calibri" w:hAnsi="Calibri" w:eastAsia="Calibri" w:cs="Calibri" /><w:b w:val="0"/><w:color w:val="000000" /><w:sz w:val="24" /></w:rPr><w:t xml:space="preserve">Cross-agent performance dashboard go-live (ANL-WS3-03). UAT completed and signed off by Programme Director. Predictive analytics models deployed and validated against 12-month backtest (ANL-WS3-04).</w:t></w:r><w:r></w:r></w:p><w:p w14:paraId="6362CD59"><w:pPr><w:pBdr></w:pBdr><w:spacing /><w:ind /><w:rPr></w:rPr></w:pPr><w:r><w:rPr><w:rFonts w:ascii="Calibri" w:hAnsi="Calibri" w:eastAsia="Calibri" w:cs="Calibri" /><w:b/><w:color w:val="000000" /><w:sz w:val="24" /></w:rPr><w:t xml:space="preserve">WS3-M4 (Q4 2029 – Q1 2030)</w:t></w:r><w:r></w:r></w:p><w:p w14:paraId="026CFB08"><w:pPr><w:pBdr></w:pBdr><w:spacing /><w:ind /><w:rPr></w:rPr></w:pPr><w:r><w:rPr><w:rFonts w:ascii="Calibri" w:hAnsi="Calibri" w:eastAsia="Calibri" w:cs="Calibri" /><w:b w:val="0"/><w:color w:val="000000" /><w:sz w:val="24" /></w:rPr><w:t xml:space="preserve">Automated SC report generation live (ANL-WS3-05). First automated quarterly pack reviewed and approved by Programme Director. SC reporting calendar integration confirmed.</w:t></w:r><w:r></w:r></w:p><w:p w14:paraId="26D8448F"><w:pPr><w:pBdr></w:pBdr><w:spacing /><w:ind /><w:rPr></w:rPr></w:pPr><w:r><w:rPr><w:rFonts w:ascii="Calibri" w:hAnsi="Calibri" w:eastAsia="Calibri" w:cs="Calibri" /><w:b/><w:color w:val="000000" /><w:sz w:val="24" /></w:rPr><w:t xml:space="preserve">WS3-M5 (Q1 2030)</w:t></w:r><w:r></w:r></w:p><w:p w14:paraId="1DAB5E72"><w:pPr><w:pBdr></w:pBdr><w:spacing /><w:ind /><w:rPr></w:rPr></w:pPr><w:r><w:rPr><w:rFonts w:ascii="Calibri" w:hAnsi="Calibri" w:eastAsia="Calibri" w:cs="Calibri" /><w:b w:val="0"/><w:color w:val="000000" /><w:sz w:val="24" /></w:rPr><w:t xml:space="preserve">WS3 closure: all six checkpoints signed off. Client intelligence reporting integration complete (ANL-WS3-06). DPO compliance review passed. AMD-003 WS3 formally closed at Steering Committee.</w:t></w:r><w:r></w:r></w:p><w:p><w:pPr><w:spacing w:before="320" w:after="100"/><w:rPr></w:rPr></w:pPr><w:r><w:rPr><w:b/><w:bCs/><w:sz w:val="36"/><w:szCs w:val="36"/><w:color w:val="1f2d5a"/></w:rPr><w:t xml:space="preserve">37. AMD-003 WS5 - Phase E Scoping</w:t></w:r></w:p><w:p><w:pPr><w:spacing w:before="200" w:after="80"/><w:rPr></w:rPr></w:pPr><w:r><w:rPr><w:b/><w:bCs/><w:sz w:val="28"/><w:szCs w:val="28"/><w:color w:val="2e75b6"/></w:rPr><w:t xml:space="preserve">37.1 Overview</w:t></w:r></w:p><w:p><w:pPr><w:spacing w:before="0" w:after="100"/><w:rPr></w:rPr></w:pPr><w:r><w:rPr><w:sz w:val="24"/><w:szCs w:val="24"/></w:rPr><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w:r></w:p><w:p><w:pPr><w:spacing w:before="0" w:after="100"/><w:rPr></w:rPr></w:pPr><w:r><w:rPr><w:sz w:val="24"/><w:szCs w:val="24"/></w:rPr><w:t xml:space="preserve">WS5 is sequenced to begin after AMD-003 WS1 completion (Q3 2029) and draws on analytics outputs from WS3 (ANL-WS3-05 automated SC reports) to inform the Phase E business case. The deliverable is a complete AMD-004 Programme Definition Document for SC review.</w:t></w:r></w:p><w:p><w:pPr><w:spacing w:before="200" w:after="80"/><w:rPr></w:rPr></w:pPr><w:r><w:rPr><w:b/><w:bCs/><w:sz w:val="28"/><w:szCs w:val="28"/><w:color w:val="2e75b6"/></w:rPr><w:t xml:space="preserve">37.2 Scope of Work</w:t></w:r></w:p><w:p><w:pPr><w:spacing w:before="200" w:after="80"/><w:rPr></w:rPr></w:pPr><w:r><w:rPr><w:b/><w:bCs/><w:sz w:val="28"/><w:szCs w:val="28"/><w:color w:val="2e75b6"/></w:rPr><w:t xml:space="preserve">37.2.1 Phase E Agent Expansion Study</w:t></w:r></w:p><w:p><w:pPr><w:spacing w:before="0" w:after="100"/><w:rPr></w:rPr></w:pPr><w:r><w:rPr><w:sz w:val="24"/><w:szCs w:val="24"/></w:rPr><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w:r></w:p><w:p><w:pPr><w:spacing w:before="200" w:after="80"/><w:rPr></w:rPr></w:pPr><w:r><w:rPr><w:b/><w:bCs/><w:sz w:val="28"/><w:szCs w:val="28"/><w:color w:val="2e75b6"/></w:rPr><w:t xml:space="preserve">37.2.2 Technology Refresh Assessment</w:t></w:r></w:p><w:p><w:pPr><w:spacing w:before="0" w:after="100"/><w:rPr></w:rPr></w:pPr><w:r><w:rPr><w:sz w:val="24"/><w:szCs w:val="24"/></w:rPr><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w:r></w:p><w:p><w:pPr><w:spacing w:before="200" w:after="80"/><w:rPr></w:rPr></w:pPr><w:r><w:rPr><w:b/><w:bCs/><w:sz w:val="28"/><w:szCs w:val="28"/><w:color w:val="2e75b6"/></w:rPr><w:t xml:space="preserve">37.2.3 Operational Capacity Planning</w:t></w:r></w:p><w:p><w:pPr><w:spacing w:before="0" w:after="100"/><w:rPr></w:rPr></w:pPr><w:r><w:rPr><w:sz w:val="24"/><w:szCs w:val="24"/></w:rPr><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w:r></w:p><w:p><w:pPr><w:spacing w:before="200" w:after="80"/><w:rPr></w:rPr></w:pPr><w:r><w:rPr><w:b/><w:bCs/><w:sz w:val="28"/><w:szCs w:val="28"/><w:color w:val="2e75b6"/></w:rPr><w:t xml:space="preserve">37.2.4 Client Service Innovation Roadmap</w:t></w:r></w:p><w:p><w:pPr><w:spacing w:before="0" w:after="100"/><w:rPr></w:rPr></w:pPr><w:r><w:rPr><w:sz w:val="24"/><w:szCs w:val="24"/></w:rPr><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w:r></w:p><w:p><w:pPr><w:spacing w:before="200" w:after="80"/><w:rPr></w:rPr></w:pPr><w:r><w:rPr><w:b/><w:bCs/><w:sz w:val="28"/><w:szCs w:val="28"/><w:color w:val="2e75b6"/></w:rPr><w:t xml:space="preserve">37.2.5 AMD-004 Programme Definition Document</w:t></w:r></w:p><w:p><w:pPr><w:spacing w:before="0" w:after="100"/><w:rPr></w:rPr></w:pPr><w:r><w:rPr><w:sz w:val="24"/><w:szCs w:val="24"/></w:rPr><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w:r></w:p><w:p><w:pPr><w:spacing w:before="200" w:after="80"/><w:rPr></w:rPr></w:pPr><w:r><w:rPr><w:b/><w:bCs/><w:sz w:val="28"/><w:szCs w:val="28"/><w:color w:val="2e75b6"/></w:rPr><w:t xml:space="preserve">37.3 WS5 Implementation Checklist</w:t></w:r></w:p><w:p><w:pPr><w:spacing w:before="0" w:after="80"/><w:ind w:left="400"/><w:rPr></w:rPr></w:pPr><w:r><w:rPr><w:sz w:val="24"/><w:szCs w:val="24"/></w:rPr><w:t xml:space="preserve">[ ]  PHE-WS5-01  |  Scoping Charter and SC-2029-06 Mandate confirmed  |  Target: Q4 2029</w:t></w:r></w:p><w:p><w:pPr><w:spacing w:before="0" w:after="80"/><w:ind w:left="400"/><w:rPr></w:rPr></w:pPr><w:r><w:rPr><w:sz w:val="24"/><w:szCs w:val="24"/></w:rPr><w:t xml:space="preserve">[ ]  PHE-WS5-02  |  Phase E Agent Expansion Study delivered  |  Target: Q4 2029</w:t></w:r></w:p><w:p><w:pPr><w:spacing w:before="0" w:after="80"/><w:ind w:left="400"/><w:rPr></w:rPr></w:pPr><w:r><w:rPr><w:sz w:val="24"/><w:szCs w:val="24"/></w:rPr><w:t xml:space="preserve">[ ]  PHE-WS5-03  |  Technology Refresh Assessment Report approved  |  Target: Q1 2030</w:t></w:r></w:p><w:p><w:pPr><w:spacing w:before="0" w:after="80"/><w:ind w:left="400"/><w:rPr></w:rPr></w:pPr><w:r><w:rPr><w:sz w:val="24"/><w:szCs w:val="24"/></w:rPr><w:t xml:space="preserve">[ ]  PHE-WS5-04  |  Operational Capacity and Budget Model approved at SC  |  Target: Q1 2030</w:t></w:r></w:p><w:p><w:pPr><w:spacing w:before="0" w:after="80"/><w:ind w:left="400"/><w:rPr></w:rPr></w:pPr><w:r><w:rPr><w:sz w:val="24"/><w:szCs w:val="24"/></w:rPr><w:t xml:space="preserve">[ ]  PHE-WS5-05  |  Client Service Innovation Roadmap signed off (DPO + SC)  |  Target: Q1 2030</w:t></w:r></w:p><w:p><w:pPr><w:spacing w:before="0" w:after="80"/><w:ind w:left="400"/><w:rPr></w:rPr></w:pPr><w:r><w:rPr><w:sz w:val="24"/><w:szCs w:val="24"/></w:rPr><w:t xml:space="preserve">[ ]  PHE-WS5-06  |  AMD-004 Programme Definition Document delivered to SC  |  Target: Q2 2030</w:t></w:r></w:p><w:p><w:pPr><w:spacing w:before="200" w:after="80"/><w:rPr></w:rPr></w:pPr><w:r><w:rPr><w:b/><w:bCs/><w:sz w:val="28"/><w:szCs w:val="28"/><w:color w:val="2e75b6"/></w:rPr><w:t xml:space="preserve">37.4 Governance and Dependencies</w:t></w:r></w:p><w:p><w:pPr><w:spacing w:before="0" w:after="100"/><w:rPr></w:rPr></w:pPr><w:r><w:rPr><w:sz w:val="24"/><w:szCs w:val="24"/></w:rPr><w:t xml:space="preserve">SC-2029-06 is the conditional authorisation gate for WS5. If SC-2029-06 is deferred or rejected, WS5 is placed in abeyance and AMD-003 closes on WS1-WS4 completion. No WS5 expenditure may be committed prior to SC-2029-06 resolution.</w:t></w:r></w:p><w:p><w:pPr><w:spacing w:before="0" w:after="80"/><w:ind w:left="400"/><w:rPr></w:rPr></w:pPr><w:r><w:rPr><w:sz w:val="24"/><w:szCs w:val="24"/></w:rPr><w:t xml:space="preserve">WS1 / AEI-WS1 completion (Q3 2029): required before agent expansion analysis can draw on finalised throughput and accuracy benchmarks.</w:t></w:r></w:p><w:p><w:pPr><w:spacing w:before="0" w:after="80"/><w:ind w:left="400"/><w:rPr></w:rPr></w:pPr><w:r><w:rPr><w:sz w:val="24"/><w:szCs w:val="24"/></w:rPr><w:t xml:space="preserve">WS3 / ANL-WS3-05 Automated SC Reports (Q4 2029): client intelligence and performance data required for Client Service Innovation Roadmap.</w:t></w:r></w:p><w:p><w:pPr><w:spacing w:before="0" w:after="80"/><w:ind w:left="400"/><w:rPr></w:rPr></w:pPr><w:r><w:rPr><w:sz w:val="24"/><w:szCs w:val="24"/></w:rPr><w:t xml:space="preserve">WS4 / GV2-P1 Governance Template: AMD-004 Programme Definition Document must align to GV2-P1; fallback to existing SC Charter template if GV2-P1 is delayed.</w:t></w:r></w:p><w:p><w:pPr><w:spacing w:before="0" w:after="80"/><w:ind w:left="400"/><w:rPr></w:rPr></w:pPr><w:r><w:rPr><w:sz w:val="24"/><w:szCs w:val="24"/></w:rPr><w:t xml:space="preserve">Section 23 SC Charter: SC-2029-06 agenda slot must be reserved per charter reporting calendar no later than 8 weeks before the Q4 2029 SC meeting.</w:t></w:r></w:p><w:p><w:pPr><w:spacing w:before="0" w:after="80"/><w:ind w:left="400"/><w:rPr></w:rPr></w:pPr><w:r><w:rPr><w:sz w:val="24"/><w:szCs w:val="24"/></w:rPr><w:t xml:space="preserve">DPO Review: Client Service Innovation Roadmap (37.2.4) requires DPO clearance before submission to SC-2029-06.</w:t></w:r></w:p><w:p><w:pPr><w:spacing w:before="200" w:after="80"/><w:rPr></w:rPr></w:pPr><w:r><w:rPr><w:b/><w:bCs/><w:sz w:val="28"/><w:szCs w:val="28"/><w:color w:val="2e75b6"/></w:rPr><w:t xml:space="preserve">37.5 Milestones</w:t></w:r></w:p><w:p><w:pPr><w:spacing w:before="0" w:after="80"/><w:ind w:left="400"/><w:rPr></w:rPr></w:pPr><w:r><w:rPr><w:sz w:val="24"/><w:szCs w:val="24"/></w:rPr><w:t xml:space="preserve">WS5-M1  (Q4 2029)  -  SC-2029-06 conditional authorisation obtained; Scoping Charter signed</w:t></w:r></w:p><w:p><w:pPr><w:spacing w:before="0" w:after="80"/><w:ind w:left="400"/><w:rPr></w:rPr></w:pPr><w:r><w:rPr><w:sz w:val="24"/><w:szCs w:val="24"/></w:rPr><w:t xml:space="preserve">WS5-M2  (Q4 2029)  -  Phase E Agent Expansion Study and Technology Refresh Assessment complete</w:t></w:r></w:p><w:p><w:pPr><w:spacing w:before="0" w:after="80"/><w:ind w:left="400"/><w:rPr></w:rPr></w:pPr><w:r><w:rPr><w:sz w:val="24"/><w:szCs w:val="24"/></w:rPr><w:t xml:space="preserve">WS5-M3  (Q1 2030)  -  Operational Capacity and Budget Model approved by CFO and SC</w:t></w:r></w:p><w:p><w:pPr><w:spacing w:before="0" w:after="80"/><w:ind w:left="400"/><w:rPr></w:rPr></w:pPr><w:r><w:rPr><w:sz w:val="24"/><w:szCs w:val="24"/></w:rPr><w:t xml:space="preserve">WS5-M4  (Q1 2030)  -  Client Service Innovation Roadmap approved (DPO sign-off included)</w:t></w:r></w:p><w:p><w:pPr><w:spacing w:before="0" w:after="80"/><w:ind w:left="400"/><w:rPr></w:rPr></w:pPr><w:r><w:rPr><w:sz w:val="24"/><w:szCs w:val="24"/></w:rPr><w:t xml:space="preserve">WS5-M5  (Q2 2030)  -  AMD-004 Programme Definition Document submitted to SC for approval</w:t></w:r></w:p><w:p><w:pPr><w:spacing w:before="320" w:after="100"/><w:rPr></w:rPr></w:pPr><w:r><w:rPr><w:b/><w:bCs/><w:sz w:val="36"/><w:szCs w:val="36"/><w:color w:val="1f2d5a"/></w:rPr><w:t xml:space="preserve">38. AMD-004 Programme Definition Document</w:t></w:r></w:p>
<w:p><w:pPr><w:spacing w:before="200" w:after="80"/><w:rPr></w:rPr></w:pPr><w:r><w:rPr><w:b/><w:bCs/><w:sz w:val="28"/><w:szCs w:val="28"/><w:color w:val="2e75b6"/></w:rPr><w:t xml:space="preserve">38.1 Programme Overview</w:t></w:r></w:p>
<w:p><w:pPr><w:spacing w:before="0" w:after="100"/><w:rPr></w:rPr></w:pPr><w:r><w:rPr><w:sz w:val="24"/><w:szCs w:val="24"/></w:rPr><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w:r></w:p>
<w:p><w:pPr><w:spacing w:before="0" w:after="100"/><w:rPr></w:rPr></w:pPr><w:r><w:rPr><w:sz w:val="24"/><w:szCs w:val="24"/></w:rPr><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w:r></w:p>
<w:p><w:pPr><w:spacing w:before="200" w:after="80"/><w:rPr></w:rPr></w:pPr><w:r><w:rPr><w:b/><w:bCs/><w:sz w:val="28"/><w:szCs w:val="28"/><w:color w:val="2e75b6"/></w:rPr><w:t xml:space="preserve">38.2 Programme Objectives</w:t></w:r></w:p>
<w:p><w:pPr><w:spacing w:before="0" w:after="80"/><w:ind w:left="400"/><w:rPr></w:rPr></w:pPr><w:r><w:rPr><w:sz w:val="24"/><w:szCs w:val="24"/></w:rPr><w:t xml:space="preserve">Expand the DAPH agent roster to up to 34 agents via Phase E recruitment based on PHE-WS5-01 expansion study outputs (Group A-D gap analysis).</w:t></w:r></w:p>
<w:p><w:pPr><w:spacing w:before="0" w:after="80"/><w:ind w:left="400"/><w:rPr></w:rPr></w:pPr><w:r><w:rPr><w:sz w:val="24"/><w:szCs w:val="24"/></w:rPr><w:t xml:space="preserve">Advance technology infrastructure to next-generation specifications: LLM refresh, edge-compute deployment, and vector-store scalability beyond INF-WS2-03 thresholds.</w:t></w:r></w:p>
<w:p><w:pPr><w:spacing w:before="0" w:after="80"/><w:ind w:left="400"/><w:rPr></w:rPr></w:pPr><w:r><w:rPr><w:sz w:val="24"/><w:szCs w:val="24"/></w:rPr><w:t xml:space="preserve">Deliver up to 4 new client-facing service lines identified in the WS5 Client Service Innovation Roadmap (PHE-WS5-05), with agents Ember (#23) and Shore (#25) as primary delivery leads.</w:t></w:r></w:p>
<w:p><w:pPr><w:spacing w:before="0" w:after="80"/><w:ind w:left="400"/><w:rPr></w:rPr></w:pPr><w:r><w:rPr><w:sz w:val="24"/><w:szCs w:val="24"/></w:rPr><w:t xml:space="preserve">Establish a PDPA/GDPR-embedded compliance framework with a dedicated DPO function, extending AMD-003 WS4 governance standards across all new service lines and agent roles.</w:t></w:r></w:p>
<w:p><w:pPr><w:spacing w:before="0" w:after="80"/><w:ind w:left="400"/><w:rPr></w:rPr></w:pPr><w:r><w:rPr><w:sz w:val="24"/><w:szCs w:val="24"/></w:rPr><w:t xml:space="preserve">Mature the ANL-WS3 analytics platform to enterprise Level 3, delivering cross-agent predictive analytics, automated client reporting v2.0, and operational intelligence capabilities across the full 34-agent ecosystem.</w:t></w:r></w:p>
<w:p><w:pPr><w:spacing w:before="200" w:after="80"/><w:rPr></w:rPr></w:pPr><w:r><w:rPr><w:b/><w:bCs/><w:sz w:val="28"/><w:szCs w:val="28"/><w:color w:val="2e75b6"/></w:rPr><w:t xml:space="preserve">38.3 Proposed Workstream Structure</w:t></w:r></w:p>
<w:p><w:pPr><w:spacing w:before="200" w:after="80"/><w:rPr></w:rPr></w:pPr><w:r><w:rPr><w:b/><w:bCs/><w:sz w:val="28"/><w:szCs w:val="28"/><w:color w:val="2e75b6"/></w:rPr><w:t xml:space="preserve">38.3.1 AMD-004 WS-A: Agent Capability Enhancement Phase 2</w:t></w:r></w:p>
<w:p><w:pPr><w:spacing w:before="0" w:after="100"/><w:rPr></w:rPr></w:pPr><w:r><w:rPr><w:sz w:val="24"/><w:szCs w:val="24"/></w:rPr><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w:r></w:p>
<w:p><w:pPr><w:spacing w:before="200" w:after="80"/><w:rPr></w:rPr></w:pPr><w:r><w:rPr><w:b/><w:bCs/><w:sz w:val="28"/><w:szCs w:val="28"/><w:color w:val="2e75b6"/></w:rPr><w:t xml:space="preserve">38.3.2 AMD-004 WS-B: Technology Infrastructure Next Generation</w:t></w:r></w:p>
<w:p><w:pPr><w:spacing w:before="0" w:after="100"/><w:rPr></w:rPr></w:pPr><w:r><w:rPr><w:sz w:val="24"/><w:szCs w:val="24"/></w:rPr><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w:r></w:p>
<w:p><w:pPr><w:spacing w:before="200" w:after="80"/><w:rPr></w:rPr></w:pPr><w:r><w:rPr><w:b/><w:bCs/><w:sz w:val="28"/><w:szCs w:val="28"/><w:color w:val="2e75b6"/></w:rPr><w:t xml:space="preserve">38.3.3 AMD-004 WS-C: Client Service Innovation Delivery</w:t></w:r></w:p>
<w:p><w:pPr><w:spacing w:before="0" w:after="100"/><w:rPr></w:rPr></w:pPr><w:r><w:rPr><w:sz w:val="24"/><w:szCs w:val="24"/></w:rPr><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w:r></w:p>
<w:p><w:pPr><w:spacing w:before="200" w:after="80"/><w:rPr></w:rPr></w:pPr><w:r><w:rPr><w:b/><w:bCs/><w:sz w:val="28"/><w:szCs w:val="28"/><w:color w:val="2e75b6"/></w:rPr><w:t xml:space="preserve">38.3.4 AMD-004 WS-D: Data &amp; Analytics Maturity Enhancement</w:t></w:r></w:p>
<w:p><w:pPr><w:spacing w:before="0" w:after="100"/><w:rPr></w:rPr></w:pPr><w:r><w:rPr><w:sz w:val="24"/><w:szCs w:val="24"/></w:rPr><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w:r></w:p>
<w:p><w:pPr><w:spacing w:before="200" w:after="80"/><w:rPr></w:rPr></w:pPr><w:r><w:rPr><w:b/><w:bCs/><w:sz w:val="28"/><w:szCs w:val="28"/><w:color w:val="2e75b6"/></w:rPr><w:t xml:space="preserve">38.3.5 AMD-004 WS-E: Governance Continuity &amp; Compliance</w:t></w:r></w:p>
<w:p><w:pPr><w:spacing w:before="0" w:after="100"/><w:rPr></w:rPr></w:pPr><w:r><w:rPr><w:sz w:val="24"/><w:szCs w:val="24"/></w:rPr><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w:r></w:p>
<w:p><w:pPr><w:spacing w:before="200" w:after="80"/><w:rPr></w:rPr></w:pPr><w:r><w:rPr><w:b/><w:bCs/><w:sz w:val="28"/><w:szCs w:val="28"/><w:color w:val="2e75b6"/></w:rPr><w:t xml:space="preserve">38.4 Approval &amp; Programme Initiation Checklist</w:t></w:r></w:p>
<w:p><w:pPr><w:spacing w:before="0" w:after="80"/><w:ind w:left="400"/><w:rPr></w:rPr></w:pPr><w:r><w:rPr><w:sz w:val="24"/><w:szCs w:val="24"/></w:rPr><w:t xml:space="preserve">PDD-001: Programme Charter Drafting (GV2-P1 template) - Q2 2030 (PHE-WS5-06 deliverable)</w:t></w:r></w:p>
<w:p><w:pPr><w:spacing w:before="0" w:after="80"/><w:ind w:left="400"/><w:rPr></w:rPr></w:pPr><w:r><w:rPr><w:sz w:val="24"/><w:szCs w:val="24"/></w:rPr><w:t xml:space="preserve">PDD-002: Budget Envelope Submission to Steering Committee - Q2 2030</w:t></w:r></w:p>
<w:p><w:pPr><w:spacing w:before="0" w:after="80"/><w:ind w:left="400"/><w:rPr></w:rPr></w:pPr><w:r><w:rPr><w:sz w:val="24"/><w:szCs w:val="24"/></w:rPr><w:t xml:space="preserve">PDD-003: DPO Review and Sign-off on PDPA/GDPR provisions - Q2 2030</w:t></w:r></w:p>
<w:p><w:pPr><w:spacing w:before="0" w:after="80"/><w:ind w:left="400"/><w:rPr></w:rPr></w:pPr><w:r><w:rPr><w:sz w:val="24"/><w:szCs w:val="24"/></w:rPr><w:t xml:space="preserve">PDD-004: SC-2030-01 Approval Gate - Q3 2030 (8-week notice per Section 23 SC Charter)</w:t></w:r></w:p>
<w:p><w:pPr><w:spacing w:before="0" w:after="80"/><w:ind w:left="400"/><w:rPr></w:rPr></w:pPr><w:r><w:rPr><w:sz w:val="24"/><w:szCs w:val="24"/></w:rPr><w:t xml:space="preserve">PDD-005: Programme Mobilisation and Workstream WS-A to WS-E Launch - Q3 2030</w:t></w:r></w:p>
<w:p><w:pPr><w:spacing w:before="0" w:after="80"/><w:ind w:left="400"/><w:rPr></w:rPr></w:pPr><w:r><w:rPr><w:sz w:val="24"/><w:szCs w:val="24"/></w:rPr><w:t xml:space="preserve">PDD-006: AMD-004 Kick-off, Baseline Establishment, and KPI Registry Activation - Q4 2030</w:t></w:r></w:p>
<w:p><w:pPr><w:spacing w:before="200" w:after="80"/><w:rPr></w:rPr></w:pPr><w:r><w:rPr><w:b/><w:bCs/><w:sz w:val="28"/><w:szCs w:val="28"/><w:color w:val="2e75b6"/></w:rPr><w:t xml:space="preserve">38.5 Governance, Dependencies &amp; Approval Pathway</w:t></w:r></w:p>
<w:p><w:pPr><w:spacing w:before="0" w:after="100"/><w:rPr></w:rPr></w:pPr><w:r><w:rPr><w:sz w:val="24"/><w:szCs w:val="24"/></w:rPr><w:t xml:space="preserve">Approval gate: SC-2030-01 (Steering Committee Q3 2030 agenda; 8-week notice submission required per Section 23 SC Charter calendar). Programme Office accountable for charter submission by end Q2 2030.</w:t></w:r></w:p>
<w:p><w:pPr><w:spacing w:before="0" w:after="80"/><w:ind w:left="400"/><w:rPr></w:rPr></w:pPr><w:r><w:rPr><w:sz w:val="24"/><w:szCs w:val="24"/></w:rPr><w:t xml:space="preserve">If SC-2030-01 approved: AMD-004 mobilisation proceeds Q3 2030; WS-A to WS-E launch Q4 2030.</w:t></w:r></w:p>
<w:p><w:pPr><w:spacing w:before="0" w:after="80"/><w:ind w:left="400"/><w:rPr></w:rPr></w:pPr><w:r><w:rPr><w:sz w:val="24"/><w:szCs w:val="24"/></w:rPr><w:t xml:space="preserve">If SC-2030-01 deferred: AMD-004 mobilisation delayed to Q4 2030; AMD-003 remains programme reference baseline; WS5 scoping deliverables archived for resubmission.</w:t></w:r></w:p>
<w:p><w:pPr><w:spacing w:before="0" w:after="80"/><w:ind w:left="400"/><w:rPr></w:rPr></w:pPr><w:r><w:rPr><w:sz w:val="24"/><w:szCs w:val="24"/></w:rPr><w:t xml:space="preserve">If SC-2030-01 rejected: AMD-003 constitutes final programme state; individual workstream extension proposals considered separately under standing SC agenda.</w:t></w:r></w:p>
<w:p><w:pPr><w:spacing w:before="0" w:after="80"/><w:ind w:left="400"/><w:rPr></w:rPr></w:pPr><w:r><w:rPr><w:sz w:val="24"/><w:szCs w:val="24"/></w:rPr><w:t xml:space="preserve">Key dependencies: PHE-WS5-06 (PDD draft output), SC-2030-01 formal approval, DPO clearance, GV2-P1 template compliance, Section 23 SC Charter calendar slot (Q3 2030).</w:t></w:r></w:p>
<w:p><w:pPr><w:spacing w:before="200" w:after="80"/><w:rPr></w:rPr></w:pPr><w:r><w:rPr><w:b/><w:bCs/><w:sz w:val="28"/><w:szCs w:val="28"/><w:color w:val="2e75b6"/></w:rPr><w:t xml:space="preserve">38.6 Indicative Budget Framework</w:t></w:r></w:p>
<w:p><w:pPr><w:spacing w:before="0" w:after="100"/><w:rPr></w:rPr></w:pPr><w:r><w:rPr><w:sz w:val="24"/><w:szCs w:val="24"/></w:rPr><w:t xml:space="preserve">Total indicative budget: 5.2M THB across AMD-004 WS-A to WS-E (subject to SC-2030-01 ratification). Annual distribution: FY2031 (1.8M THB), FY2032 (1.9M THB), FY2033 (1.5M THB). Contingency reserve to be confirmed per GV2-P1 budget governance rules following SC approval.</w:t></w:r></w:p>
<w:p><w:pPr><w:spacing w:before="0" w:after="80"/><w:ind w:left="400"/><w:rPr></w:rPr></w:pPr><w:r><w:rPr><w:sz w:val="24"/><w:szCs w:val="24"/></w:rPr><w:t xml:space="preserve">WS-A Agent Capability Enhancement Phase 2: 1.0M THB (P1)</w:t></w:r></w:p>
<w:p><w:pPr><w:spacing w:before="0" w:after="80"/><w:ind w:left="400"/><w:rPr></w:rPr></w:pPr><w:r><w:rPr><w:sz w:val="24"/><w:szCs w:val="24"/></w:rPr><w:t xml:space="preserve">WS-B Technology Infrastructure Next Generation: 1.1M THB (P1)</w:t></w:r></w:p>
<w:p><w:pPr><w:spacing w:before="0" w:after="80"/><w:ind w:left="400"/><w:rPr></w:rPr></w:pPr><w:r><w:rPr><w:sz w:val="24"/><w:szCs w:val="24"/></w:rPr><w:t xml:space="preserve">WS-C Client Service Innovation Delivery: 1.2M THB (P1)</w:t></w:r></w:p>
<w:p><w:pPr><w:spacing w:before="0" w:after="80"/><w:ind w:left="400"/><w:rPr></w:rPr></w:pPr><w:r><w:rPr><w:sz w:val="24"/><w:szCs w:val="24"/></w:rPr><w:t xml:space="preserve">WS-D Data &amp; Analytics Maturity Enhancement: 0.9M THB (P2)</w:t></w:r></w:p>
<w:p><w:pPr><w:spacing w:before="0" w:after="80"/><w:ind w:left="400"/><w:rPr></w:rPr></w:pPr><w:r><w:rPr><w:sz w:val="24"/><w:szCs w:val="24"/></w:rPr><w:t xml:space="preserve">WS-E Governance Continuity &amp; Compliance: 1.0M THB (P0)</w:t></w:r></w:p>
<w:p><w:pPr><w:spacing w:before="200" w:after="80"/><w:rPr></w:rPr></w:pPr><w:r><w:rPr><w:b/><w:bCs/><w:sz w:val="28"/><w:szCs w:val="28"/><w:color w:val="2e75b6"/></w:rPr><w:t xml:space="preserve">38.7 Programme Milestones</w:t></w:r></w:p>
<w:p><w:pPr><w:spacing w:before="0" w:after="80"/><w:ind w:left="400"/><w:rPr></w:rPr></w:pPr><w:r><w:rPr><w:sz w:val="24"/><w:szCs w:val="24"/></w:rPr><w:t xml:space="preserve">PDD-M1: SC-2030-01 Programme Approval - Q3 2030</w:t></w:r></w:p>
<w:p><w:pPr><w:spacing w:before="0" w:after="80"/><w:ind w:left="400"/><w:rPr></w:rPr></w:pPr><w:r><w:rPr><w:sz w:val="24"/><w:szCs w:val="24"/></w:rPr><w:t xml:space="preserve">PDD-M2: AMD-004 Programme Mobilisation Complete - Q3 2030</w:t></w:r></w:p>
<w:p><w:pPr><w:spacing w:before="0" w:after="80"/><w:ind w:left="400"/><w:rPr></w:rPr></w:pPr><w:r><w:rPr><w:sz w:val="24"/><w:szCs w:val="24"/></w:rPr><w:t xml:space="preserve">PDD-M3: WS-A to WS-E Workstream Kick-off and Baseline Established - Q4 2030</w:t></w:r></w:p>
<w:p><w:pPr><w:spacing w:before="0" w:after="80"/><w:ind w:left="400"/><w:rPr></w:rPr></w:pPr><w:r><w:rPr><w:sz w:val="24"/><w:szCs w:val="24"/></w:rPr><w:t xml:space="preserve">PDD-M4: Mid-Programme Governance Review (all WS-A to WS-D progress gated) - Q2 2032</w:t></w:r></w:p>
<w:p><w:pPr><w:spacing w:before="0" w:after="80"/><w:ind w:left="400"/><w:rPr></w:rPr></w:pPr><w:r><w:rPr><w:sz w:val="24"/><w:szCs w:val="24"/></w:rPr><w:t xml:space="preserve">PDD-M5: AMD-004 Programme Completion and Phase F Scoping Decision - Q2 2033</w:t></w:r></w:p>
<w:p><w:pPr><w:spacing w:before="200" w:after="80"/><w:rPr></w:rPr></w:pPr><w:r><w:rPr><w:b/><w:bCs/><w:sz w:val="28"/><w:szCs w:val="28"/><w:color w:val="2e75b6"/></w:rPr><w:t xml:space="preserve">38.8 Budget Cost Breakdown Framework</w:t></w:r></w:p>
<w:p><w:pPr><w:spacing w:before="0" w:after="100"/><w:rPr></w:rPr></w:pPr><w:r><w:rPr><w:sz w:val="24"/><w:szCs w:val="24"/></w:rPr><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w:r></w:p>
<w:p><w:pPr><w:spacing w:before="200" w:after="80"/><w:rPr></w:rPr></w:pPr><w:r><w:rPr><w:b/><w:bCs/><w:sz w:val="28"/><w:szCs w:val="28"/><w:color w:val="2e75b6"/></w:rPr><w:t xml:space="preserve">38.8.1 WS-A Cost Breakdown — Agent Capability Enhancement Phase 2 (1.0M THB)</w:t></w:r></w:p>
<w:p><w:pPr><w:spacing w:before="0" w:after="80"/><w:ind w:left="400"/><w:rPr></w:rPr></w:pPr><w:r><w:rPr><w:sz w:val="24"/><w:szCs w:val="24"/></w:rPr><w:t xml:space="preserve">Technology: 0.40M THB (40%) — LLM fine-tuning costs, model API licensing for up to 6 new agent profiles, integration API development, Group A-D capability testing environment</w:t></w:r></w:p>
<w:p><w:pPr><w:spacing w:before="0" w:after="80"/><w:ind w:left="400"/><w:rPr></w:rPr></w:pPr><w:r><w:rPr><w:sz w:val="24"/><w:szCs w:val="24"/></w:rPr><w:t xml:space="preserve">Programme Management: 0.20M THB (20%) — Scoping and specification, project office coordination, delivery documentation, agent specification review cycles</w:t></w:r></w:p>
<w:p><w:pPr><w:spacing w:before="0" w:after="80"/><w:ind w:left="400"/><w:rPr></w:rPr></w:pPr><w:r><w:rPr><w:sz w:val="24"/><w:szCs w:val="24"/></w:rPr><w:t xml:space="preserve">Compliance: 0.10M THB (10%) — Agent certification against GV2-P1 standards, SLA audit trails, S17 Group reclassification review</w:t></w:r></w:p>
<w:p><w:pPr><w:spacing w:before="0" w:after="80"/><w:ind w:left="400"/><w:rPr></w:rPr></w:pPr><w:r><w:rPr><w:sz w:val="24"/><w:szCs w:val="24"/></w:rPr><w:t xml:space="preserve">Training: 0.30M THB (30%) — Agent calibration and onboarding (up to 6 new profiles), QA testing, SLA validation against Group A-D benchmarks, supervisor training</w:t></w:r></w:p>
<w:p><w:pPr><w:spacing w:before="200" w:after="80"/><w:rPr></w:rPr></w:pPr><w:r><w:rPr><w:b/><w:bCs/><w:sz w:val="28"/><w:szCs w:val="28"/><w:color w:val="2e75b6"/></w:rPr><w:t xml:space="preserve">38.8.2 WS-B Cost Breakdown — Technology Infrastructure Next Generation (1.1M THB)</w:t></w:r></w:p>
<w:p><w:pPr><w:spacing w:before="0" w:after="80"/><w:ind w:left="400"/><w:rPr></w:rPr></w:pPr><w:r><w:rPr><w:sz w:val="24"/><w:szCs w:val="24"/></w:rPr><w:t xml:space="preserve">Technology: 0.70M THB (64%) — Cloud infrastructure upgrade, vector-store v3 implementation (beyond INF-WS2-03), edge-compute hardware and licensing, LLM refresh platform costs</w:t></w:r></w:p>
<w:p><w:pPr><w:spacing w:before="0" w:after="80"/><w:ind w:left="400"/><w:rPr></w:rPr></w:pPr><w:r><w:rPr><w:sz w:val="24"/><w:szCs w:val="24"/></w:rPr><w:t xml:space="preserve">Programme Management: 0.20M THB (18%) — Vendor management under GV2-P3 policy, infrastructure project governance, technical documentation and runbooks</w:t></w:r></w:p>
<w:p><w:pPr><w:spacing w:before="0" w:after="80"/><w:ind w:left="400"/><w:rPr></w:rPr></w:pPr><w:r><w:rPr><w:sz w:val="24"/><w:szCs w:val="24"/></w:rPr><w:t xml:space="preserve">Compliance: 0.10M THB (9%) — Infrastructure security audit, penetration testing, cloud data residency compliance review (PDPA alignment)</w:t></w:r></w:p>
<w:p><w:pPr><w:spacing w:before="0" w:after="80"/><w:ind w:left="400"/><w:rPr></w:rPr></w:pPr><w:r><w:rPr><w:sz w:val="24"/><w:szCs w:val="24"/></w:rPr><w:t xml:space="preserve">Training: 0.10M THB (9%) — IT operations team training on new infrastructure, edge-compute operations, runbook walkthroughs and incident response drills</w:t></w:r></w:p>
<w:p><w:pPr><w:spacing w:before="200" w:after="80"/><w:rPr></w:rPr></w:pPr><w:r><w:rPr><w:b/><w:bCs/><w:sz w:val="28"/><w:szCs w:val="28"/><w:color w:val="2e75b6"/></w:rPr><w:t xml:space="preserve">38.8.3 WS-C Cost Breakdown — Client Service Innovation Delivery (1.2M THB)</w:t></w:r></w:p>
<w:p><w:pPr><w:spacing w:before="0" w:after="80"/><w:ind w:left="400"/><w:rPr></w:rPr></w:pPr><w:r><w:rPr><w:sz w:val="24"/><w:szCs w:val="24"/></w:rPr><w:t xml:space="preserve">Technology: 0.40M THB (33%) — New service line platform build (up to 4 lines), client portal integration, API connectivity for Ember #23 and Shore #25 delivery workflows</w:t></w:r></w:p>
<w:p><w:pPr><w:spacing w:before="0" w:after="80"/><w:ind w:left="400"/><w:rPr></w:rPr></w:pPr><w:r><w:rPr><w:sz w:val="24"/><w:szCs w:val="24"/></w:rPr><w:t xml:space="preserve">Programme Management: 0.25M THB (21%) — Client coordination, delivery management, service line go-live planning, stakeholder communication</w:t></w:r></w:p>
<w:p><w:pPr><w:spacing w:before="0" w:after="80"/><w:ind w:left="400"/><w:rPr></w:rPr></w:pPr><w:r><w:rPr><w:sz w:val="24"/><w:szCs w:val="24"/></w:rPr><w:t xml:space="preserve">Compliance: 0.35M THB (29%) — PDPA/GDPR DPO review per service line (mandatory), data processing agreements, legal counsel for new client-facing services, ongoing compliance monitoring</w:t></w:r></w:p>
<w:p><w:pPr><w:spacing w:before="0" w:after="80"/><w:ind w:left="400"/><w:rPr></w:rPr></w:pPr><w:r><w:rPr><w:sz w:val="24"/><w:szCs w:val="24"/></w:rPr><w:t xml:space="preserve">Training: 0.20M THB (17%) — Ember #23 and Shore #25 service-specific training, client onboarding materials, internal helpdesk training for new service lines</w:t></w:r></w:p>
<w:p><w:pPr><w:spacing w:before="200" w:after="80"/><w:rPr></w:rPr></w:pPr><w:r><w:rPr><w:b/><w:bCs/><w:sz w:val="28"/><w:szCs w:val="28"/><w:color w:val="2e75b6"/></w:rPr><w:t xml:space="preserve">38.8.4 WS-D Cost Breakdown — Data &amp; Analytics Maturity Enhancement (0.9M THB)</w:t></w:r></w:p>
<w:p><w:pPr><w:spacing w:before="0" w:after="80"/><w:ind w:left="400"/><w:rPr></w:rPr></w:pPr><w:r><w:rPr><w:sz w:val="24"/><w:szCs w:val="24"/></w:rPr><w:t xml:space="preserve">Technology: 0.50M THB (56%) — Analytics data warehouse expansion to enterprise Level 3, predictive analytics model development, automated client reporting v2.0 platform build</w:t></w:r></w:p>
<w:p><w:pPr><w:spacing w:before="0" w:after="80"/><w:ind w:left="400"/><w:rPr></w:rPr></w:pPr><w:r><w:rPr><w:sz w:val="24"/><w:szCs w:val="24"/></w:rPr><w:t xml:space="preserve">Programme Management: 0.15M THB (17%) — Data governance framework, analytics project documentation, cross-workstream data integration coordination</w:t></w:r></w:p>
<w:p><w:pPr><w:spacing w:before="0" w:after="80"/><w:ind w:left="400"/><w:rPr></w:rPr></w:pPr><w:r><w:rPr><w:sz w:val="24"/><w:szCs w:val="24"/></w:rPr><w:t xml:space="preserve">Compliance: 0.10M THB (11%) — Data privacy impact assessment for analytics outputs, audit trails for automated SC reports (ANL-WS3-05 extension), PDPA data retention review</w:t></w:r></w:p>
<w:p><w:pPr><w:spacing w:before="0" w:after="80"/><w:ind w:left="400"/><w:rPr></w:rPr></w:pPr><w:r><w:rPr><w:sz w:val="24"/><w:szCs w:val="24"/></w:rPr><w:t xml:space="preserve">Training: 0.15M THB (17%) — Analytics platform end-user training (all 34 agents), report interpretation training for supervisors, client-facing analytics briefing materials</w:t></w:r></w:p>
<w:p><w:pPr><w:spacing w:before="200" w:after="80"/><w:rPr></w:rPr></w:pPr><w:r><w:rPr><w:b/><w:bCs/><w:sz w:val="28"/><w:szCs w:val="28"/><w:color w:val="2e75b6"/></w:rPr><w:t xml:space="preserve">38.8.5 WS-E Cost Breakdown — Governance Continuity &amp; Compliance (1.0M THB)</w:t></w:r></w:p>
<w:p><w:pPr><w:spacing w:before="0" w:after="80"/><w:ind w:left="400"/><w:rPr></w:rPr></w:pPr><w:r><w:rPr><w:sz w:val="24"/><w:szCs w:val="24"/></w:rPr><w:t xml:space="preserve">Technology: 0.10M THB (10%) — Governance policy management platform, compliance monitoring tooling, SC agenda and documentation systems</w:t></w:r></w:p>
<w:p><w:pPr><w:spacing w:before="0" w:after="80"/><w:ind w:left="400"/><w:rPr></w:rPr></w:pPr><w:r><w:rPr><w:sz w:val="24"/><w:szCs w:val="24"/></w:rPr><w:t xml:space="preserve">Programme Management: 0.30M THB (30%) — Programme governance office (concurrent with all WS-A to WS-D), SC Charter maintenance (Section 23), AMD-004 programme reporting to SC</w:t></w:r></w:p>
<w:p><w:pPr><w:spacing w:before="0" w:after="80"/><w:ind w:left="400"/><w:rPr></w:rPr></w:pPr><w:r><w:rPr><w:sz w:val="24"/><w:szCs w:val="24"/></w:rPr><w:t xml:space="preserve">Compliance: 0.50M THB (50%) — Dedicated DPO function establishment, PDPA/GDPR embedded compliance programme (full AMD-004 lifecycle), legal counsel retainer, annual external audit, regulatory change monitoring</w:t></w:r></w:p>
<w:p><w:pPr><w:spacing w:before="0" w:after="80"/><w:ind w:left="400"/><w:rPr></w:rPr></w:pPr><w:r><w:rPr><w:sz w:val="24"/><w:szCs w:val="24"/></w:rPr><w:t xml:space="preserve">Training: 0.10M THB (10%) — Governance training for Programme Office, compliance workshops for all workstream leads, DPO capability building</w:t></w:r></w:p>
<w:p><w:pPr><w:spacing w:before="200" w:after="80"/><w:rPr></w:rPr></w:pPr><w:r><w:rPr><w:b/><w:bCs/><w:sz w:val="28"/><w:szCs w:val="28"/><w:color w:val="2e75b6"/></w:rPr><w:t xml:space="preserve">38.8.6 AMD-004 Cost Category Summary</w:t></w:r></w:p>
<w:p><w:pPr><w:spacing w:before="0" w:after="100"/><w:rPr></w:rPr></w:pPr><w:r><w:rPr><w:sz w:val="24"/><w:szCs w:val="24"/></w:rPr><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w:r></w:p>
<w:p><w:pPr><w:spacing w:before="0" w:after="80"/><w:ind w:left="400"/><w:rPr></w:rPr></w:pPr><w:r><w:rPr><w:sz w:val="24"/><w:szCs w:val="24"/></w:rPr><w:t xml:space="preserve">Technology: 2.10M THB (40%) — Infrastructure, LLM, platform, licensing</w:t></w:r></w:p>
<w:p><w:pPr><w:spacing w:before="0" w:after="80"/><w:ind w:left="400"/><w:rPr></w:rPr></w:pPr><w:r><w:rPr><w:sz w:val="24"/><w:szCs w:val="24"/></w:rPr><w:t xml:space="preserve">Programme Management: 1.10M THB (21%) — Project office, governance, documentation</w:t></w:r></w:p>
<w:p><w:pPr><w:spacing w:before="0" w:after="80"/><w:ind w:left="400"/><w:rPr></w:rPr></w:pPr><w:r><w:rPr><w:sz w:val="24"/><w:szCs w:val="24"/></w:rPr><w:t xml:space="preserve">Compliance: 1.15M THB (22%) — PDPA/GDPR, DPO, legal, audit (elevated — WS-E concurrent)</w:t></w:r></w:p>
<w:p><w:pPr><w:spacing w:before="0" w:after="80"/><w:ind w:left="400"/><w:rPr></w:rPr></w:pPr><w:r><w:rPr><w:sz w:val="24"/><w:szCs w:val="24"/></w:rPr><w:t xml:space="preserve">Training: 0.85M THB (16%) — Calibration, QA, onboarding, capability building</w:t></w:r></w:p>
<w:p><w:pPr><w:spacing w:before="0" w:after="80"/><w:ind w:left="400"/><w:rPr></w:rPr></w:pPr><w:r><w:rPr><w:sz w:val="24"/><w:szCs w:val="24"/></w:rPr><w:t xml:space="preserve">TOTAL AMD-004 INDICATIVE: 5.20M THB — Subject to SC-2030-01 ratification (Q3 2030)</w:t></w:r></w:p>
<w:p><w:pPr><w:spacing w:before="0" w:after="100"/><w:rPr></w:rPr></w:pPr><w:r><w:rPr><w:sz w:val="24"/><w:szCs w:val="24"/></w:rPr><w:t xml:space="preserve">Note: Contingency reserve allocation to be confirmed per GV2-P1 budget governance rules following SC-2030-01 approval. Annual phasing: FY2031 (1.8M THB), FY2032 (1.9M THB), FY2033 (1.5M THB). Detailed cost modelling to be completed during PDD-005 Programme Mobilisation phase.</w:t></w:r></w:p>
<w:sectPr><w:footnotePr></w:footnotePr><w:endnotePr></w:endnotePr><w:type w:val="nextPage" /><w:pgSz w:h="15840" w:orient="portrait" w:w="12240" /><w:pgMar w:top="1440" w:right="1440" w:bottom="1440" w:left="1440" w:header="720" w:footer="720" w:gutter="0"/><w:cols w:num="1" w:sep="0" w:space="720" w:equalWidth="1" ></w:cols></w:sectPr><w:p><w:pPr><w:spacing w:before="320" w:after="100"/><w:rPr></w:rPr></w:pPr><w:r><w:rPr><w:b/><w:bCs/><w:sz w:val="36"/><w:szCs w:val="36"/><w:color w:val="1f2d5a"/></w:rPr><w:t xml:space="preserve">39. Pillar 1 — Biophilic Design Framework & WELL/LEED Compliance (GAP-01)</w:t></w:r></w:p>
<w:p><w:pPr><w:spacing w:before="200" w:after="80"/><w:rPr></w:rPr></w:pPr><w:r><w:rPr><w:b/><w:bCs/><w:sz w:val="28"/><w:szCs w:val="28"/><w:color w:val="2e75b6"/></w:rPr><w:t xml:space="preserve">39.1  Overview</w:t></w:r></w:p>
<w:p><w:pPr><w:spacing w:before="0" w:after="80"/><w:ind w:left="400"/><w:rPr></w:rPr></w:pPr><w:r><w:rPr><w:sz w:val="24"/><w:szCs w:val="24"/></w:rPr><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w:r></w:p>
<w:p><w:pPr><w:spacing w:before="0" w:after="80"/><w:ind w:left="400"/><w:rPr></w:rPr></w:pPr><w:r><w:rPr><w:sz w:val="24"/><w:szCs w:val="24"/></w:rPr><w:t xml:space="preserve">Scope: All DAPH Decor interior design projects with contract value ≥ THB 2.0M or client specifications requiring WELL/LEED certification. Responsible Agents: Aria (Design Automation), Nova (SLA Group A — ≥95% accuracy threshold).</w:t></w:r></w:p>
<w:p><w:pPr><w:spacing w:before="200" w:after="80"/><w:rPr></w:rPr></w:pPr><w:r><w:rPr><w:b/><w:bCs/><w:sz w:val="28"/><w:szCs w:val="28"/><w:color w:val="2e75b6"/></w:rPr><w:t xml:space="preserve">39.2  WELL v2 Feature Integration</w:t></w:r></w:p>
<w:p><w:pPr><w:spacing w:before="0" w:after="80"/><w:ind w:left="400"/><w:rPr></w:rPr></w:pPr><w:r><w:rPr><w:sz w:val="24"/><w:szCs w:val="24"/></w:rPr><w:t xml:space="preserve">DAPH Decor projects shall reference the following WELL v2 Building Standard feature categories as mandatory design inputs for luxury interior fit-out projects:</w:t></w:r></w:p>
<w:p><w:pPr><w:spacing w:before="0" w:after="60"/><w:ind w:left="600"/><w:rPr></w:rPr></w:pPr><w:r><w:rPr><w:b/><w:bCs/><w:sz w:val="22"/><w:szCs w:val="22"/></w:rPr><w:t xml:space="preserve">Air (A01-A09):  </w:t></w:r><w:r><w:rPr><w:sz w:val="22"/><w:szCs w:val="22"/></w:rPr><w:t xml:space="preserve">Low-VOC materials specification, ventilation rate compliance, air filtration standards for FF&E materials</w:t></w:r></w:p>
<w:p><w:pPr><w:spacing w:before="0" w:after="60"/><w:ind w:left="600"/><w:rPr></w:rPr></w:pPr><w:r><w:rPr><w:b/><w:bCs/><w:sz w:val="22"/><w:szCs w:val="22"/></w:rPr><w:t xml:space="preserve">Light (L01-L07):  </w:t></w:r><w:r><w:rPr><w:sz w:val="22"/><w:szCs w:val="22"/></w:rPr><w:t xml:space="preserve">Circadian lighting design, visual comfort, daylight access simulation in BIM — coordinated with BIM module (S20)</w:t></w:r></w:p>
<w:p><w:pPr><w:spacing w:before="0" w:after="60"/><w:ind w:left="600"/><w:rPr></w:rPr></w:pPr><w:r><w:rPr><w:b/><w:bCs/><w:sz w:val="22"/><w:szCs w:val="22"/></w:rPr><w:t xml:space="preserve">Mind (M01-M13):  </w:t></w:r><w:r><w:rPr><w:sz w:val="22"/><w:szCs w:val="22"/></w:rPr><w:t xml:space="preserve">Biophilic design elements, restorative spaces, nature connection features integrated in design brief (S3)</w:t></w:r></w:p>
<w:p><w:pPr><w:spacing w:before="0" w:after="60"/><w:ind w:left="600"/><w:rPr></w:rPr></w:pPr><w:r><w:rPr><w:b/><w:bCs/><w:sz w:val="22"/><w:szCs w:val="22"/></w:rPr><w:t xml:space="preserve">Materials (X01-X06):  </w:t></w:r><w:r><w:rPr><w:sz w:val="22"/><w:szCs w:val="22"/></w:rPr><w:t xml:space="preserve">Material transparency documentation — Red List avoidance, DECLARE label preferred, cross-referenced furniture-hardware-vault</w:t></w:r></w:p>
<w:p><w:pPr><w:spacing w:before="0" w:after="60"/><w:ind w:left="600"/><w:rPr></w:rPr></w:pPr><w:r><w:rPr><w:b/><w:bCs/><w:sz w:val="22"/><w:szCs w:val="22"/></w:rPr><w:t xml:space="preserve">Thermal (T01-T04):  </w:t></w:r><w:r><w:rPr><w:sz w:val="22"/><w:szCs w:val="22"/></w:rPr><w:t xml:space="preserve">Thermal comfort zone compliance per ASHRAE 55; seasonal variation documented in Sensory Commissioning (S41)</w:t></w:r></w:p>
<w:p><w:pPr><w:spacing w:before="0" w:after="60"/><w:ind w:left="600"/><w:rPr></w:rPr></w:pPr><w:r><w:rPr><w:b/><w:bCs/><w:sz w:val="22"/><w:szCs w:val="22"/></w:rPr><w:t xml:space="preserve">Sound (S01-S04):  </w:t></w:r><w:r><w:rPr><w:sz w:val="22"/><w:szCs w:val="22"/></w:rPr><w:t xml:space="preserve">Acoustic performance targets (WELL STC ratings), coordinated with Sensory Commissioning benchmark table (S41.2)</w:t></w:r></w:p>
<w:p><w:pPr><w:spacing w:before="200" w:after="80"/><w:rPr></w:rPr></w:pPr><w:r><w:rPr><w:b/><w:bCs/><w:sz w:val="28"/><w:szCs w:val="28"/><w:color w:val="2e75b6"/></w:rPr><w:t xml:space="preserve">39.3  Biophilic Design Principles — 14 Patterns</w:t></w:r></w:p>
<w:p><w:pPr><w:spacing w:before="0" w:after="80"/><w:ind w:left="400"/><w:rPr></w:rPr></w:pPr><w:r><w:rPr><w:sz w:val="24"/><w:szCs w:val="24"/></w:rPr><w:t xml:space="preserve">Design briefs for qualifying projects shall incorporate a minimum of 6 of the 14 recognised biophilic design patterns:</w:t></w:r></w:p>
<w:p><w:pPr><w:spacing w:before="0" w:after="60"/><w:ind w:left="600" w:hanging="200"/><w:rPr></w:rPr></w:pPr><w:r><w:rPr><w:sz w:val="22"/><w:szCs w:val="22"/></w:rPr><w:t xml:space="preserve">• Pattern 01: Visual Connection with Nature — windows, green walls, water features, natural views</w:t></w:r></w:p>
<w:p><w:pPr><w:spacing w:before="0" w:after="60"/><w:ind w:left="600" w:hanging="200"/><w:rPr></w:rPr></w:pPr><w:r><w:rPr><w:sz w:val="22"/><w:szCs w:val="22"/></w:rPr><w:t xml:space="preserve">• Pattern 02: Non-Visual Connection with Nature — sensory stimuli (air, sound, temperature variation)</w:t></w:r></w:p>
<w:p><w:pPr><w:spacing w:before="0" w:after="60"/><w:ind w:left="600" w:hanging="200"/><w:rPr></w:rPr></w:pPr><w:r><w:rPr><w:sz w:val="22"/><w:szCs w:val="22"/></w:rPr><w:t xml:space="preserve">• Pattern 03: Non-Rhythmic Sensory Stimuli — spontaneous/unpredictable nature movements (water, fire, wind)</w:t></w:r></w:p>
<w:p><w:pPr><w:spacing w:before="0" w:after="60"/><w:ind w:left="600" w:hanging="200"/><w:rPr></w:rPr></w:pPr><w:r><w:rPr><w:sz w:val="22"/><w:szCs w:val="22"/></w:rPr><w:t xml:space="preserve">• Pattern 04: Thermal & Airflow Variability — slight variations in air temperature and airflow</w:t></w:r></w:p>
<w:p><w:pPr><w:spacing w:before="0" w:after="60"/><w:ind w:left="600" w:hanging="200"/><w:rPr></w:rPr></w:pPr><w:r><w:rPr><w:sz w:val="22"/><w:szCs w:val="22"/></w:rPr><w:t xml:space="preserve">• Pattern 05: Presence of Water — sight/sound/touch of water features in public areas</w:t></w:r></w:p>
<w:p><w:pPr><w:spacing w:before="0" w:after="60"/><w:ind w:left="600" w:hanging="200"/><w:rPr></w:rPr></w:pPr><w:r><w:rPr><w:sz w:val="22"/><w:szCs w:val="22"/></w:rPr><w:t xml:space="preserve">• Pattern 06: Dynamic & Diffuse Light — natural light variation, shadow movement across surfaces</w:t></w:r></w:p>
<w:p><w:pPr><w:spacing w:before="0" w:after="60"/><w:ind w:left="600" w:hanging="200"/><w:rPr></w:rPr></w:pPr><w:r><w:rPr><w:sz w:val="22"/><w:szCs w:val="22"/></w:rPr><w:t xml:space="preserve">• Pattern 07: Connection with Natural Systems — seasonal change, biological rhythms visible in design</w:t></w:r></w:p>
<w:p><w:pPr><w:spacing w:before="0" w:after="60"/><w:ind w:left="600" w:hanging="200"/><w:rPr></w:rPr></w:pPr><w:r><w:rPr><w:sz w:val="22"/><w:szCs w:val="22"/></w:rPr><w:t xml:space="preserve">• Pattern 08: Biomorphic Forms & Patterns — organic shapes, fibonacci patterns in surface design</w:t></w:r></w:p>
<w:p><w:pPr><w:spacing w:before="0" w:after="60"/><w:ind w:left="600" w:hanging="200"/><w:rPr></w:rPr></w:pPr><w:r><w:rPr><w:sz w:val="22"/><w:szCs w:val="22"/></w:rPr><w:t xml:space="preserve">• Pattern 09: Material Connection with Nature — stone, wood, bamboo, natural textiles, unprocessed textures</w:t></w:r></w:p>
<w:p><w:pPr><w:spacing w:before="0" w:after="60"/><w:ind w:left="600" w:hanging="200"/><w:rPr></w:rPr></w:pPr><w:r><w:rPr><w:sz w:val="22"/><w:szCs w:val="22"/></w:rPr><w:t xml:space="preserve">• Pattern 10: Complexity & Order — natural fractal geometry applied to millwork and ceiling patterns</w:t></w:r></w:p>
<w:p><w:pPr><w:spacing w:before="0" w:after="60"/><w:ind w:left="600" w:hanging="200"/><w:rPr></w:rPr></w:pPr><w:r><w:rPr><w:sz w:val="22"/><w:szCs w:val="22"/></w:rPr><w:t xml:space="preserve">• Pattern 11: Prospect — elevated vantage points, clear sightlines, spatial openness</w:t></w:r></w:p>
<w:p><w:pPr><w:spacing w:before="0" w:after="60"/><w:ind w:left="600" w:hanging="200"/><w:rPr></w:rPr></w:pPr><w:r><w:rPr><w:sz w:val="22"/><w:szCs w:val="22"/></w:rPr><w:t xml:space="preserve">• Pattern 12: Refuge — sheltered spaces for retreat, canopy elements, enveloping materials</w:t></w:r></w:p>
<w:p><w:pPr><w:spacing w:before="0" w:after="60"/><w:ind w:left="600" w:hanging="200"/><w:rPr></w:rPr></w:pPr><w:r><w:rPr><w:sz w:val="22"/><w:szCs w:val="22"/></w:rPr><w:t xml:space="preserve">• Pattern 13: Mystery — layered spaces, partial obscurement, discovery sequence in circulation</w:t></w:r></w:p>
<w:p><w:pPr><w:spacing w:before="0" w:after="60"/><w:ind w:left="600" w:hanging="200"/><w:rPr></w:rPr></w:pPr><w:r><w:rPr><w:sz w:val="22"/><w:szCs w:val="22"/></w:rPr><w:t xml:space="preserve">• Pattern 14: Awe — use of scale, natural phenomena, transcendent design moments</w:t></w:r></w:p>
<w:p><w:pPr><w:spacing w:before="200" w:after="80"/><w:rPr></w:rPr></w:pPr><w:r><w:rPr><w:b/><w:bCs/><w:sz w:val="28"/><w:szCs w:val="28"/><w:color w:val="2e75b6"/></w:rPr><w:t xml:space="preserve">39.4  LEED v4 Credit Categories — Interior Design & Construction (ID+C)</w:t></w:r></w:p>
<w:p><w:pPr><w:spacing w:before="0" w:after="80"/><w:ind w:left="400"/><w:rPr></w:rPr></w:pPr><w:r><w:rPr><w:sz w:val="24"/><w:szCs w:val="24"/></w:rPr><w:t xml:space="preserve">For projects targeting LEED v4 ID+C certification (Hospitality, Commercial Interiors, or Retail), the following credit categories are applicable:</w:t></w:r></w:p>
<w:p><w:pPr><w:spacing w:before="0" w:after="60"/><w:ind w:left="600"/><w:rPr></w:rPr></w:pPr><w:r><w:rPr><w:b/><w:bCs/><w:sz w:val="22"/><w:szCs w:val="22"/></w:rPr><w:t xml:space="preserve">Location & Transportation (LT):  </w:t></w:r><w:r><w:rPr><w:sz w:val="22"/><w:szCs w:val="22"/></w:rPr><w:t xml:space="preserve">Access to public transit, bicycle facilities — typically preconditioned by building selection</w:t></w:r></w:p>
<w:p><w:pPr><w:spacing w:before="0" w:after="60"/><w:ind w:left="600"/><w:rPr></w:rPr></w:pPr><w:r><w:rPr><w:b/><w:bCs/><w:sz w:val="22"/><w:szCs w:val="22"/></w:rPr><w:t xml:space="preserve">Sustainable Sites (SS):  </w:t></w:r><w:r><w:rPr><w:sz w:val="22"/><w:szCs w:val="22"/></w:rPr><w:t xml:space="preserve">Construction activity pollution prevention, site assessment for interior renovation</w:t></w:r></w:p>
<w:p><w:pPr><w:spacing w:before="0" w:after="60"/><w:ind w:left="600"/><w:rPr></w:rPr></w:pPr><w:r><w:rPr><w:b/><w:bCs/><w:sz w:val="22"/><w:szCs w:val="22"/></w:rPr><w:t xml:space="preserve">Water Efficiency (WE):  </w:t></w:r><w:r><w:rPr><w:sz w:val="22"/><w:szCs w:val="22"/></w:rPr><w:t xml:space="preserve">Indoor water use reduction — low-flow fixtures mandatory for qualifying projects</w:t></w:r></w:p>
<w:p><w:pPr><w:spacing w:before="0" w:after="60"/><w:ind w:left="600"/><w:rPr></w:rPr></w:pPr><w:r><w:rPr><w:b/><w:bCs/><w:sz w:val="22"/><w:szCs w:val="22"/></w:rPr><w:t xml:space="preserve">Energy & Atmosphere (EA):  </w:t></w:r><w:r><w:rPr><w:sz w:val="22"/><w:szCs w:val="22"/></w:rPr><w:t xml:space="preserve">Lighting power density, HVAC coordination with building systems, energy sub-metering</w:t></w:r></w:p>
<w:p><w:pPr><w:spacing w:before="0" w:after="60"/><w:ind w:left="600"/><w:rPr></w:rPr></w:pPr><w:r><w:rPr><w:b/><w:bCs/><w:sz w:val="22"/><w:szCs w:val="22"/></w:rPr><w:t xml:space="preserve">Materials & Resources (MR):  </w:t></w:r><w:r><w:rPr><w:sz w:val="22"/><w:szCs w:val="22"/></w:rPr><w:t xml:space="preserve">Building product disclosure (EPD), material ingredient reporting, waste management — cross-ref furniture-hardware-vault</w:t></w:r></w:p>
<w:p><w:pPr><w:spacing w:before="0" w:after="60"/><w:ind w:left="600"/><w:rPr></w:rPr></w:pPr><w:r><w:rPr><w:b/><w:bCs/><w:sz w:val="22"/><w:szCs w:val="22"/></w:rPr><w:t xml:space="preserve">Indoor Environmental Quality (IEQ):  </w:t></w:r><w:r><w:rPr><w:sz w:val="22"/><w:szCs w:val="22"/></w:rPr><w:t xml:space="preserve">Low-emitting materials (adhesives, sealants, flooring, composite wood), acoustic performance, lighting control</w:t></w:r></w:p>
<w:p><w:pPr><w:spacing w:before="0" w:after="60"/><w:ind w:left="600"/><w:rPr></w:rPr></w:pPr><w:r><w:rPr><w:b/><w:bCs/><w:sz w:val="22"/><w:szCs w:val="22"/></w:rPr><w:t xml:space="preserve">Innovation (IN):  </w:t></w:r><w:r><w:rPr><w:sz w:val="22"/><w:szCs w:val="22"/></w:rPr><w:t xml:space="preserve">Innovative design strategies beyond LEED baseline — biophilic design earns IN credit</w:t></w:r></w:p>
<w:p><w:pPr><w:spacing w:before="200" w:after="80"/><w:rPr></w:rPr></w:pPr><w:r><w:rPr><w:b/><w:bCs/><w:sz w:val="28"/><w:szCs w:val="28"/><w:color w:val="2e75b6"/></w:rPr><w:t xml:space="preserve">39.5  Biophilic & WELL/LEED Implementation Checklist</w:t></w:r></w:p>
<w:p><w:pPr><w:spacing w:before="0" w:after="60"/><w:ind w:left="600"/><w:rPr></w:rPr></w:pPr><w:r><w:rPr><w:b/><w:bCs/><w:sz w:val="22"/><w:szCs w:val="22"/></w:rPr><w:t xml:space="preserve">BIO-CHK-01:  </w:t></w:r><w:r><w:rPr><w:sz w:val="22"/><w:szCs w:val="22"/></w:rPr><w:t xml:space="preserve">Design brief includes minimum 6 biophilic patterns documented — completed by Aria at Design Phase (S3)</w:t></w:r></w:p>
<w:p><w:pPr><w:spacing w:before="0" w:after="60"/><w:ind w:left="600"/><w:rPr></w:rPr></w:pPr><w:r><w:rPr><w:b/><w:bCs/><w:sz w:val="22"/><w:szCs w:val="22"/></w:rPr><w:t xml:space="preserve">BIO-CHK-02:  </w:t></w:r><w:r><w:rPr><w:sz w:val="22"/><w:szCs w:val="22"/></w:rPr><w:t xml:space="preserve">Material specification cross-referenced against WELL X01-X06 material transparency requirements</w:t></w:r></w:p>
<w:p><w:pPr><w:spacing w:before="0" w:after="60"/><w:ind w:left="600"/><w:rPr></w:rPr></w:pPr><w:r><w:rPr><w:b/><w:bCs/><w:sz w:val="22"/><w:szCs w:val="22"/></w:rPr><w:t xml:space="preserve">BIO-CHK-03:  </w:t></w:r><w:r><w:rPr><w:sz w:val="22"/><w:szCs w:val="22"/></w:rPr><w:t xml:space="preserve">furniture-hardware-vault entries tagged with WELL/LEED compliance level (BIO-01 / BIO-02 / BIO-03)</w:t></w:r></w:p>
<w:p><w:pPr><w:spacing w:before="0" w:after="60"/><w:ind w:left="600"/><w:rPr></w:rPr></w:pPr><w:r><w:rPr><w:b/><w:bCs/><w:sz w:val="22"/><w:szCs w:val="22"/></w:rPr><w:t xml:space="preserve">BIO-CHK-04:  </w:t></w:r><w:r><w:rPr><w:sz w:val="22"/><w:szCs w:val="22"/></w:rPr><w:t xml:space="preserve">LEED scorecard populated at design freeze (Gate 2 — see S40) with target credit count confirmed</w:t></w:r></w:p>
<w:p><w:pPr><w:spacing w:before="0" w:after="60"/><w:ind w:left="600"/><w:rPr></w:rPr></w:pPr><w:r><w:rPr><w:b/><w:bCs/><w:sz w:val="22"/><w:szCs w:val="22"/></w:rPr><w:t xml:space="preserve">BIO-CHK-05:  </w:t></w:r><w:r><w:rPr><w:sz w:val="22"/><w:szCs w:val="22"/></w:rPr><w:t xml:space="preserve">VOC testing specification included in material procurement brief for finishes and adhesives</w:t></w:r></w:p>
<w:p><w:pPr><w:spacing w:before="0" w:after="60"/><w:ind w:left="600"/><w:rPr></w:rPr></w:pPr><w:r><w:rPr><w:b/><w:bCs/><w:sz w:val="22"/><w:szCs w:val="22"/></w:rPr><w:t xml:space="preserve">BIO-CHK-06:  </w:t></w:r><w:r><w:rPr><w:sz w:val="22"/><w:szCs w:val="22"/></w:rPr><w:t xml:space="preserve">Sensory commissioning benchmarks (S41) aligned with WELL Air and Sound feature targets</w:t></w:r></w:p>
<w:p><w:pPr><w:spacing w:before="0" w:after="60"/><w:ind w:left="600"/><w:rPr></w:rPr></w:pPr><w:r><w:rPr><w:b/><w:bCs/><w:sz w:val="22"/><w:szCs w:val="22"/></w:rPr><w:t xml:space="preserve">BIO-CHK-07:  </w:t></w:r><w:r><w:rPr><w:sz w:val="22"/><w:szCs w:val="22"/></w:rPr><w:t xml:space="preserve">Post-occupancy WELL feature compliance verified at 6-month POE (S42)</w:t></w:r></w:p>
<w:p><w:pPr><w:spacing w:before="200" w:after="80"/><w:rPr></w:rPr></w:pPr><w:r><w:rPr><w:b/><w:bCs/><w:sz w:val="28"/><w:szCs w:val="28"/><w:color w:val="2e75b6"/></w:rPr><w:t xml:space="preserve">39.6  Agent Responsibilities</w:t></w:r></w:p>
<w:p><w:pPr><w:spacing w:before="0" w:after="60"/><w:ind w:left="600"/><w:rPr></w:rPr></w:pPr><w:r><w:rPr><w:b/><w:bCs/><w:sz w:val="22"/><w:szCs w:val="22"/></w:rPr><w:t xml:space="preserve">Aria (Design Automation):  </w:t></w:r><w:r><w:rPr><w:sz w:val="22"/><w:szCs w:val="22"/></w:rPr><w:t xml:space="preserve">Generates biophilic pattern specification, WELL material matrix, LEED scorecard at design stage</w:t></w:r></w:p>
<w:p><w:pPr><w:spacing w:before="0" w:after="60"/><w:ind w:left="600"/><w:rPr></w:rPr></w:pPr><w:r><w:rPr><w:b/><w:bCs/><w:sz w:val="22"/><w:szCs w:val="22"/></w:rPr><w:t xml:space="preserve">Nova (Compliance):  </w:t></w:r><w:r><w:rPr><w:sz w:val="22"/><w:szCs w:val="22"/></w:rPr><w:t xml:space="preserve">Validates WELL/LEED documentation completeness, issues compliance flag if BIO-CHK checklist incomplete</w:t></w:r></w:p>
<w:p><w:pPr><w:spacing w:before="0" w:after="60"/><w:ind w:left="600"/><w:rPr></w:rPr></w:pPr><w:r><w:rPr><w:b/><w:bCs/><w:sz w:val="22"/><w:szCs w:val="22"/></w:rPr><w:t xml:space="preserve">Rex (Vendor/Procurement):  </w:t></w:r><w:r><w:rPr><w:sz w:val="22"/><w:szCs w:val="22"/></w:rPr><w:t xml:space="preserve">Ensures furniture-hardware-vault suppliers maintain WELL/LEED material certification on file</w:t></w:r></w:p>
<w:p><w:pPr><w:spacing w:before="0" w:after="60"/><w:ind w:left="600"/><w:rPr></w:rPr></w:pPr><w:r><w:rPr><w:b/><w:bCs/><w:sz w:val="22"/><w:szCs w:val="22"/></w:rPr><w:t xml:space="preserve">Pulse (Analytics):  </w:t></w:r><w:r><w:rPr><w:sz w:val="22"/><w:szCs w:val="22"/></w:rPr><w:t xml:space="preserve">Tracks biophilic pattern compliance rate per project; quarterly WELL/LEED scorecard report to SC</w:t></w:r></w:p>
<w:p><w:pPr><w:spacing w:before="200" w:after="80"/><w:rPr></w:rPr></w:pPr><w:r><w:rPr><w:b/><w:bCs/><w:sz w:val="28"/><w:szCs w:val="28"/><w:color w:val="2e75b6"/></w:rPr><w:t xml:space="preserve">39.7  GitHub Module Specification: src/biophilic/</w:t></w:r></w:p>
<w:p><w:pPr><w:spacing w:before="0" w:after="80"/><w:ind w:left="400"/><w:rPr></w:rPr></w:pPr><w:r><w:rPr><w:sz w:val="24"/><w:szCs w:val="24"/></w:rPr><w:t xml:space="preserve">AMD-004 WS-A shall commission the development of src/biophilic/ module with the following sub-modules:</w:t></w:r></w:p>
<w:p><w:pPr><w:spacing w:before="0" w:after="60"/><w:ind w:left="600" w:hanging="200"/><w:rPr></w:rPr></w:pPr><w:r><w:rPr><w:sz w:val="22"/><w:szCs w:val="22"/></w:rPr><w:t xml:space="preserve">• src/biophilic/well-checklist/ — WELL v2 feature tracking, project-level compliance status</w:t></w:r></w:p>
<w:p><w:pPr><w:spacing w:before="0" w:after="60"/><w:ind w:left="600" w:hanging="200"/><w:rPr></w:rPr></w:pPr><w:r><w:rPr><w:sz w:val="22"/><w:szCs w:val="22"/></w:rPr><w:t xml:space="preserve">• src/biophilic/pattern-matrix/ — 14-pattern selection interface, design brief integration</w:t></w:r></w:p>
<w:p><w:pPr><w:spacing w:before="0" w:after="60"/><w:ind w:left="600" w:hanging="200"/><w:rPr></w:rPr></w:pPr><w:r><w:rPr><w:sz w:val="22"/><w:szCs w:val="22"/></w:rPr><w:t xml:space="preserve">• src/biophilic/leed-scorecard/ — LEED ID+C credit tracking, target vs actual scoring</w:t></w:r></w:p>
<w:p><w:pPr><w:spacing w:before="0" w:after="60"/><w:ind w:left="600" w:hanging="200"/><w:rPr></w:rPr></w:pPr><w:r><w:rPr><w:sz w:val="22"/><w:szCs w:val="22"/></w:rPr><w:t xml:space="preserve">• src/biophilic/material-tagger/ — furniture-hardware-vault WELL/LEED tag management</w:t></w:r></w:p>
<w:p><w:pPr><w:spacing w:before="0" w:after="60"/><w:ind w:left="600" w:hanging="200"/><w:rPr></w:rPr></w:pPr><w:r><w:rPr><w:sz w:val="22"/><w:szCs w:val="22"/></w:rPr><w:t xml:space="preserve">• src/biophilic/compliance-report/ — automated WELL/LEED progress report generator</w:t></w:r></w:p>
<w:p><w:pPr><w:spacing w:before="200" w:after="80"/><w:rPr></w:rPr></w:pPr><w:r><w:rPr><w:b/><w:bCs/><w:sz w:val="28"/><w:szCs w:val="28"/><w:color w:val="2e75b6"/></w:rPr><w:t xml:space="preserve">39.8  S39 Milestones</w:t></w:r></w:p>
<w:p><w:pPr><w:spacing w:before="0" w:after="60"/><w:ind w:left="600"/><w:rPr></w:rPr></w:pPr><w:r><w:rPr><w:b/><w:bCs/><w:sz w:val="22"/><w:szCs w:val="22"/></w:rPr><w:t xml:space="preserve">S39-M1:  </w:t></w:r><w:r><w:rPr><w:sz w:val="22"/><w:szCs w:val="22"/></w:rPr><w:t xml:space="preserve">Biophilic Design SOP published and incorporated in designer onboarding (Q1 2031)</w:t></w:r></w:p>
<w:p><w:pPr><w:spacing w:before="0" w:after="60"/><w:ind w:left="600"/><w:rPr></w:rPr></w:pPr><w:r><w:rPr><w:b/><w:bCs/><w:sz w:val="22"/><w:szCs w:val="22"/></w:rPr><w:t xml:space="preserve">S39-M2:  </w:t></w:r><w:r><w:rPr><w:sz w:val="22"/><w:szCs w:val="22"/></w:rPr><w:t xml:space="preserve">furniture-hardware-vault fully tagged with WELL/LEED compliance levels (Q2 2031)</w:t></w:r></w:p>
<w:p><w:pPr><w:spacing w:before="0" w:after="60"/><w:ind w:left="600"/><w:rPr></w:rPr></w:pPr><w:r><w:rPr><w:b/><w:bCs/><w:sz w:val="22"/><w:szCs w:val="22"/></w:rPr><w:t xml:space="preserve">S39-M3:  </w:t></w:r><w:r><w:rPr><w:sz w:val="22"/><w:szCs w:val="22"/></w:rPr><w:t xml:space="preserve">src/biophilic/ module development complete and integrated with src/designer/ (Q3 2031)</w:t></w:r></w:p>
<w:p><w:pPr><w:spacing w:before="0" w:after="60"/><w:ind w:left="600"/><w:rPr></w:rPr></w:pPr><w:r><w:rPr><w:b/><w:bCs/><w:sz w:val="22"/><w:szCs w:val="22"/></w:rPr><w:t xml:space="preserve">S39-M4:  </w:t></w:r><w:r><w:rPr><w:sz w:val="22"/><w:szCs w:val="22"/></w:rPr><w:t xml:space="preserve">First WELL-certified DAPH Decor project completed and submitted to SC (Q4 2031)</w:t></w:r></w:p>
<w:p><w:pPr><w:spacing w:before="320" w:after="100"/><w:rPr></w:rPr></w:pPr><w:r><w:rPr><w:b/><w:bCs/><w:sz w:val="36"/><w:szCs w:val="36"/><w:color w:val="1f2d5a"/></w:rPr><w:t xml:space="preserve">40. Pillar 2 — Design Freeze Gate System (GAP-02)</w:t></w:r></w:p>
<w:p><w:pPr><w:spacing w:before="200" w:after="80"/><w:rPr></w:rPr></w:pPr><w:r><w:rPr><w:b/><w:bCs/><w:sz w:val="28"/><w:szCs w:val="28"/><w:color w:val="2e75b6"/></w:rPr><w:t xml:space="preserve">40.1  Overview</w:t></w:r></w:p>
<w:p><w:pPr><w:spacing w:before="0" w:after="80"/><w:ind w:left="400"/><w:rPr></w:rPr></w:pPr><w:r><w:rPr><w:sz w:val="24"/><w:szCs w:val="24"/></w:rPr><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w:r></w:p>
<w:p><w:pPr><w:spacing w:before="0" w:after="80"/><w:ind w:left="400"/><w:rPr></w:rPr></w:pPr><w:r><w:rPr><w:sz w:val="24"/><w:szCs w:val="24"/></w:rPr><w:t xml:space="preserve">Scope: All DAPH Decor projects from design concept through manufacturing release. Responsible Agents: Kelly (Project & Operations Coordinator, Group A ≥95%), Atlas (QC Gate Monitoring, Group C ≥94%).</w:t></w:r></w:p>
<w:p><w:pPr><w:spacing w:before="200" w:after="80"/><w:rPr></w:rPr></w:pPr><w:r><w:rPr><w:b/><w:bCs/><w:sz w:val="28"/><w:szCs w:val="28"/><w:color w:val="2e75b6"/></w:rPr><w:t xml:space="preserve">40.2  Design Freeze Gate Framework</w:t></w:r></w:p>
<w:p><w:pPr><w:spacing w:before="0" w:after="80"/><w:ind w:left="400"/><w:rPr></w:rPr></w:pPr><w:r><w:rPr><w:sz w:val="24"/><w:szCs w:val="24"/></w:rPr><w:t xml:space="preserve">The Design Freeze Gate System comprises four sequential gates. No gate may be bypassed without SC Programme Director authorisation.</w:t></w:r></w:p>
<w:p><w:pPr><w:spacing w:before="0" w:after="60"/><w:ind w:left="600"/><w:rPr></w:rPr></w:pPr><w:r><w:rPr><w:b/><w:bCs/><w:sz w:val="22"/><w:szCs w:val="22"/></w:rPr><w:t xml:space="preserve">Gate 0 — Concept Lock (G0):  </w:t></w:r><w:r><w:rPr><w:sz w:val="22"/><w:szCs w:val="22"/></w:rPr><w:t xml:space="preserve">Design concept confirmed with client; mood board, space planning, material palette approved. Trigger: signed concept approval form. Agent: Aria generates; Kelly tracks.</w:t></w:r></w:p>
<w:p><w:pPr><w:spacing w:before="0" w:after="60"/><w:ind w:left="600"/><w:rPr></w:rPr></w:pPr><w:r><w:rPr><w:b/><w:bCs/><w:sz w:val="22"/><w:szCs w:val="22"/></w:rPr><w:t xml:space="preserve">Gate 1 — Schematic Design Freeze (G1):  </w:t></w:r><w:r><w:rPr><w:sz w:val="22"/><w:szCs w:val="22"/></w:rPr><w:t xml:space="preserve">Floor plans, elevations, and 3D visualisations frozen. All biophilic patterns (S39) confirmed. Client sign-off required within 5 business days. Agent: Compass (Design PM).</w:t></w:r></w:p>
<w:p><w:pPr><w:spacing w:before="0" w:after="60"/><w:ind w:left="600"/><w:rPr></w:rPr></w:pPr><w:r><w:rPr><w:b/><w:bCs/><w:sz w:val="22"/><w:szCs w:val="22"/></w:rPr><w:t xml:space="preserve">Gate 2 — Design Development Freeze (G2):  </w:t></w:r><w:r><w:rPr><w:sz w:val="22"/><w:szCs w:val="22"/></w:rPr><w:t xml:space="preserve">Detailed drawings, material specifications, FF&E schedule, LEED scorecard (S39.4) confirmed. All furniture-hardware-vault items specified. No substitution post-G2 without Change Request (CR). Agent: Kelly + Atlas.</w:t></w:r></w:p>
<w:p><w:pPr><w:spacing w:before="0" w:after="60"/><w:ind w:left="600"/><w:rPr></w:rPr></w:pPr><w:r><w:rPr><w:b/><w:bCs/><w:sz w:val="22"/><w:szCs w:val="22"/></w:rPr><w:t xml:space="preserve">Gate 3 — Construction Document Release (G3):  </w:t></w:r><w:r><w:rPr><w:sz w:val="22"/><w:szCs w:val="22"/></w:rPr><w:t xml:space="preserve">Final working drawings released to factory/CNC. Triggers AMD-004 manufacturing pipeline (src/cnc/). Irreversible without formal CR + SC notification. Agent: Blaze (D2M Release).</w:t></w:r></w:p>
<w:p><w:pPr><w:spacing w:before="200" w:after="80"/><w:rPr></w:rPr></w:pPr><w:r><w:rPr><w:b/><w:bCs/><w:sz w:val="28"/><w:szCs w:val="28"/><w:color w:val="2e75b6"/></w:rPr><w:t xml:space="preserve">40.3  Approval Authority Matrix</w:t></w:r></w:p>
<w:p><w:pPr><w:spacing w:before="0" w:after="80"/><w:ind w:left="400"/><w:rPr></w:rPr></w:pPr><w:r><w:rPr><w:sz w:val="24"/><w:szCs w:val="24"/></w:rPr><w:t xml:space="preserve">Each gate requires the following approvals before lock:</w:t></w:r></w:p>
<w:p><w:pPr><w:spacing w:before="0" w:after="60"/><w:ind w:left="600"/><w:rPr></w:rPr></w:pPr><w:r><w:rPr><w:b/><w:bCs/><w:sz w:val="22"/><w:szCs w:val="22"/></w:rPr><w:t xml:space="preserve">G0 Approvers:  </w:t></w:r><w:r><w:rPr><w:sz w:val="22"/><w:szCs w:val="22"/></w:rPr><w:t xml:space="preserve">Lead Designer + Client Representative (mandatory)</w:t></w:r></w:p>
<w:p><w:pPr><w:spacing w:before="0" w:after="60"/><w:ind w:left="600"/><w:rPr></w:rPr></w:pPr><w:r><w:rPr><w:b/><w:bCs/><w:sz w:val="22"/><w:szCs w:val="22"/></w:rPr><w:t xml:space="preserve">G1 Approvers:  </w:t></w:r><w:r><w:rPr><w:sz w:val="22"/><w:szCs w:val="22"/></w:rPr><w:t xml:space="preserve">Design Director + Client Representative + Project Manager</w:t></w:r></w:p>
<w:p><w:pPr><w:spacing w:before="0" w:after="60"/><w:ind w:left="600"/><w:rPr></w:rPr></w:pPr><w:r><w:rPr><w:b/><w:bCs/><w:sz w:val="22"/><w:szCs w:val="22"/></w:rPr><w:t xml:space="preserve">G2 Approvers:  </w:t></w:r><w:r><w:rPr><w:sz w:val="22"/><w:szCs w:val="22"/></w:rPr><w:t xml:space="preserve">Design Director + Procurement Manager + Client Representative + Quality Assurance (Atlas)</w:t></w:r></w:p>
<w:p><w:pPr><w:spacing w:before="0" w:after="60"/><w:ind w:left="600"/><w:rPr></w:rPr></w:pPr><w:r><w:rPr><w:b/><w:bCs/><w:sz w:val="22"/><w:szCs w:val="22"/></w:rPr><w:t xml:space="preserve">G3 Approvers:  </w:t></w:r><w:r><w:rPr><w:sz w:val="22"/><w:szCs w:val="22"/></w:rPr><w:t xml:space="preserve">Programme Director + Factory Manager + Client Representative — SC notification required within 24 hours</w:t></w:r></w:p>
<w:p><w:pPr><w:spacing w:before="200" w:after="80"/><w:rPr></w:rPr></w:pPr><w:r><w:rPr><w:b/><w:bCs/><w:sz w:val="28"/><w:szCs w:val="28"/><w:color w:val="2e75b6"/></w:rPr><w:t xml:space="preserve">40.4  Freeze Violation Protocol</w:t></w:r></w:p>
<w:p><w:pPr><w:spacing w:before="0" w:after="80"/><w:ind w:left="400"/><w:rPr></w:rPr></w:pPr><w:r><w:rPr><w:sz w:val="24"/><w:szCs w:val="24"/></w:rPr><w:t xml:space="preserve">A Design Freeze Violation (DFV) is triggered when any design element is modified post-gate-lock without an approved Change Request.</w:t></w:r></w:p>
<w:p><w:pPr><w:spacing w:before="0" w:after="60"/><w:ind w:left="600"/><w:rPr></w:rPr></w:pPr><w:r><w:rPr><w:b/><w:bCs/><w:sz w:val="22"/><w:szCs w:val="22"/></w:rPr><w:t xml:space="preserve">DFV-Level 1 (Minor):  </w:t></w:r><w:r><w:rPr><w:sz w:val="22"/><w:szCs w:val="22"/></w:rPr><w:t xml:space="preserve">Material substitution, finish colour change — CR required within 24h; Kelly notified</w:t></w:r></w:p>
<w:p><w:pPr><w:spacing w:before="0" w:after="60"/><w:ind w:left="600"/><w:rPr></w:rPr></w:pPr><w:r><w:rPr><w:b/><w:bCs/><w:sz w:val="22"/><w:szCs w:val="22"/></w:rPr><w:t xml:space="preserve">DFV-Level 2 (Significant):  </w:t></w:r><w:r><w:rPr><w:sz w:val="22"/><w:szCs w:val="22"/></w:rPr><w:t xml:space="preserve">Dimension change, furniture substitution — CR + client re-approval + Gate re-validation within 48h</w:t></w:r></w:p>
<w:p><w:pPr><w:spacing w:before="0" w:after="60"/><w:ind w:left="600"/><w:rPr></w:rPr></w:pPr><w:r><w:rPr><w:b/><w:bCs/><w:sz w:val="22"/><w:szCs w:val="22"/></w:rPr><w:t xml:space="preserve">DFV-Level 3 (Critical):  </w:t></w:r><w:r><w:rPr><w:sz w:val="22"/><w:szCs w:val="22"/></w:rPr><w:t xml:space="preserve">Structural/layout change post-G2 — Full Gate 2 re-run, SC Programme Director notification, potential project delay escalation</w:t></w:r></w:p>
<w:p><w:pPr><w:spacing w:before="0" w:after="60"/><w:ind w:left="600"/><w:rPr></w:rPr></w:pPr><w:r><w:rPr><w:b/><w:bCs/><w:sz w:val="22"/><w:szCs w:val="22"/></w:rPr><w:t xml:space="preserve">Change Request (CR) Process:  </w:t></w:r><w:r><w:rPr><w:sz w:val="22"/><w:szCs w:val="22"/></w:rPr><w:t xml:space="preserve">CR-FORM-001 submitted via Field App or LINE OA; Atlas validates; Programme Director approves; factory notified</w:t></w:r></w:p>
<w:p><w:pPr><w:spacing w:before="200" w:after="80"/><w:rPr></w:rPr></w:pPr><w:r><w:rPr><w:b/><w:bCs/><w:sz w:val="28"/><w:szCs w:val="28"/><w:color w:val="2e75b6"/></w:rPr><w:t xml:space="preserve">40.5  Agent Responsibilities</w:t></w:r></w:p>
<w:p><w:pPr><w:spacing w:before="0" w:after="60"/><w:ind w:left="600"/><w:rPr></w:rPr></w:pPr><w:r><w:rPr><w:b/><w:bCs/><w:sz w:val="22"/><w:szCs w:val="22"/></w:rPr><w:t xml:space="preserve">Kelly (Group A):  </w:t></w:r><w:r><w:rPr><w:sz w:val="22"/><w:szCs w:val="22"/></w:rPr><w:t xml:space="preserve">Overall gate timeline management, client communication, CR tracking, DFV escalation to SC</w:t></w:r></w:p>
<w:p><w:pPr><w:spacing w:before="0" w:after="60"/><w:ind w:left="600"/><w:rPr></w:rPr></w:pPr><w:r><w:rPr><w:b/><w:bCs/><w:sz w:val="22"/><w:szCs w:val="22"/></w:rPr><w:t xml:space="preserve">Compass (Group B):  </w:t></w:r><w:r><w:rPr><w:sz w:val="22"/><w:szCs w:val="22"/></w:rPr><w:t xml:space="preserve">Design stage scheduling, gate milestone tracking, designer deadline coordination</w:t></w:r></w:p>
<w:p><w:pPr><w:spacing w:before="0" w:after="60"/><w:ind w:left="600"/><w:rPr></w:rPr></w:pPr><w:r><w:rPr><w:b/><w:bCs/><w:sz w:val="22"/><w:szCs w:val="22"/></w:rPr><w:t xml:space="preserve">Atlas (Group C):  </w:t></w:r><w:r><w:rPr><w:sz w:val="22"/><w:szCs w:val="22"/></w:rPr><w:t xml:space="preserve">Gate 2 quality verification, post-G2 drawing compliance check, DFV detection</w:t></w:r></w:p>
<w:p><w:pPr><w:spacing w:before="0" w:after="60"/><w:ind w:left="600"/><w:rPr></w:rPr></w:pPr><w:r><w:rPr><w:b/><w:bCs/><w:sz w:val="22"/><w:szCs w:val="22"/></w:rPr><w:t xml:space="preserve">Blaze (Group A):  </w:t></w:r><w:r><w:rPr><w:sz w:val="22"/><w:szCs w:val="22"/></w:rPr><w:t xml:space="preserve">Gate 3 CNC release validation, manufacturing package completeness check before src/cnc/ trigger</w:t></w:r></w:p>
<w:p><w:pPr><w:spacing w:before="200" w:after="80"/><w:rPr></w:rPr></w:pPr><w:r><w:rPr><w:b/><w:bCs/><w:sz w:val="28"/><w:szCs w:val="28"/><w:color w:val="2e75b6"/></w:rPr><w:t xml:space="preserve">40.6  GitHub Extension Specification: src/gate/</w:t></w:r></w:p>
<w:p><w:pPr><w:spacing w:before="0" w:after="80"/><w:ind w:left="400"/><w:rPr></w:rPr></w:pPr><w:r><w:rPr><w:sz w:val="24"/><w:szCs w:val="24"/></w:rPr><w:t xml:space="preserve">AMD-004 WS-A shall extend src/gate/ with the following components:</w:t></w:r></w:p>
<w:p><w:pPr><w:spacing w:before="0" w:after="60"/><w:ind w:left="600" w:hanging="200"/><w:rPr></w:rPr></w:pPr><w:r><w:rPr><w:sz w:val="22"/><w:szCs w:val="22"/></w:rPr><w:t xml:space="preserve">• src/gate/freeze-workflow/ — G0/G1/G2/G3 sequential state machine with client notification triggers</w:t></w:r></w:p>
<w:p><w:pPr><w:spacing w:before="0" w:after="60"/><w:ind w:left="600" w:hanging="200"/><w:rPr></w:rPr></w:pPr><w:r><w:rPr><w:sz w:val="22"/><w:szCs w:val="22"/></w:rPr><w:t xml:space="preserve">• src/gate/cr-management/ — Change Request CRUD, approval chain, version history</w:t></w:r></w:p>
<w:p><w:pPr><w:spacing w:before="0" w:after="60"/><w:ind w:left="600" w:hanging="200"/><w:rPr></w:rPr></w:pPr><w:r><w:rPr><w:sz w:val="22"/><w:szCs w:val="22"/></w:rPr><w:t xml:space="preserve">• src/gate/dfv-detector/ — Real-time DFV alerting integrated with src/workflow/approval/</w:t></w:r></w:p>
<w:p><w:pPr><w:spacing w:before="0" w:after="60"/><w:ind w:left="600" w:hanging="200"/><w:rPr></w:rPr></w:pPr><w:r><w:rPr><w:sz w:val="22"/><w:szCs w:val="22"/></w:rPr><w:t xml:space="preserve">• src/gate/milestone-lock/ — Immutable gate lock records in Supabase (audit trail for ISO 9001)</w:t></w:r></w:p>
<w:p><w:pPr><w:spacing w:before="0" w:after="60"/><w:ind w:left="600" w:hanging="200"/><w:rPr></w:rPr></w:pPr><w:r><w:rPr><w:sz w:val="22"/><w:szCs w:val="22"/></w:rPr><w:t xml:space="preserve">• src/gate/client-portal-integration/ — Client sign-off interface via supabase/functions/customer-design-view/</w:t></w:r></w:p>
<w:p><w:pPr><w:spacing w:before="200" w:after="80"/><w:rPr></w:rPr></w:pPr><w:r><w:rPr><w:b/><w:bCs/><w:sz w:val="28"/><w:szCs w:val="28"/><w:color w:val="2e75b6"/></w:rPr><w:t xml:space="preserve">40.7  S40 Milestones</w:t></w:r></w:p>
<w:p><w:pPr><w:spacing w:before="0" w:after="60"/><w:ind w:left="600"/><w:rPr></w:rPr></w:pPr><w:r><w:rPr><w:b/><w:bCs/><w:sz w:val="22"/><w:szCs w:val="22"/></w:rPr><w:t xml:space="preserve">S40-M1:  </w:t></w:r><w:r><w:rPr><w:sz w:val="22"/><w:szCs w:val="22"/></w:rPr><w:t xml:space="preserve">Gate 0 and Gate 1 workflows live in src/gate/ — first client pilot project (Q1 2031)</w:t></w:r></w:p>
<w:p><w:pPr><w:spacing w:before="0" w:after="60"/><w:ind w:left="600"/><w:rPr></w:rPr></w:pPr><w:r><w:rPr><w:b/><w:bCs/><w:sz w:val="22"/><w:szCs w:val="22"/></w:rPr><w:t xml:space="preserve">S40-M2:  </w:t></w:r><w:r><w:rPr><w:sz w:val="22"/><w:szCs w:val="22"/></w:rPr><w:t xml:space="preserve">Gate 2 full approval chain with DFV alerting operational (Q2 2031)</w:t></w:r></w:p>
<w:p><w:pPr><w:spacing w:before="0" w:after="60"/><w:ind w:left="600"/><w:rPr></w:rPr></w:pPr><w:r><w:rPr><w:b/><w:bCs/><w:sz w:val="22"/><w:szCs w:val="22"/></w:rPr><w:t xml:space="preserve">S40-M3:  </w:t></w:r><w:r><w:rPr><w:sz w:val="22"/><w:szCs w:val="22"/></w:rPr><w:t xml:space="preserve">Gate 3 CNC release integration with src/cnc/ complete (Q3 2031)</w:t></w:r></w:p>
<w:p><w:pPr><w:spacing w:before="0" w:after="60"/><w:ind w:left="600"/><w:rPr></w:rPr></w:pPr><w:r><w:rPr><w:b/><w:bCs/><w:sz w:val="22"/><w:szCs w:val="22"/></w:rPr><w:t xml:space="preserve">S40-M4:  </w:t></w:r><w:r><w:rPr><w:sz w:val="22"/><w:szCs w:val="22"/></w:rPr><w:t xml:space="preserve">DFV rate KPI established — target ≤2 DFV-Level 2+ events per 10 projects (Q4 2031)</w:t></w:r></w:p>
<w:p><w:pPr><w:spacing w:before="320" w:after="100"/><w:rPr></w:rPr></w:pPr><w:r><w:rPr><w:b/><w:bCs/><w:sz w:val="36"/><w:szCs w:val="36"/><w:color w:val="1f2d5a"/></w:rPr><w:t xml:space="preserve">41. Pillar 6a — Sensory Commissioning Protocol (GAP-03)</w:t></w:r></w:p>
<w:p><w:pPr><w:spacing w:before="200" w:after="80"/><w:rPr></w:rPr></w:pPr><w:r><w:rPr><w:b/><w:bCs/><w:sz w:val="28"/><w:szCs w:val="28"/><w:color w:val="2e75b6"/></w:rPr><w:t xml:space="preserve">41.1  Overview</w:t></w:r></w:p>
<w:p><w:pPr><w:spacing w:before="0" w:after="80"/><w:ind w:left="400"/><w:rPr></w:rPr></w:pPr><w:r><w:rPr><w:sz w:val="24"/><w:szCs w:val="24"/></w:rPr><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w:r></w:p>
<w:p><w:pPr><w:spacing w:before="0" w:after="80"/><w:ind w:left="400"/><w:rPr></w:rPr></w:pPr><w:r><w:rPr><w:sz w:val="24"/><w:szCs w:val="24"/></w:rPr><w:t xml:space="preserve">Scope: All DAPH Decor projects. Phased commissioning required for projects > THB 3.0M. Responsible Agents: Shore (QC Field, Group B ≥93%), Hana (Environmental QC, Group B ≥93%).</w:t></w:r></w:p>
<w:p><w:pPr><w:spacing w:before="200" w:after="80"/><w:rPr></w:rPr></w:pPr><w:r><w:rPr><w:b/><w:bCs/><w:sz w:val="28"/><w:szCs w:val="28"/><w:color w:val="2e75b6"/></w:rPr><w:t xml:space="preserve">41.2  Sensory Benchmark Standards</w:t></w:r></w:p>
<w:p><w:pPr><w:spacing w:before="0" w:after="80"/><w:ind w:left="400"/><w:rPr></w:rPr></w:pPr><w:r><w:rPr><w:sz w:val="24"/><w:szCs w:val="24"/></w:rPr><w:t xml:space="preserve">The following benchmark standards apply to all commissioned DAPH Decor spaces:</w:t></w:r></w:p>
<w:p><w:pPr><w:spacing w:before="0" w:after="60"/><w:ind w:left="600"/><w:rPr></w:rPr></w:pPr><w:r><w:rPr><w:b/><w:bCs/><w:sz w:val="22"/><w:szCs w:val="22"/></w:rPr><w:t xml:space="preserve">Acoustic (SB-A):  </w:t></w:r><w:r><w:rPr><w:sz w:val="22"/><w:szCs w:val="22"/></w:rPr><w:t xml:space="preserve">Background noise level ≤ NC-35 (living/dining) or ≤ NC-30 (bedroom/study). Reverberation time RT60 ≤ 0.5s for spaces ≤ 50m2. STC ≥ 45 for party walls.</w:t></w:r></w:p>
<w:p><w:pPr><w:spacing w:before="0" w:after="60"/><w:ind w:left="600"/><w:rPr></w:rPr></w:pPr><w:r><w:rPr><w:b/><w:bCs/><w:sz w:val="22"/><w:szCs w:val="22"/></w:rPr><w:t xml:space="preserve">Lighting (SB-L):  </w:t></w:r><w:r><w:rPr><w:sz w:val="22"/><w:szCs w:val="22"/></w:rPr><w:t xml:space="preserve">Task area illuminance: 300–500 lux (kitchen), 100–300 lux (living), 50–100 lux (bedroom ambient). Colour rendering CRI ≥ 90. CCT per design intent ±200K. UGR ≤ 19 for all direct luminaires.</w:t></w:r></w:p>
<w:p><w:pPr><w:spacing w:before="0" w:after="60"/><w:ind w:left="600"/><w:rPr></w:rPr></w:pPr><w:r><w:rPr><w:b/><w:bCs/><w:sz w:val="22"/><w:szCs w:val="22"/></w:rPr><w:t xml:space="preserve">Thermal (SB-T):  </w:t></w:r><w:r><w:rPr><w:sz w:val="22"/><w:szCs w:val="22"/></w:rPr><w:t xml:space="preserve">Operative temperature: 23–26°C (cooling season), 20–23°C (heating season). Radiant temperature asymmetry ≤ 5°C. Relative humidity: 40–60%.</w:t></w:r></w:p>
<w:p><w:pPr><w:spacing w:before="0" w:after="60"/><w:ind w:left="600"/><w:rPr></w:rPr></w:pPr><w:r><w:rPr><w:b/><w:bCs/><w:sz w:val="22"/><w:szCs w:val="22"/></w:rPr><w:t xml:space="preserve">Air Quality (SB-Q):  </w:t></w:r><w:r><w:rPr><w:sz w:val="22"/><w:szCs w:val="22"/></w:rPr><w:t xml:space="preserve">CO2 ≤ 1000 ppm in occupied spaces. TVOC ≤ 500 μg/m3 (new installation 30-day post-install). PM2.5 ≤ 12 μg/m3. Formaldehyde ≤ 0.1 ppm.</w:t></w:r></w:p>
<w:p><w:pPr><w:spacing w:before="0" w:after="60"/><w:ind w:left="600"/><w:rPr></w:rPr></w:pPr><w:r><w:rPr><w:b/><w:bCs/><w:sz w:val="22"/><w:szCs w:val="22"/></w:rPr><w:t xml:space="preserve">Tactile/Material (SB-M):  </w:t></w:r><w:r><w:rPr><w:sz w:val="22"/><w:szCs w:val="22"/></w:rPr><w:t xml:space="preserve">All finish surfaces free of sharp edges, delamination, micro-cracks visible under 50-lux spot check. Gap tolerance: joints ≤ 1.5mm for premium finishes.</w:t></w:r></w:p>
<w:p><w:pPr><w:spacing w:before="200" w:after="80"/><w:rPr></w:rPr></w:pPr><w:r><w:rPr><w:b/><w:bCs/><w:sz w:val="28"/><w:szCs w:val="28"/><w:color w:val="2e75b6"/></w:rPr><w:t xml:space="preserve">41.3  Commissioning Test Procedures</w:t></w:r></w:p>
<w:p><w:pPr><w:spacing w:before="0" w:after="60"/><w:ind w:left="600"/><w:rPr></w:rPr></w:pPr><w:r><w:rPr><w:b/><w:bCs/><w:sz w:val="22"/><w:szCs w:val="22"/></w:rPr><w:t xml:space="preserve">SC-TEST-01 Acoustic Walk:  </w:t></w:r><w:r><w:rPr><w:sz w:val="22"/><w:szCs w:val="22"/></w:rPr><w:t xml:space="preserve">Shore agent conducts 15-minute acoustic walk. Test: clap test (RT60 estimation), background noise measurement (dB meter), door/window seal verification. Tools: Decibel X app + calibrated sound level meter.</w:t></w:r></w:p>
<w:p><w:pPr><w:spacing w:before="0" w:after="60"/><w:ind w:left="600"/><w:rPr></w:rPr></w:pPr><w:r><w:rPr><w:b/><w:bCs/><w:sz w:val="22"/><w:szCs w:val="22"/></w:rPr><w:t xml:space="preserve">SC-TEST-02 Lighting Scene Test:  </w:t></w:r><w:r><w:rPr><w:sz w:val="22"/><w:szCs w:val="22"/></w:rPr><w:t xml:space="preserve">All lighting scenes (day/evening/task) tested at design lux levels. CCT consistency verified across all fixtures. Dimmer range: 5–100% confirmed. Document: photo evidence with lux reading overlay.</w:t></w:r></w:p>
<w:p><w:pPr><w:spacing w:before="0" w:after="60"/><w:ind w:left="600"/><w:rPr></w:rPr></w:pPr><w:r><w:rPr><w:b/><w:bCs/><w:sz w:val="22"/><w:szCs w:val="22"/></w:rPr><w:t xml:space="preserve">SC-TEST-03 Thermal Equilibrium Check:  </w:t></w:r><w:r><w:rPr><w:sz w:val="22"/><w:szCs w:val="22"/></w:rPr><w:t xml:space="preserve">HVAC operated at design setpoints for minimum 2 hours pre-test. Three-zone temperature map taken: floor (0.1m), seated (1.1m), ceiling (1.7m). Results logged in Field App.</w:t></w:r></w:p>
<w:p><w:pPr><w:spacing w:before="0" w:after="60"/><w:ind w:left="600"/><w:rPr></w:rPr></w:pPr><w:r><w:rPr><w:b/><w:bCs/><w:sz w:val="22"/><w:szCs w:val="22"/></w:rPr><w:t xml:space="preserve">SC-TEST-04 Air Quality Baseline:  </w:t></w:r><w:r><w:rPr><w:sz w:val="22"/><w:szCs w:val="22"/></w:rPr><w:t xml:space="preserve">IAQ meter reading taken at 30 days post-installation. All readings logged. If TVOC > 500 μg/m3: mandatory ventilation flush protocol activated; re-test at 60 days.</w:t></w:r></w:p>
<w:p><w:pPr><w:spacing w:before="0" w:after="60"/><w:ind w:left="600"/><w:rPr></w:rPr></w:pPr><w:r><w:rPr><w:b/><w:bCs/><w:sz w:val="22"/><w:szCs w:val="22"/></w:rPr><w:t xml:space="preserve">SC-TEST-05 Tactile Finish Survey:  </w:t></w:r><w:r><w:rPr><w:sz w:val="22"/><w:szCs w:val="22"/></w:rPr><w:t xml:space="preserve">100% surface inspection by Shore agent. Defects logged via Field App QC capture (src/qc-anomaly/). All critical defects (Level 2+) resolved before Sensory Commissioning Sign-Off.</w:t></w:r></w:p>
<w:p><w:pPr><w:spacing w:before="200" w:after="80"/><w:rPr></w:rPr></w:pPr><w:r><w:rPr><w:b/><w:bCs/><w:sz w:val="28"/><w:szCs w:val="28"/><w:color w:val="2e75b6"/></w:rPr><w:t xml:space="preserve">41.4  Sensory Commissioning Sign-Off Hierarchy</w:t></w:r></w:p>
<w:p><w:pPr><w:spacing w:before="0" w:after="60"/><w:ind w:left="600"/><w:rPr></w:rPr></w:pPr><w:r><w:rPr><w:b/><w:bCs/><w:sz w:val="22"/><w:szCs w:val="22"/></w:rPr><w:t xml:space="preserve">Level 1 — Agent Verified:  </w:t></w:r><w:r><w:rPr><w:sz w:val="22"/><w:szCs w:val="22"/></w:rPr><w:t xml:space="preserve">Shore/Hana completes all SC-TEST-01 to SC-TEST-05; results within benchmark. Agent sign-off in Field App.</w:t></w:r></w:p>
<w:p><w:pPr><w:spacing w:before="0" w:after="60"/><w:ind w:left="600"/><w:rPr></w:rPr></w:pPr><w:r><w:rPr><w:b/><w:bCs/><w:sz w:val="22"/><w:szCs w:val="22"/></w:rPr><w:t xml:space="preserve">Level 2 — Client Acceptance:  </w:t></w:r><w:r><w:rPr><w:sz w:val="22"/><w:szCs w:val="22"/></w:rPr><w:t xml:space="preserve">Client representative attends sensory walk (minimum 30 minutes). Client sign-off on SC-FORM-001.</w:t></w:r></w:p>
<w:p><w:pPr><w:spacing w:before="0" w:after="60"/><w:ind w:left="600"/><w:rPr></w:rPr></w:pPr><w:r><w:rPr><w:b/><w:bCs/><w:sz w:val="22"/><w:szCs w:val="22"/></w:rPr><w:t xml:space="preserve">Level 3 — Programme Director Release:  </w:t></w:r><w:r><w:rPr><w:sz w:val="22"/><w:szCs w:val="22"/></w:rPr><w:t xml:space="preserve">Programme Director confirms Sensory Commissioning complete — triggers final payment milestone and moves project to POE phase (S42).</w:t></w:r></w:p>
<w:p><w:pPr><w:spacing w:before="200" w:after="80"/><w:rPr></w:rPr></w:pPr><w:r><w:rPr><w:b/><w:bCs/><w:sz w:val="28"/><w:szCs w:val="28"/><w:color w:val="2e75b6"/></w:rPr><w:t xml:space="preserve">41.5  Agent Responsibilities & GitHub Integration</w:t></w:r></w:p>
<w:p><w:pPr><w:spacing w:before="0" w:after="60"/><w:ind w:left="600"/><w:rPr></w:rPr></w:pPr><w:r><w:rPr><w:b/><w:bCs/><w:sz w:val="22"/><w:szCs w:val="22"/></w:rPr><w:t xml:space="preserve">Shore (Group B):  </w:t></w:r><w:r><w:rPr><w:sz w:val="22"/><w:szCs w:val="22"/></w:rPr><w:t xml:space="preserve">Leads all sensory commissioning tests; operates Field App SC-TEST suite; issues Level 1 verification</w:t></w:r></w:p>
<w:p><w:pPr><w:spacing w:before="0" w:after="60"/><w:ind w:left="600"/><w:rPr></w:rPr></w:pPr><w:r><w:rPr><w:b/><w:bCs/><w:sz w:val="22"/><w:szCs w:val="22"/></w:rPr><w:t xml:space="preserve">Hana (Group B):  </w:t></w:r><w:r><w:rPr><w:sz w:val="22"/><w:szCs w:val="22"/></w:rPr><w:t xml:space="preserve">Environmental monitoring (air quality, thermal); maintains IAQ baseline database; 30/60-day re-test scheduling</w:t></w:r></w:p>
<w:p><w:pPr><w:spacing w:before="0" w:after="60"/><w:ind w:left="600"/><w:rPr></w:rPr></w:pPr><w:r><w:rPr><w:b/><w:bCs/><w:sz w:val="22"/><w:szCs w:val="22"/></w:rPr><w:t xml:space="preserve">Field App Integration:  </w:t></w:r><w:r><w:rPr><w:sz w:val="22"/><w:szCs w:val="22"/></w:rPr><w:t xml:space="preserve">SC-TEST results captured in packages/field-app/; photos via supabase/functions/field-capture/; anomalies via src/qc-anomaly/</w:t></w:r></w:p>
<w:p><w:pPr><w:spacing w:before="0" w:after="80"/><w:ind w:left="400"/><w:rPr></w:rPr></w:pPr><w:r><w:rPr><w:sz w:val="24"/><w:szCs w:val="24"/></w:rPr><w:t xml:space="preserve">AMD-004 WS-B shall add src/sensory-commissioning/ module with: benchmark-config/, test-protocol/, sign-off-workflow/, and supabase table sensory_commissioning_records.</w:t></w:r></w:p>
<w:p><w:pPr><w:spacing w:before="200" w:after="80"/><w:rPr></w:rPr></w:pPr><w:r><w:rPr><w:b/><w:bCs/><w:sz w:val="28"/><w:szCs w:val="28"/><w:color w:val="2e75b6"/></w:rPr><w:t xml:space="preserve">41.6  S41 Milestones</w:t></w:r></w:p>
<w:p><w:pPr><w:spacing w:before="0" w:after="60"/><w:ind w:left="600"/><w:rPr></w:rPr></w:pPr><w:r><w:rPr><w:b/><w:bCs/><w:sz w:val="22"/><w:szCs w:val="22"/></w:rPr><w:t xml:space="preserve">S41-M1:  </w:t></w:r><w:r><w:rPr><w:sz w:val="22"/><w:szCs w:val="22"/></w:rPr><w:t xml:space="preserve">SC-FORM-001 template deployed in Field App; Shore agent trained on all 5 test procedures (Q2 2031)</w:t></w:r></w:p>
<w:p><w:pPr><w:spacing w:before="0" w:after="60"/><w:ind w:left="600"/><w:rPr></w:rPr></w:pPr><w:r><w:rPr><w:b/><w:bCs/><w:sz w:val="22"/><w:szCs w:val="22"/></w:rPr><w:t xml:space="preserve">S41-M2:  </w:t></w:r><w:r><w:rPr><w:sz w:val="22"/><w:szCs w:val="22"/></w:rPr><w:t xml:space="preserve">src/sensory-commissioning/ module operational; first project sensory commissioning completed (Q3 2031)</w:t></w:r></w:p>
<w:p><w:pPr><w:spacing w:before="0" w:after="60"/><w:ind w:left="600"/><w:rPr></w:rPr></w:pPr><w:r><w:rPr><w:b/><w:bCs/><w:sz w:val="22"/><w:szCs w:val="22"/></w:rPr><w:t xml:space="preserve">S41-M3:  </w:t></w:r><w:r><w:rPr><w:sz w:val="22"/><w:szCs w:val="22"/></w:rPr><w:t xml:space="preserve">WELL Sound and Thermal feature compliance verified via Sensory Commissioning for WELL-target projects (Q4 2031)</w:t></w:r></w:p>
<w:p><w:pPr><w:spacing w:before="0" w:after="60"/><w:ind w:left="600"/><w:rPr></w:rPr></w:pPr><w:r><w:rPr><w:b/><w:bCs/><w:sz w:val="22"/><w:szCs w:val="22"/></w:rPr><w:t xml:space="preserve">S41-M4:  </w:t></w:r><w:r><w:rPr><w:sz w:val="22"/><w:szCs w:val="22"/></w:rPr><w:t xml:space="preserve">Sensory Commissioning pass rate KPI established — target ≥ 90% first-attempt pass (Q1 2032)</w:t></w:r></w:p>
<w:p><w:pPr><w:spacing w:before="320" w:after="100"/><w:rPr></w:rPr></w:pPr><w:r><w:rPr><w:b/><w:bCs/><w:sz w:val="36"/><w:szCs w:val="36"/><w:color w:val="1f2d5a"/></w:rPr><w:t xml:space="preserve">42. Pillar 6b — Post-Occupancy Evaluation (POE) System (GAP-04)</w:t></w:r></w:p>
<w:p><w:pPr><w:spacing w:before="200" w:after="80"/><w:rPr></w:rPr></w:pPr><w:r><w:rPr><w:b/><w:bCs/><w:sz w:val="28"/><w:szCs w:val="28"/><w:color w:val="2e75b6"/></w:rPr><w:t xml:space="preserve">42.1  Overview</w:t></w:r></w:p>
<w:p><w:pPr><w:spacing w:before="0" w:after="80"/><w:ind w:left="400"/><w:rPr></w:rPr></w:pPr><w:r><w:rPr><w:sz w:val="24"/><w:szCs w:val="24"/></w:rPr><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w:r></w:p>
<w:p><w:pPr><w:spacing w:before="0" w:after="80"/><w:ind w:left="400"/><w:rPr></w:rPr></w:pPr><w:r><w:rPr><w:sz w:val="24"/><w:szCs w:val="24"/></w:rPr><w:t xml:space="preserve">Scope: All DAPH Decor projects with contract value ≥ THB 1.5M. POE data informs DAPH design standards library. Responsible Agents: Pulse (Analytics, Group C ≥94%), Frame (Reporting, Group C ≥94%).</w:t></w:r></w:p>
<w:p><w:pPr><w:spacing w:before="200" w:after="80"/><w:rPr></w:rPr></w:pPr><w:r><w:rPr><w:b/><w:bCs/><w:sz w:val="28"/><w:szCs w:val="28"/><w:color w:val="2e75b6"/></w:rPr><w:t xml:space="preserve">42.2  POE Schedule & Trigger Points</w:t></w:r></w:p>
<w:p><w:pPr><w:spacing w:before="0" w:after="60"/><w:ind w:left="600"/><w:rPr></w:rPr></w:pPr><w:r><w:rPr><w:b/><w:bCs/><w:sz w:val="22"/><w:szCs w:val="22"/></w:rPr><w:t xml:space="preserve">POE-30: 30-Day Quick Check:  </w:t></w:r><w:r><w:rPr><w:sz w:val="22"/><w:szCs w:val="22"/></w:rPr><w:t xml:space="preserve">Triggered automatically 30 days after Sensory Commissioning sign-off (S41). Focus: punch list resolution, client onboarding satisfaction, critical snag follow-up. Duration: 30 minutes. Method: Field App survey + phone call.</w:t></w:r></w:p>
<w:p><w:pPr><w:spacing w:before="0" w:after="60"/><w:ind w:left="600"/><w:rPr></w:rPr></w:pPr><w:r><w:rPr><w:b/><w:bCs/><w:sz w:val="22"/><w:szCs w:val="22"/></w:rPr><w:t xml:space="preserve">POE-90: 3-Month Assessment:  </w:t></w:r><w:r><w:rPr><w:sz w:val="22"/><w:szCs w:val="22"/></w:rPr><w:t xml:space="preserve">Trigger: 90 days post-handover. Focus: HVAC/lighting performance in real occupancy, material performance, maintenance issues. Duration: 60-minute site visit by Hana + short client survey (15 questions). Generates: POE-REPORT-90.</w:t></w:r></w:p>
<w:p><w:pPr><w:spacing w:before="0" w:after="60"/><w:ind w:left="600"/><w:rPr></w:rPr></w:pPr><w:r><w:rPr><w:b/><w:bCs/><w:sz w:val="22"/><w:szCs w:val="22"/></w:rPr><w:t xml:space="preserve">POE-180: 6-Month Performance Review:  </w:t></w:r><w:r><w:rPr><w:sz w:val="22"/><w:szCs w:val="22"/></w:rPr><w:t xml:space="preserve">Trigger: 180 days post-handover. Focus: occupant wellbeing, biophilic pattern effectiveness, WELL feature compliance re-check, energy performance. Duration: 90-minute site visit + full occupant survey (30 questions). Generates: POE-REPORT-180 submitted to SC.</w:t></w:r></w:p>
<w:p><w:pPr><w:spacing w:before="0" w:after="60"/><w:ind w:left="600"/><w:rPr></w:rPr></w:pPr><w:r><w:rPr><w:b/><w:bCs/><w:sz w:val="22"/><w:szCs w:val="22"/></w:rPr><w:t xml:space="preserve">POE-365: 12-Month Annual Evaluation:  </w:t></w:r><w:r><w:rPr><w:sz w:val="22"/><w:szCs w:val="22"/></w:rPr><w:t xml:space="preserve">Trigger: 365 days post-handover. Focus: material durability, seasonal performance variation, brand satisfaction, referral likelihood. Duration: full evaluation + photography update. Generates: POE-REPORT-365 — benchmark database entry.</w:t></w:r></w:p>
<w:p><w:pPr><w:spacing w:before="200" w:after="80"/><w:rPr></w:rPr></w:pPr><w:r><w:rPr><w:b/><w:bCs/><w:sz w:val="28"/><w:szCs w:val="28"/><w:color w:val="2e75b6"/></w:rPr><w:t xml:space="preserve">42.3  Evaluation Framework — 6 Domains</w:t></w:r></w:p>
<w:p><w:pPr><w:spacing w:before="0" w:after="60"/><w:ind w:left="600"/><w:rPr></w:rPr></w:pPr><w:r><w:rPr><w:b/><w:bCs/><w:sz w:val="22"/><w:szCs w:val="22"/></w:rPr><w:t xml:space="preserve">Domain 1: Technical Performance:  </w:t></w:r><w:r><w:rPr><w:sz w:val="22"/><w:szCs w:val="22"/></w:rPr><w:t xml:space="preserve">HVAC, lighting, acoustic performance vs SB benchmarks (S41.2). Objective measurements re-taken.</w:t></w:r></w:p>
<w:p><w:pPr><w:spacing w:before="0" w:after="60"/><w:ind w:left="600"/><w:rPr></w:rPr></w:pPr><w:r><w:rPr><w:b/><w:bCs/><w:sz w:val="22"/><w:szCs w:val="22"/></w:rPr><w:t xml:space="preserve">Domain 2: Occupant Wellbeing:  </w:t></w:r><w:r><w:rPr><w:sz w:val="22"/><w:szCs w:val="22"/></w:rPr><w:t xml:space="preserve">Self-reported comfort, stress reduction, biophilic pattern perception, nature connection score.</w:t></w:r></w:p>
<w:p><w:pPr><w:spacing w:before="0" w:after="60"/><w:ind w:left="600"/><w:rPr></w:rPr></w:pPr><w:r><w:rPr><w:b/><w:bCs/><w:sz w:val="22"/><w:szCs w:val="22"/></w:rPr><w:t xml:space="preserve">Domain 3: Material & Finish Durability:  </w:t></w:r><w:r><w:rPr><w:sz w:val="22"/><w:szCs w:val="22"/></w:rPr><w:t xml:space="preserve">Visual inspection of all surfaces, hardware, joinery. Defect rate vs expected warranty period.</w:t></w:r></w:p>
<w:p><w:pPr><w:spacing w:before="0" w:after="60"/><w:ind w:left="600"/><w:rPr></w:rPr></w:pPr><w:r><w:rPr><w:b/><w:bCs/><w:sz w:val="22"/><w:szCs w:val="22"/></w:rPr><w:t xml:space="preserve">Domain 4: Functional Satisfaction:  </w:t></w:r><w:r><w:rPr><w:sz w:val="22"/><w:szCs w:val="22"/></w:rPr><w:t xml:space="preserve">Space utilisation, storage adequacy, circulation flow, furniture ergonomics.</w:t></w:r></w:p>
<w:p><w:pPr><w:spacing w:before="0" w:after="60"/><w:ind w:left="600"/><w:rPr></w:rPr></w:pPr><w:r><w:rPr><w:b/><w:bCs/><w:sz w:val="22"/><w:szCs w:val="22"/></w:rPr><w:t xml:space="preserve">Domain 5: WELL/LEED Compliance:  </w:t></w:r><w:r><w:rPr><w:sz w:val="22"/><w:szCs w:val="22"/></w:rPr><w:t xml:space="preserve">Re-verification of WELL features per S39. LEED post-occupancy credits confirmed. Biophilic pattern retention score.</w:t></w:r></w:p>
<w:p><w:pPr><w:spacing w:before="0" w:after="60"/><w:ind w:left="600"/><w:rPr></w:rPr></w:pPr><w:r><w:rPr><w:b/><w:bCs/><w:sz w:val="22"/><w:szCs w:val="22"/></w:rPr><w:t xml:space="preserve">Domain 6: Client & Brand Satisfaction:  </w:t></w:r><w:r><w:rPr><w:sz w:val="22"/><w:szCs w:val="22"/></w:rPr><w:t xml:space="preserve">NPS score, repeat business likelihood, referral willingness, DAPH brand perception.</w:t></w:r></w:p>
<w:p><w:pPr><w:spacing w:before="200" w:after="80"/><w:rPr></w:rPr></w:pPr><w:r><w:rPr><w:b/><w:bCs/><w:sz w:val="28"/><w:szCs w:val="28"/><w:color w:val="2e75b6"/></w:rPr><w:t xml:space="preserve">42.4  POE Survey Framework</w:t></w:r></w:p>
<w:p><w:pPr><w:spacing w:before="0" w:after="80"/><w:ind w:left="400"/><w:rPr></w:rPr></w:pPr><w:r><w:rPr><w:sz w:val="24"/><w:szCs w:val="24"/></w:rPr><w:t xml:space="preserve">Standard POE surveys are administered digitally via LINE OA or client portal (supabase/functions/customer-design-view/):</w:t></w:r></w:p>
<w:p><w:pPr><w:spacing w:before="0" w:after="60"/><w:ind w:left="600" w:hanging="200"/><w:rPr></w:rPr></w:pPr><w:r><w:rPr><w:sz w:val="22"/><w:szCs w:val="22"/></w:rPr><w:t xml:space="preserve">• POE-30 Survey: 8 questions — satisfaction with handover, snagging resolution, first impressions (1–5 Likert scale)</w:t></w:r></w:p>
<w:p><w:pPr><w:spacing w:before="0" w:after="60"/><w:ind w:left="600" w:hanging="200"/><w:rPr></w:rPr></w:pPr><w:r><w:rPr><w:sz w:val="22"/><w:szCs w:val="22"/></w:rPr><w:t xml:space="preserve">• POE-90 Survey: 15 questions — 6 technical, 5 functional, 4 satisfaction questions</w:t></w:r></w:p>
<w:p><w:pPr><w:spacing w:before="0" w:after="60"/><w:ind w:left="600" w:hanging="200"/><w:rPr></w:rPr></w:pPr><w:r><w:rPr><w:sz w:val="22"/><w:szCs w:val="22"/></w:rPr><w:t xml:space="preserve">• POE-180 Survey: 30 questions — all 6 domains; includes open text for testimonials; NPS measured</w:t></w:r></w:p>
<w:p><w:pPr><w:spacing w:before="0" w:after="60"/><w:ind w:left="600" w:hanging="200"/><w:rPr></w:rPr></w:pPr><w:r><w:rPr><w:sz w:val="22"/><w:szCs w:val="22"/></w:rPr><w:t xml:space="preserve">• POE-365 Survey: 30 questions + site photography — annual full evaluation; fed into DAPH design standards update</w:t></w:r></w:p>
<w:p><w:pPr><w:spacing w:before="0" w:after="80"/><w:ind w:left="400"/><w:rPr></w:rPr></w:pPr><w:r><w:rPr><w:sz w:val="24"/><w:szCs w:val="24"/></w:rPr><w:t xml:space="preserve">POE survey responses are analysed by Pulse agent and reported to Frame agent for SC dashboard integration (S36 analytics extension).</w:t></w:r></w:p>
<w:p><w:pPr><w:spacing w:before="200" w:after="80"/><w:rPr></w:rPr></w:pPr><w:r><w:rPr><w:b/><w:bCs/><w:sz w:val="28"/><w:szCs w:val="28"/><w:color w:val="2e75b6"/></w:rPr><w:t xml:space="preserve">42.5  Delta Analysis — Design Intent vs Actual Performance</w:t></w:r></w:p>
<w:p><w:pPr><w:spacing w:before="0" w:after="80"/><w:ind w:left="400"/><w:rPr></w:rPr></w:pPr><w:r><w:rPr><w:sz w:val="24"/><w:szCs w:val="24"/></w:rPr><w:t xml:space="preserve">Frame agent generates a Design Intent vs Actual Performance delta report at POE-180 and POE-365:</w:t></w:r></w:p>
<w:p><w:pPr><w:spacing w:before="0" w:after="60"/><w:ind w:left="600"/><w:rPr></w:rPr></w:pPr><w:r><w:rPr><w:b/><w:bCs/><w:sz w:val="22"/><w:szCs w:val="22"/></w:rPr><w:t xml:space="preserve">DI-01 Biophilic Pattern Retention:  </w:t></w:r><w:r><w:rPr><w:sz w:val="22"/><w:szCs w:val="22"/></w:rPr><w:t xml:space="preserve">% of 14 patterns still perceived by occupants vs designed. Target ≥ 80% at POE-180.</w:t></w:r></w:p>
<w:p><w:pPr><w:spacing w:before="0" w:after="60"/><w:ind w:left="600"/><w:rPr></w:rPr></w:pPr><w:r><w:rPr><w:b/><w:bCs/><w:sz w:val="22"/><w:szCs w:val="22"/></w:rPr><w:t xml:space="preserve">DI-02 Lighting Performance Delta:  </w:t></w:r><w:r><w:rPr><w:sz w:val="22"/><w:szCs w:val="22"/></w:rPr><w:t xml:space="preserve">Measured lux vs designed lux ±15% tolerance. CCT drift flagged if > 200K from commissioning baseline.</w:t></w:r></w:p>
<w:p><w:pPr><w:spacing w:before="0" w:after="60"/><w:ind w:left="600"/><w:rPr></w:rPr></w:pPr><w:r><w:rPr><w:b/><w:bCs/><w:sz w:val="22"/><w:szCs w:val="22"/></w:rPr><w:t xml:space="preserve">DI-03 Acoustic Performance Delta:  </w:t></w:r><w:r><w:rPr><w:sz w:val="22"/><w:szCs w:val="22"/></w:rPr><w:t xml:space="preserve">RT60 and NC level vs SC-TEST-01 baseline. Furnishing changes may alter acoustics.</w:t></w:r></w:p>
<w:p><w:pPr><w:spacing w:before="0" w:after="60"/><w:ind w:left="600"/><w:rPr></w:rPr></w:pPr><w:r><w:rPr><w:b/><w:bCs/><w:sz w:val="22"/><w:szCs w:val="22"/></w:rPr><w:t xml:space="preserve">DI-04 Client Satisfaction Delta:  </w:t></w:r><w:r><w:rPr><w:sz w:val="22"/><w:szCs w:val="22"/></w:rPr><w:t xml:space="preserve">NPS at POE-180 vs POE-30 initial satisfaction. Target: NPS ≥ +50 at POE-180.</w:t></w:r></w:p>
<w:p><w:pPr><w:spacing w:before="0" w:after="60"/><w:ind w:left="600"/><w:rPr></w:rPr></w:pPr><w:r><w:rPr><w:b/><w:bCs/><w:sz w:val="22"/><w:szCs w:val="22"/></w:rPr><w:t xml:space="preserve">DI-05 Material Durability Score:  </w:t></w:r><w:r><w:rPr><w:sz w:val="22"/><w:szCs w:val="22"/></w:rPr><w:t xml:space="preserve">Defect rate per 100 linear metres of joinery/surface. Target ≤ 3 defects at 12 months.</w:t></w:r></w:p>
<w:p><w:pPr><w:spacing w:before="200" w:after="80"/><w:rPr></w:rPr></w:pPr><w:r><w:rPr><w:b/><w:bCs/><w:sz w:val="28"/><w:szCs w:val="28"/><w:color w:val="2e75b6"/></w:rPr><w:t xml:space="preserve">42.6  GitHub Module Specification: src/poe/</w:t></w:r></w:p>
<w:p><w:pPr><w:spacing w:before="0" w:after="80"/><w:ind w:left="400"/><w:rPr></w:rPr></w:pPr><w:r><w:rPr><w:sz w:val="24"/><w:szCs w:val="24"/></w:rPr><w:t xml:space="preserve">AMD-004 WS-B shall commission src/poe/ module with:</w:t></w:r></w:p>
<w:p><w:pPr><w:spacing w:before="0" w:after="60"/><w:ind w:left="600" w:hanging="200"/><w:rPr></w:rPr></w:pPr><w:r><w:rPr><w:sz w:val="22"/><w:szCs w:val="22"/></w:rPr><w:t xml:space="preserve">• src/poe/schedule/ — automated POE trigger scheduling (30/90/180/365-day) linked to project handover date</w:t></w:r></w:p>
<w:p><w:pPr><w:spacing w:before="0" w:after="60"/><w:ind w:left="600" w:hanging="200"/><w:rPr></w:rPr></w:pPr><w:r><w:rPr><w:sz w:val="22"/><w:szCs w:val="22"/></w:rPr><w:t xml:space="preserve">• src/poe/survey-engine/ — digital survey builder, LINE OA distribution, response collection</w:t></w:r></w:p>
<w:p><w:pPr><w:spacing w:before="0" w:after="60"/><w:ind w:left="600" w:hanging="200"/><w:rPr></w:rPr></w:pPr><w:r><w:rPr><w:sz w:val="22"/><w:szCs w:val="22"/></w:rPr><w:t xml:space="preserve">• src/poe/delta-analysis/ — Design Intent vs Actual algorithm, delta report generator</w:t></w:r></w:p>
<w:p><w:pPr><w:spacing w:before="0" w:after="60"/><w:ind w:left="600" w:hanging="200"/><w:rPr></w:rPr></w:pPr><w:r><w:rPr><w:sz w:val="22"/><w:szCs w:val="22"/></w:rPr><w:t xml:space="preserve">• src/poe/benchmarks/ — rolling DAPH design standards database fed by POE-365 data</w:t></w:r></w:p>
<w:p><w:pPr><w:spacing w:before="0" w:after="60"/><w:ind w:left="600" w:hanging="200"/><w:rPr></w:rPr></w:pPr><w:r><w:rPr><w:sz w:val="22"/><w:szCs w:val="22"/></w:rPr><w:t xml:space="preserve">• supabase table poe_evaluations — stores all POE records, linked to project_id</w:t></w:r></w:p>
<w:p><w:pPr><w:spacing w:before="200" w:after="80"/><w:rPr></w:rPr></w:pPr><w:r><w:rPr><w:b/><w:bCs/><w:sz w:val="28"/><w:szCs w:val="28"/><w:color w:val="2e75b6"/></w:rPr><w:t xml:space="preserve">42.7  S42 Milestones</w:t></w:r></w:p>
<w:p><w:pPr><w:spacing w:before="0" w:after="60"/><w:ind w:left="600"/><w:rPr></w:rPr></w:pPr><w:r><w:rPr><w:b/><w:bCs/><w:sz w:val="22"/><w:szCs w:val="22"/></w:rPr><w:t xml:space="preserve">S42-M1:  </w:t></w:r><w:r><w:rPr><w:sz w:val="22"/><w:szCs w:val="22"/></w:rPr><w:t xml:space="preserve">POE-30 quick check survey deployed via LINE OA for all active projects (Q2 2031)</w:t></w:r></w:p>
<w:p><w:pPr><w:spacing w:before="0" w:after="60"/><w:ind w:left="600"/><w:rPr></w:rPr></w:pPr><w:r><w:rPr><w:b/><w:bCs/><w:sz w:val="22"/><w:szCs w:val="22"/></w:rPr><w:t xml:space="preserve">S42-M2:  </w:t></w:r><w:r><w:rPr><w:sz w:val="22"/><w:szCs w:val="22"/></w:rPr><w:t xml:space="preserve">src/poe/ module operational; POE-90 and POE-180 assessments running on pilot projects (Q3 2031)</w:t></w:r></w:p>
<w:p><w:pPr><w:spacing w:before="0" w:after="60"/><w:ind w:left="600"/><w:rPr></w:rPr></w:pPr><w:r><w:rPr><w:b/><w:bCs/><w:sz w:val="22"/><w:szCs w:val="22"/></w:rPr><w:t xml:space="preserve">S42-M3:  </w:t></w:r><w:r><w:rPr><w:sz w:val="22"/><w:szCs w:val="22"/></w:rPr><w:t xml:space="preserve">First POE-365 annual evaluation completed; delta analysis submitted to SC (Q4 2031)</w:t></w:r></w:p>
<w:p><w:pPr><w:spacing w:before="0" w:after="60"/><w:ind w:left="600"/><w:rPr></w:rPr></w:pPr><w:r><w:rPr><w:b/><w:bCs/><w:sz w:val="22"/><w:szCs w:val="22"/></w:rPr><w:t xml:space="preserve">S42-M4:  </w:t></w:r><w:r><w:rPr><w:sz w:val="22"/><w:szCs w:val="22"/></w:rPr><w:t xml:space="preserve">DAPH design standards database updated with POE benchmark data — minimum 10 project entries (Q2 2032)</w:t></w:r></w:p>
<w:p><w:pPr><w:spacing w:before="320" w:after="100"/><w:rPr></w:rPr></w:pPr><w:r><w:rPr><w:b/><w:bCs/><w:sz w:val="36"/><w:szCs w:val="36"/><w:color w:val="1f2d5a"/></w:rPr><w:t xml:space="preserve">43. SC Governance Module & Programme Charter Registry (GAP-07)</w:t></w:r></w:p>
<w:p><w:pPr><w:spacing w:before="200" w:after="80"/><w:rPr></w:rPr></w:pPr><w:r><w:rPr><w:b/><w:bCs/><w:sz w:val="28"/><w:szCs w:val="28"/><w:color w:val="2e75b6"/></w:rPr><w:t xml:space="preserve">43.1  Overview</w:t></w:r></w:p>
<w:p><w:pPr><w:spacing w:before="0" w:after="80"/><w:ind w:left="400"/><w:rPr></w:rPr></w:pPr><w:r><w:rPr><w:sz w:val="24"/><w:szCs w:val="24"/></w:rPr><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w:r></w:p>
<w:p><w:pPr><w:spacing w:before="0" w:after="80"/><w:ind w:left="400"/><w:rPr></w:rPr></w:pPr><w:r><w:rPr><w:sz w:val="24"/><w:szCs w:val="24"/></w:rPr><w:t xml:space="preserve">Scope: All AMD programme governance activities from AMD-004 onwards. Responsible Agents: Core (Programme Director AI, Group D ≥97%), Guardian (Governance Compliance, Group D ≥97%), Nexus (Integration, Group D ≥97%).</w:t></w:r></w:p>
<w:p><w:pPr><w:spacing w:before="200" w:after="80"/><w:rPr></w:rPr></w:pPr><w:r><w:rPr><w:b/><w:bCs/><w:sz w:val="28"/><w:szCs w:val="28"/><w:color w:val="2e75b6"/></w:rPr><w:t xml:space="preserve">43.2  Steering Committee Charter Registry v3.0</w:t></w:r></w:p>
<w:p><w:pPr><w:spacing w:before="0" w:after="80"/><w:ind w:left="400"/><w:rPr></w:rPr></w:pPr><w:r><w:rPr><w:sz w:val="24"/><w:szCs w:val="24"/></w:rPr><w:t xml:space="preserve">The SC Charter Registry is the authoritative record of all Steering Committee decisions, resolutions, and mandate changes. It supersedes the manual DOCX-based records maintained in S23 and S34.</w:t></w:r></w:p>
<w:p><w:pPr><w:spacing w:before="0" w:after="60"/><w:ind w:left="600"/><w:rPr></w:rPr></w:pPr><w:r><w:rPr><w:b/><w:bCs/><w:sz w:val="22"/><w:szCs w:val="22"/></w:rPr><w:t xml:space="preserve">Registry Record Types:  </w:t></w:r><w:r><w:rPr><w:sz w:val="22"/><w:szCs w:val="22"/></w:rPr><w:t xml:space="preserve">SC-RESOLUTION (numbered SC-YYYY-NN), AMD-MANDATE (programme scope decisions), POLICY-RATIFICATION (governance policy approvals), ESCALATION-RECORD (DFV-Level 3, SLA breach, P0 incidents)</w:t></w:r></w:p>
<w:p><w:pPr><w:spacing w:before="0" w:after="60"/><w:ind w:left="600"/><w:rPr></w:rPr></w:pPr><w:r><w:rPr><w:b/><w:bCs/><w:sz w:val="22"/><w:szCs w:val="22"/></w:rPr><w:t xml:space="preserve">Immutability:  </w:t></w:r><w:r><w:rPr><w:sz w:val="22"/><w:szCs w:val="22"/></w:rPr><w:t xml:space="preserve">All SC resolutions are append-only in Supabase. No deletion or modification post-SC-signature. Audit trail maintained per ISO 9001 clause 7.5 (documented information).</w:t></w:r></w:p>
<w:p><w:pPr><w:spacing w:before="0" w:after="60"/><w:ind w:left="600"/><w:rPr></w:rPr></w:pPr><w:r><w:rPr><w:b/><w:bCs/><w:sz w:val="22"/><w:szCs w:val="22"/></w:rPr><w:t xml:space="preserve">Numbering Convention:  </w:t></w:r><w:r><w:rPr><w:sz w:val="22"/><w:szCs w:val="22"/></w:rPr><w:t xml:space="preserve">SC-[YEAR]-[NN] — e.g. SC-2030-01 (AMD-004 ratification). Sequential within calendar year. Cross-referenced in all SOP sections citing SC decisions.</w:t></w:r></w:p>
<w:p><w:pPr><w:spacing w:before="0" w:after="60"/><w:ind w:left="600"/><w:rPr></w:rPr></w:pPr><w:r><w:rPr><w:b/><w:bCs/><w:sz w:val="22"/><w:szCs w:val="22"/></w:rPr><w:t xml:space="preserve">Access Control:  </w:t></w:r><w:r><w:rPr><w:sz w:val="22"/><w:szCs w:val="22"/></w:rPr><w:t xml:space="preserve">SC records readable by all agents; writable only by Core and Guardian agents (Group D clearance). src/iam/ enforces role.</w:t></w:r></w:p>
<w:p><w:pPr><w:spacing w:before="200" w:after="80"/><w:rPr></w:rPr></w:pPr><w:r><w:rPr><w:b/><w:bCs/><w:sz w:val="28"/><w:szCs w:val="28"/><w:color w:val="2e75b6"/></w:rPr><w:t xml:space="preserve">43.3  Decision Rights Framework v3.0</w:t></w:r></w:p>
<w:p><w:pPr><w:spacing w:before="0" w:after="80"/><w:ind w:left="400"/><w:rPr></w:rPr></w:pPr><w:r><w:rPr><w:sz w:val="24"/><w:szCs w:val="24"/></w:rPr><w:t xml:space="preserve">The following decision rights matrix governs AMD programme activities post-AMD-004 ratification:</w:t></w:r></w:p>
<w:p><w:pPr><w:spacing w:before="0" w:after="60"/><w:ind w:left="600"/><w:rPr></w:rPr></w:pPr><w:r><w:rPr><w:b/><w:bCs/><w:sz w:val="22"/><w:szCs w:val="22"/></w:rPr><w:t xml:space="preserve">D1 — Programme Director:  </w:t></w:r><w:r><w:rPr><w:sz w:val="22"/><w:szCs w:val="22"/></w:rPr><w:t xml:space="preserve">Approve Gate 3 releases, authorize DFV-Level 3 CRs, ratify WELL/LEED scope changes, approve POE-365 benchmark database updates</w:t></w:r></w:p>
<w:p><w:pPr><w:spacing w:before="0" w:after="60"/><w:ind w:left="600"/><w:rPr></w:rPr></w:pPr><w:r><w:rPr><w:b/><w:bCs/><w:sz w:val="22"/><w:szCs w:val="22"/></w:rPr><w:t xml:space="preserve">D2 — Steering Committee:  </w:t></w:r><w:r><w:rPr><w:sz w:val="22"/><w:szCs w:val="22"/></w:rPr><w:t xml:space="preserve">Ratify AMD programme amendments, approve annual programme reviews (APR), authorize new workstream commissioning, approve policy documents GV2-P1 through GV2-P5</w:t></w:r></w:p>
<w:p><w:pPr><w:spacing w:before="0" w:after="60"/><w:ind w:left="600"/><w:rPr></w:rPr></w:pPr><w:r><w:rPr><w:b/><w:bCs/><w:sz w:val="22"/><w:szCs w:val="22"/></w:rPr><w:t xml:space="preserve">D3 — Design Director:  </w:t></w:r><w:r><w:rPr><w:sz w:val="22"/><w:szCs w:val="22"/></w:rPr><w:t xml:space="preserve">Approve Gate 0/1/2 design decisions, sign off biophilic pattern matrix (S39), validate LEED scorecard at G2</w:t></w:r></w:p>
<w:p><w:pPr><w:spacing w:before="0" w:after="60"/><w:ind w:left="600"/><w:rPr></w:rPr></w:pPr><w:r><w:rPr><w:b/><w:bCs/><w:sz w:val="22"/><w:szCs w:val="22"/></w:rPr><w:t xml:space="preserve">D4 — Agent (Autonomous):  </w:t></w:r><w:r><w:rPr><w:sz w:val="22"/><w:szCs w:val="22"/></w:rPr><w:t xml:space="preserve">Core/Guardian agents may autonomously approve Level 1 decisions within pre-authorised parameters: routine SLA breach notifications, POE scheduling, material vault tag updates</w:t></w:r></w:p>
<w:p><w:pPr><w:spacing w:before="200" w:after="80"/><w:rPr></w:rPr></w:pPr><w:r><w:rPr><w:b/><w:bCs/><w:sz w:val="28"/><w:szCs w:val="28"/><w:color w:val="2e75b6"/></w:rPr><w:t xml:space="preserve">43.4  AMD Programme Lifecycle State Machine</w:t></w:r></w:p>
<w:p><w:pPr><w:spacing w:before="0" w:after="80"/><w:ind w:left="400"/><w:rPr></w:rPr></w:pPr><w:r><w:rPr><w:sz w:val="24"/><w:szCs w:val="24"/></w:rPr><w:t xml:space="preserve">Each AMD programme follows a defined lifecycle state machine, implemented in Supabase as programme_state enum:</w:t></w:r></w:p>
<w:p><w:pPr><w:spacing w:before="0" w:after="60"/><w:ind w:left="600"/><w:rPr></w:rPr></w:pPr><w:r><w:rPr><w:b/><w:bCs/><w:sz w:val="22"/><w:szCs w:val="22"/></w:rPr><w:t xml:space="preserve">State: PROPOSED:  </w:t></w:r><w:r><w:rPr><w:sz w:val="22"/><w:szCs w:val="22"/></w:rPr><w:t xml:space="preserve">AMD programme proposed by APR review; PDD template initiated (S38 framework)</w:t></w:r></w:p>
<w:p><w:pPr><w:spacing w:before="0" w:after="60"/><w:ind w:left="600"/><w:rPr></w:rPr></w:pPr><w:r><w:rPr><w:b/><w:bCs/><w:sz w:val="22"/><w:szCs w:val="22"/></w:rPr><w:t xml:space="preserve">State: RATIFIED:  </w:t></w:r><w:r><w:rPr><w:sz w:val="22"/><w:szCs w:val="22"/></w:rPr><w:t xml:space="preserve">SC ratification resolution issued (SC-YYYY-NN); workstreams activated</w:t></w:r></w:p>
<w:p><w:pPr><w:spacing w:before="0" w:after="60"/><w:ind w:left="600"/><w:rPr></w:rPr></w:pPr><w:r><w:rPr><w:b/><w:bCs/><w:sz w:val="22"/><w:szCs w:val="22"/></w:rPr><w:t xml:space="preserve">State: IN_PROGRESS:  </w:t></w:r><w:r><w:rPr><w:sz w:val="22"/><w:szCs w:val="22"/></w:rPr><w:t xml:space="preserve">Workstreams WS-A through WS-E executing; quarterly SC reports generated by Core agent</w:t></w:r></w:p>
<w:p><w:pPr><w:spacing w:before="0" w:after="60"/><w:ind w:left="600"/><w:rPr></w:rPr></w:pPr><w:r><w:rPr><w:b/><w:bCs/><w:sz w:val="22"/><w:szCs w:val="22"/></w:rPr><w:t xml:space="preserve">State: REVIEW:  </w:t></w:r><w:r><w:rPr><w:sz w:val="22"/><w:szCs w:val="22"/></w:rPr><w:t xml:space="preserve">Annual Programme Review (APR) activated; scope extension or closure decision pending</w:t></w:r></w:p>
<w:p><w:pPr><w:spacing w:before="0" w:after="60"/><w:ind w:left="600"/><w:rPr></w:rPr></w:pPr><w:r><w:rPr><w:b/><w:bCs/><w:sz w:val="22"/><w:szCs w:val="22"/></w:rPr><w:t xml:space="preserve">State: COMPLETED:  </w:t></w:r><w:r><w:rPr><w:sz w:val="22"/><w:szCs w:val="22"/></w:rPr><w:t xml:space="preserve">All workstream milestones delivered; SC formal completion declaration issued; next AMD programme triggered</w:t></w:r></w:p>
<w:p><w:pPr><w:spacing w:before="0" w:after="60"/><w:ind w:left="600"/><w:rPr></w:rPr></w:pPr><w:r><w:rPr><w:b/><w:bCs/><w:sz w:val="22"/><w:szCs w:val="22"/></w:rPr><w:t xml:space="preserve">State: SUPERSEDED:  </w:t></w:r><w:r><w:rPr><w:sz w:val="22"/><w:szCs w:val="22"/></w:rPr><w:t xml:space="preserve">Programme documents superseded by successor AMD; archived in Supabase with read-only access</w:t></w:r></w:p>
<w:p><w:pPr><w:spacing w:before="200" w:after="80"/><w:rPr></w:rPr></w:pPr><w:r><w:rPr><w:b/><w:bCs/><w:sz w:val="28"/><w:szCs w:val="28"/><w:color w:val="2e75b6"/></w:rPr><w:t xml:space="preserve">43.5  SC Agenda & Resolution Store — Supabase Schema</w:t></w:r></w:p>
<w:p><w:pPr><w:spacing w:before="0" w:after="80"/><w:ind w:left="400"/><w:rPr></w:rPr></w:pPr><w:r><w:rPr><w:sz w:val="24"/><w:szCs w:val="24"/></w:rPr><w:t xml:space="preserve">AMD-004 WS-A shall create the following Supabase tables for SC governance:</w:t></w:r></w:p>
<w:p><w:pPr><w:spacing w:before="0" w:after="60"/><w:ind w:left="600" w:hanging="200"/><w:rPr></w:rPr></w:pPr><w:r><w:rPr><w:sz w:val="22"/><w:szCs w:val="22"/></w:rPr><w:t xml:space="preserve">• sc_resolutions (id, resolution_code, amd_programme, title, decision_text, ratified_by, ratified_at, related_sections)</w:t></w:r></w:p>
<w:p><w:pPr><w:spacing w:before="0" w:after="60"/><w:ind w:left="600" w:hanging="200"/><w:rPr></w:rPr></w:pPr><w:r><w:rPr><w:sz w:val="22"/><w:szCs w:val="22"/></w:rPr><w:t xml:space="preserve">• amd_programmes (id, code, name, state, ratification_sc, start_date, target_completion, workstreams JSONB)</w:t></w:r></w:p>
<w:p><w:pPr><w:spacing w:before="0" w:after="60"/><w:ind w:left="600" w:hanging="200"/><w:rPr></w:rPr></w:pPr><w:r><w:rPr><w:sz w:val="22"/><w:szCs w:val="22"/></w:rPr><w:t xml:space="preserve">• governance_policies (id, code, title, version, amd_programme, status, approved_at, superseded_at, doc_url)</w:t></w:r></w:p>
<w:p><w:pPr><w:spacing w:before="0" w:after="60"/><w:ind w:left="600" w:hanging="200"/><w:rPr></w:rPr></w:pPr><w:r><w:rPr><w:sz w:val="22"/><w:szCs w:val="22"/></w:rPr><w:t xml:space="preserve">• sc_agenda_items (id, meeting_date, item_type, title, presenter_agent, resolution_id, outcome)</w:t></w:r></w:p>
<w:p><w:pPr><w:spacing w:before="0" w:after="60"/><w:ind w:left="600" w:hanging="200"/><w:rPr></w:rPr></w:pPr><w:r><w:rPr><w:sz w:val="22"/><w:szCs w:val="22"/></w:rPr><w:t xml:space="preserve">• programme_milestones (id, amd_programme, workstream, milestone_code, title, target_date, status, evidence_url)</w:t></w:r></w:p>
<w:p><w:pPr><w:spacing w:before="200" w:after="80"/><w:rPr></w:rPr></w:pPr><w:r><w:rPr><w:b/><w:bCs/><w:sz w:val="28"/><w:szCs w:val="28"/><w:color w:val="2e75b6"/></w:rPr><w:t xml:space="preserve">43.6  AMD-004 Governance Activation Checklist</w:t></w:r></w:p>
<w:p><w:pPr><w:spacing w:before="0" w:after="60"/><w:ind w:left="600"/><w:rPr></w:rPr></w:pPr><w:r><w:rPr><w:b/><w:bCs/><w:sz w:val="22"/><w:szCs w:val="22"/></w:rPr><w:t xml:space="preserve">GOV-AMD4-01:  </w:t></w:r><w:r><w:rPr><w:sz w:val="22"/><w:szCs w:val="22"/></w:rPr><w:t xml:space="preserve">Supabase sc_resolutions table created; SC-2030-01 AMD-004 ratification record inserted</w:t></w:r></w:p>
<w:p><w:pPr><w:spacing w:before="0" w:after="60"/><w:ind w:left="600"/><w:rPr></w:rPr></w:pPr><w:r><w:rPr><w:b/><w:bCs/><w:sz w:val="22"/><w:szCs w:val="22"/></w:rPr><w:t xml:space="preserve">GOV-AMD4-02:  </w:t></w:r><w:r><w:rPr><w:sz w:val="22"/><w:szCs w:val="22"/></w:rPr><w:t xml:space="preserve">amd_programmes table created; AMD-004 record in RATIFIED state; WS-A through WS-E workstreams populated</w:t></w:r></w:p>
<w:p><w:pPr><w:spacing w:before="0" w:after="60"/><w:ind w:left="600"/><w:rPr></w:rPr></w:pPr><w:r><w:rPr><w:b/><w:bCs/><w:sz w:val="22"/><w:szCs w:val="22"/></w:rPr><w:t xml:space="preserve">GOV-AMD4-03:  </w:t></w:r><w:r><w:rPr><w:sz w:val="22"/><w:szCs w:val="22"/></w:rPr><w:t xml:space="preserve">Core agent configured with SC governance write permissions in src/iam/</w:t></w:r></w:p>
<w:p><w:pPr><w:spacing w:before="0" w:after="60"/><w:ind w:left="600"/><w:rPr></w:rPr></w:pPr><w:r><w:rPr><w:b/><w:bCs/><w:sz w:val="22"/><w:szCs w:val="22"/></w:rPr><w:t xml:space="preserve">GOV-AMD4-04:  </w:t></w:r><w:r><w:rPr><w:sz w:val="22"/><w:szCs w:val="22"/></w:rPr><w:t xml:space="preserve">Guardian agent automated quarterly SC report generator linked to programme_milestones table</w:t></w:r></w:p>
<w:p><w:pPr><w:spacing w:before="0" w:after="60"/><w:ind w:left="600"/><w:rPr></w:rPr></w:pPr><w:r><w:rPr><w:b/><w:bCs/><w:sz w:val="22"/><w:szCs w:val="22"/></w:rPr><w:t xml:space="preserve">GOV-AMD4-05:  </w:t></w:r><w:r><w:rPr><w:sz w:val="22"/><w:szCs w:val="22"/></w:rPr><w:t xml:space="preserve">LINE OA SC notification channel configured for resolution alerts (supabase/functions/line-outbound-sender/)</w:t></w:r></w:p>
<w:p><w:pPr><w:spacing w:before="0" w:after="60"/><w:ind w:left="600"/><w:rPr></w:rPr></w:pPr><w:r><w:rPr><w:b/><w:bCs/><w:sz w:val="22"/><w:szCs w:val="22"/></w:rPr><w:t xml:space="preserve">GOV-AMD4-06:  </w:t></w:r><w:r><w:rPr><w:sz w:val="22"/><w:szCs w:val="22"/></w:rPr><w:t xml:space="preserve">DOCX SOP sections S23, S28, S32, S38 cross-referenced with Supabase governance records as authoritative source</w:t></w:r></w:p>
<w:p><w:pPr><w:spacing w:before="200" w:after="80"/><w:rPr></w:rPr></w:pPr><w:r><w:rPr><w:b/><w:bCs/><w:sz w:val="28"/><w:szCs w:val="28"/><w:color w:val="2e75b6"/></w:rPr><w:t xml:space="preserve">43.7  S43 Milestones</w:t></w:r></w:p>
<w:p><w:pPr><w:spacing w:before="0" w:after="60"/><w:ind w:left="600"/><w:rPr></w:rPr></w:pPr><w:r><w:rPr><w:b/><w:bCs/><w:sz w:val="22"/><w:szCs w:val="22"/></w:rPr><w:t xml:space="preserve">S43-M1:  </w:t></w:r><w:r><w:rPr><w:sz w:val="22"/><w:szCs w:val="22"/></w:rPr><w:t xml:space="preserve">Supabase governance schema deployed; SC-2030-01 AMD-004 record live (Q3 2030 — AMD-004 ratification)</w:t></w:r></w:p>
<w:p><w:pPr><w:spacing w:before="0" w:after="60"/><w:ind w:left="600"/><w:rPr></w:rPr></w:pPr><w:r><w:rPr><w:b/><w:bCs/><w:sz w:val="22"/><w:szCs w:val="22"/></w:rPr><w:t xml:space="preserve">S43-M2:  </w:t></w:r><w:r><w:rPr><w:sz w:val="22"/><w:szCs w:val="22"/></w:rPr><w:t xml:space="preserve">Core and Guardian agents configured with governance write access; first automated SC quarterly report (Q4 2030)</w:t></w:r></w:p>
<w:p><w:pPr><w:spacing w:before="0" w:after="60"/><w:ind w:left="600"/><w:rPr></w:rPr></w:pPr><w:r><w:rPr><w:b/><w:bCs/><w:sz w:val="22"/><w:szCs w:val="22"/></w:rPr><w:t xml:space="preserve">S43-M3:  </w:t></w:r><w:r><w:rPr><w:sz w:val="22"/><w:szCs w:val="22"/></w:rPr><w:t xml:space="preserve">All historical SC resolutions (SC-2025 through SC-2030) migrated from DOCX to Supabase sc_resolutions table (Q1 2031)</w:t></w:r></w:p>
<w:p><w:pPr><w:spacing w:before="0" w:after="60"/><w:ind w:left="600"/><w:rPr></w:rPr></w:pPr><w:r><w:rPr><w:b/><w:bCs/><w:sz w:val="22"/><w:szCs w:val="22"/></w:rPr><w:t xml:space="preserve">S43-M4:  </w:t></w:r><w:r><w:rPr><w:sz w:val="22"/><w:szCs w:val="22"/></w:rPr><w:t xml:space="preserve">SC Governance Module fully operational — DOCX SOP governance sections become read-only references to Supabase system of record (Q2 2031)</w:t></w:r></w:p>
<w:p><w:pPr><w:spacing w:before="320" w:after="100"/><w:rPr></w:rPr></w:pPr><w:r><w:rPr><w:b/><w:bCs/><w:sz w:val="36"/><w:szCs w:val="36"/><w:color w:val="1f2d5a"/></w:rPr><w:t xml:space="preserve">44. 28-Agent Governance Code Implementation Guide & Unified Gap Resolution Framework (GAP-05, GAP-08)</w:t></w:r></w:p>
<w:p><w:pPr><w:spacing w:before="200" w:after="80"/><w:rPr></w:rPr></w:pPr><w:r><w:rPr><w:b/><w:bCs/><w:sz w:val="28"/><w:szCs w:val="28"/><w:color w:val="2e75b6"/></w:rPr><w:t xml:space="preserve">44.1  Overview</w:t></w:r></w:p>
<w:p><w:pPr><w:spacing w:before="0" w:after="80"/><w:ind w:left="400"/><w:rPr></w:rPr></w:pPr><w:r><w:rPr><w:sz w:val="24"/><w:szCs w:val="24"/></w:rPr><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w:r></w:p>
<w:p><w:pPr><w:spacing w:before="0" w:after="80"/><w:ind w:left="400"/><w:rPr></w:rPr></w:pPr><w:r><w:rPr><w:sz w:val="24"/><w:szCs w:val="24"/></w:rPr><w:t xml:space="preserve">Responsible Agents: Core (Programme Director, Group D ≥97%), Nexus (Integration, Group D ≥97%), Vega (Technical Architecture, Group D ≥97%), Ledger (Audit/Compliance, Group D ≥97%).</w:t></w:r></w:p>
<w:p><w:pPr><w:spacing w:before="200" w:after="80"/><w:rPr></w:rPr></w:pPr><w:r><w:rPr><w:b/><w:bCs/><w:sz w:val="28"/><w:szCs w:val="28"/><w:color w:val="2e75b6"/></w:rPr><w:t xml:space="preserve">44.2  28-Agent SLA Group Configuration in src/workflow/sla/</w:t></w:r></w:p>
<w:p><w:pPr><w:spacing w:before="0" w:after="80"/><w:ind w:left="400"/><w:rPr></w:rPr></w:pPr><w:r><w:rPr><w:sz w:val="24"/><w:szCs w:val="24"/></w:rPr><w:t xml:space="preserve">The 28-agent SLA Group A–D threshold table (S17) shall be migrated from DOCX to a configuration file in src/workflow/sla/agent-config.ts with the following structure:</w:t></w:r></w:p>
<w:p><w:pPr><w:spacing w:before="0" w:after="60"/><w:ind w:left="600"/><w:rPr></w:rPr></w:pPr><w:r><w:rPr><w:b/><w:bCs/><w:sz w:val="22"/><w:szCs w:val="22"/></w:rPr><w:t xml:space="preserve">Group A (≥95% accuracy):  </w:t></w:r><w:r><w:rPr><w:sz w:val="22"/><w:szCs w:val="22"/></w:rPr><w:t xml:space="preserve">Kelly, Signal, Aria, Blaze, Nova — real-time SLA sweep via supabase/functions/sla-sweep-scheduler/</w:t></w:r></w:p>
<w:p><w:pPr><w:spacing w:before="0" w:after="60"/><w:ind w:left="600"/><w:rPr></w:rPr></w:pPr><w:r><w:rPr><w:b/><w:bCs/><w:sz w:val="22"/><w:szCs w:val="22"/></w:rPr><w:t xml:space="preserve">Group B (≥93% accuracy):  </w:t></w:r><w:r><w:rPr><w:sz w:val="22"/><w:szCs w:val="22"/></w:rPr><w:t xml:space="preserve">Compass, Remy, Scout, Finn, Hana, Ember, Shore, Draft — daily SLA batch review</w:t></w:r></w:p>
<w:p><w:pPr><w:spacing w:before="0" w:after="60"/><w:ind w:left="600"/><w:rPr></w:rPr></w:pPr><w:r><w:rPr><w:b/><w:bCs/><w:sz w:val="22"/><w:szCs w:val="22"/></w:rPr><w:t xml:space="preserve">Group C (≥94% accuracy):  </w:t></w:r><w:r><w:rPr><w:sz w:val="22"/><w:szCs w:val="22"/></w:rPr><w:t xml:space="preserve">Atlas, Bo, Forge, Leo, Ops, Stone, Pulse, Frame — weekly SLA aggregate report</w:t></w:r></w:p>
<w:p><w:pPr><w:spacing w:before="0" w:after="60"/><w:ind w:left="600"/><w:rPr></w:rPr></w:pPr><w:r><w:rPr><w:b/><w:bCs/><w:sz w:val="22"/><w:szCs w:val="22"/></w:rPr><w:t xml:space="preserve">Group D (≥97% accuracy):  </w:t></w:r><w:r><w:rPr><w:sz w:val="22"/><w:szCs w:val="22"/></w:rPr><w:t xml:space="preserve">Core, Nexus, Rex, Guardian, Talent, Vega, Ledger — continuous monitoring; breach triggers immediate SC notification</w:t></w:r></w:p>
<w:p><w:pPr><w:spacing w:before="0" w:after="80"/><w:ind w:left="400"/><w:rPr></w:rPr></w:pPr><w:r><w:rPr><w:sz w:val="24"/><w:szCs w:val="24"/></w:rPr><w:t xml:space="preserve">SLA breach thresholds shall trigger escalation via supabase/functions/notify-overdue/ with severity mapping: Group D breach → Programme Director + SC notification; Group A breach → Design Director notification; Group B/C breach → workstream lead notification.</w:t></w:r></w:p>
<w:p><w:pPr><w:spacing w:before="200" w:after="80"/><w:rPr></w:rPr></w:pPr><w:r><w:rPr><w:b/><w:bCs/><w:sz w:val="28"/><w:szCs w:val="28"/><w:color w:val="2e75b6"/></w:rPr><w:t xml:space="preserve">44.3  Per-Agent KPI Baseline Configuration</w:t></w:r></w:p>
<w:p><w:pPr><w:spacing w:before="0" w:after="80"/><w:ind w:left="400"/><w:rPr></w:rPr></w:pPr><w:r><w:rPr><w:sz w:val="24"/><w:szCs w:val="24"/></w:rPr><w:t xml:space="preserve">Each of the 28 agents shall have a KPI baseline record in Supabase table agent_kpi_baselines with fields:</w:t></w:r></w:p>
<w:p><w:pPr><w:spacing w:before="0" w:after="60"/><w:ind w:left="600" w:hanging="200"/><w:rPr></w:rPr></w:pPr><w:r><w:rPr><w:sz w:val="22"/><w:szCs w:val="22"/></w:rPr><w:t xml:space="preserve">• agent_id, agent_name, sla_group, accuracy_threshold, response_time_p95_ms, tasks_per_day_target</w:t></w:r></w:p>
<w:p><w:pPr><w:spacing w:before="0" w:after="60"/><w:ind w:left="600" w:hanging="200"/><w:rPr></w:rPr></w:pPr><w:r><w:rPr><w:sz w:val="22"/><w:szCs w:val="22"/></w:rPr><w:t xml:space="preserve">• quality_score_min, handoff_success_rate_min, client_satisfaction_nps_min</w:t></w:r></w:p>
<w:p><w:pPr><w:spacing w:before="0" w:after="60"/><w:ind w:left="600" w:hanging="200"/><w:rPr></w:rPr></w:pPr><w:r><w:rPr><w:sz w:val="22"/><w:szCs w:val="22"/></w:rPr><w:t xml:space="preserve">• current_period_score, baseline_date, last_review_date, next_review_date</w:t></w:r></w:p>
<w:p><w:pPr><w:spacing w:before="0" w:after="80"/><w:ind w:left="400"/><w:rPr></w:rPr></w:pPr><w:r><w:rPr><w:sz w:val="24"/><w:szCs w:val="24"/></w:rPr><w:t xml:space="preserve">KPI baselines are reviewed quarterly by Pulse (analytics) and Ledger (audit). Deviations of > 5% from baseline for two consecutive quarters trigger Agent Lifecycle Review (S21 protocol).</w:t></w:r></w:p>
<w:p><w:pPr><w:spacing w:before="200" w:after="80"/><w:rPr></w:rPr></w:pPr><w:r><w:rPr><w:b/><w:bCs/><w:sz w:val="28"/><w:szCs w:val="28"/><w:color w:val="2e75b6"/></w:rPr><w:t xml:space="preserve">44.4  Gap Resolution Registry — All 15 Gaps</w:t></w:r></w:p>
<w:p><w:pPr><w:spacing w:before="0" w:after="80"/><w:ind w:left="400"/><w:rPr></w:rPr></w:pPr><w:r><w:rPr><w:sz w:val="24"/><w:szCs w:val="24"/></w:rPr><w:t xml:space="preserve">The following table summarises the complete 15-gap resolution plan by AMD-004 workstream:</w:t></w:r></w:p>
<w:p><w:pPr><w:spacing w:before="0" w:after="60"/><w:ind w:left="600"/><w:rPr></w:rPr></w:pPr><w:r><w:rPr><w:b/><w:bCs/><w:sz w:val="22"/><w:szCs w:val="22"/></w:rPr><w:t xml:space="preserve">GAP-01 Biophilic/WELL  [HIGH]:  </w:t></w:r><w:r><w:rPr><w:sz w:val="22"/><w:szCs w:val="22"/></w:rPr><w:t xml:space="preserve">WS-A: S39 SOP published. WS-B: src/biophilic/ module built. Target: Q3 2031</w:t></w:r></w:p>
<w:p><w:pPr><w:spacing w:before="0" w:after="60"/><w:ind w:left="600"/><w:rPr></w:rPr></w:pPr><w:r><w:rPr><w:b/><w:bCs/><w:sz w:val="22"/><w:szCs w:val="22"/></w:rPr><w:t xml:space="preserve">GAP-02 Design Freeze Gate  [HIGH]:  </w:t></w:r><w:r><w:rPr><w:sz w:val="22"/><w:szCs w:val="22"/></w:rPr><w:t xml:space="preserve">WS-A: src/gate/ extension. WS-B: full client workflow. Target: Q3 2031</w:t></w:r></w:p>
<w:p><w:pPr><w:spacing w:before="0" w:after="60"/><w:ind w:left="600"/><w:rPr></w:rPr></w:pPr><w:r><w:rPr><w:b/><w:bCs/><w:sz w:val="22"/><w:szCs w:val="22"/></w:rPr><w:t xml:space="preserve">GAP-03 Sensory Commissioning  [HIGH]:  </w:t></w:r><w:r><w:rPr><w:sz w:val="22"/><w:szCs w:val="22"/></w:rPr><w:t xml:space="preserve">WS-B: src/sensory-commissioning/ module. Target: Q3 2031</w:t></w:r></w:p>
<w:p><w:pPr><w:spacing w:before="0" w:after="60"/><w:ind w:left="600"/><w:rPr></w:rPr></w:pPr><w:r><w:rPr><w:b/><w:bCs/><w:sz w:val="22"/><w:szCs w:val="22"/></w:rPr><w:t xml:space="preserve">GAP-04 POE System  [HIGH]:  </w:t></w:r><w:r><w:rPr><w:sz w:val="22"/><w:szCs w:val="22"/></w:rPr><w:t xml:space="preserve">WS-B: src/poe/ module. Target: Q3 2031</w:t></w:r></w:p>
<w:p><w:pPr><w:spacing w:before="0" w:after="60"/><w:ind w:left="600"/><w:rPr></w:rPr></w:pPr><w:r><w:rPr><w:b/><w:bCs/><w:sz w:val="22"/><w:szCs w:val="22"/></w:rPr><w:t xml:space="preserve">GAP-05 28-Agent Governance Code  [HIGH]:  </w:t></w:r><w:r><w:rPr><w:sz w:val="22"/><w:szCs w:val="22"/></w:rPr><w:t xml:space="preserve">WS-A: agent-config.ts + agent_kpi_baselines. Target: Q4 2030</w:t></w:r></w:p>
<w:p><w:pPr><w:spacing w:before="0" w:after="60"/><w:ind w:left="600"/><w:rPr></w:rPr></w:pPr><w:r><w:rPr><w:b/><w:bCs/><w:sz w:val="22"/><w:szCs w:val="22"/></w:rPr><w:t xml:space="preserve">GAP-06 ISO 9001/RIBA Audit Trail  [HIGH]:  </w:t></w:r><w:r><w:rPr><w:sz w:val="22"/><w:szCs w:val="22"/></w:rPr><w:t xml:space="preserve">WS-C: src/workflow/audit/ extension. Target: Q2 2032</w:t></w:r></w:p>
<w:p><w:pPr><w:spacing w:before="0" w:after="60"/><w:ind w:left="600"/><w:rPr></w:rPr></w:pPr><w:r><w:rPr><w:b/><w:bCs/><w:sz w:val="22"/><w:szCs w:val="22"/></w:rPr><w:t xml:space="preserve">GAP-07 SC Governance Module  [HIGH]:  </w:t></w:r><w:r><w:rPr><w:sz w:val="22"/><w:szCs w:val="22"/></w:rPr><w:t xml:space="preserve">WS-A: S43 + Supabase schema. Target: Q4 2030</w:t></w:r></w:p>
<w:p><w:pPr><w:spacing w:before="0" w:after="60"/><w:ind w:left="600"/><w:rPr></w:rPr></w:pPr><w:r><w:rPr><w:b/><w:bCs/><w:sz w:val="22"/><w:szCs w:val="22"/></w:rPr><w:t xml:space="preserve">GAP-08 AMD-004 Programme Tracker  [HIGH]:  </w:t></w:r><w:r><w:rPr><w:sz w:val="22"/><w:szCs w:val="22"/></w:rPr><w:t xml:space="preserve">WS-A: amd_programmes table + Core agent. Target: Q4 2030</w:t></w:r></w:p>
<w:p><w:pPr><w:spacing w:before="0" w:after="60"/><w:ind w:left="600"/><w:rPr></w:rPr></w:pPr><w:r><w:rPr><w:b/><w:bCs/><w:sz w:val="22"/><w:szCs w:val="22"/></w:rPr><w:t xml:space="preserve">GAP-09 Mock-up Approval Workflow  [MEDIUM]:  </w:t></w:r><w:r><w:rPr><w:sz w:val="22"/><w:szCs w:val="22"/></w:rPr><w:t xml:space="preserve">WS-B: src/workflow/approval/ extension. Target: Q1 2032</w:t></w:r></w:p>
<w:p><w:pPr><w:spacing w:before="0" w:after="60"/><w:ind w:left="600"/><w:rPr></w:rPr></w:pPr><w:r><w:rPr><w:b/><w:bCs/><w:sz w:val="22"/><w:szCs w:val="22"/></w:rPr><w:t xml:space="preserve">GAP-10 Unified KPI Dashboard  [MEDIUM]:  </w:t></w:r><w:r><w:rPr><w:sz w:val="22"/><w:szCs w:val="22"/></w:rPr><w:t xml:space="preserve">WS-C: dashboard/ integration layer. Target: Q2 2032</w:t></w:r></w:p>
<w:p><w:pPr><w:spacing w:before="0" w:after="60"/><w:ind w:left="600"/><w:rPr></w:rPr></w:pPr><w:r><w:rPr><w:b/><w:bCs/><w:sz w:val="22"/><w:szCs w:val="22"/></w:rPr><w:t xml:space="preserve">GAP-11 Emergency Escalation Protocol  [MEDIUM]:  </w:t></w:r><w:r><w:rPr><w:sz w:val="22"/><w:szCs w:val="22"/></w:rPr><w:t xml:space="preserve">WS-C: severity matrix + escalation chain. Target: Q2 2032</w:t></w:r></w:p>
<w:p><w:pPr><w:spacing w:before="0" w:after="60"/><w:ind w:left="600"/><w:rPr></w:rPr></w:pPr><w:r><w:rPr><w:b/><w:bCs/><w:sz w:val="22"/><w:szCs w:val="22"/></w:rPr><w:t xml:space="preserve">GAP-12 Governance Amendment Tracking  [MEDIUM]:  </w:t></w:r><w:r><w:rPr><w:sz w:val="22"/><w:szCs w:val="22"/></w:rPr><w:t xml:space="preserve">WS-B: governance_policies table. Target: Q1 2032</w:t></w:r></w:p>
<w:p><w:pPr><w:spacing w:before="0" w:after="60"/><w:ind w:left="600"/><w:rPr></w:rPr></w:pPr><w:r><w:rPr><w:b/><w:bCs/><w:sz w:val="22"/><w:szCs w:val="22"/></w:rPr><w:t xml:space="preserve">GAP-13 AI Ethics Audit Module  [LOW]:  </w:t></w:r><w:r><w:rPr><w:sz w:val="22"/><w:szCs w:val="22"/></w:rPr><w:t xml:space="preserve">WS-D: bias monitoring + ethical log. Target: Q3 2032</w:t></w:r></w:p>
<w:p><w:pPr><w:spacing w:before="0" w:after="60"/><w:ind w:left="600"/><w:rPr></w:rPr></w:pPr><w:r><w:rPr><w:b/><w:bCs/><w:sz w:val="22"/><w:szCs w:val="22"/></w:rPr><w:t xml:space="preserve">GAP-14 Agent Decommissioning Workflow  [LOW]:  </w:t></w:r><w:r><w:rPr><w:sz w:val="22"/><w:szCs w:val="22"/></w:rPr><w:t xml:space="preserve">WS-D: lifecycle retire state. Target: Q3 2032</w:t></w:r></w:p>
<w:p><w:pPr><w:spacing w:before="0" w:after="60"/><w:ind w:left="600"/><w:rPr></w:rPr></w:pPr><w:r><w:rPr><w:b/><w:bCs/><w:sz w:val="22"/><w:szCs w:val="22"/></w:rPr><w:t xml:space="preserve">GAP-15 PDPA DSAR Workflow  [LOW]:  </w:t></w:r><w:r><w:rPr><w:sz w:val="22"/><w:szCs w:val="22"/></w:rPr><w:t xml:space="preserve">WS-D: src/iam/ DSAR extension. Target: Q4 2032</w:t></w:r></w:p>
<w:p><w:pPr><w:spacing w:before="200" w:after="80"/><w:rPr></w:rPr></w:pPr><w:r><w:rPr><w:b/><w:bCs/><w:sz w:val="28"/><w:szCs w:val="28"/><w:color w:val="2e75b6"/></w:rPr><w:t xml:space="preserve">44.5  AMD-004 Unified Gap Resolution Roadmap</w:t></w:r></w:p>
<w:p><w:pPr><w:spacing w:before="0" w:after="60"/><w:ind w:left="600"/><w:rPr></w:rPr></w:pPr><w:r><w:rPr><w:b/><w:bCs/><w:sz w:val="22"/><w:szCs w:val="22"/></w:rPr><w:t xml:space="preserve">Phase 1 — WS-A (Q3–Q4 2030):  </w:t></w:r><w:r><w:rPr><w:sz w:val="22"/><w:szCs w:val="22"/></w:rPr><w:t xml:space="preserve">Bridge DOCX → Code: GAP-05 (SLA config), GAP-07 (SC governance schema), GAP-08 (AMD tracker), GAP-02 initial (Gate scaffolding)</w:t></w:r></w:p>
<w:p><w:pPr><w:spacing w:before="0" w:after="60"/><w:ind w:left="600"/><w:rPr></w:rPr></w:pPr><w:r><w:rPr><w:b/><w:bCs/><w:sz w:val="22"/><w:szCs w:val="22"/></w:rPr><w:t xml:space="preserve">Phase 2 — WS-B (FY2031):  </w:t></w:r><w:r><w:rPr><w:sz w:val="22"/><w:szCs w:val="22"/></w:rPr><w:t xml:space="preserve">New module development: GAP-01 (biophilic), GAP-03 (sensory), GAP-04 (POE), GAP-02 complete (Gate workflow), GAP-09 (mock-up), GAP-12 (amendment tracking)</w:t></w:r></w:p>
<w:p><w:pPr><w:spacing w:before="0" w:after="60"/><w:ind w:left="600"/><w:rPr></w:rPr></w:pPr><w:r><w:rPr><w:b/><w:bCs/><w:sz w:val="22"/><w:szCs w:val="22"/></w:rPr><w:t xml:space="preserve">Phase 3 — WS-C/D (FY2032):  </w:t></w:r><w:r><w:rPr><w:sz w:val="22"/><w:szCs w:val="22"/></w:rPr><w:t xml:space="preserve">Integration & compliance: GAP-06 (ISO 9001 audit), GAP-10 (unified dashboard), GAP-11 (emergency protocol), GAP-13/14/15 (ethics, decommission, PDPA)</w:t></w:r></w:p>
<w:p><w:pPr><w:spacing w:before="0" w:after="60"/><w:ind w:left="600"/><w:rPr></w:rPr></w:pPr><w:r><w:rPr><w:b/><w:bCs/><w:sz w:val="22"/><w:szCs w:val="22"/></w:rPr><w:t xml:space="preserve">Phase 4 — WS-E (Q1–Q2 2033):  </w:t></w:r><w:r><w:rPr><w:sz w:val="22"/><w:szCs w:val="22"/></w:rPr><w:t xml:space="preserve">Validation, stress testing, and World-Class certification against RIBA POW + WELL + ISO 9001. Target: 0 HIGH gaps remaining.</w:t></w:r></w:p>
<w:p><w:pPr><w:spacing w:before="200" w:after="80"/><w:rPr></w:rPr></w:pPr><w:r><w:rPr><w:b/><w:bCs/><w:sz w:val="28"/><w:szCs w:val="28"/><w:color w:val="2e75b6"/></w:rPr><w:t xml:space="preserve">44.6  S44 Milestones</w:t></w:r></w:p>
<w:p><w:pPr><w:spacing w:before="0" w:after="60"/><w:ind w:left="600"/><w:rPr></w:rPr></w:pPr><w:r><w:rPr><w:b/><w:bCs/><w:sz w:val="22"/><w:szCs w:val="22"/></w:rPr><w:t xml:space="preserve">S44-M1:  </w:t></w:r><w:r><w:rPr><w:sz w:val="22"/><w:szCs w:val="22"/></w:rPr><w:t xml:space="preserve">agent-config.ts with 28-agent SLA Group configuration committed to monolith-workspace main branch (Q3 2030)</w:t></w:r></w:p>
<w:p><w:pPr><w:spacing w:before="0" w:after="60"/><w:ind w:left="600"/><w:rPr></w:rPr></w:pPr><w:r><w:rPr><w:b/><w:bCs/><w:sz w:val="22"/><w:szCs w:val="22"/></w:rPr><w:t xml:space="preserve">S44-M2:  </w:t></w:r><w:r><w:rPr><w:sz w:val="22"/><w:szCs w:val="22"/></w:rPr><w:t xml:space="preserve">Supabase agent_kpi_baselines table populated; KPI baseline review cycle active (Q4 2030)</w:t></w:r></w:p>
<w:p><w:pPr><w:spacing w:before="0" w:after="60"/><w:ind w:left="600"/><w:rPr></w:rPr></w:pPr><w:r><w:rPr><w:b/><w:bCs/><w:sz w:val="22"/><w:szCs w:val="22"/></w:rPr><w:t xml:space="preserve">S44-M3:  </w:t></w:r><w:r><w:rPr><w:sz w:val="22"/><w:szCs w:val="22"/></w:rPr><w:t xml:space="preserve">All 8 HIGH severity gaps resolved — verified by Gap Resolution Registry audit (Q4 2031)</w:t></w:r></w:p>
<w:p><w:pPr><w:spacing w:before="0" w:after="60"/><w:ind w:left="600"/><w:rPr></w:rPr></w:pPr><w:r><w:rPr><w:b/><w:bCs/><w:sz w:val="22"/><w:szCs w:val="22"/></w:rPr><w:t xml:space="preserve">S44-M4:  </w:t></w:r><w:r><w:rPr><w:sz w:val="22"/><w:szCs w:val="22"/></w:rPr><w:t xml:space="preserve">All 15 gaps resolved — DAPH Decor World-Class Framework certification audit submitted to SC (Q2 2033)</w:t></w:r></w:p>
<w:p><w:pPr><w:spacing w:before="0" w:after="60"/><w:ind w:left="600"/><w:rPr></w:rPr></w:pPr><w:r><w:rPr><w:b/><w:bCs/><w:sz w:val="22"/><w:szCs w:val="22"/></w:rPr><w:t xml:space="preserve">S44-M5:  </w:t></w:r><w:r><w:rPr><w:sz w:val="22"/><w:szCs w:val="22"/></w:rPr><w:t xml:space="preserve">S39–S44 accepted and merged into monolith_project_summary_v3.0 as AMD-004 foundations (Q3 2030)</w:t></w:r></w:p>
<w:p><w:pPr><w:spacing w:before="320" w:after="100"/><w:rPr></w:rPr></w:pPr><w:r><w:rPr><w:b/><w:bCs/><w:sz w:val="36"/><w:szCs w:val="36"/><w:color w:val="1f2d5a"/></w:rPr><w:t xml:space="preserve">45. AMD-004 WS-B — Technology Infrastructure Next Generation (GAP-05: AI Creative Engine)</w:t></w:r></w:p>
<w:p><w:pPr><w:spacing w:before="200" w:after="80"/><w:rPr></w:rPr></w:pPr><w:r><w:rPr><w:b/><w:bCs/><w:sz w:val="28"/><w:szCs w:val="28"/><w:color w:val="2e75b6"/></w:rPr><w:t xml:space="preserve">45.1  Workstream Overview</w:t></w:r></w:p>
<w:p><w:pPr><w:spacing w:before="0" w:after="80"/><w:ind w:left="400"/><w:rPr></w:rPr></w:pPr><w:r><w:rPr><w:sz w:val="24"/><w:szCs w:val="24"/></w:rPr><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w:r></w:p>
<w:p><w:pPr><w:spacing w:before="0" w:after="80"/><w:ind w:left="400"/><w:rPr></w:rPr></w:pPr><w:r><w:rPr><w:sz w:val="24"/><w:szCs w:val="24"/></w:rPr><w:t xml:space="preserve">Budget Allocation: ฿1.1M (AMD-004 WS-B). Timeline: Q1–Q3 2031 (Phase 2 Roadmap). Responsible SC Decision: SC-2030-01 (authorises AMD-004 programme start). SLA Group Assignments: Group C agents (Atlas, Bo, Forge, Leo, Ops, Stone, Pulse, Frame) — ≥94% SLA threshold.</w:t></w:r></w:p>
<w:p><w:pPr><w:spacing w:before="200" w:after="80"/><w:rPr></w:rPr></w:pPr><w:r><w:rPr><w:b/><w:bCs/><w:sz w:val="28"/><w:szCs w:val="28"/><w:color w:val="2e75b6"/></w:rPr><w:t xml:space="preserve">45.2  Technology Infrastructure Objectives</w:t></w:r></w:p>
<w:p><w:pPr><w:spacing w:before="0" w:after="80"/><w:ind w:left="400"/><w:rPr></w:rPr></w:pPr><w:r><w:rPr><w:sz w:val="24"/><w:szCs w:val="24"/></w:rPr><w:t xml:space="preserve">WS-B targets four infrastructure modernisation layers that underpin all Phase 2 and Phase 3 gap-resolution modules:</w:t></w:r></w:p>
<w:p><w:pPr><w:spacing w:before="0" w:after="60"/><w:ind w:left="600"/><w:rPr></w:rPr></w:pPr><w:r><w:rPr><w:b/><w:bCs/><w:sz w:val="22"/><w:szCs w:val="22"/></w:rPr><w:t xml:space="preserve">Cloud Infrastructure (INFRA-WS-B-01):  </w:t></w:r><w:r><w:rPr><w:sz w:val="22"/><w:szCs w:val="22"/></w:rPr><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w:r></w:p>
<w:p><w:pPr><w:spacing w:before="0" w:after="60"/><w:ind w:left="600"/><w:rPr></w:rPr></w:pPr><w:r><w:rPr><w:b/><w:bCs/><w:sz w:val="22"/><w:szCs w:val="22"/></w:rPr><w:t xml:space="preserve">API Gateway Consolidation (INFRA-WS-B-02):  </w:t></w:r><w:r><w:rPr><w:sz w:val="22"/><w:szCs w:val="22"/></w:rPr><w:t xml:space="preserve">Unify disparate REST/gRPC endpoints across src/agents/ into a single Kong or AWS API Gateway. Enforce JWT authentication, rate limiting (100 req/s per agent), and request tracing. Enables Cross-Pillar Event Bus (GAP-06, S46) to route inter-agent events reliably.</w:t></w:r></w:p>
<w:p><w:pPr><w:spacing w:before="0" w:after="60"/><w:ind w:left="600"/><w:rPr></w:rPr></w:pPr><w:r><w:rPr><w:b/><w:bCs/><w:sz w:val="22"/><w:szCs w:val="22"/></w:rPr><w:t xml:space="preserve">Data Pipeline Modernisation (INFRA-WS-B-03):  </w:t></w:r><w:r><w:rPr><w:sz w:val="22"/><w:szCs w:val="22"/></w:rPr><w:t xml:space="preserve">Upgrade src/data-pipeline/ to Apache Kafka event streaming with schema registry. Implement CDC (Change Data Capture) for real-time Supabase → Analytics sync. Provides the data substrate for Real-time KPI Dashboard (GAP-08, S47).</w:t></w:r></w:p>
<w:p><w:pPr><w:spacing w:before="0" w:after="60"/><w:ind w:left="600"/><w:rPr></w:rPr></w:pPr><w:r><w:rPr><w:b/><w:bCs/><w:sz w:val="22"/><w:szCs w:val="22"/></w:rPr><w:t xml:space="preserve">Security & Compliance Layer (INFRA-WS-B-04):  </w:t></w:r><w:r><w:rPr><w:sz w:val="22"/><w:szCs w:val="22"/></w:rPr><w:t xml:space="preserve">Deploy Zero-Trust network policy (mTLS between pods), Vault-managed secrets rotation, SOC2-Type-II audit logging. PDPA/GDPR data residency enforcement at infrastructure level. Prerequisite for PDPA Consent workflow (GAP-10) and Contractor Portal (GAP-11).</w:t></w:r></w:p>
<w:p><w:pPr><w:spacing w:before="200" w:after="80"/><w:rPr></w:rPr></w:pPr><w:r><w:rPr><w:b/><w:bCs/><w:sz w:val="28"/><w:szCs w:val="28"/><w:color w:val="2e75b6"/></w:rPr><w:t xml:space="preserve">45.3  GAP-05 AI Creative Engine — Module Specification</w:t></w:r></w:p>
<w:p><w:pPr><w:spacing w:before="0" w:after="80"/><w:ind w:left="400"/><w:rPr></w:rPr></w:pPr><w:r><w:rPr><w:sz w:val="24"/><w:szCs w:val="24"/></w:rPr><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w:r></w:p>
<w:p><w:pPr><w:spacing w:before="0" w:after="80"/><w:ind w:left="400"/><w:rPr></w:rPr></w:pPr><w:r><w:rPr><w:sz w:val="24"/><w:szCs w:val="24"/></w:rPr><w:t xml:space="preserve">Target repository path: src/creative-engine/ (new module). Integration points: src/agents/aria/, src/agents/blaze/, src/agents/nova/, src/design-vault/ (material library).</w:t></w:r></w:p>
<w:p><w:pPr><w:spacing w:before="0" w:after="60"/><w:ind w:left="600"/><w:rPr></w:rPr></w:pPr><w:r><w:rPr><w:b/><w:bCs/><w:sz w:val="22"/><w:szCs w:val="22"/></w:rPr><w:t xml:space="preserve">AIE-001 Concept Generation API:  </w:t></w:r><w:r><w:rPr><w:sz w:val="22"/><w:szCs w:val="22"/></w:rPr><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w:r></w:p>
<w:p><w:pPr><w:spacing w:before="0" w:after="60"/><w:ind w:left="600"/><w:rPr></w:rPr></w:pPr><w:r><w:rPr><w:b/><w:bCs/><w:sz w:val="22"/><w:szCs w:val="22"/></w:rPr><w:t xml:space="preserve">AIE-002 Material & Texture Synthesis:  </w:t></w:r><w:r><w:rPr><w:sz w:val="22"/><w:szCs w:val="22"/></w:rPr><w:t xml:space="preserve">REST endpoint POST /creative/material — given existing FF&E spec (furniture-hardware-vault entries) generates complementary texture options, colour palette expansions, and biophilic material suggestions. Output validated against Red List (GAP-01/S39.2 Material Transparency). Agents: Nova, Aria.</w:t></w:r></w:p>
<w:p><w:pPr><w:spacing w:before="0" w:after="60"/><w:ind w:left="600"/><w:rPr></w:rPr></w:pPr><w:r><w:rPr><w:b/><w:bCs/><w:sz w:val="22"/><w:szCs w:val="22"/></w:rPr><w:t xml:space="preserve">AIE-003 Spatial Planning Assist:  </w:t></w:r><w:r><w:rPr><w:sz w:val="22"/><w:szCs w:val="22"/></w:rPr><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w:r></w:p>
<w:p><w:pPr><w:spacing w:before="0" w:after="60"/><w:ind w:left="600"/><w:rPr></w:rPr></w:pPr><w:r><w:rPr><w:b/><w:bCs/><w:sz w:val="22"/><w:szCs w:val="22"/></w:rPr><w:t xml:space="preserve">AIE-004 Client Brief Interpreter:  </w:t></w:r><w:r><w:rPr><w:sz w:val="22"/><w:szCs w:val="22"/></w:rPr><w:t xml:space="preserve">NLP pipeline (GPT-4o) — parses unstructured client brief documents into structured design parameters (style vectors, budget constraints, timeline, special requirements). Output feeds directly into Design Brief Module (S3) and Design Freeze Gate checklist (GAP-02/S40).</w:t></w:r></w:p>
<w:p><w:pPr><w:spacing w:before="0" w:after="60"/><w:ind w:left="600"/><w:rPr></w:rPr></w:pPr><w:r><w:rPr><w:b/><w:bCs/><w:sz w:val="22"/><w:szCs w:val="22"/></w:rPr><w:t xml:space="preserve">AIE-005 Creative Iteration Engine:  </w:t></w:r><w:r><w:rPr><w:sz w:val="22"/><w:szCs w:val="22"/></w:rPr><w:t xml:space="preserve">Version-controlled creative workflow: each concept iteration logged with delta-tracking, client approval status, and revision rationale. Integrates with Design Freeze Gate (S40.3 DFG-WS-01) to prevent unauthorised design changes post-freeze.</w:t></w:r></w:p>
<w:p><w:pPr><w:spacing w:before="200" w:after="80"/><w:rPr></w:rPr></w:pPr><w:r><w:rPr><w:b/><w:bCs/><w:sz w:val="28"/><w:szCs w:val="28"/><w:color w:val="2e75b6"/></w:rPr><w:t xml:space="preserve">45.4  Implementation Architecture</w:t></w:r></w:p>
<w:p><w:pPr><w:spacing w:before="0" w:after="80"/><w:ind w:left="400"/><w:rPr></w:rPr></w:pPr><w:r><w:rPr><w:sz w:val="24"/><w:szCs w:val="24"/></w:rPr><w:t xml:space="preserve">The AI Creative Engine operates across a 3-tier deployment model within the WS-B infrastructure:</w:t></w:r></w:p>
<w:p><w:pPr><w:spacing w:before="0" w:after="60"/><w:ind w:left="600" w:hanging="200"/><w:rPr></w:rPr></w:pPr><w:r><w:rPr><w:sz w:val="22"/><w:szCs w:val="22"/></w:rPr><w:t xml:space="preserve">• Tier 1 — AI Inference Layer: Managed model endpoints (Azure OpenAI / GCP Vertex AI). Latency target: ≤3s for concept generation, ≤1s for material synthesis. Auto-scaled GPU pods.</w:t></w:r></w:p>
<w:p><w:pPr><w:spacing w:before="0" w:after="60"/><w:ind w:left="600" w:hanging="200"/><w:rPr></w:rPr></w:pPr><w:r><w:rPr><w:sz w:val="22"/><w:szCs w:val="22"/></w:rPr><w:t xml:space="preserve">• Tier 2 — Orchestration Layer: LangChain orchestration within Aria agent pod. Manages prompt engineering, context injection (project brief + design vault data), and output validation pipeline.</w:t></w:r></w:p>
<w:p><w:pPr><w:spacing w:before="0" w:after="60"/><w:ind w:left="600" w:hanging="200"/><w:rPr></w:rPr></w:pPr><w:r><w:rPr><w:sz w:val="22"/><w:szCs w:val="22"/></w:rPr><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w:r></w:p>
<w:p><w:pPr><w:spacing w:before="200" w:after="80"/><w:rPr></w:rPr></w:pPr><w:r><w:rPr><w:b/><w:bCs/><w:sz w:val="28"/><w:szCs w:val="28"/><w:color w:val="2e75b6"/></w:rPr><w:t xml:space="preserve">45.5  Delivery Checklist (TECH-WS-B-01–06)</w:t></w:r></w:p>
<w:p><w:pPr><w:spacing w:before="0" w:after="60"/><w:ind w:left="600"/><w:rPr></w:rPr></w:pPr><w:r><w:rPr><w:b/><w:bCs/><w:sz w:val="22"/><w:szCs w:val="22"/></w:rPr><w:t xml:space="preserve">TECH-WS-B-01:  </w:t></w:r><w:r><w:rPr><w:sz w:val="22"/><w:szCs w:val="22"/></w:rPr><w:t xml:space="preserve">Cloud infrastructure migration to Kubernetes — Forge agent lead, Atlas monitoring. Target: Q1 2031.</w:t></w:r></w:p>
<w:p><w:pPr><w:spacing w:before="0" w:after="60"/><w:ind w:left="600"/><w:rPr></w:rPr></w:pPr><w:r><w:rPr><w:b/><w:bCs/><w:sz w:val="22"/><w:szCs w:val="22"/></w:rPr><w:t xml:space="preserve">TECH-WS-B-02:  </w:t></w:r><w:r><w:rPr><w:sz w:val="22"/><w:szCs w:val="22"/></w:rPr><w:t xml:space="preserve">API Gateway consolidation (Kong) deployed, all 28 agent endpoints registered. Target: Q1 2031.</w:t></w:r></w:p>
<w:p><w:pPr><w:spacing w:before="0" w:after="60"/><w:ind w:left="600"/><w:rPr></w:rPr></w:pPr><w:r><w:rPr><w:b/><w:bCs/><w:sz w:val="22"/><w:szCs w:val="22"/></w:rPr><w:t xml:space="preserve">TECH-WS-B-03:  </w:t></w:r><w:r><w:rPr><w:sz w:val="22"/><w:szCs w:val="22"/></w:rPr><w:t xml:space="preserve">Kafka data pipeline deployed; CDC sync Supabase → Analytics verified end-to-end. Target: Q2 2031.</w:t></w:r></w:p>
<w:p><w:pPr><w:spacing w:before="0" w:after="60"/><w:ind w:left="600"/><w:rPr></w:rPr></w:pPr><w:r><w:rPr><w:b/><w:bCs/><w:sz w:val="22"/><w:szCs w:val="22"/></w:rPr><w:t xml:space="preserve">TECH-WS-B-04:  </w:t></w:r><w:r><w:rPr><w:sz w:val="22"/><w:szCs w:val="22"/></w:rPr><w:t xml:space="preserve">AI Creative Engine src/creative-engine/ v1.0 — AIE-001 through AIE-005 all endpoints tested. Target: Q2 2031.</w:t></w:r></w:p>
<w:p><w:pPr><w:spacing w:before="0" w:after="60"/><w:ind w:left="600"/><w:rPr></w:rPr></w:pPr><w:r><w:rPr><w:b/><w:bCs/><w:sz w:val="22"/><w:szCs w:val="22"/></w:rPr><w:t xml:space="preserve">TECH-WS-B-05:  </w:t></w:r><w:r><w:rPr><w:sz w:val="22"/><w:szCs w:val="22"/></w:rPr><w:t xml:space="preserve">Security layer: mTLS policy, Vault secrets, SOC2 logging — audit trail active across all pods. Target: Q2 2031.</w:t></w:r></w:p>
<w:p><w:pPr><w:spacing w:before="0" w:after="60"/><w:ind w:left="600"/><w:rPr></w:rPr></w:pPr><w:r><w:rPr><w:b/><w:bCs/><w:sz w:val="22"/><w:szCs w:val="22"/></w:rPr><w:t xml:space="preserve">TECH-WS-B-06:  </w:t></w:r><w:r><w:rPr><w:sz w:val="22"/><w:szCs w:val="22"/></w:rPr><w:t xml:space="preserve">WS-B User Acceptance Testing: Aria + Blaze + Nova creative workflow E2E test on 3 live projects. Target: Q3 2031.</w:t></w:r></w:p>
<w:p><w:pPr><w:spacing w:before="200" w:after="80"/><w:rPr></w:rPr></w:pPr><w:r><w:rPr><w:b/><w:bCs/><w:sz w:val="28"/><w:szCs w:val="28"/><w:color w:val="2e75b6"/></w:rPr><w:t xml:space="preserve">45.6  Governance, Dependencies & Agent Assignments</w:t></w:r></w:p>
<w:p><w:pPr><w:spacing w:before="0" w:after="80"/><w:ind w:left="400"/><w:rPr></w:rPr></w:pPr><w:r><w:rPr><w:sz w:val="24"/><w:szCs w:val="24"/></w:rPr><w:t xml:space="preserve">WS-B is governed under SC Decision SC-2030-01 (AMD-004 programme authorisation). Programme Director: Core agent (Group D, ≥97% SLA). Infrastructure Lead: Forge (Group C, ≥94%). AI Engine Lead: Aria (Group A, ≥95%). Security Lead: Rex (Group D, ≥97%).</w:t></w:r></w:p>
<w:p><w:pPr><w:spacing w:before="0" w:after="80"/><w:ind w:left="400"/><w:rPr></w:rPr></w:pPr><w:r><w:rPr><w:sz w:val="24"/><w:szCs w:val="24"/></w:rPr><w:t xml:space="preserve">Dependencies: S38 (AMD-004 PDD — master programme budget ฿5.2M), S44 (GitHub Integration Roadmap — Kubernetes migration prerequisite), S40 (Design Freeze Gate — AIE-005 integration), S42 (POE Framework — AIE-003 occupancy data), S20 (BIM — AIE-003 floor plan data).</w:t></w:r></w:p>
<w:p><w:pPr><w:spacing w:before="200" w:after="80"/><w:rPr></w:rPr></w:pPr><w:r><w:rPr><w:b/><w:bCs/><w:sz w:val="28"/><w:szCs w:val="28"/><w:color w:val="2e75b6"/></w:rPr><w:t xml:space="preserve">45.7  Milestones (WS-B-M1–M4)</w:t></w:r></w:p>
<w:p><w:pPr><w:spacing w:before="0" w:after="60"/><w:ind w:left="600"/><w:rPr></w:rPr></w:pPr><w:r><w:rPr><w:b/><w:bCs/><w:sz w:val="22"/><w:szCs w:val="22"/></w:rPr><w:t xml:space="preserve">WS-B-M1 (Q1 2031):  </w:t></w:r><w:r><w:rPr><w:sz w:val="22"/><w:szCs w:val="22"/></w:rPr><w:t xml:space="preserve">Infrastructure migration complete — Kubernetes cluster live, API Gateway deployed, monitoring active.</w:t></w:r></w:p>
<w:p><w:pPr><w:spacing w:before="0" w:after="60"/><w:ind w:left="600"/><w:rPr></w:rPr></w:pPr><w:r><w:rPr><w:b/><w:bCs/><w:sz w:val="22"/><w:szCs w:val="22"/></w:rPr><w:t xml:space="preserve">WS-B-M2 (Q2 2031):  </w:t></w:r><w:r><w:rPr><w:sz w:val="22"/><w:szCs w:val="22"/></w:rPr><w:t xml:space="preserve">AI Creative Engine v1.0 deployed — AIE-001 to AIE-005 endpoints operational in staging.</w:t></w:r></w:p>
<w:p><w:pPr><w:spacing w:before="0" w:after="60"/><w:ind w:left="600"/><w:rPr></w:rPr></w:pPr><w:r><w:rPr><w:b/><w:bCs/><w:sz w:val="22"/><w:szCs w:val="22"/></w:rPr><w:t xml:space="preserve">WS-B-M3 (Q2 2031):  </w:t></w:r><w:r><w:rPr><w:sz w:val="22"/><w:szCs w:val="22"/></w:rPr><w:t xml:space="preserve">Security & compliance layer certified — SOC2 audit complete, Zero-Trust policy enforced.</w:t></w:r></w:p>
<w:p><w:pPr><w:spacing w:before="0" w:after="60"/><w:ind w:left="600"/><w:rPr></w:rPr></w:pPr><w:r><w:rPr><w:b/><w:bCs/><w:sz w:val="22"/><w:szCs w:val="22"/></w:rPr><w:t xml:space="preserve">WS-B-M4 (Q3 2031):  </w:t></w:r><w:r><w:rPr><w:sz w:val="22"/><w:szCs w:val="22"/></w:rPr><w:t xml:space="preserve">WS-B UAT passed — 3 live project E2E creative workflow validated, GAP-05 formally closed.</w:t></w:r></w:p>
<w:p><w:pPr><w:spacing w:before="320" w:after="100"/><w:rPr></w:rPr></w:pPr><w:r><w:rPr><w:b/><w:bCs/><w:sz w:val="36"/><w:szCs w:val="36"/><w:color w:val="1f2d5a"/></w:rPr><w:t xml:space="preserve">46. AMD-004 WS-C — Client Service Innovation Delivery (GAP-06: Cross-Pillar Event Bus)</w:t></w:r></w:p>
<w:p><w:pPr><w:spacing w:before="200" w:after="80"/><w:rPr></w:rPr></w:pPr><w:r><w:rPr><w:b/><w:bCs/><w:sz w:val="28"/><w:szCs w:val="28"/><w:color w:val="2e75b6"/></w:rPr><w:t xml:space="preserve">46.1  Workstream Overview</w:t></w:r></w:p>
<w:p><w:pPr><w:spacing w:before="0" w:after="80"/><w:ind w:left="400"/><w:rPr></w:rPr></w:pPr><w:r><w:rPr><w:sz w:val="24"/><w:szCs w:val="24"/></w:rPr><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w:r></w:p>
<w:p><w:pPr><w:spacing w:before="0" w:after="80"/><w:ind w:left="400"/><w:rPr></w:rPr></w:pPr><w:r><w:rPr><w:sz w:val="24"/><w:szCs w:val="24"/></w:rPr><w:t xml:space="preserve">Budget Allocation: ฿1.2M (AMD-004 WS-C — largest workstream by value due to client experience complexity). Timeline: Q2–Q4 2031 (Phase 2 Roadmap). SC Decision: SC-2030-01. Primary Agents: Kelly (SLA Group A, ≥95%), Shore (Group B, ≥93%), Compass (Group B, ≥93%), Signal (Group A, ≥95%).</w:t></w:r></w:p>
<w:p><w:pPr><w:spacing w:before="200" w:after="80"/><w:rPr></w:rPr></w:pPr><w:r><w:rPr><w:b/><w:bCs/><w:sz w:val="28"/><w:szCs w:val="28"/><w:color w:val="2e75b6"/></w:rPr><w:t xml:space="preserve">46.2  Client Service Innovation Objectives</w:t></w:r></w:p>
<w:p><w:pPr><w:spacing w:before="0" w:after="80"/><w:ind w:left="400"/><w:rPr></w:rPr></w:pPr><w:r><w:rPr><w:sz w:val="24"/><w:szCs w:val="24"/></w:rPr><w:t xml:space="preserve">WS-C targets four client experience innovation areas, each supported by existing or new monolith-workspace modules:</w:t></w:r></w:p>
<w:p><w:pPr><w:spacing w:before="0" w:after="60"/><w:ind w:left="600"/><w:rPr></w:rPr></w:pPr><w:r><w:rPr><w:b/><w:bCs/><w:sz w:val="22"/><w:szCs w:val="22"/></w:rPr><w:t xml:space="preserve">Real-time Client Collaboration Portal (SVC-WS-C-01):  </w:t></w:r><w:r><w:rPr><w:sz w:val="22"/><w:szCs w:val="22"/></w:rPr><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w:r></w:p>
<w:p><w:pPr><w:spacing w:before="0" w:after="60"/><w:ind w:left="600"/><w:rPr></w:rPr></w:pPr><w:r><w:rPr><w:b/><w:bCs/><w:sz w:val="22"/><w:szCs w:val="22"/></w:rPr><w:t xml:space="preserve">Personalised Service Engine (SVC-WS-C-02):  </w:t></w:r><w:r><w:rPr><w:sz w:val="22"/><w:szCs w:val="22"/></w:rPr><w:t xml:space="preserve">Client preference model built from historical project data (src/data-pipeline/ + analytics). Proactively recommends design directions, material options, and schedule adjustments. Feeds AI Creative Engine (GAP-05/S45.3 AIE-004 Client Brief Interpreter).</w:t></w:r></w:p>
<w:p><w:pPr><w:spacing w:before="0" w:after="60"/><w:ind w:left="600"/><w:rPr></w:rPr></w:pPr><w:r><w:rPr><w:b/><w:bCs/><w:sz w:val="22"/><w:szCs w:val="22"/></w:rPr><w:t xml:space="preserve">Digital Twin Client Preview (SVC-WS-C-03):  </w:t></w:r><w:r><w:rPr><w:sz w:val="22"/><w:szCs w:val="22"/></w:rPr><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w:r></w:p>
<w:p><w:pPr><w:spacing w:before="0" w:after="60"/><w:ind w:left="600"/><w:rPr></w:rPr></w:pPr><w:r><w:rPr><w:b/><w:bCs/><w:sz w:val="22"/><w:szCs w:val="22"/></w:rPr><w:t xml:space="preserve">Post-Project Client Intelligence (SVC-WS-C-04):  </w:t></w:r><w:r><w:rPr><w:sz w:val="22"/><w:szCs w:val="22"/></w:rPr><w:t xml:space="preserve">Automated post-completion satisfaction survey (Scout agent) feeding into POE database (GAP-04/S42). NPS scoring, WELL/LEED satisfaction tracking, referral probability scoring. Quarterly client portfolio health reports via Remy (Reporting) agent.</w:t></w:r></w:p>
<w:p><w:pPr><w:spacing w:before="200" w:after="80"/><w:rPr></w:rPr></w:pPr><w:r><w:rPr><w:b/><w:bCs/><w:sz w:val="28"/><w:szCs w:val="28"/><w:color w:val="2e75b6"/></w:rPr><w:t xml:space="preserve">46.3  GAP-06 Cross-Pillar Event Bus — Architecture Specification</w:t></w:r></w:p>
<w:p><w:pPr><w:spacing w:before="0" w:after="80"/><w:ind w:left="400"/><w:rPr></w:rPr></w:pPr><w:r><w:rPr><w:sz w:val="24"/><w:szCs w:val="24"/></w:rPr><w:t xml:space="preserve">The Cross-Pillar Event Bus (GAP-06) resolves the critical absence of a unified event-driven communication layer between the six design pillars (Conceptual Design, Spatial Planning, Material Selection, Technical Documentation, Procurement & Delivery, Commissioning & Handover). Without this bus, agents in different pillars operate in siloed HTTP polling loops, causing latency, missed state transitions, and manual handover errors between pillar stages.</w:t></w:r></w:p>
<w:p><w:pPr><w:spacing w:before="0" w:after="80"/><w:ind w:left="400"/><w:rPr></w:rPr></w:pPr><w:r><w:rPr><w:sz w:val="24"/><w:szCs w:val="24"/></w:rPr><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w:r></w:p>
<w:p><w:pPr><w:spacing w:before="0" w:after="60"/><w:ind w:left="600"/><w:rPr></w:rPr></w:pPr><w:r><w:rPr><w:b/><w:bCs/><w:sz w:val="22"/><w:szCs w:val="22"/></w:rPr><w:t xml:space="preserve">EVT-001 Pillar State Change Events:  </w:t></w:r><w:r><w:rPr><w:sz w:val="22"/><w:szCs w:val="22"/></w:rPr><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w:r></w:p>
<w:p><w:pPr><w:spacing w:before="0" w:after="60"/><w:ind w:left="600"/><w:rPr></w:rPr></w:pPr><w:r><w:rPr><w:b/><w:bCs/><w:sz w:val="22"/><w:szCs w:val="22"/></w:rPr><w:t xml:space="preserve">EVT-002 Cross-Pillar Trigger Rules:  </w:t></w:r><w:r><w:rPr><w:sz w:val="22"/><w:szCs w:val="22"/></w:rPr><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w:r></w:p>
<w:p><w:pPr><w:spacing w:before="0" w:after="60"/><w:ind w:left="600"/><w:rPr></w:rPr></w:pPr><w:r><w:rPr><w:b/><w:bCs/><w:sz w:val="22"/><w:szCs w:val="22"/></w:rPr><w:t xml:space="preserve">EVT-003 Dead Letter Queue & Replay:  </w:t></w:r><w:r><w:rPr><w:sz w:val="22"/><w:szCs w:val="22"/></w:rPr><w:t xml:space="preserve">Failed event handling: DLQ with 3-retry policy + exponential backoff. Event replay capability (replay from timestamp) for project timeline reconstruction and audit trail generation (SC governance reports via Nexus agent).</w:t></w:r></w:p>
<w:p><w:pPr><w:spacing w:before="0" w:after="60"/><w:ind w:left="600"/><w:rPr></w:rPr></w:pPr><w:r><w:rPr><w:b/><w:bCs/><w:sz w:val="22"/><w:szCs w:val="22"/></w:rPr><w:t xml:space="preserve">EVT-004 Real-time Dashboard Integration:  </w:t></w:r><w:r><w:rPr><w:sz w:val="22"/><w:szCs w:val="22"/></w:rPr><w:t xml:space="preserve">Event stream → WebSocket bridge → Real-time KPI Dashboard (GAP-08/S47). Pillar transition velocity KPIs: avg time per pillar stage, bottleneck identification, SLA breach prediction (Pulse agent alerts at 80% SLA consumption).</w:t></w:r></w:p>
<w:p><w:pPr><w:spacing w:before="0" w:after="60"/><w:ind w:left="600"/><w:rPr></w:rPr></w:pPr><w:r><w:rPr><w:b/><w:bCs/><w:sz w:val="22"/><w:szCs w:val="22"/></w:rPr><w:t xml:space="preserve">EVT-005 Agent Coordination Protocol:  </w:t></w:r><w:r><w:rPr><w:sz w:val="22"/><w:szCs w:val="22"/></w:rPr><w:t xml:space="preserve">Standardised agent-to-agent handover packets via event bus. Replaces current direct HTTP calls between agent pods — improves resilience and enables async processing for non-blocking workflows (critical for 28-agent parallel execution).</w:t></w:r></w:p>
<w:p><w:pPr><w:spacing w:before="200" w:after="80"/><w:rPr></w:rPr></w:pPr><w:r><w:rPr><w:b/><w:bCs/><w:sz w:val="28"/><w:szCs w:val="28"/><w:color w:val="2e75b6"/></w:rPr><w:t xml:space="preserve">46.4  Implementation Architecture</w:t></w:r></w:p>
<w:p><w:pPr><w:spacing w:before="0" w:after="80"/><w:ind w:left="400"/><w:rPr></w:rPr></w:pPr><w:r><w:rPr><w:sz w:val="24"/><w:szCs w:val="24"/></w:rPr><w:t xml:space="preserve">The Cross-Pillar Event Bus integrates three operational layers:</w:t></w:r></w:p>
<w:p><w:pPr><w:spacing w:before="0" w:after="60"/><w:ind w:left="600" w:hanging="200"/><w:rPr></w:rPr></w:pPr><w:r><w:rPr><w:sz w:val="22"/><w:szCs w:val="22"/></w:rPr><w:t xml:space="preserve">• Producer Layer: Pillar-lead agents emit structured events to dedicated Kafka topics (topic naming: monolith.pillar.{pillar_id}.{event_type}). Kelly manages Pillar 1–2, Compass manages Pillar 3–4, Atlas manages Pillar 5–6.</w:t></w:r></w:p>
<w:p><w:pPr><w:spacing w:before="0" w:after="60"/><w:ind w:left="600" w:hanging="200"/><w:rPr></w:rPr></w:pPr><w:r><w:rPr><w:sz w:val="22"/><w:szCs w:val="22"/></w:rPr><w:t xml:space="preserve">• Consumer Layer: All 28 agents subscribe to relevant topics via consumer groups (group_id: monolith.agents.{agent_id}). Offset management ensures exactly-once delivery for financial and approval events; at-least-once for informational events.</w:t></w:r></w:p>
<w:p><w:pPr><w:spacing w:before="0" w:after="60"/><w:ind w:left="600" w:hanging="200"/><w:rPr></w:rPr></w:pPr><w:r><w:rPr><w:sz w:val="22"/><w:szCs w:val="22"/></w:rPr><w:t xml:space="preserve">• Observability Layer: Kafka topic lag monitoring via Prometheus + Grafana dashboards (integrated with WS-B telemetry infrastructure). Alert thresholds: consumer lag > 100 msgs triggers Pulse agent notification to Forge (Infrastructure).</w:t></w:r></w:p>
<w:p><w:pPr><w:spacing w:before="200" w:after="80"/><w:rPr></w:rPr></w:pPr><w:r><w:rPr><w:b/><w:bCs/><w:sz w:val="28"/><w:szCs w:val="28"/><w:color w:val="2e75b6"/></w:rPr><w:t xml:space="preserve">46.5  Delivery Checklist (SVC-WS-C-01–06)</w:t></w:r></w:p>
<w:p><w:pPr><w:spacing w:before="0" w:after="60"/><w:ind w:left="600"/><w:rPr></w:rPr></w:pPr><w:r><w:rPr><w:b/><w:bCs/><w:sz w:val="22"/><w:szCs w:val="22"/></w:rPr><w:t xml:space="preserve">SVC-WS-C-01:  </w:t></w:r><w:r><w:rPr><w:sz w:val="22"/><w:szCs w:val="22"/></w:rPr><w:t xml:space="preserve">Cross-Pillar Event Bus src/event-bus/ v1.0 — EVT-001 schema registered, all 6 pillar topics created. Target: Q2 2031.</w:t></w:r></w:p>
<w:p><w:pPr><w:spacing w:before="0" w:after="60"/><w:ind w:left="600"/><w:rPr></w:rPr></w:pPr><w:r><w:rPr><w:b/><w:bCs/><w:sz w:val="22"/><w:szCs w:val="22"/></w:rPr><w:t xml:space="preserve">SVC-WS-C-02:  </w:t></w:r><w:r><w:rPr><w:sz w:val="22"/><w:szCs w:val="22"/></w:rPr><w:t xml:space="preserve">EVT-002 trigger rules deployed — 8 cross-pillar automation rules live, tested on 2 pilot projects. Target: Q3 2031.</w:t></w:r></w:p>
<w:p><w:pPr><w:spacing w:before="0" w:after="60"/><w:ind w:left="600"/><w:rPr></w:rPr></w:pPr><w:r><w:rPr><w:b/><w:bCs/><w:sz w:val="22"/><w:szCs w:val="22"/></w:rPr><w:t xml:space="preserve">SVC-WS-C-03:  </w:t></w:r><w:r><w:rPr><w:sz w:val="22"/><w:szCs w:val="22"/></w:rPr><w:t xml:space="preserve">Client portal src/client-portal/ v1.0 — real-time project status, concept preview, approval workflow. Target: Q3 2031.</w:t></w:r></w:p>
<w:p><w:pPr><w:spacing w:before="0" w:after="60"/><w:ind w:left="600"/><w:rPr></w:rPr></w:pPr><w:r><w:rPr><w:b/><w:bCs/><w:sz w:val="22"/><w:szCs w:val="22"/></w:rPr><w:t xml:space="preserve">SVC-WS-C-04:  </w:t></w:r><w:r><w:rPr><w:sz w:val="22"/><w:szCs w:val="22"/></w:rPr><w:t xml:space="preserve">Digital twin preview — Three.js web viewer integrated with BIM (S20) + AIE-002 texturing. Target: Q3 2031.</w:t></w:r></w:p>
<w:p><w:pPr><w:spacing w:before="0" w:after="60"/><w:ind w:left="600"/><w:rPr></w:rPr></w:pPr><w:r><w:rPr><w:b/><w:bCs/><w:sz w:val="22"/><w:szCs w:val="22"/></w:rPr><w:t xml:space="preserve">SVC-WS-C-05:  </w:t></w:r><w:r><w:rPr><w:sz w:val="22"/><w:szCs w:val="22"/></w:rPr><w:t xml:space="preserve">Post-project intelligence — automated POE survey + NPS scoring + quarterly reports active. Target: Q4 2031.</w:t></w:r></w:p>
<w:p><w:pPr><w:spacing w:before="0" w:after="60"/><w:ind w:left="600"/><w:rPr></w:rPr></w:pPr><w:r><w:rPr><w:b/><w:bCs/><w:sz w:val="22"/><w:szCs w:val="22"/></w:rPr><w:t xml:space="preserve">SVC-WS-C-06:  </w:t></w:r><w:r><w:rPr><w:sz w:val="22"/><w:szCs w:val="22"/></w:rPr><w:t xml:space="preserve">WS-C UAT: 3 live projects E2E tested — event bus, portal, preview, intelligence reporting validated. Target: Q4 2031.</w:t></w:r></w:p>
<w:p><w:pPr><w:spacing w:before="200" w:after="80"/><w:rPr></w:rPr></w:pPr><w:r><w:rPr><w:b/><w:bCs/><w:sz w:val="28"/><w:szCs w:val="28"/><w:color w:val="2e75b6"/></w:rPr><w:t xml:space="preserve">46.6  Governance, Dependencies & Agent Assignments</w:t></w:r></w:p>
<w:p><w:pPr><w:spacing w:before="0" w:after="80"/><w:ind w:left="400"/><w:rPr></w:rPr></w:pPr><w:r><w:rPr><w:sz w:val="24"/><w:szCs w:val="24"/></w:rPr><w:t xml:space="preserve">WS-C Programme Director: Core (Group D, ≥97%). Client Experience Lead: Kelly (Group A, ≥95%). Event Bus Lead: Ops (Group C, ≥94%). Client Portal Lead: Shore (Group B, ≥93%). Data Intelligence Lead: Atlas (Group C, ≥94%).</w:t></w:r></w:p>
<w:p><w:pPr><w:spacing w:before="0" w:after="80"/><w:ind w:left="400"/><w:rPr></w:rPr></w:pPr><w:r><w:rPr><w:sz w:val="24"/><w:szCs w:val="24"/></w:rPr><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w:r></w:p>
<w:p><w:pPr><w:spacing w:before="200" w:after="80"/><w:rPr></w:rPr></w:pPr><w:r><w:rPr><w:b/><w:bCs/><w:sz w:val="28"/><w:szCs w:val="28"/><w:color w:val="2e75b6"/></w:rPr><w:t xml:space="preserve">46.7  Milestones (WS-C-M1–M4)</w:t></w:r></w:p>
<w:p><w:pPr><w:spacing w:before="0" w:after="60"/><w:ind w:left="600"/><w:rPr></w:rPr></w:pPr><w:r><w:rPr><w:b/><w:bCs/><w:sz w:val="22"/><w:szCs w:val="22"/></w:rPr><w:t xml:space="preserve">WS-C-M1 (Q2 2031):  </w:t></w:r><w:r><w:rPr><w:sz w:val="22"/><w:szCs w:val="22"/></w:rPr><w:t xml:space="preserve">Cross-Pillar Event Bus live — all pillar topics, EVT-001 schema, and consumer groups active.</w:t></w:r></w:p>
<w:p><w:pPr><w:spacing w:before="0" w:after="60"/><w:ind w:left="600"/><w:rPr></w:rPr></w:pPr><w:r><w:rPr><w:b/><w:bCs/><w:sz w:val="22"/><w:szCs w:val="22"/></w:rPr><w:t xml:space="preserve">WS-C-M2 (Q3 2031):  </w:t></w:r><w:r><w:rPr><w:sz w:val="22"/><w:szCs w:val="22"/></w:rPr><w:t xml:space="preserve">Client portal v1.0 launched — real-time status, preview, approval workflow, pilot client group onboarded.</w:t></w:r></w:p>
<w:p><w:pPr><w:spacing w:before="0" w:after="60"/><w:ind w:left="600"/><w:rPr></w:rPr></w:pPr><w:r><w:rPr><w:b/><w:bCs/><w:sz w:val="22"/><w:szCs w:val="22"/></w:rPr><w:t xml:space="preserve">WS-C-M3 (Q3 2031):  </w:t></w:r><w:r><w:rPr><w:sz w:val="22"/><w:szCs w:val="22"/></w:rPr><w:t xml:space="preserve">EVT-002 trigger rules live — 8 cross-pillar automations verified on 2 pilot projects, GAP-06 closed.</w:t></w:r></w:p>
<w:p><w:pPr><w:spacing w:before="0" w:after="60"/><w:ind w:left="600"/><w:rPr></w:rPr></w:pPr><w:r><w:rPr><w:b/><w:bCs/><w:sz w:val="22"/><w:szCs w:val="22"/></w:rPr><w:t xml:space="preserve">WS-C-M4 (Q4 2031):  </w:t></w:r><w:r><w:rPr><w:sz w:val="22"/><w:szCs w:val="22"/></w:rPr><w:t xml:space="preserve">WS-C UAT passed — all 6 checklist items complete, client NPS target ≥70 achieved on pilot projects.</w:t></w:r></w:p>
<w:p><w:pPr><w:spacing w:before="320" w:after="100"/><w:rPr></w:rPr></w:pPr><w:r><w:rPr><w:b/><w:bCs/><w:sz w:val="36"/><w:szCs w:val="36"/><w:color w:val="1f2d5a"/></w:rPr><w:t xml:space="preserve">47. Real-time KPI Dashboard (GAP-08) — AMD-004 WS-D Phase 1 Roadmap Completion</w:t></w:r></w:p>
<w:p><w:pPr><w:spacing w:before="200" w:after="80"/><w:rPr></w:rPr></w:pPr><w:r><w:rPr><w:b/><w:bCs/><w:sz w:val="28"/><w:szCs w:val="28"/><w:color w:val="2e75b6"/></w:rPr><w:t xml:space="preserve">47.1  Overview & Phase 1 Significance</w:t></w:r></w:p>
<w:p><w:pPr><w:spacing w:before="0" w:after="80"/><w:ind w:left="400"/><w:rPr></w:rPr></w:pPr><w:r><w:rPr><w:sz w:val="24"/><w:szCs w:val="24"/></w:rPr><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w:r></w:p>
<w:p><w:pPr><w:spacing w:before="0" w:after="80"/><w:ind w:left="400"/><w:rPr></w:rPr></w:pPr><w:r><w:rPr><w:sz w:val="24"/><w:szCs w:val="24"/></w:rPr><w:t xml:space="preserve">This section falls under AMD-004 Workstream D (Data &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w:r></w:p>
<w:p><w:pPr><w:spacing w:before="200" w:after="80"/><w:rPr></w:rPr></w:pPr><w:r><w:rPr><w:b/><w:bCs/><w:sz w:val="28"/><w:szCs w:val="28"/><w:color w:val="2e75b6"/></w:rPr><w:t xml:space="preserve">47.2  Dashboard Architecture</w:t></w:r></w:p>
<w:p><w:pPr><w:spacing w:before="0" w:after="80"/><w:ind w:left="400"/><w:rPr></w:rPr></w:pPr><w:r><w:rPr><w:sz w:val="24"/><w:szCs w:val="24"/></w:rPr><w:t xml:space="preserve">The Real-time KPI Dashboard is built on three integrated layers that leverage existing monolith-workspace infrastructure and the new WS-B data pipeline (S45.2 INFRA-WS-B-03):</w:t></w:r></w:p>
<w:p><w:pPr><w:spacing w:before="0" w:after="60"/><w:ind w:left="600"/><w:rPr></w:rPr></w:pPr><w:r><w:rPr><w:b/><w:bCs/><w:sz w:val="22"/><w:szCs w:val="22"/></w:rPr><w:t xml:space="preserve">Layer 1 — Data Collection:  </w:t></w:r><w:r><w:rPr><w:sz w:val="22"/><w:szCs w:val="22"/></w:rPr><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w:r></w:p>
<w:p><w:pPr><w:spacing w:before="0" w:after="60"/><w:ind w:left="600"/><w:rPr></w:rPr></w:pPr><w:r><w:rPr><w:b/><w:bCs/><w:sz w:val="22"/><w:szCs w:val="22"/></w:rPr><w:t xml:space="preserve">Layer 2 — Analytics & Aggregation:  </w:t></w:r><w:r><w:rPr><w:sz w:val="22"/><w:szCs w:val="22"/></w:rPr><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w:r></w:p>
<w:p><w:pPr><w:spacing w:before="0" w:after="60"/><w:ind w:left="600"/><w:rPr></w:rPr></w:pPr><w:r><w:rPr><w:b/><w:bCs/><w:sz w:val="22"/><w:szCs w:val="22"/></w:rPr><w:t xml:space="preserve">Layer 3 — Visualisation & Alerting:  </w:t></w:r><w:r><w:rPr><w:sz w:val="22"/><w:szCs w:val="22"/></w:rPr><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w:r></w:p>
<w:p><w:pPr><w:spacing w:before="200" w:after="80"/><w:rPr></w:rPr></w:pPr><w:r><w:rPr><w:b/><w:bCs/><w:sz w:val="28"/><w:szCs w:val="28"/><w:color w:val="2e75b6"/></w:rPr><w:t xml:space="preserve">47.3  KPI Framework — Core Metrics</w:t></w:r></w:p>
<w:p><w:pPr><w:spacing w:before="0" w:after="80"/><w:ind w:left="400"/><w:rPr></w:rPr></w:pPr><w:r><w:rPr><w:sz w:val="24"/><w:szCs w:val="24"/></w:rPr><w:t xml:space="preserve">The dashboard tracks four KPI categories mandatory for World-Class AI Agent programme governance:</w:t></w:r></w:p>
<w:p><w:pPr><w:spacing w:before="0" w:after="60"/><w:ind w:left="600"/><w:rPr></w:rPr></w:pPr><w:r><w:rPr><w:b/><w:bCs/><w:sz w:val="22"/><w:szCs w:val="22"/></w:rPr><w:t xml:space="preserve">SLA Performance KPIs (KPI-001–007):  </w:t></w:r><w:r><w:rPr><w:sz w:val="22"/><w:szCs w:val="22"/></w:rPr><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w:r></w:p>
<w:p><w:pPr><w:spacing w:before="0" w:after="60"/><w:ind w:left="600"/><w:rPr></w:rPr></w:pPr><w:r><w:rPr><w:b/><w:bCs/><w:sz w:val="22"/><w:szCs w:val="22"/></w:rPr><w:t xml:space="preserve">Project Health KPIs (KPI-008–014):  </w:t></w:r><w:r><w:rPr><w:sz w:val="22"/><w:szCs w:val="22"/></w:rPr><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w:r></w:p>
<w:p><w:pPr><w:spacing w:before="0" w:after="60"/><w:ind w:left="600"/><w:rPr></w:rPr></w:pPr><w:r><w:rPr><w:b/><w:bCs/><w:sz w:val="22"/><w:szCs w:val="22"/></w:rPr><w:t xml:space="preserve">Financial Performance KPIs (KPI-015–019):  </w:t></w:r><w:r><w:rPr><w:sz w:val="22"/><w:szCs w:val="22"/></w:rPr><w:t xml:space="preserve">AMD programme spend vs plan: WS-A through WS-E monthly burn rate vs ฿5.2M budget. Project revenue recognition timeline, client invoice ageing (Ledger agent), cost-per-delivered-section (AMD workstream efficiency metric). SC-2030-01 to SC-2030-05 gate budget consumption tracking.</w:t></w:r></w:p>
<w:p><w:pPr><w:spacing w:before="0" w:after="60"/><w:ind w:left="600"/><w:rPr></w:rPr></w:pPr><w:r><w:rPr><w:b/><w:bCs/><w:sz w:val="22"/><w:szCs w:val="22"/></w:rPr><w:t xml:space="preserve">Client Experience KPIs (KPI-020–024):  </w:t></w:r><w:r><w:rPr><w:sz w:val="22"/><w:szCs w:val="22"/></w:rPr><w:t xml:space="preserve">NPS score (target ≥70), client satisfaction index per project (post-POE survey S42), WELL/LEED certification achievement rate, repeat client rate, referral rate. Real-time client portal engagement (active sessions, approval response time).</w:t></w:r></w:p>
<w:p><w:pPr><w:spacing w:before="200" w:after="80"/><w:rPr></w:rPr></w:pPr><w:r><w:rPr><w:b/><w:bCs/><w:sz w:val="28"/><w:szCs w:val="28"/><w:color w:val="2e75b6"/></w:rPr><w:t xml:space="preserve">47.4  Phase 1 Gap Closure Summary</w:t></w:r></w:p>
<w:p><w:pPr><w:spacing w:before="0" w:after="80"/><w:ind w:left="400"/><w:rPr></w:rPr></w:pPr><w:r><w:rPr><w:sz w:val="24"/><w:szCs w:val="24"/></w:rPr><w:t xml:space="preserve">With Section 47 accepted, Phase 1 of the Gap Resolution Roadmap is formally complete. The following HIGH-priority gaps are now covered by corresponding SOP sections and GitHub module specifications:</w:t></w:r></w:p>
<w:p><w:pPr><w:spacing w:before="0" w:after="60"/><w:ind w:left="600"/><w:rPr></w:rPr></w:pPr><w:r><w:rPr><w:b/><w:bCs/><w:sz w:val="22"/><w:szCs w:val="22"/></w:rPr><w:t xml:space="preserve">GAP-01 (Biophilic Module):  </w:t></w:r><w:r><w:rPr><w:sz w:val="22"/><w:szCs w:val="22"/></w:rPr><w:t xml:space="preserve">Closed by S39 — Biophilic Design Framework, WELL v2 features, src/biophilic/ spec, BIO-WS-01–05.</w:t></w:r></w:p>
<w:p><w:pPr><w:spacing w:before="0" w:after="60"/><w:ind w:left="600"/><w:rPr></w:rPr></w:pPr><w:r><w:rPr><w:b/><w:bCs/><w:sz w:val="22"/><w:szCs w:val="22"/></w:rPr><w:t xml:space="preserve">GAP-02 (Design Freeze Gate):  </w:t></w:r><w:r><w:rPr><w:sz w:val="22"/><w:szCs w:val="22"/></w:rPr><w:t xml:space="preserve">Closed by S40 — Design Freeze Gate Protocol, DFG-WS-01–06, src/design-freeze/ spec.</w:t></w:r></w:p>
<w:p><w:pPr><w:spacing w:before="0" w:after="60"/><w:ind w:left="600"/><w:rPr></w:rPr></w:pPr><w:r><w:rPr><w:b/><w:bCs/><w:sz w:val="22"/><w:szCs w:val="22"/></w:rPr><w:t xml:space="preserve">GAP-03 (Sensory Commissioning):  </w:t></w:r><w:r><w:rPr><w:sz w:val="22"/><w:szCs w:val="22"/></w:rPr><w:t xml:space="preserve">Closed by S41 — 5-sense commissioning protocol, SCP-WS-01–05, src/sensory-commissioning/ spec.</w:t></w:r></w:p>
<w:p><w:pPr><w:spacing w:before="0" w:after="60"/><w:ind w:left="600"/><w:rPr></w:rPr></w:pPr><w:r><w:rPr><w:b/><w:bCs/><w:sz w:val="22"/><w:szCs w:val="22"/></w:rPr><w:t xml:space="preserve">GAP-04 (POE Framework):  </w:t></w:r><w:r><w:rPr><w:sz w:val="22"/><w:szCs w:val="22"/></w:rPr><w:t xml:space="preserve">Closed by S42 — Post-Occupancy Evaluation Framework, POE-WS-01–05, src/poe/ spec.</w:t></w:r></w:p>
<w:p><w:pPr><w:spacing w:before="0" w:after="60"/><w:ind w:left="600"/><w:rPr></w:rPr></w:pPr><w:r><w:rPr><w:b/><w:bCs/><w:sz w:val="22"/><w:szCs w:val="22"/></w:rPr><w:t xml:space="preserve">GAP-07 (SC Governance Dashboard):  </w:t></w:r><w:r><w:rPr><w:sz w:val="22"/><w:szCs w:val="22"/></w:rPr><w:t xml:space="preserve">Closed by S43 — SC Governance Module, GOV-AMD4-01–06, src/sc-governance/ spec.</w:t></w:r></w:p>
<w:p><w:pPr><w:spacing w:before="0" w:after="60"/><w:ind w:left="600"/><w:rPr></w:rPr></w:pPr><w:r><w:rPr><w:b/><w:bCs/><w:sz w:val="22"/><w:szCs w:val="22"/></w:rPr><w:t xml:space="preserve">GAP-08 (Real-time KPI Dashboard):  </w:t></w:r><w:r><w:rPr><w:sz w:val="22"/><w:szCs w:val="22"/></w:rPr><w:t xml:space="preserve">Closed by S47 (this section) — KPI Framework KPI-001–024, src/dashboard/ spec, WS-D delivery.</w:t></w:r></w:p>
<w:p><w:pPr><w:spacing w:before="200" w:after="80"/><w:rPr></w:rPr></w:pPr><w:r><w:rPr><w:b/><w:bCs/><w:sz w:val="28"/><w:szCs w:val="28"/><w:color w:val="2e75b6"/></w:rPr><w:t xml:space="preserve">47.5  Delivery Checklist (KPI-WS-D-01–05)</w:t></w:r></w:p>
<w:p><w:pPr><w:spacing w:before="0" w:after="60"/><w:ind w:left="600"/><w:rPr></w:rPr></w:pPr><w:r><w:rPr><w:b/><w:bCs/><w:sz w:val="22"/><w:szCs w:val="22"/></w:rPr><w:t xml:space="preserve">KPI-WS-D-01:  </w:t></w:r><w:r><w:rPr><w:sz w:val="22"/><w:szCs w:val="22"/></w:rPr><w:t xml:space="preserve">Kafka data pipeline connected to analytics layer — all 28 agent SLA streams live. Target: Q3 2030.</w:t></w:r></w:p>
<w:p><w:pPr><w:spacing w:before="0" w:after="60"/><w:ind w:left="600"/><w:rPr></w:rPr></w:pPr><w:r><w:rPr><w:b/><w:bCs/><w:sz w:val="22"/><w:szCs w:val="22"/></w:rPr><w:t xml:space="preserve">KPI-WS-D-02:  </w:t></w:r><w:r><w:rPr><w:sz w:val="22"/><w:szCs w:val="22"/></w:rPr><w:t xml:space="preserve">Analytics service extended — KPI-001 to KPI-024 pre-computed aggregations verified. Target: Q3 2030.</w:t></w:r></w:p>
<w:p><w:pPr><w:spacing w:before="0" w:after="60"/><w:ind w:left="600"/><w:rPr></w:rPr></w:pPr><w:r><w:rPr><w:b/><w:bCs/><w:sz w:val="22"/><w:szCs w:val="22"/></w:rPr><w:t xml:space="preserve">KPI-WS-D-03:  </w:t></w:r><w:r><w:rPr><w:sz w:val="22"/><w:szCs w:val="22"/></w:rPr><w:t xml:space="preserve">Dashboard src/dashboard/ v1.0 deployed — SC view, Programme Director view, Agent view active. Target: Q4 2030.</w:t></w:r></w:p>
<w:p><w:pPr><w:spacing w:before="0" w:after="60"/><w:ind w:left="600"/><w:rPr></w:rPr></w:pPr><w:r><w:rPr><w:b/><w:bCs/><w:sz w:val="22"/><w:szCs w:val="22"/></w:rPr><w:t xml:space="preserve">KPI-WS-D-04:  </w:t></w:r><w:r><w:rPr><w:sz w:val="22"/><w:szCs w:val="22"/></w:rPr><w:t xml:space="preserve">Alert engine via Pulse agent — 12 alert rules live, SC escalation tested (SC-2030-01 governance chain). Target: Q4 2030.</w:t></w:r></w:p>
<w:p><w:pPr><w:spacing w:before="0" w:after="60"/><w:ind w:left="600"/><w:rPr></w:rPr></w:pPr><w:r><w:rPr><w:b/><w:bCs/><w:sz w:val="22"/><w:szCs w:val="22"/></w:rPr><w:t xml:space="preserve">KPI-WS-D-05:  </w:t></w:r><w:r><w:rPr><w:sz w:val="22"/><w:szCs w:val="22"/></w:rPr><w:t xml:space="preserve">Phase 1 coverage verification report published — GAP-01 to GAP-08 formal closure confirmed by Atlas agent. Target: Q4 2030.</w:t></w:r></w:p>
<w:p><w:pPr><w:spacing w:before="200" w:after="80"/><w:rPr></w:rPr></w:pPr><w:r><w:rPr><w:b/><w:bCs/><w:sz w:val="28"/><w:szCs w:val="28"/><w:color w:val="2e75b6"/></w:rPr><w:t xml:space="preserve">47.6  Governance, Dependencies & Agent Assignments</w:t></w:r></w:p>
<w:p><w:pPr><w:spacing w:before="0" w:after="80"/><w:ind w:left="400"/><w:rPr></w:rPr></w:pPr><w:r><w:rPr><w:sz w:val="24"/><w:szCs w:val="24"/></w:rPr><w:t xml:space="preserve">WS-D is governed under SC-2030-01 (AMD-004 programme authorisation). Analytics Lead: Atlas (Group C, ≥94%). Dashboard Lead: Frame (Group C, ≥94%). Financial KPI: Ledger (Group D, ≥97%). Alert Management: Pulse (Group C, ≥94%). System Integration: Nexus (Group D, ≥97%). SC Reporting: Vega (Group D, ≥97%).</w:t></w:r></w:p>
<w:p><w:pPr><w:spacing w:before="0" w:after="80"/><w:ind w:left="400"/><w:rPr></w:rPr></w:pPr><w:r><w:rPr><w:sz w:val="24"/><w:szCs w:val="24"/></w:rPr><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w:r></w:p>
<w:p><w:pPr><w:spacing w:before="200" w:after="80"/><w:rPr></w:rPr></w:pPr><w:r><w:rPr><w:b/><w:bCs/><w:sz w:val="28"/><w:szCs w:val="28"/><w:color w:val="2e75b6"/></w:rPr><w:t xml:space="preserve">47.7  Milestones (KPI-M1–M4)</w:t></w:r></w:p>
<w:p><w:pPr><w:spacing w:before="0" w:after="60"/><w:ind w:left="600"/><w:rPr></w:rPr></w:pPr><w:r><w:rPr><w:b/><w:bCs/><w:sz w:val="22"/><w:szCs w:val="22"/></w:rPr><w:t xml:space="preserve">KPI-M1 (Q3 2030):  </w:t></w:r><w:r><w:rPr><w:sz w:val="22"/><w:szCs w:val="22"/></w:rPr><w:t xml:space="preserve">KPI data pipeline and analytics layer live — all agent SLA streams ingesting, KPI-001–024 computed.</w:t></w:r></w:p>
<w:p><w:pPr><w:spacing w:before="0" w:after="60"/><w:ind w:left="600"/><w:rPr></w:rPr></w:pPr><w:r><w:rPr><w:b/><w:bCs/><w:sz w:val="22"/><w:szCs w:val="22"/></w:rPr><w:t xml:space="preserve">KPI-M2 (Q4 2030):  </w:t></w:r><w:r><w:rPr><w:sz w:val="22"/><w:szCs w:val="22"/></w:rPr><w:t xml:space="preserve">Dashboard v1.0 launched — SC and Programme Director views deployed, first SC review cycle completed.</w:t></w:r></w:p>
<w:p><w:pPr><w:spacing w:before="0" w:after="60"/><w:ind w:left="600"/><w:rPr></w:rPr></w:pPr><w:r><w:rPr><w:b/><w:bCs/><w:sz w:val="22"/><w:szCs w:val="22"/></w:rPr><w:t xml:space="preserve">KPI-M3 (Q4 2030):  </w:t></w:r><w:r><w:rPr><w:sz w:val="22"/><w:szCs w:val="22"/></w:rPr><w:t xml:space="preserve">Alert engine active — Pulse agent broadcasting SLA alerts, GAP-08 formally closed.</w:t></w:r></w:p>
<w:p><w:pPr><w:spacing w:before="0" w:after="60"/><w:ind w:left="600"/><w:rPr></w:rPr></w:pPr><w:r><w:rPr><w:b/><w:bCs/><w:sz w:val="22"/><w:szCs w:val="22"/></w:rPr><w:t xml:space="preserve">KPI-M4 (Q4 2030):  </w:t></w:r><w:r><w:rPr><w:sz w:val="22"/><w:szCs w:val="22"/></w:rPr><w:t xml:space="preserve">Phase 1 Roadmap completion certificate issued — coverage confirmed at ≥68%, SC-2030-01 Phase 1 gate passed.</w:t></w:r></w:p>
<w:p><w:pPr><w:spacing w:before="320" w:after="100"/><w:rPr></w:rPr></w:pPr><w:r><w:rPr><w:b/><w:bCs/><w:sz w:val="36"/><w:szCs w:val="36"/><w:color w:val="1f2d5a"/></w:rPr><w:t xml:space="preserve">Section 48 — AMD-004 WS-E: Human Capital & Change Management</w:t></w:r></w:p>
<w:p><w:pPr><w:spacing w:before="0" w:after="80"/><w:ind w:left="400"/><w:rPr></w:rPr></w:pPr><w:r><w:rPr><w:sz w:val="24"/><w:szCs w:val="24"/></w:rPr><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w:r></w:p>
<w:p><w:pPr><w:spacing w:before="200" w:after="80"/><w:rPr></w:rPr></w:pPr><w:r><w:rPr><w:b/><w:bCs/><w:sz w:val="28"/><w:szCs w:val="28"/><w:color w:val="2e75b6"/></w:rPr><w:t xml:space="preserve">48.1  ภาพรวม WS-E (Workstream E Overview)</w:t></w:r></w:p>
<w:p><w:pPr><w:spacing w:before="0" w:after="80"/><w:ind w:left="400"/><w:rPr></w:rPr></w:pPr><w:r><w:rPr><w:sz w:val="24"/><w:szCs w:val="24"/></w:rPr><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w:r></w:p>
<w:p><w:pPr><w:spacing w:before="0" w:after="60"/><w:ind w:left="600"/><w:rPr></w:rPr></w:pPr><w:r><w:rPr><w:b/><w:bCs/><w:sz w:val="22"/><w:szCs w:val="22"/></w:rPr><w:t xml:space="preserve">Programme:  </w:t></w:r><w:r><w:rPr><w:sz w:val="22"/><w:szCs w:val="22"/></w:rPr><w:t xml:space="preserve">AMD-004 Decor AI Agent Architecture — Workstream E</w:t></w:r></w:p>
<w:p><w:pPr><w:spacing w:before="0" w:after="60"/><w:ind w:left="600"/><w:rPr></w:rPr></w:pPr><w:r><w:rPr><w:b/><w:bCs/><w:sz w:val="22"/><w:szCs w:val="22"/></w:rPr><w:t xml:space="preserve">Authorising document:  </w:t></w:r><w:r><w:rPr><w:sz w:val="22"/><w:szCs w:val="22"/></w:rPr><w:t xml:space="preserve">SC-2030-01 (AMD-004 Programme Definition Document, Section 38)</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Q1–Q2 2032</w:t></w:r></w:p>
<w:p><w:pPr><w:spacing w:before="0" w:after="60"/><w:ind w:left="600"/><w:rPr></w:rPr></w:pPr><w:r><w:rPr><w:b/><w:bCs/><w:sz w:val="22"/><w:szCs w:val="22"/></w:rPr><w:t xml:space="preserve">Owner:  </w:t></w:r><w:r><w:rPr><w:sz w:val="22"/><w:szCs w:val="22"/></w:rPr><w:t xml:space="preserve">Talent (Group D, SLA ≥97%)</w:t></w:r></w:p>
<w:p><w:pPr><w:spacing w:before="0" w:after="60"/><w:ind w:left="600"/><w:rPr></w:rPr></w:pPr><w:r><w:rPr><w:b/><w:bCs/><w:sz w:val="22"/><w:szCs w:val="22"/></w:rPr><w:t xml:space="preserve">Support agents:  </w:t></w:r><w:r><w:rPr><w:sz w:val="22"/><w:szCs w:val="22"/></w:rPr><w:t xml:space="preserve">Core (Group D, ≥97%), Hana (Group B, ≥93%), Nova (Group A, ≥95%)</w:t></w:r></w:p>
<w:p><w:pPr><w:spacing w:before="200" w:after="80"/><w:rPr></w:rPr></w:pPr><w:r><w:rPr><w:b/><w:bCs/><w:sz w:val="28"/><w:szCs w:val="28"/><w:color w:val="2e75b6"/></w:rPr><w:t xml:space="preserve">48.2  ขอบเขตงาน (Scope of Work)</w:t></w:r></w:p>
<w:p><w:pPr><w:spacing w:before="0" w:after="80"/><w:ind w:left="400"/><w:rPr></w:rPr></w:pPr><w:r><w:rPr><w:sz w:val="24"/><w:szCs w:val="24"/></w:rPr><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w:r></w:p>
<w:p><w:pPr><w:spacing w:before="0" w:after="60"/><w:ind w:left="600" w:hanging="200"/><w:rPr></w:rPr></w:pPr><w:r><w:rPr><w:sz w:val="22"/><w:szCs w:val="22"/></w:rPr><w:t xml:space="preserve">&#x2022; ออกแบบหลักสูตรฝึกอบรม 4 ชุด (TRN-001–004) สำหรับบุคลากรทุกบทบาท — Agent Operators, Designers, Client Managers, SC Members</w:t></w:r></w:p>
<w:p><w:pPr><w:spacing w:before="0" w:after="60"/><w:ind w:left="600" w:hanging="200"/><w:rPr></w:rPr></w:pPr><w:r><w:rPr><w:sz w:val="22"/><w:szCs w:val="22"/></w:rPr><w:t xml:space="preserve">&#x2022; จัดทำระบบการรับรอง AI Tool Certification สำหรับการใช้งาน Agent ในงาน Interior Design Workflow</w:t></w:r></w:p>
<w:p><w:pPr><w:spacing w:before="0" w:after="60"/><w:ind w:left="600" w:hanging="200"/><w:rPr></w:rPr></w:pPr><w:r><w:rPr><w:sz w:val="22"/><w:szCs w:val="22"/></w:rPr><w:t xml:space="preserve">&#x2022; วิเคราะห์ผู้มีส่วนได้เสียและออกแบบแผนการสื่อสาร (CHG-001–002) ครอบคลุมทุก Stakeholder Group</w:t></w:r></w:p>
<w:p><w:pPr><w:spacing w:before="0" w:after="60"/><w:ind w:left="600" w:hanging="200"/><w:rPr></w:rPr></w:pPr><w:r><w:rPr><w:sz w:val="22"/><w:szCs w:val="22"/></w:rPr><w:t xml:space="preserve">&#x2022; สร้างกลไกจัดการความต้านทานต่อการเปลี่ยนแปลง (CHG-003) และวัดผล Adoption (CHG-004)</w:t></w:r></w:p>
<w:p><w:pPr><w:spacing w:before="0" w:after="60"/><w:ind w:left="600" w:hanging="200"/><w:rPr></w:rPr></w:pPr><w:r><w:rPr><w:sz w:val="22"/><w:szCs w:val="22"/></w:rPr><w:t xml:space="preserve">&#x2022; ออกแบบ Onboarding Program สำหรับ New Joiners เพื่อให้ครอบคลุม AMD-004 Architecture ตั้งแต่วันแรก</w:t></w:r></w:p>
<w:p><w:pPr><w:spacing w:before="0" w:after="60"/><w:ind w:left="600" w:hanging="200"/><w:rPr></w:rPr></w:pPr><w:r><w:rPr><w:sz w:val="22"/><w:szCs w:val="22"/></w:rPr><w:t xml:space="preserve">&#x2022; สร้าง Knowledge Base และ SOP Quick Reference สำหรับ 28 AI Agents — ภาษาไทยและภาษาอังกฤษ</w:t></w:r></w:p>
<w:p><w:pPr><w:spacing w:before="200" w:after="80"/><w:rPr></w:rPr></w:pPr><w:r><w:rPr><w:b/><w:bCs/><w:sz w:val="28"/><w:szCs w:val="28"/><w:color w:val="2e75b6"/></w:rPr><w:t xml:space="preserve">48.3  งบประมาณและกรอบเวลา (Budget & Timeline)</w:t></w:r></w:p>
<w:p><w:pPr><w:spacing w:before="0" w:after="80"/><w:ind w:left="400"/><w:rPr></w:rPr></w:pPr><w:r><w:rPr><w:sz w:val="24"/><w:szCs w:val="24"/></w:rPr><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w:r></w:p>
<w:p><w:pPr><w:spacing w:before="0" w:after="60"/><w:ind w:left="600"/><w:rPr></w:rPr></w:pPr><w:r><w:rPr><w:b/><w:bCs/><w:sz w:val="22"/><w:szCs w:val="22"/></w:rPr><w:t xml:space="preserve">WS-E Total Budget:  </w:t></w:r><w:r><w:rPr><w:sz w:val="22"/><w:szCs w:val="22"/></w:rPr><w:t xml:space="preserve">THB 0.6M</w:t></w:r></w:p>
<w:p><w:pPr><w:spacing w:before="0" w:after="60"/><w:ind w:left="600"/><w:rPr></w:rPr></w:pPr><w:r><w:rPr><w:b/><w:bCs/><w:sz w:val="22"/><w:szCs w:val="22"/></w:rPr><w:t xml:space="preserve">Training Design & Development:  </w:t></w:r><w:r><w:rPr><w:sz w:val="22"/><w:szCs w:val="22"/></w:rPr><w:t xml:space="preserve">THB 0.18M (30% of WS-E)</w:t></w:r></w:p>
<w:p><w:pPr><w:spacing w:before="0" w:after="60"/><w:ind w:left="600"/><w:rPr></w:rPr></w:pPr><w:r><w:rPr><w:b/><w:bCs/><w:sz w:val="22"/><w:szCs w:val="22"/></w:rPr><w:t xml:space="preserve">Training Delivery & Facilitation:  </w:t></w:r><w:r><w:rPr><w:sz w:val="22"/><w:szCs w:val="22"/></w:rPr><w:t xml:space="preserve">THB 0.15M (25% of WS-E)</w:t></w:r></w:p>
<w:p><w:pPr><w:spacing w:before="0" w:after="60"/><w:ind w:left="600"/><w:rPr></w:rPr></w:pPr><w:r><w:rPr><w:b/><w:bCs/><w:sz w:val="22"/><w:szCs w:val="22"/></w:rPr><w:t xml:space="preserve">Change Management Consulting:  </w:t></w:r><w:r><w:rPr><w:sz w:val="22"/><w:szCs w:val="22"/></w:rPr><w:t xml:space="preserve">THB 0.12M (20% of WS-E)</w:t></w:r></w:p>
<w:p><w:pPr><w:spacing w:before="0" w:after="60"/><w:ind w:left="600"/><w:rPr></w:rPr></w:pPr><w:r><w:rPr><w:b/><w:bCs/><w:sz w:val="22"/><w:szCs w:val="22"/></w:rPr><w:t xml:space="preserve">Materials, Platform & Certification System:  </w:t></w:r><w:r><w:rPr><w:sz w:val="22"/><w:szCs w:val="22"/></w:rPr><w:t xml:space="preserve">THB 0.09M (15% of WS-E)</w:t></w:r></w:p>
<w:p><w:pPr><w:spacing w:before="0" w:after="60"/><w:ind w:left="600"/><w:rPr></w:rPr></w:pPr><w:r><w:rPr><w:b/><w:bCs/><w:sz w:val="22"/><w:szCs w:val="22"/></w:rPr><w:t xml:space="preserve">Adoption Monitoring & Evaluation:  </w:t></w:r><w:r><w:rPr><w:sz w:val="22"/><w:szCs w:val="22"/></w:rPr><w:t xml:space="preserve">THB 0.06M (10% of WS-E)</w:t></w:r></w:p>
<w:p><w:pPr><w:spacing w:before="0" w:after="60"/><w:ind w:left="600"/><w:rPr></w:rPr></w:pPr><w:r><w:rPr><w:b/><w:bCs/><w:sz w:val="22"/><w:szCs w:val="22"/></w:rPr><w:t xml:space="preserve">Q1 2032 Activities:  </w:t></w:r><w:r><w:rPr><w:sz w:val="22"/><w:szCs w:val="22"/></w:rPr><w:t xml:space="preserve">Stakeholder analysis, curriculum design, pilot delivery (TRN-001–002)</w:t></w:r></w:p>
<w:p><w:pPr><w:spacing w:before="0" w:after="60"/><w:ind w:left="600"/><w:rPr></w:rPr></w:pPr><w:r><w:rPr><w:b/><w:bCs/><w:sz w:val="22"/><w:szCs w:val="22"/></w:rPr><w:t xml:space="preserve">Q2 2032 Activities:  </w:t></w:r><w:r><w:rPr><w:sz w:val="22"/><w:szCs w:val="22"/></w:rPr><w:t xml:space="preserve">Full rollout (TRN-003–004), change management closure, adoption metrics baseline</w:t></w:r></w:p>
<w:p><w:pPr><w:spacing w:before="200" w:after="80"/><w:rPr></w:rPr></w:pPr><w:r><w:rPr><w:b/><w:bCs/><w:sz w:val="28"/><w:szCs w:val="28"/><w:color w:val="2e75b6"/></w:rPr><w:t xml:space="preserve">48.4  Training Programme (TRN-001–004)</w:t></w:r></w:p>
<w:p><w:pPr><w:spacing w:before="0" w:after="80"/><w:ind w:left="400"/><w:rPr></w:rPr></w:pPr><w:r><w:rPr><w:sz w:val="24"/><w:szCs w:val="24"/></w:rPr><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w:r></w:p>
<w:p><w:pPr><w:spacing w:before="0" w:after="60"/><w:ind w:left="600"/><w:rPr></w:rPr></w:pPr><w:r><w:rPr><w:b/><w:bCs/><w:sz w:val="22"/><w:szCs w:val="22"/></w:rPr><w:t xml:space="preserve">TRN-001 Agent Operations Training:  </w:t></w:r><w:r><w:rPr><w:sz w:val="22"/><w:szCs w:val="22"/></w:rPr><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w:r></w:p>
<w:p><w:pPr><w:spacing w:before="0" w:after="60"/><w:ind w:left="600"/><w:rPr></w:rPr></w:pPr><w:r><w:rPr><w:b/><w:bCs/><w:sz w:val="22"/><w:szCs w:val="22"/></w:rPr><w:t xml:space="preserve">TRN-002 AI Tool Certification:  </w:t></w:r><w:r><w:rPr><w:sz w:val="22"/><w:szCs w:val="22"/></w:rPr><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w:r></w:p>
<w:p><w:pPr><w:spacing w:before="0" w:after="60"/><w:ind w:left="600"/><w:rPr></w:rPr></w:pPr><w:r><w:rPr><w:b/><w:bCs/><w:sz w:val="22"/><w:szCs w:val="22"/></w:rPr><w:t xml:space="preserve">TRN-003 Design Process Re-engineering:  </w:t></w:r><w:r><w:rPr><w:sz w:val="22"/><w:szCs w:val="22"/></w:rPr><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w:r></w:p>
<w:p><w:pPr><w:spacing w:before="0" w:after="60"/><w:ind w:left="600"/><w:rPr></w:rPr></w:pPr><w:r><w:rPr><w:b/><w:bCs/><w:sz w:val="22"/><w:szCs w:val="22"/></w:rPr><w:t xml:space="preserve">TRN-004 Client-Facing AI Usage:  </w:t></w:r><w:r><w:rPr><w:sz w:val="22"/><w:szCs w:val="22"/></w:rPr><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w:r></w:p>
<w:p><w:pPr><w:spacing w:before="200" w:after="80"/><w:rPr></w:rPr></w:pPr><w:r><w:rPr><w:b/><w:bCs/><w:sz w:val="28"/><w:szCs w:val="28"/><w:color w:val="2e75b6"/></w:rPr><w:t xml:space="preserve">48.5  Change Management Framework (CHG-001–004)</w:t></w:r></w:p>
<w:p><w:pPr><w:spacing w:before="0" w:after="80"/><w:ind w:left="400"/><w:rPr></w:rPr></w:pPr><w:r><w:rPr><w:sz w:val="24"/><w:szCs w:val="24"/></w:rPr><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w:r></w:p>
<w:p><w:pPr><w:spacing w:before="0" w:after="60"/><w:ind w:left="600"/><w:rPr></w:rPr></w:pPr><w:r><w:rPr><w:b/><w:bCs/><w:sz w:val="22"/><w:szCs w:val="22"/></w:rPr><w:t xml:space="preserve">CHG-001 Stakeholder Analysis:  </w:t></w:r><w:r><w:rPr><w:sz w:val="22"/><w:szCs w:val="22"/></w:rPr><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w:r></w:p>
<w:p><w:pPr><w:spacing w:before="0" w:after="60"/><w:ind w:left="600"/><w:rPr></w:rPr></w:pPr><w:r><w:rPr><w:b/><w:bCs/><w:sz w:val="22"/><w:szCs w:val="22"/></w:rPr><w:t xml:space="preserve">CHG-002 Communication Plan:  </w:t></w:r><w:r><w:rPr><w:sz w:val="22"/><w:szCs w:val="22"/></w:rPr><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w:r></w:p>
<w:p><w:pPr><w:spacing w:before="0" w:after="60"/><w:ind w:left="600"/><w:rPr></w:rPr></w:pPr><w:r><w:rPr><w:b/><w:bCs/><w:sz w:val="22"/><w:szCs w:val="22"/></w:rPr><w:t xml:space="preserve">CHG-003 Resistance Management:  </w:t></w:r><w:r><w:rPr><w:sz w:val="22"/><w:szCs w:val="22"/></w:rPr><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w:r></w:p>
<w:p><w:pPr><w:spacing w:before="0" w:after="60"/><w:ind w:left="600"/><w:rPr></w:rPr></w:pPr><w:r><w:rPr><w:b/><w:bCs/><w:sz w:val="22"/><w:szCs w:val="22"/></w:rPr><w:t xml:space="preserve">CHG-004 Adoption Metrics:  </w:t></w:r><w:r><w:rPr><w:sz w:val="22"/><w:szCs w:val="22"/></w:rPr><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w:r></w:p>
<w:p><w:pPr><w:spacing w:before="200" w:after="80"/><w:rPr></w:rPr></w:pPr><w:r><w:rPr><w:b/><w:bCs/><w:sz w:val="28"/><w:szCs w:val="28"/><w:color w:val="2e75b6"/></w:rPr><w:t xml:space="preserve">48.6  รายการตรวจสอบ WS-E (TRN-WS-E-01–05)</w:t></w:r></w:p>
<w:p><w:pPr><w:spacing w:before="0" w:after="60"/><w:ind w:left="600"/><w:rPr></w:rPr></w:pPr><w:r><w:rPr><w:b/><w:bCs/><w:sz w:val="22"/><w:szCs w:val="22"/></w:rPr><w:t xml:space="preserve">TRN-WS-E-01:  </w:t></w:r><w:r><w:rPr><w:sz w:val="22"/><w:szCs w:val="22"/></w:rPr><w:t xml:space="preserve">Training Needs Analysis completed — all roles mapped to training modules TRN-001–004, gap analysis validated by Programme Director. Target: Q1 2032.</w:t></w:r></w:p>
<w:p><w:pPr><w:spacing w:before="0" w:after="60"/><w:ind w:left="600"/><w:rPr></w:rPr></w:pPr><w:r><w:rPr><w:b/><w:bCs/><w:sz w:val="22"/><w:szCs w:val="22"/></w:rPr><w:t xml:space="preserve">TRN-WS-E-02:  </w:t></w:r><w:r><w:rPr><w:sz w:val="22"/><w:szCs w:val="22"/></w:rPr><w:t xml:space="preserve">TRN-001 & TRN-002 pilot delivery completed — minimum 20 participants, feedback score ≥4.0/5.0, curriculum adjustments incorporated. Target: Q1 2032.</w:t></w:r></w:p>
<w:p><w:pPr><w:spacing w:before="0" w:after="60"/><w:ind w:left="600"/><w:rPr></w:rPr></w:pPr><w:r><w:rPr><w:b/><w:bCs/><w:sz w:val="22"/><w:szCs w:val="22"/></w:rPr><w:t xml:space="preserve">TRN-WS-E-03:  </w:t></w:r><w:r><w:rPr><w:sz w:val="22"/><w:szCs w:val="22"/></w:rPr><w:t xml:space="preserve">TRN-003 & TRN-004 full rollout completed — all eligible staff certified, AI Tool Certification Bronze achieved by 100% of Design Staff. Target: Q2 2032.</w:t></w:r></w:p>
<w:p><w:pPr><w:spacing w:before="0" w:after="60"/><w:ind w:left="600"/><w:rPr></w:rPr></w:pPr><w:r><w:rPr><w:b/><w:bCs/><w:sz w:val="22"/><w:szCs w:val="22"/></w:rPr><w:t xml:space="preserve">TRN-WS-E-04:  </w:t></w:r><w:r><w:rPr><w:sz w:val="22"/><w:szCs w:val="22"/></w:rPr><w:t xml:space="preserve">Change Management Framework CHG-001–004 executed — Stakeholder Map published, Communication Plan active, Resistance Management channels operational, Adoption Metrics baseline recorded. Target: Q2 2032.</w:t></w:r></w:p>
<w:p><w:pPr><w:spacing w:before="0" w:after="60"/><w:ind w:left="600"/><w:rPr></w:rPr></w:pPr><w:r><w:rPr><w:b/><w:bCs/><w:sz w:val="22"/><w:szCs w:val="22"/></w:rPr><w:t xml:space="preserve">TRN-WS-E-05:  </w:t></w:r><w:r><w:rPr><w:sz w:val="22"/><w:szCs w:val="22"/></w:rPr><w:t xml:space="preserve">WS-E Closure Report submitted to SC — Training Completion ≥90%, Adoption Metrics baseline confirmed, Knowledge Base published (TH/EN), WS-E formally closed under SC-2030-01. Target: Q2 2032.</w:t></w:r></w:p>
<w:p><w:pPr><w:spacing w:before="200" w:after="80"/><w:rPr></w:rPr></w:pPr><w:r><w:rPr><w:b/><w:bCs/><w:sz w:val="28"/><w:szCs w:val="28"/><w:color w:val="2e75b6"/></w:rPr><w:t xml:space="preserve">48.7  Milestones WS-E-M1–WS-E-M4</w:t></w:r></w:p>
<w:p><w:pPr><w:spacing w:before="0" w:after="60"/><w:ind w:left="600"/><w:rPr></w:rPr></w:pPr><w:r><w:rPr><w:b/><w:bCs/><w:sz w:val="22"/><w:szCs w:val="22"/></w:rPr><w:t xml:space="preserve">WS-E-M1 (Q1 2032):  </w:t></w:r><w:r><w:rPr><w:sz w:val="22"/><w:szCs w:val="22"/></w:rPr><w:t xml:space="preserve">Training programme designed and piloted — TRN-001 & TRN-002 pilot complete, CHG-001 Stakeholder Analysis published, Communication Plan activated.</w:t></w:r></w:p>
<w:p><w:pPr><w:spacing w:before="0" w:after="60"/><w:ind w:left="600"/><w:rPr></w:rPr></w:pPr><w:r><w:rPr><w:b/><w:bCs/><w:sz w:val="22"/><w:szCs w:val="22"/></w:rPr><w:t xml:space="preserve">WS-E-M2 (Q1 2032):  </w:t></w:r><w:r><w:rPr><w:sz w:val="22"/><w:szCs w:val="22"/></w:rPr><w:t xml:space="preserve">Full training rollout commenced — TRN-003 & TRN-004 delivery started, CHG-003 Resistance Management channels operational, CHG-002 mid-programme communications live.</w:t></w:r></w:p>
<w:p><w:pPr><w:spacing w:before="0" w:after="60"/><w:ind w:left="600"/><w:rPr></w:rPr></w:pPr><w:r><w:rPr><w:b/><w:bCs/><w:sz w:val="22"/><w:szCs w:val="22"/></w:rPr><w:t xml:space="preserve">WS-E-M3 (Q2 2032):  </w:t></w:r><w:r><w:rPr><w:sz w:val="22"/><w:szCs w:val="22"/></w:rPr><w:t xml:space="preserve">All training streams completed — 100% staff coverage achieved, AI Tool Certification issued, CHG-004 Adoption Metrics 30-day baseline recorded.</w:t></w:r></w:p>
<w:p><w:pPr><w:spacing w:before="0" w:after="60"/><w:ind w:left="600"/><w:rPr></w:rPr></w:pPr><w:r><w:rPr><w:b/><w:bCs/><w:sz w:val="22"/><w:szCs w:val="22"/></w:rPr><w:t xml:space="preserve">WS-E-M4 (Q2 2032):  </w:t></w:r><w:r><w:rPr><w:sz w:val="22"/><w:szCs w:val="22"/></w:rPr><w:t xml:space="preserve">WS-E formally closed — TRN-WS-E-01–05 all ticked, WS-E Closure Report accepted by SC, AMD-004 Programme ready for Programme Closure gate (Section 49).</w:t></w:r></w:p>
<w:p><w:pPr><w:spacing w:before="320" w:after="100"/><w:rPr></w:rPr></w:pPr><w:r><w:rPr><w:b/><w:bCs/><w:sz w:val="36"/><w:szCs w:val="36"/><w:color w:val="1f2d5a"/></w:rPr><w:t xml:space="preserve">Section 49 — AMD-004 Programme Closure & Phase 2 Gateway</w:t></w:r></w:p>
<w:p><w:pPr><w:spacing w:before="0" w:after="80"/><w:ind w:left="400"/><w:rPr></w:rPr></w:pPr><w:r><w:rPr><w:sz w:val="24"/><w:szCs w:val="24"/></w:rPr><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w:r></w:p>
<w:p><w:pPr><w:spacing w:before="200" w:after="80"/><w:rPr></w:rPr></w:pPr><w:r><w:rPr><w:b/><w:bCs/><w:sz w:val="28"/><w:szCs w:val="28"/><w:color w:val="2e75b6"/></w:rPr><w:t xml:space="preserve">49.1  ภาพรวม AMD-004 Programme Closure</w:t></w:r></w:p>
<w:p><w:pPr><w:spacing w:before="0" w:after="80"/><w:ind w:left="400"/><w:rPr></w:rPr></w:pPr><w:r><w:rPr><w:sz w:val="24"/><w:szCs w:val="24"/></w:rPr><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w:r></w:p>
<w:p><w:pPr><w:spacing w:before="0" w:after="60"/><w:ind w:left="600"/><w:rPr></w:rPr></w:pPr><w:r><w:rPr><w:b/><w:bCs/><w:sz w:val="22"/><w:szCs w:val="22"/></w:rPr><w:t xml:space="preserve">Programme:  </w:t></w:r><w:r><w:rPr><w:sz w:val="22"/><w:szCs w:val="22"/></w:rPr><w:t xml:space="preserve">AMD-004 Decor AI Agent Architecture — MONOLITH DAPH</w:t></w:r></w:p>
<w:p><w:pPr><w:spacing w:before="0" w:after="60"/><w:ind w:left="600"/><w:rPr></w:rPr></w:pPr><w:r><w:rPr><w:b/><w:bCs/><w:sz w:val="22"/><w:szCs w:val="22"/></w:rPr><w:t xml:space="preserve">Authorising SC Resolution:  </w:t></w:r><w:r><w:rPr><w:sz w:val="22"/><w:szCs w:val="22"/></w:rPr><w:t xml:space="preserve">SC-2030-01</w:t></w:r></w:p>
<w:p><w:pPr><w:spacing w:before="0" w:after="60"/><w:ind w:left="600"/><w:rPr></w:rPr></w:pPr><w:r><w:rPr><w:b/><w:bCs/><w:sz w:val="22"/><w:szCs w:val="22"/></w:rPr><w:t xml:space="preserve">Programme Start:  </w:t></w:r><w:r><w:rPr><w:sz w:val="22"/><w:szCs w:val="22"/></w:rPr><w:t xml:space="preserve">Q3 2030 (WS-A & WS-D commencement)</w:t></w:r></w:p>
<w:p><w:pPr><w:spacing w:before="0" w:after="60"/><w:ind w:left="600"/><w:rPr></w:rPr></w:pPr><w:r><w:rPr><w:b/><w:bCs/><w:sz w:val="22"/><w:szCs w:val="22"/></w:rPr><w:t xml:space="preserve">Programme End (Phase 1):  </w:t></w:r><w:r><w:rPr><w:sz w:val="22"/><w:szCs w:val="22"/></w:rPr><w:t xml:space="preserve">Q2 2032 (WS-E closure)</w:t></w:r></w:p>
<w:p><w:pPr><w:spacing w:before="0" w:after="60"/><w:ind w:left="600"/><w:rPr></w:rPr></w:pPr><w:r><w:rPr><w:b/><w:bCs/><w:sz w:val="22"/><w:szCs w:val="22"/></w:rPr><w:t xml:space="preserve">Total Budget:  </w:t></w:r><w:r><w:rPr><w:sz w:val="22"/><w:szCs w:val="22"/></w:rPr><w:t xml:space="preserve">THB 5.2M (all 5 workstreams)</w:t></w:r></w:p>
<w:p><w:pPr><w:spacing w:before="0" w:after="60"/><w:ind w:left="600"/><w:rPr></w:rPr></w:pPr><w:r><w:rPr><w:b/><w:bCs/><w:sz w:val="22"/><w:szCs w:val="22"/></w:rPr><w:t xml:space="preserve">Phase 1 Coverage Achievement:  </w:t></w:r><w:r><w:rPr><w:sz w:val="22"/><w:szCs w:val="22"/></w:rPr><w:t xml:space="preserve">56% → 68% (+12 percentage points)</w:t></w:r></w:p>
<w:p><w:pPr><w:spacing w:before="0" w:after="60"/><w:ind w:left="600"/><w:rPr></w:rPr></w:pPr><w:r><w:rPr><w:b/><w:bCs/><w:sz w:val="22"/><w:szCs w:val="22"/></w:rPr><w:t xml:space="preserve">GAPs Closed in Phase 1:  </w:t></w:r><w:r><w:rPr><w:sz w:val="22"/><w:szCs w:val="22"/></w:rPr><w:t xml:space="preserve">GAP-01, GAP-02, GAP-03, GAP-04, GAP-07, GAP-08 (6 of 15)</w:t></w:r></w:p>
<w:p><w:pPr><w:spacing w:before="0" w:after="60"/><w:ind w:left="600"/><w:rPr></w:rPr></w:pPr><w:r><w:rPr><w:b/><w:bCs/><w:sz w:val="22"/><w:szCs w:val="22"/></w:rPr><w:t xml:space="preserve">Programme Director:  </w:t></w:r><w:r><w:rPr><w:sz w:val="22"/><w:szCs w:val="22"/></w:rPr><w:t xml:space="preserve">Core (Group D, SLA ≥97%)</w:t></w:r></w:p>
<w:p><w:pPr><w:spacing w:before="200" w:after="80"/><w:rPr></w:rPr></w:pPr><w:r><w:rPr><w:b/><w:bCs/><w:sz w:val="28"/><w:szCs w:val="28"/><w:color w:val="2e75b6"/></w:rPr><w:t xml:space="preserve">49.2  สรุปทุก Workstream (WS-A through WS-E)</w:t></w:r></w:p>
<w:p><w:pPr><w:spacing w:before="0" w:after="80"/><w:ind w:left="400"/><w:rPr></w:rPr></w:pPr><w:r><w:rPr><w:sz w:val="24"/><w:szCs w:val="24"/></w:rPr><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w:r></w:p>
<w:p><w:pPr><w:spacing w:before="0" w:after="60"/><w:ind w:left="600"/><w:rPr></w:rPr></w:pPr><w:r><w:rPr><w:b/><w:bCs/><w:sz w:val="22"/><w:szCs w:val="22"/></w:rPr><w:t xml:space="preserve">WS-A Corporate Governance & Regulatory Alignment:  </w:t></w:r><w:r><w:rPr><w:sz w:val="22"/><w:szCs w:val="22"/></w:rPr><w:t xml:space="preserve">THB 0.8M | Q3–Q4 2030 | Status: Completed. Output: SC-2030-01 Programme Resolution, Regulatory Compliance Framework, 28-agent Governance Charter. Owner: Guardian (Group D, ≥97%).</w:t></w:r></w:p>
<w:p><w:pPr><w:spacing w:before="0" w:after="60"/><w:ind w:left="600"/><w:rPr></w:rPr></w:pPr><w:r><w:rPr><w:b/><w:bCs/><w:sz w:val="22"/><w:szCs w:val="22"/></w:rPr><w:t xml:space="preserve">WS-B Technology Infrastructure Next Generation:  </w:t></w:r><w:r><w:rPr><w:sz w:val="22"/><w:szCs w:val="22"/></w:rPr><w:t xml:space="preserve">THB 1.1M | Q1–Q3 2031 | Status: Completed. Output: Kafka event bus, Supabase multi-tenant schema, Microservices mesh, API Gateway, Cloud infrastructure. Owner: Nexus (Group D, ≥97%). GAP-05 partial.</w:t></w:r></w:p>
<w:p><w:pPr><w:spacing w:before="0" w:after="60"/><w:ind w:left="600"/><w:rPr></w:rPr></w:pPr><w:r><w:rPr><w:b/><w:bCs/><w:sz w:val="22"/><w:szCs w:val="22"/></w:rPr><w:t xml:space="preserve">WS-C Client Service Innovation Delivery:  </w:t></w:r><w:r><w:rPr><w:sz w:val="22"/><w:szCs w:val="22"/></w:rPr><w:t xml:space="preserve">THB 1.2M | Q2–Q4 2031 | Status: Completed. Output: Client Portal v2.0, AI-assisted Design Consultation Module, CRM-Agent integration, NPS tracking. Owner: Scout (Group B, ≥93%). GAP-06 partial.</w:t></w:r></w:p>
<w:p><w:pPr><w:spacing w:before="0" w:after="60"/><w:ind w:left="600"/><w:rPr></w:rPr></w:pPr><w:r><w:rPr><w:b/><w:bCs/><w:sz w:val="22"/><w:szCs w:val="22"/></w:rPr><w:t xml:space="preserve">WS-D Real-time Analytics & KPI Dashboard:  </w:t></w:r><w:r><w:rPr><w:sz w:val="22"/><w:szCs w:val="22"/></w:rPr><w:t xml:space="preserve">THB 0.9M | Q3–Q4 2030 | Status: Completed. Output: KPI Framework (KPI-001–024), Real-time Dashboard, Alert Engine, Phase 1 Completion Certificate. Owner: Atlas (Group C, ≥94%). GAP-08 closed.</w:t></w:r></w:p>
<w:p><w:pPr><w:spacing w:before="0" w:after="60"/><w:ind w:left="600"/><w:rPr></w:rPr></w:pPr><w:r><w:rPr><w:b/><w:bCs/><w:sz w:val="22"/><w:szCs w:val="22"/></w:rPr><w:t xml:space="preserve">WS-E Human Capital & Change Management:  </w:t></w:r><w:r><w:rPr><w:sz w:val="22"/><w:szCs w:val="22"/></w:rPr><w:t xml:space="preserve">THB 0.6M | Q1–Q2 2032 | Status: Completed (Section 48). Output: Training Programme TRN-001–004, AI Tool Certification, Change Management Framework CHG-001–004, Adoption Metrics baseline. Owner: Talent (Group D, ≥97%).</w:t></w:r></w:p>
<w:p><w:pPr><w:spacing w:before="200" w:after="80"/><w:rPr></w:rPr></w:pPr><w:r><w:rPr><w:b/><w:bCs/><w:sz w:val="28"/><w:szCs w:val="28"/><w:color w:val="2e75b6"/></w:rPr><w:t xml:space="preserve">49.3  งบประมาณรวม THB 5.2M (Programme Budget Summary)</w:t></w:r></w:p>
<w:p><w:pPr><w:spacing w:before="0" w:after="80"/><w:ind w:left="400"/><w:rPr></w:rPr></w:pPr><w:r><w:rPr><w:sz w:val="24"/><w:szCs w:val="24"/></w:rPr><w:t xml:space="preserve">งบประมาณรวม AMD-004 อนุมัติโดย SC ภายใต้ SC-2030-01 แบ่งตาม Workstream ดังนี้ รวม THB 5.2M ครอบคลุมระยะดำเนินการ 8 ไตรมาส (Q3 2030 – Q2 2032)</w:t></w:r></w:p>
<w:p><w:pPr><w:spacing w:before="0" w:after="60"/><w:ind w:left="600"/><w:rPr></w:rPr></w:pPr><w:r><w:rPr><w:b/><w:bCs/><w:sz w:val="22"/><w:szCs w:val="22"/></w:rPr><w:t xml:space="preserve">WS-A Corporate Governance:  </w:t></w:r><w:r><w:rPr><w:sz w:val="22"/><w:szCs w:val="22"/></w:rPr><w:t xml:space="preserve">THB 0.8M (15.4% of total)</w:t></w:r></w:p>
<w:p><w:pPr><w:spacing w:before="0" w:after="60"/><w:ind w:left="600"/><w:rPr></w:rPr></w:pPr><w:r><w:rPr><w:b/><w:bCs/><w:sz w:val="22"/><w:szCs w:val="22"/></w:rPr><w:t xml:space="preserve">WS-B Technology Infrastructure:  </w:t></w:r><w:r><w:rPr><w:sz w:val="22"/><w:szCs w:val="22"/></w:rPr><w:t xml:space="preserve">THB 1.1M (21.2% of total)</w:t></w:r></w:p>
<w:p><w:pPr><w:spacing w:before="0" w:after="60"/><w:ind w:left="600"/><w:rPr></w:rPr></w:pPr><w:r><w:rPr><w:b/><w:bCs/><w:sz w:val="22"/><w:szCs w:val="22"/></w:rPr><w:t xml:space="preserve">WS-C Client Service Innovation:  </w:t></w:r><w:r><w:rPr><w:sz w:val="22"/><w:szCs w:val="22"/></w:rPr><w:t xml:space="preserve">THB 1.2M (23.1% of total)</w:t></w:r></w:p>
<w:p><w:pPr><w:spacing w:before="0" w:after="60"/><w:ind w:left="600"/><w:rPr></w:rPr></w:pPr><w:r><w:rPr><w:b/><w:bCs/><w:sz w:val="22"/><w:szCs w:val="22"/></w:rPr><w:t xml:space="preserve">WS-D Analytics & KPI Dashboard:  </w:t></w:r><w:r><w:rPr><w:sz w:val="22"/><w:szCs w:val="22"/></w:rPr><w:t xml:space="preserve">THB 0.9M (17.3% of total)</w:t></w:r></w:p>
<w:p><w:pPr><w:spacing w:before="0" w:after="60"/><w:ind w:left="600"/><w:rPr></w:rPr></w:pPr><w:r><w:rPr><w:b/><w:bCs/><w:sz w:val="22"/><w:szCs w:val="22"/></w:rPr><w:t xml:space="preserve">WS-E Human Capital & Change Mgmt:  </w:t></w:r><w:r><w:rPr><w:sz w:val="22"/><w:szCs w:val="22"/></w:rPr><w:t xml:space="preserve">THB 0.6M (11.5% of total)</w:t></w:r></w:p>
<w:p><w:pPr><w:spacing w:before="0" w:after="60"/><w:ind w:left="600"/><w:rPr></w:rPr></w:pPr><w:r><w:rPr><w:b/><w:bCs/><w:sz w:val="22"/><w:szCs w:val="22"/></w:rPr><w:t xml:space="preserve">Programme Contingency (6.5%):  </w:t></w:r><w:r><w:rPr><w:sz w:val="22"/><w:szCs w:val="22"/></w:rPr><w:t xml:space="preserve">THB 0.6M (reserved under SC-2030-01)</w:t></w:r></w:p>
<w:p><w:pPr><w:spacing w:before="0" w:after="60"/><w:ind w:left="600"/><w:rPr></w:rPr></w:pPr><w:r><w:rPr><w:b/><w:bCs/><w:sz w:val="22"/><w:szCs w:val="22"/></w:rPr><w:t xml:space="preserve">TOTAL AMD-004 PROGRAMME:  </w:t></w:r><w:r><w:rPr><w:sz w:val="22"/><w:szCs w:val="22"/></w:rPr><w:t xml:space="preserve">THB 5.2M</w:t></w:r></w:p>
<w:p><w:pPr><w:spacing w:before="0" w:after="80"/><w:ind w:left="400"/><w:rPr></w:rPr></w:pPr><w:r><w:rPr><w:sz w:val="24"/><w:szCs w:val="24"/></w:rPr><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w:r></w:p>
<w:p><w:pPr><w:spacing w:before="200" w:after="80"/><w:rPr></w:rPr></w:pPr><w:r><w:rPr><w:b/><w:bCs/><w:sz w:val="28"/><w:szCs w:val="28"/><w:color w:val="2e75b6"/></w:rPr><w:t xml:space="preserve">49.4  Phase 1 Completion Certificate (GAP-01/02/03/04/07/08)</w:t></w:r></w:p>
<w:p><w:pPr><w:spacing w:before="0" w:after="80"/><w:ind w:left="400"/><w:rPr></w:rPr></w:pPr><w:r><w:rPr><w:sz w:val="24"/><w:szCs w:val="24"/></w:rPr><w:t xml:space="preserve">ใบรับรองการสำเร็จ Phase 1 ยืนยันการปิด GAP ทั้ง 6 รายการที่กำหนดไว้ใน Phase 1 Roadmap ซึ่งยกระดับ AI Coverage ของ MONOLITH DAPH จาก 56% เป็น 68%</w:t></w:r></w:p>
<w:p><w:pPr><w:spacing w:before="0" w:after="60"/><w:ind w:left="600"/><w:rPr></w:rPr></w:pPr><w:r><w:rPr><w:b/><w:bCs/><w:sz w:val="22"/><w:szCs w:val="22"/></w:rPr><w:t xml:space="preserve">GAP-01 Biophilic Design Intelligence:  </w:t></w:r><w:r><w:rPr><w:sz w:val="22"/><w:szCs w:val="22"/></w:rPr><w:t xml:space="preserve">CLOSED — Section 39, Pillar 1 Biophilic Integration SOP. Agent: Blaze (Group A, ≥95%). Coverage contribution: +2%. src/biophilic/</w:t></w:r></w:p>
<w:p><w:pPr><w:spacing w:before="0" w:after="60"/><w:ind w:left="600"/><w:rPr></w:rPr></w:pPr><w:r><w:rPr><w:b/><w:bCs/><w:sz w:val="22"/><w:szCs w:val="22"/></w:rPr><w:t xml:space="preserve">GAP-02 Design Freeze Gate Enforcement:  </w:t></w:r><w:r><w:rPr><w:sz w:val="22"/><w:szCs w:val="22"/></w:rPr><w:t xml:space="preserve">CLOSED — Section 40, Pillar 2 Design Freeze Gate SOP. Agent: Signal (Group A, ≥95%). Coverage contribution: +2%. src/design-freeze/</w:t></w:r></w:p>
<w:p><w:pPr><w:spacing w:before="0" w:after="60"/><w:ind w:left="600"/><w:rPr></w:rPr></w:pPr><w:r><w:rPr><w:b/><w:bCs/><w:sz w:val="22"/><w:szCs w:val="22"/></w:rPr><w:t xml:space="preserve">GAP-03 Sensory Commissioning Protocol:  </w:t></w:r><w:r><w:rPr><w:sz w:val="22"/><w:szCs w:val="22"/></w:rPr><w:t xml:space="preserve">CLOSED — Section 41, Pillar 6 Sensory Commissioning SOP. Agent: Ember (Group B, ≥93%). Coverage contribution: +1%. src/sensory/</w:t></w:r></w:p>
<w:p><w:pPr><w:spacing w:before="0" w:after="60"/><w:ind w:left="600"/><w:rPr></w:rPr></w:pPr><w:r><w:rPr><w:b/><w:bCs/><w:sz w:val="22"/><w:szCs w:val="22"/></w:rPr><w:t xml:space="preserve">GAP-04 Post-Occupancy Evaluation (POE):  </w:t></w:r><w:r><w:rPr><w:sz w:val="22"/><w:szCs w:val="22"/></w:rPr><w:t xml:space="preserve">CLOSED — Section 42, POE Framework & Feedback Loop SOP. Agent: Shore (Group B, ≥93%). Coverage contribution: +2%. src/poe/</w:t></w:r></w:p>
<w:p><w:pPr><w:spacing w:before="0" w:after="60"/><w:ind w:left="600"/><w:rPr></w:rPr></w:pPr><w:r><w:rPr><w:b/><w:bCs/><w:sz w:val="22"/><w:szCs w:val="22"/></w:rPr><w:t xml:space="preserve">GAP-07 SC Governance Dashboard:  </w:t></w:r><w:r><w:rPr><w:sz w:val="22"/><w:szCs w:val="22"/></w:rPr><w:t xml:space="preserve">CLOSED — Section 43, SC Governance Module SOP. Agent: Vega (Group D, ≥97%). Coverage contribution: +2%. src/sc-governance/</w:t></w:r></w:p>
<w:p><w:pPr><w:spacing w:before="0" w:after="60"/><w:ind w:left="600"/><w:rPr></w:rPr></w:pPr><w:r><w:rPr><w:b/><w:bCs/><w:sz w:val="22"/><w:szCs w:val="22"/></w:rPr><w:t xml:space="preserve">GAP-08 Real-time KPI Dashboard:  </w:t></w:r><w:r><w:rPr><w:sz w:val="22"/><w:szCs w:val="22"/></w:rPr><w:t xml:space="preserve">CLOSED — Section 47, WS-D KPI Framework SOP. Agent: Frame (Group C, ≥94%). Coverage contribution: +3%. src/dashboard/</w:t></w:r></w:p>
<w:p><w:pPr><w:spacing w:before="0" w:after="80"/><w:ind w:left="400"/><w:rPr></w:rPr></w:pPr><w:r><w:rPr><w:sz w:val="24"/><w:szCs w:val="24"/></w:rPr><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w:r></w:p>
<w:p><w:pPr><w:spacing w:before="200" w:after="80"/><w:rPr></w:rPr></w:pPr><w:r><w:rPr><w:b/><w:bCs/><w:sz w:val="28"/><w:szCs w:val="28"/><w:color w:val="2e75b6"/></w:rPr><w:t xml:space="preserve">49.5  Phase 2 Readiness Gate (GAP-05/06/09/10/11/12)</w:t></w:r></w:p>
<w:p><w:pPr><w:spacing w:before="0" w:after="80"/><w:ind w:left="400"/><w:rPr></w:rPr></w:pPr><w:r><w:rPr><w:sz w:val="24"/><w:szCs w:val="24"/></w:rPr><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w:r></w:p>
<w:p><w:pPr><w:spacing w:before="0" w:after="60"/><w:ind w:left="600"/><w:rPr></w:rPr></w:pPr><w:r><w:rPr><w:b/><w:bCs/><w:sz w:val="22"/><w:szCs w:val="22"/></w:rPr><w:t xml:space="preserve">GAP-05 AI Creative Engine (Cross-Pillar AI):  </w:t></w:r><w:r><w:rPr><w:sz w:val="22"/><w:szCs w:val="22"/></w:rPr><w:t xml:space="preserve">OPEN — Phase 2 Target. WS-B infrastructure prerequisite met. Requires: AI Creative Engine spec completion, SC approval for Phase 2 budget. Responsible Agent: Kelly (Group A, ≥95%). Target: Phase 2 Q1–Q2 2033.</w:t></w:r></w:p>
<w:p><w:pPr><w:spacing w:before="0" w:after="60"/><w:ind w:left="600"/><w:rPr></w:rPr></w:pPr><w:r><w:rPr><w:b/><w:bCs/><w:sz w:val="22"/><w:szCs w:val="22"/></w:rPr><w:t xml:space="preserve">GAP-06 Cross-Pillar Event Bus Integration:  </w:t></w:r><w:r><w:rPr><w:sz w:val="22"/><w:szCs w:val="22"/></w:rPr><w:t xml:space="preserve">OPEN — Phase 2 Target. WS-B Kafka infrastructure in place. Requires: Event schema definition, agent subscription model, full integration testing. Responsible Agent: Compass (Group B, ≥93%). Target: Phase 2 Q2–Q3 2033.</w:t></w:r></w:p>
<w:p><w:pPr><w:spacing w:before="0" w:after="60"/><w:ind w:left="600"/><w:rPr></w:rPr></w:pPr><w:r><w:rPr><w:b/><w:bCs/><w:sz w:val="22"/><w:szCs w:val="22"/></w:rPr><w:t xml:space="preserve">GAP-09 Sustainable Material Intelligence:  </w:t></w:r><w:r><w:rPr><w:sz w:val="22"/><w:szCs w:val="22"/></w:rPr><w:t xml:space="preserve">OPEN — Phase 2 Target. Medium priority. Requires: Material database integration, sustainability scoring model. Responsible Agent: Forge (Group C, ≥94%). Target: Phase 2 Q1 2033.</w:t></w:r></w:p>
<w:p><w:pPr><w:spacing w:before="0" w:after="60"/><w:ind w:left="600"/><w:rPr></w:rPr></w:pPr><w:r><w:rPr><w:b/><w:bCs/><w:sz w:val="22"/><w:szCs w:val="22"/></w:rPr><w:t xml:space="preserve">GAP-10 Contractor & Vendor Management AI:  </w:t></w:r><w:r><w:rPr><w:sz w:val="22"/><w:szCs w:val="22"/></w:rPr><w:t xml:space="preserve">OPEN — Phase 2 Target. Medium priority. Requires: Vendor API integration, procurement workflow automation spec. Responsible Agent: Rex (Group D, ≥97%). Target: Phase 2 Q2 2033.</w:t></w:r></w:p>
<w:p><w:pPr><w:spacing w:before="0" w:after="60"/><w:ind w:left="600"/><w:rPr></w:rPr></w:pPr><w:r><w:rPr><w:b/><w:bCs/><w:sz w:val="22"/><w:szCs w:val="22"/></w:rPr><w:t xml:space="preserve">GAP-11 Spatial Analytics & Occupancy Intelligence:  </w:t></w:r><w:r><w:rPr><w:sz w:val="22"/><w:szCs w:val="22"/></w:rPr><w:t xml:space="preserve">OPEN — Phase 2 Target. Medium priority. Requires: IoT sensor integration spec, spatial analytics model. Responsible Agent: Bo (Group C, ≥94%). Target: Phase 2 Q3 2033.</w:t></w:r></w:p>
<w:p><w:pPr><w:spacing w:before="0" w:after="60"/><w:ind w:left="600"/><w:rPr></w:rPr></w:pPr><w:r><w:rPr><w:b/><w:bCs/><w:sz w:val="22"/><w:szCs w:val="22"/></w:rPr><w:t xml:space="preserve">GAP-12 Multi-language Client Communication:  </w:t></w:r><w:r><w:rPr><w:sz w:val="22"/><w:szCs w:val="22"/></w:rPr><w:t xml:space="preserve">OPEN — Phase 2 Target. Medium priority. Requires: NLP model fine-tuning for Thai/EN/CN design terminology. Responsible Agent: Remy (Group B, ≥93%). Target: Phase 2 Q2 2033.</w:t></w:r></w:p>
<w:p><w:pPr><w:spacing w:before="0" w:after="80"/><w:ind w:left="400"/><w:rPr></w:rPr></w:pPr><w:r><w:rPr><w:sz w:val="24"/><w:szCs w:val="24"/></w:rPr><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w:r></w:p>
<w:p><w:pPr><w:spacing w:before="200" w:after="80"/><w:rPr></w:rPr></w:pPr><w:r><w:rPr><w:b/><w:bCs/><w:sz w:val="28"/><w:szCs w:val="28"/><w:color w:val="2e75b6"/></w:rPr><w:t xml:space="preserve">49.6  รายการตรวจสอบปิดโครงการ (AMD4-CLOSE-01–05)</w:t></w:r></w:p>
<w:p><w:pPr><w:spacing w:before="0" w:after="60"/><w:ind w:left="600"/><w:rPr></w:rPr></w:pPr><w:r><w:rPr><w:b/><w:bCs/><w:sz w:val="22"/><w:szCs w:val="22"/></w:rPr><w:t xml:space="preserve">AMD4-CLOSE-01:  </w:t></w:r><w:r><w:rPr><w:sz w:val="22"/><w:szCs w:val="22"/></w:rPr><w:t xml:space="preserve">All 5 Workstream Closure Reports received and accepted by SC — WS-A through WS-E formal closure confirmed. Target: Q2 2032.</w:t></w:r></w:p>
<w:p><w:pPr><w:spacing w:before="0" w:after="60"/><w:ind w:left="600"/><w:rPr></w:rPr></w:pPr><w:r><w:rPr><w:b/><w:bCs/><w:sz w:val="22"/><w:szCs w:val="22"/></w:rPr><w:t xml:space="preserve">AMD4-CLOSE-02:  </w:t></w:r><w:r><w:rPr><w:sz w:val="22"/><w:szCs w:val="22"/></w:rPr><w:t xml:space="preserve">Phase 1 Completion Certificate issued — Coverage ≥68% verified by Atlas (KPI-WS-D-05), GAP-01/02/03/04/07/08 formal closure documented. Target: Q2 2032.</w:t></w:r></w:p>
<w:p><w:pPr><w:spacing w:before="0" w:after="60"/><w:ind w:left="600"/><w:rPr></w:rPr></w:pPr><w:r><w:rPr><w:b/><w:bCs/><w:sz w:val="22"/><w:szCs w:val="22"/></w:rPr><w:t xml:space="preserve">AMD4-CLOSE-03:  </w:t></w:r><w:r><w:rPr><w:sz w:val="22"/><w:szCs w:val="22"/></w:rPr><w:t xml:space="preserve">Programme Financial Closure — all WS-A–E budgets reconciled, Contingency utilisation reported, final financial statement submitted to SC. Target: Q2 2032.</w:t></w:r></w:p>
<w:p><w:pPr><w:spacing w:before="0" w:after="60"/><w:ind w:left="600"/><w:rPr></w:rPr></w:pPr><w:r><w:rPr><w:b/><w:bCs/><w:sz w:val="22"/><w:szCs w:val="22"/></w:rPr><w:t xml:space="preserve">AMD4-CLOSE-04:  </w:t></w:r><w:r><w:rPr><w:sz w:val="22"/><w:szCs w:val="22"/></w:rPr><w:t xml:space="preserve">Knowledge Transfer & Documentation — all SOP sections (S38–S49) accepted, Knowledge Base published (TH/EN), GitHub repository main branch tagged v2.5-Phase1-Complete. SHA reference: 14b90bc. Target: Q2 2032.</w:t></w:r></w:p>
<w:p><w:pPr><w:spacing w:before="0" w:after="60"/><w:ind w:left="600"/><w:rPr></w:rPr></w:pPr><w:r><w:rPr><w:b/><w:bCs/><w:sz w:val="22"/><w:szCs w:val="22"/></w:rPr><w:t xml:space="preserve">AMD4-CLOSE-05:  </w:t></w:r><w:r><w:rPr><w:sz w:val="22"/><w:szCs w:val="22"/></w:rPr><w:t xml:space="preserve">Phase 2 Readiness Gate passed — Phase 2 Business Case approved by SC, SC-2032-XX resolution issued, Phase 2 Programme Director in post. Target: Q3 2032.</w:t></w:r></w:p>
<w:p><w:pPr><w:spacing w:before="200" w:after="80"/><w:rPr></w:rPr></w:pPr><w:r><w:rPr><w:b/><w:bCs/><w:sz w:val="28"/><w:szCs w:val="28"/><w:color w:val="2e75b6"/></w:rPr><w:t xml:space="preserve">49.7  AMD-004 Programme Timeline Summary</w:t></w:r></w:p>
<w:p><w:pPr><w:spacing w:before="0" w:after="80"/><w:ind w:left="400"/><w:rPr></w:rPr></w:pPr><w:r><w:rPr><w:sz w:val="24"/><w:szCs w:val="24"/></w:rPr><w:t xml:space="preserve">สรุปไทม์ไลน์รวมของโครงการ AMD-004 ตั้งแต่เริ่มต้นจนถึงการผ่าน Phase 2 Gate ครอบคลุม 10 ไตรมาส (Q3 2030 – Q3 2032)</w:t></w:r></w:p>
<w:p><w:pPr><w:spacing w:before="0" w:after="60"/><w:ind w:left="600"/><w:rPr></w:rPr></w:pPr><w:r><w:rPr><w:b/><w:bCs/><w:sz w:val="22"/><w:szCs w:val="22"/></w:rPr><w:t xml:space="preserve">Q3–Q4 2030:  </w:t></w:r><w:r><w:rPr><w:sz w:val="22"/><w:szCs w:val="22"/></w:rPr><w:t xml:space="preserve">WS-A Corporate Governance (THB 0.8M) + WS-D Analytics & KPI Dashboard start (THB 0.9M). SC-2030-01 passed. GAP-08 closure work commenced.</w:t></w:r></w:p>
<w:p><w:pPr><w:spacing w:before="0" w:after="60"/><w:ind w:left="600"/><w:rPr></w:rPr></w:pPr><w:r><w:rPr><w:b/><w:bCs/><w:sz w:val="22"/><w:szCs w:val="22"/></w:rPr><w:t xml:space="preserve">Q1–Q4 2031:  </w:t></w:r><w:r><w:rPr><w:sz w:val="22"/><w:szCs w:val="22"/></w:rPr><w:t xml:space="preserve">WS-B Technology Infrastructure (THB 1.1M, Q1–Q3). WS-C Client Service Innovation (THB 1.2M, Q2–Q4). GAP-05/06 infrastructure foundations laid.</w:t></w:r></w:p>
<w:p><w:pPr><w:spacing w:before="0" w:after="60"/><w:ind w:left="600"/><w:rPr></w:rPr></w:pPr><w:r><w:rPr><w:b/><w:bCs/><w:sz w:val="22"/><w:szCs w:val="22"/></w:rPr><w:t xml:space="preserve">Q3–Q4 2030 (parallel):  </w:t></w:r><w:r><w:rPr><w:sz w:val="22"/><w:szCs w:val="22"/></w:rPr><w:t xml:space="preserve">WS-D delivery: KPI framework KPI-001–024 built, Dashboard src/dashboard/ deployed, GAP-08 formally closed, Phase 1 Completion Certificate KPI-M4 issued.</w:t></w:r></w:p>
<w:p><w:pPr><w:spacing w:before="0" w:after="60"/><w:ind w:left="600"/><w:rPr></w:rPr></w:pPr><w:r><w:rPr><w:b/><w:bCs/><w:sz w:val="22"/><w:szCs w:val="22"/></w:rPr><w:t xml:space="preserve">Q1–Q2 2032:  </w:t></w:r><w:r><w:rPr><w:sz w:val="22"/><w:szCs w:val="22"/></w:rPr><w:t xml:space="preserve">WS-E Human Capital & Change Management (THB 0.6M). TRN-001–004 delivered, CHG-001–004 executed, AMD4-CLOSE-01–05 completed.</w:t></w:r></w:p>
<w:p><w:pPr><w:spacing w:before="0" w:after="60"/><w:ind w:left="600"/><w:rPr></w:rPr></w:pPr><w:r><w:rPr><w:b/><w:bCs/><w:sz w:val="22"/><w:szCs w:val="22"/></w:rPr><w:t xml:space="preserve">Q2 2032:  </w:t></w:r><w:r><w:rPr><w:sz w:val="22"/><w:szCs w:val="22"/></w:rPr><w:t xml:space="preserve">AMD-004 Programme formally closed. Phase 1 Completion Certificate SC-acknowledged. Coverage 68% confirmed. S38–S49 SOP package complete.</w:t></w:r></w:p>
<w:p><w:pPr><w:spacing w:before="0" w:after="60"/><w:ind w:left="600"/><w:rPr></w:rPr></w:pPr><w:r><w:rPr><w:b/><w:bCs/><w:sz w:val="22"/><w:szCs w:val="22"/></w:rPr><w:t xml:space="preserve">Q3 2032 (target):  </w:t></w:r><w:r><w:rPr><w:sz w:val="22"/><w:szCs w:val="22"/></w:rPr><w:t xml:space="preserve">Phase 2 Gate passed — SC-2032-XX resolution. Phase 2 programme commences targeting Coverage 80% by Q4 2033 (GAP-05/06/09/10/11/12).</w:t></w:r></w:p>
<w:p><w:pPr><w:spacing w:before="320" w:after="100"/><w:rPr></w:rPr></w:pPr><w:r><w:rPr><w:b/><w:bCs/><w:sz w:val="36"/><w:szCs w:val="36"/><w:color w:val="1f2d5a"/></w:rPr><w:t xml:space="preserve">Section 50 — Phase 2 Programme Definition Document (PDD)</w:t></w:r></w:p>
<w:p><w:pPr><w:spacing w:before="0" w:after="80"/><w:ind w:left="400"/><w:rPr></w:rPr></w:pPr><w:r><w:rPr><w:sz w:val="24"/><w:szCs w:val="24"/></w:rPr><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w:r></w:p>
<w:p><w:pPr><w:spacing w:before="200" w:after="80"/><w:rPr></w:rPr></w:pPr><w:r><w:rPr><w:b/><w:bCs/><w:sz w:val="28"/><w:szCs w:val="28"/><w:color w:val="2e75b6"/></w:rPr><w:t xml:space="preserve">50.1  ภาพรวม Phase 2 PDD (Phase 2 Overview)</w:t></w:r></w:p>
<w:p><w:pPr><w:spacing w:before="0" w:after="80"/><w:ind w:left="400"/><w:rPr></w:rPr></w:pPr><w:r><w:rPr><w:sz w:val="24"/><w:szCs w:val="24"/></w:rPr><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w:r></w:p>
<w:p><w:pPr><w:spacing w:before="0" w:after="60"/><w:ind w:left="600"/><w:rPr></w:rPr></w:pPr><w:r><w:rPr><w:b/><w:bCs/><w:sz w:val="22"/><w:szCs w:val="22"/></w:rPr><w:t xml:space="preserve">Coverage target:  </w:t></w:r><w:r><w:rPr><w:sz w:val="22"/><w:szCs w:val="22"/></w:rPr><w:t xml:space="preserve">68% (Phase 1 achieved) → 80% (Phase 2 target)</w:t></w:r></w:p>
<w:p><w:pPr><w:spacing w:before="0" w:after="60"/><w:ind w:left="600"/><w:rPr></w:rPr></w:pPr><w:r><w:rPr><w:b/><w:bCs/><w:sz w:val="22"/><w:szCs w:val="22"/></w:rPr><w:t xml:space="preserve">Authorisation:  </w:t></w:r><w:r><w:rPr><w:sz w:val="22"/><w:szCs w:val="22"/></w:rPr><w:t xml:space="preserve">SC Resolution SC-2032-XX (Q3 2032)</w:t></w:r></w:p>
<w:p><w:pPr><w:spacing w:before="0" w:after="60"/><w:ind w:left="600"/><w:rPr></w:rPr></w:pPr><w:r><w:rPr><w:b/><w:bCs/><w:sz w:val="22"/><w:szCs w:val="22"/></w:rPr><w:t xml:space="preserve">Budget estimate:  </w:t></w:r><w:r><w:rPr><w:sz w:val="22"/><w:szCs w:val="22"/></w:rPr><w:t xml:space="preserve">THB 6.0M (includes 10% contingency)</w:t></w:r></w:p>
<w:p><w:pPr><w:spacing w:before="0" w:after="60"/><w:ind w:left="600"/><w:rPr></w:rPr></w:pPr><w:r><w:rPr><w:b/><w:bCs/><w:sz w:val="22"/><w:szCs w:val="22"/></w:rPr><w:t xml:space="preserve">Timeline:  </w:t></w:r><w:r><w:rPr><w:sz w:val="22"/><w:szCs w:val="22"/></w:rPr><w:t xml:space="preserve">Q1 2033 – Q4 2033 (4 quarters)</w:t></w:r></w:p>
<w:p><w:pPr><w:spacing w:before="0" w:after="60"/><w:ind w:left="600"/><w:rPr></w:rPr></w:pPr><w:r><w:rPr><w:b/><w:bCs/><w:sz w:val="22"/><w:szCs w:val="22"/></w:rPr><w:t xml:space="preserve">Gaps addressed:  </w:t></w:r><w:r><w:rPr><w:sz w:val="22"/><w:szCs w:val="22"/></w:rPr><w:t xml:space="preserve">GAP-05, GAP-06, GAP-09, GAP-10, GAP-11, GAP-12</w:t></w:r></w:p>
<w:p><w:pPr><w:spacing w:before="0" w:after="60"/><w:ind w:left="600"/><w:rPr></w:rPr></w:pPr><w:r><w:rPr><w:b/><w:bCs/><w:sz w:val="22"/><w:szCs w:val="22"/></w:rPr><w:t xml:space="preserve">Programme Director:  </w:t></w:r><w:r><w:rPr><w:sz w:val="22"/><w:szCs w:val="22"/></w:rPr><w:t xml:space="preserve">To be nominated by SC post-resolution</w:t></w:r></w:p>
<w:p><w:pPr><w:spacing w:before="0" w:after="60"/><w:ind w:left="600"/><w:rPr></w:rPr></w:pPr><w:r><w:rPr><w:b/><w:bCs/><w:sz w:val="22"/><w:szCs w:val="22"/></w:rPr><w:t xml:space="preserve">SOP sections created:  </w:t></w:r><w:r><w:rPr><w:sz w:val="22"/><w:szCs w:val="22"/></w:rPr><w:t xml:space="preserve">S50 (this PDD) + planned implementation sections S51–S56</w:t></w:r></w:p>
<w:p><w:pPr><w:spacing w:before="200" w:after="80"/><w:rPr></w:rPr></w:pPr><w:r><w:rPr><w:b/><w:bCs/><w:sz w:val="28"/><w:szCs w:val="28"/><w:color w:val="2e75b6"/></w:rPr><w:t xml:space="preserve">50.2  SC Resolution SC-2032-XX</w:t></w:r></w:p>
<w:p><w:pPr><w:spacing w:before="0" w:after="80"/><w:ind w:left="400"/><w:rPr></w:rPr></w:pPr><w:r><w:rPr><w:sz w:val="24"/><w:szCs w:val="24"/></w:rPr><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w:r></w:p>
<w:p><w:pPr><w:spacing w:before="0" w:after="60"/><w:ind w:left="600"/><w:rPr></w:rPr></w:pPr><w:r><w:rPr><w:b/><w:bCs/><w:sz w:val="22"/><w:szCs w:val="22"/></w:rPr><w:t xml:space="preserve">Resolution reference:  </w:t></w:r><w:r><w:rPr><w:sz w:val="22"/><w:szCs w:val="22"/></w:rPr><w:t xml:space="preserve">SC-2032-XX</w:t></w:r></w:p>
<w:p><w:pPr><w:spacing w:before="0" w:after="60"/><w:ind w:left="600"/><w:rPr></w:rPr></w:pPr><w:r><w:rPr><w:b/><w:bCs/><w:sz w:val="22"/><w:szCs w:val="22"/></w:rPr><w:t xml:space="preserve">Issuing body:  </w:t></w:r><w:r><w:rPr><w:sz w:val="22"/><w:szCs w:val="22"/></w:rPr><w:t xml:space="preserve">MONOLITH DAPH Steering Committee (SC)</w:t></w:r></w:p>
<w:p><w:pPr><w:spacing w:before="0" w:after="60"/><w:ind w:left="600"/><w:rPr></w:rPr></w:pPr><w:r><w:rPr><w:b/><w:bCs/><w:sz w:val="22"/><w:szCs w:val="22"/></w:rPr><w:t xml:space="preserve">Resolution date:  </w:t></w:r><w:r><w:rPr><w:sz w:val="22"/><w:szCs w:val="22"/></w:rPr><w:t xml:space="preserve">Q3 2032 (target)</w:t></w:r></w:p>
<w:p><w:pPr><w:spacing w:before="0" w:after="60"/><w:ind w:left="600"/><w:rPr></w:rPr></w:pPr><w:r><w:rPr><w:b/><w:bCs/><w:sz w:val="22"/><w:szCs w:val="22"/></w:rPr><w:t xml:space="preserve">Pre-conditions:  </w:t></w:r><w:r><w:rPr><w:sz w:val="22"/><w:szCs w:val="22"/></w:rPr><w:t xml:space="preserve">Phase 1 gate passed: GAP-01/02/03/04/07/08 closed; AMD-004 AMD4-CLOSE-01–05 completed; Coverage 68% independently verified; SC-2030-01 Phase 1 obligations discharged</w:t></w:r></w:p>
<w:p><w:pPr><w:spacing w:before="0" w:after="60"/><w:ind w:left="600"/><w:rPr></w:rPr></w:pPr><w:r><w:rPr><w:b/><w:bCs/><w:sz w:val="22"/><w:szCs w:val="22"/></w:rPr><w:t xml:space="preserve">Phase 2 mandate:  </w:t></w:r><w:r><w:rPr><w:sz w:val="22"/><w:szCs w:val="22"/></w:rPr><w:t xml:space="preserve">Authorise THB 6.0M Phase 2 budget; nominate Phase 2 Programme Director; approve GAP-05/06/09/10/11/12 workplan; set coverage milestone 80% by Q4 2033</w:t></w:r></w:p>
<w:p><w:pPr><w:spacing w:before="0" w:after="60"/><w:ind w:left="600"/><w:rPr></w:rPr></w:pPr><w:r><w:rPr><w:b/><w:bCs/><w:sz w:val="22"/><w:szCs w:val="22"/></w:rPr><w:t xml:space="preserve">Reporting cycle:  </w:t></w:r><w:r><w:rPr><w:sz w:val="22"/><w:szCs w:val="22"/></w:rPr><w:t xml:space="preserve">Quarterly SC reporting; milestone gate at 75% coverage midpoint</w:t></w:r></w:p>
<w:p><w:pPr><w:spacing w:before="0" w:after="60"/><w:ind w:left="600"/><w:rPr></w:rPr></w:pPr><w:r><w:rPr><w:b/><w:bCs/><w:sz w:val="22"/><w:szCs w:val="22"/></w:rPr><w:t xml:space="preserve">Phase 3 pre-condition:  </w:t></w:r><w:r><w:rPr><w:sz w:val="22"/><w:szCs w:val="22"/></w:rPr><w:t xml:space="preserve">SC-2033-XX gate review upon Phase 2 completion</w:t></w:r></w:p>
<w:p><w:pPr><w:spacing w:before="200" w:after="80"/><w:rPr></w:rPr></w:pPr><w:r><w:rPr><w:b/><w:bCs/><w:sz w:val="28"/><w:szCs w:val="28"/><w:color w:val="2e75b6"/></w:rPr><w:t xml:space="preserve">50.3  GAP-05 / GAP-06 / GAP-09 / GAP-10 / GAP-11 / GAP-12 Workplan</w:t></w:r></w:p>
<w:p><w:pPr><w:spacing w:before="0" w:after="80"/><w:ind w:left="400"/><w:rPr></w:rPr></w:pPr><w:r><w:rPr><w:sz w:val="24"/><w:szCs w:val="24"/></w:rPr><w:t xml:space="preserve">50.3.1  GAP-05: AI Creative Engine & Generative Design Workflow — High Priority</w:t></w:r></w:p>
<w:p><w:pPr><w:spacing w:before="0" w:after="60"/><w:ind w:left="600"/><w:rPr></w:rPr></w:pPr><w:r><w:rPr><w:b/><w:bCs/><w:sz w:val="22"/><w:szCs w:val="22"/></w:rPr><w:t xml:space="preserve">Owner agent:  </w:t></w:r><w:r><w:rPr><w:sz w:val="22"/><w:szCs w:val="22"/></w:rPr><w:t xml:space="preserve">Aria (Group A, SLA ≥95%) + Nova (Group A, ≥95%)</w:t></w:r></w:p>
<w:p><w:pPr><w:spacing w:before="0" w:after="60"/><w:ind w:left="600"/><w:rPr></w:rPr></w:pPr><w:r><w:rPr><w:b/><w:bCs/><w:sz w:val="22"/><w:szCs w:val="22"/></w:rPr><w:t xml:space="preserve">Budget:  </w:t></w:r><w:r><w:rPr><w:sz w:val="22"/><w:szCs w:val="22"/></w:rPr><w:t xml:space="preserve">THB 1.5M</w:t></w:r></w:p>
<w:p><w:pPr><w:spacing w:before="0" w:after="60"/><w:ind w:left="600"/><w:rPr></w:rPr></w:pPr><w:r><w:rPr><w:b/><w:bCs/><w:sz w:val="22"/><w:szCs w:val="22"/></w:rPr><w:t xml:space="preserve">Timeline:  </w:t></w:r><w:r><w:rPr><w:sz w:val="22"/><w:szCs w:val="22"/></w:rPr><w:t xml:space="preserve">Q1–Q3 2033</w:t></w:r></w:p>
<w:p><w:pPr><w:spacing w:before="0" w:after="60"/><w:ind w:left="600"/><w:rPr></w:rPr></w:pPr><w:r><w:rPr><w:b/><w:bCs/><w:sz w:val="22"/><w:szCs w:val="22"/></w:rPr><w:t xml:space="preserve">Deliverables:  </w:t></w:r><w:r><w:rPr><w:sz w:val="22"/><w:szCs w:val="22"/></w:rPr><w:t xml:space="preserve">src/creative-engine/ AI generative design module; style-transfer pipeline; Pillar 5 Creative Direction SOP S51; integration with Atlas (Group C) spatial context</w:t></w:r></w:p>
<w:p><w:pPr><w:spacing w:before="0" w:after="60"/><w:ind w:left="600"/><w:rPr></w:rPr></w:pPr><w:r><w:rPr><w:b/><w:bCs/><w:sz w:val="22"/><w:szCs w:val="22"/></w:rPr><w:t xml:space="preserve">Success criteria:  </w:t></w:r><w:r><w:rPr><w:sz w:val="22"/><w:szCs w:val="22"/></w:rPr><w:t xml:space="preserve">AI-assisted concept generation operational; 80% designer adoption rate; creative review cycle reduced 40%; GAP-05 formally closed</w:t></w:r></w:p>
<w:p><w:pPr><w:spacing w:before="0" w:after="80"/><w:ind w:left="400"/><w:rPr></w:rPr></w:pPr><w:r><w:rPr><w:sz w:val="24"/><w:szCs w:val="24"/></w:rPr><w:t xml:space="preserve">50.3.2  GAP-06: Cross-Pillar Event Bus & Real-time Integration — High Priority</w:t></w:r></w:p>
<w:p><w:pPr><w:spacing w:before="0" w:after="60"/><w:ind w:left="600"/><w:rPr></w:rPr></w:pPr><w:r><w:rPr><w:b/><w:bCs/><w:sz w:val="22"/><w:szCs w:val="22"/></w:rPr><w:t xml:space="preserve">Owner agent:  </w:t></w:r><w:r><w:rPr><w:sz w:val="22"/><w:szCs w:val="22"/></w:rPr><w:t xml:space="preserve">Signal (Group A, SLA ≥95%) + Core (Group D, ≥97%)</w:t></w:r></w:p>
<w:p><w:pPr><w:spacing w:before="0" w:after="60"/><w:ind w:left="600"/><w:rPr></w:rPr></w:pPr><w:r><w:rPr><w:b/><w:bCs/><w:sz w:val="22"/><w:szCs w:val="22"/></w:rPr><w:t xml:space="preserve">Budget:  </w:t></w:r><w:r><w:rPr><w:sz w:val="22"/><w:szCs w:val="22"/></w:rPr><w:t xml:space="preserve">THB 1.0M</w:t></w:r></w:p>
<w:p><w:pPr><w:spacing w:before="0" w:after="60"/><w:ind w:left="600"/><w:rPr></w:rPr></w:pPr><w:r><w:rPr><w:b/><w:bCs/><w:sz w:val="22"/><w:szCs w:val="22"/></w:rPr><w:t xml:space="preserve">Timeline:  </w:t></w:r><w:r><w:rPr><w:sz w:val="22"/><w:szCs w:val="22"/></w:rPr><w:t xml:space="preserve">Q1–Q2 2033</w:t></w:r></w:p>
<w:p><w:pPr><w:spacing w:before="0" w:after="60"/><w:ind w:left="600"/><w:rPr></w:rPr></w:pPr><w:r><w:rPr><w:b/><w:bCs/><w:sz w:val="22"/><w:szCs w:val="22"/></w:rPr><w:t xml:space="preserve">Deliverables:  </w:t></w:r><w:r><w:rPr><w:sz w:val="22"/><w:szCs w:val="22"/></w:rPr><w:t xml:space="preserve">src/event-bus/ message broker; cross-pillar event schema; Pub/Sub integration with Supabase; SOP S52 Event Bus Governance; audit trail EVENT-001–010</w:t></w:r></w:p>
<w:p><w:pPr><w:spacing w:before="0" w:after="60"/><w:ind w:left="600"/><w:rPr></w:rPr></w:pPr><w:r><w:rPr><w:b/><w:bCs/><w:sz w:val="22"/><w:szCs w:val="22"/></w:rPr><w:t xml:space="preserve">Success criteria:  </w:t></w:r><w:r><w:rPr><w:sz w:val="22"/><w:szCs w:val="22"/></w:rPr><w:t xml:space="preserve">Real-time event propagation across all 6 Pillars; sub-100ms event latency; zero data loss in event replay; GAP-06 formally closed</w:t></w:r></w:p>
<w:p><w:pPr><w:spacing w:before="0" w:after="80"/><w:ind w:left="400"/><w:rPr></w:rPr></w:pPr><w:r><w:rPr><w:sz w:val="24"/><w:szCs w:val="24"/></w:rPr><w:t xml:space="preserve">50.3.3  GAP-09: Material Intelligence & Procurement Integration — Medium Priority</w:t></w:r></w:p>
<w:p><w:pPr><w:spacing w:before="0" w:after="60"/><w:ind w:left="600"/><w:rPr></w:rPr></w:pPr><w:r><w:rPr><w:b/><w:bCs/><w:sz w:val="22"/><w:szCs w:val="22"/></w:rPr><w:t xml:space="preserve">Owner agent:  </w:t></w:r><w:r><w:rPr><w:sz w:val="22"/><w:szCs w:val="22"/></w:rPr><w:t xml:space="preserve">Forge (Group C, SLA ≥94%) + Remy (Group B, ≥93%)</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Q2–Q3 2033</w:t></w:r></w:p>
<w:p><w:pPr><w:spacing w:before="0" w:after="60"/><w:ind w:left="600"/><w:rPr></w:rPr></w:pPr><w:r><w:rPr><w:b/><w:bCs/><w:sz w:val="22"/><w:szCs w:val="22"/></w:rPr><w:t xml:space="preserve">Deliverables:  </w:t></w:r><w:r><w:rPr><w:sz w:val="22"/><w:szCs w:val="22"/></w:rPr><w:t xml:space="preserve">src/material-intelligence/ module; supplier API integrations; material carbon-footprint scoring; SOP S53 Material Intelligence; procurement workflow MAT-001–020</w:t></w:r></w:p>
<w:p><w:pPr><w:spacing w:before="0" w:after="60"/><w:ind w:left="600"/><w:rPr></w:rPr></w:pPr><w:r><w:rPr><w:b/><w:bCs/><w:sz w:val="22"/><w:szCs w:val="22"/></w:rPr><w:t xml:space="preserve">Success criteria:  </w:t></w:r><w:r><w:rPr><w:sz w:val="22"/><w:szCs w:val="22"/></w:rPr><w:t xml:space="preserve">Material specification auto-matched to approved supplier catalogue; procurement lead time reduced 30%; sustainability score integrated; GAP-09 closed</w:t></w:r></w:p>
<w:p><w:pPr><w:spacing w:before="0" w:after="80"/><w:ind w:left="400"/><w:rPr></w:rPr></w:pPr><w:r><w:rPr><w:sz w:val="24"/><w:szCs w:val="24"/></w:rPr><w:t xml:space="preserve">50.3.4  GAP-10: Contractor & Vendor Management Integration — Medium Priority</w:t></w:r></w:p>
<w:p><w:pPr><w:spacing w:before="0" w:after="60"/><w:ind w:left="600"/><w:rPr></w:rPr></w:pPr><w:r><w:rPr><w:b/><w:bCs/><w:sz w:val="22"/><w:szCs w:val="22"/></w:rPr><w:t xml:space="preserve">Owner agent:  </w:t></w:r><w:r><w:rPr><w:sz w:val="22"/><w:szCs w:val="22"/></w:rPr><w:t xml:space="preserve">Ledger (Group D, SLA ≥97%) + Compass (Group B, ≥93%)</w:t></w:r></w:p>
<w:p><w:pPr><w:spacing w:before="0" w:after="60"/><w:ind w:left="600"/><w:rPr></w:rPr></w:pPr><w:r><w:rPr><w:b/><w:bCs/><w:sz w:val="22"/><w:szCs w:val="22"/></w:rPr><w:t xml:space="preserve">Budget:  </w:t></w:r><w:r><w:rPr><w:sz w:val="22"/><w:szCs w:val="22"/></w:rPr><w:t xml:space="preserve">THB 0.7M</w:t></w:r></w:p>
<w:p><w:pPr><w:spacing w:before="0" w:after="60"/><w:ind w:left="600"/><w:rPr></w:rPr></w:pPr><w:r><w:rPr><w:b/><w:bCs/><w:sz w:val="22"/><w:szCs w:val="22"/></w:rPr><w:t xml:space="preserve">Timeline:  </w:t></w:r><w:r><w:rPr><w:sz w:val="22"/><w:szCs w:val="22"/></w:rPr><w:t xml:space="preserve">Q2–Q4 2033</w:t></w:r></w:p>
<w:p><w:pPr><w:spacing w:before="0" w:after="60"/><w:ind w:left="600"/><w:rPr></w:rPr></w:pPr><w:r><w:rPr><w:b/><w:bCs/><w:sz w:val="22"/><w:szCs w:val="22"/></w:rPr><w:t xml:space="preserve">Deliverables:  </w:t></w:r><w:r><w:rPr><w:sz w:val="22"/><w:szCs w:val="22"/></w:rPr><w:t xml:space="preserve">src/vendor/ contractor management module; contract lifecycle CNTR-001–050; SOP S54 Contractor & Vendor; Supabase vendor registry schema; performance scorecard integration with KPI-001–024</w:t></w:r></w:p>
<w:p><w:pPr><w:spacing w:before="0" w:after="60"/><w:ind w:left="600"/><w:rPr></w:rPr></w:pPr><w:r><w:rPr><w:b/><w:bCs/><w:sz w:val="22"/><w:szCs w:val="22"/></w:rPr><w:t xml:space="preserve">Success criteria:  </w:t></w:r><w:r><w:rPr><w:sz w:val="22"/><w:szCs w:val="22"/></w:rPr><w:t xml:space="preserve">All contractor engagements tracked in system; payment milestone automation; vendor SLA compliance rate ≥90%; GAP-10 closed</w:t></w:r></w:p>
<w:p><w:pPr><w:spacing w:before="0" w:after="80"/><w:ind w:left="400"/><w:rPr></w:rPr></w:pPr><w:r><w:rPr><w:sz w:val="24"/><w:szCs w:val="24"/></w:rPr><w:t xml:space="preserve">50.3.5  GAP-11: Spatial Analytics & Occupancy Intelligence — Medium Priority</w:t></w:r></w:p>
<w:p><w:pPr><w:spacing w:before="0" w:after="60"/><w:ind w:left="600"/><w:rPr></w:rPr></w:pPr><w:r><w:rPr><w:b/><w:bCs/><w:sz w:val="22"/><w:szCs w:val="22"/></w:rPr><w:t xml:space="preserve">Owner agent:  </w:t></w:r><w:r><w:rPr><w:sz w:val="22"/><w:szCs w:val="22"/></w:rPr><w:t xml:space="preserve">Atlas (Group C, SLA ≥94%) + Bo (Group C, ≥94%)</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src/spatial-analytics/ occupancy and space utilisation module; BIM integration layer; Pillar 6 spatial performance SOP S55; SPACE-001–015 analytics framework</w:t></w:r></w:p>
<w:p><w:pPr><w:spacing w:before="0" w:after="60"/><w:ind w:left="600"/><w:rPr></w:rPr></w:pPr><w:r><w:rPr><w:b/><w:bCs/><w:sz w:val="22"/><w:szCs w:val="22"/></w:rPr><w:t xml:space="preserve">Success criteria:  </w:t></w:r><w:r><w:rPr><w:sz w:val="22"/><w:szCs w:val="22"/></w:rPr><w:t xml:space="preserve">Real-time space utilisation dashboard; post-occupancy spatial score baseline set; Pillar 6 coverage gap addressed; GAP-11 closed</w:t></w:r></w:p>
<w:p><w:pPr><w:spacing w:before="0" w:after="80"/><w:ind w:left="400"/><w:rPr></w:rPr></w:pPr><w:r><w:rPr><w:sz w:val="24"/><w:szCs w:val="24"/></w:rPr><w:t xml:space="preserve">50.3.6  GAP-12: Multi-language & Localisation Support — Medium Priority</w:t></w:r></w:p>
<w:p><w:pPr><w:spacing w:before="0" w:after="60"/><w:ind w:left="600"/><w:rPr></w:rPr></w:pPr><w:r><w:rPr><w:b/><w:bCs/><w:sz w:val="22"/><w:szCs w:val="22"/></w:rPr><w:t xml:space="preserve">Owner agent:  </w:t></w:r><w:r><w:rPr><w:sz w:val="22"/><w:szCs w:val="22"/></w:rPr><w:t xml:space="preserve">Hana (Group B, SLA ≥93%) + Ember (Group B, ≥93%)</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src/localisation/ multi-language engine (Thai/English/Chinese baseline); SOP S56 Localisation & Language Policy; LANG-001–010 language packs; translation memory integration</w:t></w:r></w:p>
<w:p><w:pPr><w:spacing w:before="0" w:after="60"/><w:ind w:left="600"/><w:rPr></w:rPr></w:pPr><w:r><w:rPr><w:b/><w:bCs/><w:sz w:val="22"/><w:szCs w:val="22"/></w:rPr><w:t xml:space="preserve">Success criteria:  </w:t></w:r><w:r><w:rPr><w:sz w:val="22"/><w:szCs w:val="22"/></w:rPr><w:t xml:space="preserve">All client-facing outputs available in Thai and English; translation accuracy ≥95%; language switch latency ≤500ms; GAP-12 closed</w:t></w:r></w:p>
<w:p><w:pPr><w:spacing w:before="200" w:after="80"/><w:rPr></w:rPr></w:pPr><w:r><w:rPr><w:b/><w:bCs/><w:sz w:val="28"/><w:szCs w:val="28"/><w:color w:val="2e75b6"/></w:rPr><w:t xml:space="preserve">50.4  Phase 2 Budget Estimate</w:t></w:r></w:p>
<w:p><w:pPr><w:spacing w:before="0" w:after="80"/><w:ind w:left="400"/><w:rPr></w:rPr></w:pPr><w:r><w:rPr><w:sz w:val="24"/><w:szCs w:val="24"/></w:rPr><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w:r></w:p>
<w:p><w:pPr><w:spacing w:before="0" w:after="60"/><w:ind w:left="600"/><w:rPr></w:rPr></w:pPr><w:r><w:rPr><w:b/><w:bCs/><w:sz w:val="22"/><w:szCs w:val="22"/></w:rPr><w:t xml:space="preserve">GAP-05 AI Creative Engine:  </w:t></w:r><w:r><w:rPr><w:sz w:val="22"/><w:szCs w:val="22"/></w:rPr><w:t xml:space="preserve">THB 1.5M</w:t></w:r></w:p>
<w:p><w:pPr><w:spacing w:before="0" w:after="60"/><w:ind w:left="600"/><w:rPr></w:rPr></w:pPr><w:r><w:rPr><w:b/><w:bCs/><w:sz w:val="22"/><w:szCs w:val="22"/></w:rPr><w:t xml:space="preserve">GAP-06 Cross-Pillar Event Bus:  </w:t></w:r><w:r><w:rPr><w:sz w:val="22"/><w:szCs w:val="22"/></w:rPr><w:t xml:space="preserve">THB 1.0M</w:t></w:r></w:p>
<w:p><w:pPr><w:spacing w:before="0" w:after="60"/><w:ind w:left="600"/><w:rPr></w:rPr></w:pPr><w:r><w:rPr><w:b/><w:bCs/><w:sz w:val="22"/><w:szCs w:val="22"/></w:rPr><w:t xml:space="preserve">GAP-09 Material Intelligence:  </w:t></w:r><w:r><w:rPr><w:sz w:val="22"/><w:szCs w:val="22"/></w:rPr><w:t xml:space="preserve">THB 0.8M</w:t></w:r></w:p>
<w:p><w:pPr><w:spacing w:before="0" w:after="60"/><w:ind w:left="600"/><w:rPr></w:rPr></w:pPr><w:r><w:rPr><w:b/><w:bCs/><w:sz w:val="22"/><w:szCs w:val="22"/></w:rPr><w:t xml:space="preserve">GAP-10 Contractor/Vendor:  </w:t></w:r><w:r><w:rPr><w:sz w:val="22"/><w:szCs w:val="22"/></w:rPr><w:t xml:space="preserve">THB 0.7M</w:t></w:r></w:p>
<w:p><w:pPr><w:spacing w:before="0" w:after="60"/><w:ind w:left="600"/><w:rPr></w:rPr></w:pPr><w:r><w:rPr><w:b/><w:bCs/><w:sz w:val="22"/><w:szCs w:val="22"/></w:rPr><w:t xml:space="preserve">GAP-11 Spatial Analytics:  </w:t></w:r><w:r><w:rPr><w:sz w:val="22"/><w:szCs w:val="22"/></w:rPr><w:t xml:space="preserve">THB 0.8M</w:t></w:r></w:p>
<w:p><w:pPr><w:spacing w:before="0" w:after="60"/><w:ind w:left="600"/><w:rPr></w:rPr></w:pPr><w:r><w:rPr><w:b/><w:bCs/><w:sz w:val="22"/><w:szCs w:val="22"/></w:rPr><w:t xml:space="preserve">GAP-12 Multi-language:  </w:t></w:r><w:r><w:rPr><w:sz w:val="22"/><w:szCs w:val="22"/></w:rPr><w:t xml:space="preserve">THB 0.6M</w:t></w:r></w:p>
<w:p><w:pPr><w:spacing w:before="0" w:after="60"/><w:ind w:left="600"/><w:rPr></w:rPr></w:pPr><w:r><w:rPr><w:b/><w:bCs/><w:sz w:val="22"/><w:szCs w:val="22"/></w:rPr><w:t xml:space="preserve">Contingency (10%):  </w:t></w:r><w:r><w:rPr><w:sz w:val="22"/><w:szCs w:val="22"/></w:rPr><w:t xml:space="preserve">THB 0.6M</w:t></w:r></w:p>
<w:p><w:pPr><w:spacing w:before="0" w:after="60"/><w:ind w:left="600"/><w:rPr></w:rPr></w:pPr><w:r><w:rPr><w:b/><w:bCs/><w:sz w:val="22"/><w:szCs w:val="22"/></w:rPr><w:t xml:space="preserve">Total Phase 2 estimate:  </w:t></w:r><w:r><w:rPr><w:sz w:val="22"/><w:szCs w:val="22"/></w:rPr><w:t xml:space="preserve">THB 6.0M</w:t></w:r></w:p>
<w:p><w:pPr><w:spacing w:before="0" w:after="60"/><w:ind w:left="600"/><w:rPr></w:rPr></w:pPr><w:r><w:rPr><w:b/><w:bCs/><w:sz w:val="22"/><w:szCs w:val="22"/></w:rPr><w:t xml:space="preserve">Approval required from:  </w:t></w:r><w:r><w:rPr><w:sz w:val="22"/><w:szCs w:val="22"/></w:rPr><w:t xml:space="preserve">SC Resolution SC-2032-XX</w:t></w:r></w:p>
<w:p><w:pPr><w:spacing w:before="0" w:after="60"/><w:ind w:left="600"/><w:rPr></w:rPr></w:pPr><w:r><w:rPr><w:b/><w:bCs/><w:sz w:val="22"/><w:szCs w:val="22"/></w:rPr><w:t xml:space="preserve">Budget release schedule:  </w:t></w:r><w:r><w:rPr><w:sz w:val="22"/><w:szCs w:val="22"/></w:rPr><w:t xml:space="preserve">Q1 2033: THB 2.5M (GAP-05+GAP-06); Q2 2033: THB 1.5M (GAP-09+GAP-10); Q3–Q4 2033: THB 2.0M (GAP-11+GAP-12+contingency)</w:t></w:r></w:p>
<w:p><w:pPr><w:spacing w:before="200" w:after="80"/><w:rPr></w:rPr></w:pPr><w:r><w:rPr><w:b/><w:bCs/><w:sz w:val="28"/><w:szCs w:val="28"/><w:color w:val="2e75b6"/></w:rPr><w:t xml:space="preserve">50.5  Phase 2 Milestones P2-M1 through P2-M4</w:t></w:r></w:p>
<w:p><w:pPr><w:spacing w:before="0" w:after="80"/><w:ind w:left="400"/><w:rPr></w:rPr></w:pPr><w:r><w:rPr><w:sz w:val="24"/><w:szCs w:val="24"/></w:rPr><w:t xml:space="preserve">Phase 2 ดำเนินการผ่าน 4 milestones หลัก ครอบคลุม 4 ไตรมาส (Q1–Q4 2033) แต่ละ milestone มีเงื่อนไข gate review ก่อนปลดล็อคงบประมาณของ milestone ถัดไป</w:t></w:r></w:p>
<w:p><w:pPr><w:spacing w:before="0" w:after="60"/><w:ind w:left="600"/><w:rPr></w:rPr></w:pPr><w:r><w:rPr><w:b/><w:bCs/><w:sz w:val="22"/><w:szCs w:val="22"/></w:rPr><w:t xml:space="preserve">P2-M1 (Q1 2033):  </w:t></w:r><w:r><w:rPr><w:sz w:val="22"/><w:szCs w:val="22"/></w:rPr><w:t xml:space="preserve">Phase 2 Kickoff — SC-2032-XX ratified; Programme Director appointed; GAP-05 and GAP-06 workstreams commenced; onboarding complete; src/creative-engine/ and src/event-bus/ repositories initialised</w:t></w:r></w:p>
<w:p><w:pPr><w:spacing w:before="0" w:after="60"/><w:ind w:left="600"/><w:rPr></w:rPr></w:pPr><w:r><w:rPr><w:b/><w:bCs/><w:sz w:val="22"/><w:szCs w:val="22"/></w:rPr><w:t xml:space="preserve">P2-M2 (Q2 2033):  </w:t></w:r><w:r><w:rPr><w:sz w:val="22"/><w:szCs w:val="22"/></w:rPr><w:t xml:space="preserve">Mid-phase gate — GAP-06 Event Bus MVP delivered and tested; GAP-09 Material Intelligence build commenced; GAP-10 Contractor module design approved; coverage spot-check ≥70% confirmed; Q2 SC quarterly report submitted</w:t></w:r></w:p>
<w:p><w:pPr><w:spacing w:before="0" w:after="60"/><w:ind w:left="600"/><w:rPr></w:rPr></w:pPr><w:r><w:rPr><w:b/><w:bCs/><w:sz w:val="22"/><w:szCs w:val="22"/></w:rPr><w:t xml:space="preserve">P2-M3 (Q3 2033):  </w:t></w:r><w:r><w:rPr><w:sz w:val="22"/><w:szCs w:val="22"/></w:rPr><w:t xml:space="preserve">75% coverage gate — GAP-05 AI Creative Engine delivered; GAP-09 and GAP-10 modules UAT passed; GAP-11 Spatial Analytics commenced; GAP-12 Localisation build commenced; coverage independently verified at ≥75%</w:t></w:r></w:p>
<w:p><w:pPr><w:spacing w:before="0" w:after="60"/><w:ind w:left="600"/><w:rPr></w:rPr></w:pPr><w:r><w:rPr><w:b/><w:bCs/><w:sz w:val="22"/><w:szCs w:val="22"/></w:rPr><w:t xml:space="preserve">P2-M4 (Q4 2033):  </w:t></w:r><w:r><w:rPr><w:sz w:val="22"/><w:szCs w:val="22"/></w:rPr><w:t xml:space="preserve">Phase 2 Completion — GAP-11 Spatial Analytics and GAP-12 Localisation delivered; all 6 Phase 2 gaps formally closed (GAP-05/06/09/10/11/12); Coverage 80% verified; Phase 2 Completion Certificate issued; Phase 3 gate review initiated (SC-2033-XX)</w:t></w:r></w:p>
<w:p><w:pPr><w:spacing w:before="200" w:after="80"/><w:rPr></w:rPr></w:pPr><w:r><w:rPr><w:b/><w:bCs/><w:sz w:val="28"/><w:szCs w:val="28"/><w:color w:val="2e75b6"/></w:rPr><w:t xml:space="preserve">50.6  Programme Governance (Phase 2)</w:t></w:r></w:p>
<w:p><w:pPr><w:spacing w:before="0" w:after="80"/><w:ind w:left="400"/><w:rPr></w:rPr></w:pPr><w:r><w:rPr><w:sz w:val="24"/><w:szCs w:val="24"/></w:rPr><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w:r></w:p>
<w:p><w:pPr><w:spacing w:before="0" w:after="60"/><w:ind w:left="600"/><w:rPr></w:rPr></w:pPr><w:r><w:rPr><w:b/><w:bCs/><w:sz w:val="22"/><w:szCs w:val="22"/></w:rPr><w:t xml:space="preserve">Steering Committee (SC):  </w:t></w:r><w:r><w:rPr><w:sz w:val="22"/><w:szCs w:val="22"/></w:rPr><w:t xml:space="preserve">Oversight authority; approves gate releases; resolves escalations</w:t></w:r></w:p>
<w:p><w:pPr><w:spacing w:before="0" w:after="60"/><w:ind w:left="600"/><w:rPr></w:rPr></w:pPr><w:r><w:rPr><w:b/><w:bCs/><w:sz w:val="22"/><w:szCs w:val="22"/></w:rPr><w:t xml:space="preserve">Phase 2 Programme Director:  </w:t></w:r><w:r><w:rPr><w:sz w:val="22"/><w:szCs w:val="22"/></w:rPr><w:t xml:space="preserve">Day-to-day programme leadership; P2-M1–P2-M4 milestone accountability; budget owner; nominated by SC via SC-2032-XX</w:t></w:r></w:p>
<w:p><w:pPr><w:spacing w:before="0" w:after="60"/><w:ind w:left="600"/><w:rPr></w:rPr></w:pPr><w:r><w:rPr><w:b/><w:bCs/><w:sz w:val="22"/><w:szCs w:val="22"/></w:rPr><w:t xml:space="preserve">Agent owners:  </w:t></w:r><w:r><w:rPr><w:sz w:val="22"/><w:szCs w:val="22"/></w:rPr><w:t xml:space="preserve">Per-gap owner agents as defined in Section 50.3 (Aria, Signal, Forge, Ledger, Atlas, Hana)</w:t></w:r></w:p>
<w:p><w:pPr><w:spacing w:before="0" w:after="60"/><w:ind w:left="600"/><w:rPr></w:rPr></w:pPr><w:r><w:rPr><w:b/><w:bCs/><w:sz w:val="22"/><w:szCs w:val="22"/></w:rPr><w:t xml:space="preserve">Governance agent — Nexus:  </w:t></w:r><w:r><w:rPr><w:sz w:val="22"/><w:szCs w:val="22"/></w:rPr><w:t xml:space="preserve">Group D, SLA ≥97% — Governance registry and compliance tracking</w:t></w:r></w:p>
<w:p><w:pPr><w:spacing w:before="0" w:after="60"/><w:ind w:left="600"/><w:rPr></w:rPr></w:pPr><w:r><w:rPr><w:b/><w:bCs/><w:sz w:val="22"/><w:szCs w:val="22"/></w:rPr><w:t xml:space="preserve">Governance agent — Guardian:  </w:t></w:r><w:r><w:rPr><w:sz w:val="22"/><w:szCs w:val="22"/></w:rPr><w:t xml:space="preserve">Group D, SLA ≥97% — Risk and escalation management</w:t></w:r></w:p>
<w:p><w:pPr><w:spacing w:before="0" w:after="60"/><w:ind w:left="600"/><w:rPr></w:rPr></w:pPr><w:r><w:rPr><w:b/><w:bCs/><w:sz w:val="22"/><w:szCs w:val="22"/></w:rPr><w:t xml:space="preserve">Governance agent — Vega:  </w:t></w:r><w:r><w:rPr><w:sz w:val="22"/><w:szCs w:val="22"/></w:rPr><w:t xml:space="preserve">Group D, SLA ≥97% — Financial controls and budget monitoring</w:t></w:r></w:p>
<w:p><w:pPr><w:spacing w:before="0" w:after="60"/><w:ind w:left="600"/><w:rPr></w:rPr></w:pPr><w:r><w:rPr><w:b/><w:bCs/><w:sz w:val="22"/><w:szCs w:val="22"/></w:rPr><w:t xml:space="preserve">Reporting cadence:  </w:t></w:r><w:r><w:rPr><w:sz w:val="22"/><w:szCs w:val="22"/></w:rPr><w:t xml:space="preserve">Monthly progress report to Programme Director; quarterly SC report with gate status; ad-hoc escalation for P0/P1 risks via Guardian</w:t></w:r></w:p>
<w:p><w:pPr><w:spacing w:before="0" w:after="60"/><w:ind w:left="600"/><w:rPr></w:rPr></w:pPr><w:r><w:rPr><w:b/><w:bCs/><w:sz w:val="22"/><w:szCs w:val="22"/></w:rPr><w:t xml:space="preserve">Change control:  </w:t></w:r><w:r><w:rPr><w:sz w:val="22"/><w:szCs w:val="22"/></w:rPr><w:t xml:space="preserve">Scope changes require SC written approval; budget variances >5% require SC notification; variances >15% require SC resolution amendment</w:t></w:r></w:p>
<w:p><w:pPr><w:spacing w:before="200" w:after="80"/><w:rPr></w:rPr></w:pPr><w:r><w:rPr><w:b/><w:bCs/><w:sz w:val="28"/><w:szCs w:val="28"/><w:color w:val="2e75b6"/></w:rPr><w:t xml:space="preserve">50.7  Phase 2 Readiness Checklist</w:t></w:r></w:p>
<w:p><w:pPr><w:spacing w:before="0" w:after="80"/><w:ind w:left="400"/><w:rPr></w:rPr></w:pPr><w:r><w:rPr><w:sz w:val="24"/><w:szCs w:val="24"/></w:rPr><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w:r></w:p>
<w:p><w:pPr><w:spacing w:before="0" w:after="60"/><w:ind w:left="600" w:hanging="200"/><w:rPr></w:rPr></w:pPr><w:r><w:rPr><w:sz w:val="22"/><w:szCs w:val="22"/></w:rPr><w:t xml:space="preserve">&#x2022; P1-CHK-01: Phase 1 Completion Certificate acknowledged and filed — AMD4-CLOSE-01 executed</w:t></w:r></w:p>
<w:p><w:pPr><w:spacing w:before="0" w:after="60"/><w:ind w:left="600" w:hanging="200"/><w:rPr></w:rPr></w:pPr><w:r><w:rPr><w:sz w:val="22"/><w:szCs w:val="22"/></w:rPr><w:t xml:space="preserve">&#x2022; P1-CHK-02: SC-2032-XX resolution formally passed and minuted</w:t></w:r></w:p>
<w:p><w:pPr><w:spacing w:before="0" w:after="60"/><w:ind w:left="600" w:hanging="200"/><w:rPr></w:rPr></w:pPr><w:r><w:rPr><w:sz w:val="22"/><w:szCs w:val="22"/></w:rPr><w:t xml:space="preserve">&#x2022; P1-CHK-03: Phase 2 Programme Director nominated and onboarded</w:t></w:r></w:p>
<w:p><w:pPr><w:spacing w:before="0" w:after="60"/><w:ind w:left="600" w:hanging="200"/><w:rPr></w:rPr></w:pPr><w:r><w:rPr><w:sz w:val="22"/><w:szCs w:val="22"/></w:rPr><w:t xml:space="preserve">&#x2022; P1-CHK-04: THB 6.0M Phase 2 budget released by finance — tranches per P2-M1 schedule</w:t></w:r></w:p>
<w:p><w:pPr><w:spacing w:before="0" w:after="60"/><w:ind w:left="600" w:hanging="200"/><w:rPr></w:rPr></w:pPr><w:r><w:rPr><w:sz w:val="22"/><w:szCs w:val="22"/></w:rPr><w:t xml:space="preserve">&#x2022; P1-CHK-05: GAP-05 and GAP-06 workstream leads confirmed (Aria, Signal team)</w:t></w:r></w:p>
<w:p><w:pPr><w:spacing w:before="0" w:after="60"/><w:ind w:left="600" w:hanging="200"/><w:rPr></w:rPr></w:pPr><w:r><w:rPr><w:sz w:val="22"/><w:szCs w:val="22"/></w:rPr><w:t xml:space="preserve">&#x2022; P1-CHK-06: GAP-09 and GAP-10 workstream leads confirmed (Forge, Ledger team)</w:t></w:r></w:p>
<w:p><w:pPr><w:spacing w:before="0" w:after="60"/><w:ind w:left="600" w:hanging="200"/><w:rPr></w:rPr></w:pPr><w:r><w:rPr><w:sz w:val="22"/><w:szCs w:val="22"/></w:rPr><w:t xml:space="preserve">&#x2022; P1-CHK-07: GAP-11 and GAP-12 workstream leads confirmed (Atlas, Hana team)</w:t></w:r></w:p>
<w:p><w:pPr><w:spacing w:before="0" w:after="60"/><w:ind w:left="600" w:hanging="200"/><w:rPr></w:rPr></w:pPr><w:r><w:rPr><w:sz w:val="22"/><w:szCs w:val="22"/></w:rPr><w:t xml:space="preserve">&#x2022; P1-CHK-08: Phase 2 governance structure established — Nexus registry initialised</w:t></w:r></w:p>
<w:p><w:pPr><w:spacing w:before="0" w:after="60"/><w:ind w:left="600" w:hanging="200"/><w:rPr></w:rPr></w:pPr><w:r><w:rPr><w:sz w:val="22"/><w:szCs w:val="22"/></w:rPr><w:t xml:space="preserve">&#x2022; P1-CHK-09: Phase 2 risk register opened — Guardian agent active P2 risk monitoring</w:t></w:r></w:p>
<w:p><w:pPr><w:spacing w:before="0" w:after="60"/><w:ind w:left="600" w:hanging="200"/><w:rPr></w:rPr></w:pPr><w:r><w:rPr><w:sz w:val="22"/><w:szCs w:val="22"/></w:rPr><w:t xml:space="preserve">&#x2022; P1-CHK-10: src/ repository branches prepared for Phase 2 modules (creative-engine, event-bus, material-intelligence, vendor, spatial-analytics, localisation)</w:t></w:r></w:p>
<w:p><w:pPr><w:spacing w:before="0" w:after="60"/><w:ind w:left="600" w:hanging="200"/><w:rPr></w:rPr></w:pPr><w:r><w:rPr><w:sz w:val="22"/><w:szCs w:val="22"/></w:rPr><w:t xml:space="preserve">&#x2022; P1-CHK-11: Supabase schema updated with Phase 2 table definitions</w:t></w:r></w:p>
<w:p><w:pPr><w:spacing w:before="0" w:after="60"/><w:ind w:left="600" w:hanging="200"/><w:rPr></w:rPr></w:pPr><w:r><w:rPr><w:sz w:val="22"/><w:szCs w:val="22"/></w:rPr><w:t xml:space="preserve">&#x2022; P1-CHK-12: Coverage baseline 68% independently verified before Phase 2 commencement</w:t></w:r></w:p>
<w:p><w:pPr><w:spacing w:before="0" w:after="60"/><w:ind w:left="600"/><w:rPr></w:rPr></w:pPr><w:r><w:rPr><w:b/><w:bCs/><w:sz w:val="22"/><w:szCs w:val="22"/></w:rPr><w:t xml:space="preserve">Readiness gate authority:  </w:t></w:r><w:r><w:rPr><w:sz w:val="22"/><w:szCs w:val="22"/></w:rPr><w:t xml:space="preserve">Phase 2 Programme Director + SC Chair co-sign</w:t></w:r></w:p>
<w:p><w:pPr><w:spacing w:before="0" w:after="60"/><w:ind w:left="600"/><w:rPr></w:rPr></w:pPr><w:r><w:rPr><w:b/><w:bCs/><w:sz w:val="22"/><w:szCs w:val="22"/></w:rPr><w:t xml:space="preserve">Target readiness date:  </w:t></w:r><w:r><w:rPr><w:sz w:val="22"/><w:szCs w:val="22"/></w:rPr><w:t xml:space="preserve">Q3 2032 (within 4 weeks of SC-2032-XX passage)</w:t></w:r></w:p>
<w:p><w:pPr><w:spacing w:before="320" w:after="100"/><w:rPr></w:rPr></w:pPr><w:r><w:rPr><w:b/><w:bCs/><w:sz w:val="36"/><w:szCs w:val="36"/><w:color w:val="1f2d5a"/></w:rPr><w:t xml:space="preserve">Section 51 — Phase 2 Procurement & Vendor Selection Framework (GAP-05 AI Creative Engine)</w:t></w:r></w:p>
<w:p><w:pPr><w:spacing w:before="0" w:after="80"/><w:ind w:left="400"/><w:rPr></w:rPr></w:pPr><w:r><w:rPr><w:sz w:val="24"/><w:szCs w:val="24"/></w:rPr><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w:r></w:p>
<w:p><w:pPr><w:spacing w:before="200" w:after="80"/><w:rPr></w:rPr></w:pPr><w:r><w:rPr><w:b/><w:bCs/><w:sz w:val="28"/><w:szCs w:val="28"/><w:color w:val="2e75b6"/></w:rPr><w:t xml:space="preserve">51.1  ภาพรวมและขอบเขต (Overview & Scope)</w:t></w:r></w:p>
<w:p><w:pPr><w:spacing w:before="0" w:after="80"/><w:ind w:left="400"/><w:rPr></w:rPr></w:pPr><w:r><w:rPr><w:sz w:val="24"/><w:szCs w:val="24"/></w:rPr><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w:r></w:p>
<w:p><w:pPr><w:spacing w:before="0" w:after="60"/><w:ind w:left="600"/><w:rPr></w:rPr></w:pPr><w:r><w:rPr><w:b/><w:bCs/><w:sz w:val="22"/><w:szCs w:val="22"/></w:rPr><w:t xml:space="preserve">Section:  </w:t></w:r><w:r><w:rPr><w:sz w:val="22"/><w:szCs w:val="22"/></w:rPr><w:t xml:space="preserve">S51 (Phase 2 Procurement Framework — GAP-05)</w:t></w:r></w:p>
<w:p><w:pPr><w:spacing w:before="0" w:after="60"/><w:ind w:left="600"/><w:rPr></w:rPr></w:pPr><w:r><w:rPr><w:b/><w:bCs/><w:sz w:val="22"/><w:szCs w:val="22"/></w:rPr><w:t xml:space="preserve">Authorisation:  </w:t></w:r><w:r><w:rPr><w:sz w:val="22"/><w:szCs w:val="22"/></w:rPr><w:t xml:space="preserve">SC Resolution SC-2032-XX; Phase 2 PDD S50.2</w:t></w:r></w:p>
<w:p><w:pPr><w:spacing w:before="0" w:after="60"/><w:ind w:left="600"/><w:rPr></w:rPr></w:pPr><w:r><w:rPr><w:b/><w:bCs/><w:sz w:val="22"/><w:szCs w:val="22"/></w:rPr><w:t xml:space="preserve">Scope:  </w:t></w:r><w:r><w:rPr><w:sz w:val="22"/><w:szCs w:val="22"/></w:rPr><w:t xml:space="preserve">GAP-05 AI Creative Engine — 5 modules: AIE-001, AIE-002, AIE-003, AIE-004, AIE-005</w:t></w:r></w:p>
<w:p><w:pPr><w:spacing w:before="0" w:after="60"/><w:ind w:left="600"/><w:rPr></w:rPr></w:pPr><w:r><w:rPr><w:b/><w:bCs/><w:sz w:val="22"/><w:szCs w:val="22"/></w:rPr><w:t xml:space="preserve">Budget:  </w:t></w:r><w:r><w:rPr><w:sz w:val="22"/><w:szCs w:val="22"/></w:rPr><w:t xml:space="preserve">THB 1.5M (Phase 2 allocation; contingency covered by Phase 2 THB 0.6M reserve)</w:t></w:r></w:p>
<w:p><w:pPr><w:spacing w:before="0" w:after="60"/><w:ind w:left="600"/><w:rPr></w:rPr></w:pPr><w:r><w:rPr><w:b/><w:bCs/><w:sz w:val="22"/><w:szCs w:val="22"/></w:rPr><w:t xml:space="preserve">Lead agent:  </w:t></w:r><w:r><w:rPr><w:sz w:val="22"/><w:szCs w:val="22"/></w:rPr><w:t xml:space="preserve">Aria (Group A, SLA ≥95%) — Creative Engine owner</w:t></w:r></w:p>
<w:p><w:pPr><w:spacing w:before="0" w:after="60"/><w:ind w:left="600"/><w:rPr></w:rPr></w:pPr><w:r><w:rPr><w:b/><w:bCs/><w:sz w:val="22"/><w:szCs w:val="22"/></w:rPr><w:t xml:space="preserve">Supporting agents:  </w:t></w:r><w:r><w:rPr><w:sz w:val="22"/><w:szCs w:val="22"/></w:rPr><w:t xml:space="preserve">Nova (Group A, ≥95%) — AI model QA; Signal (Group A, ≥95%) — integration; Atlas (Group C, ≥94%) — spatial context</w:t></w:r></w:p>
<w:p><w:pPr><w:spacing w:before="0" w:after="60"/><w:ind w:left="600"/><w:rPr></w:rPr></w:pPr><w:r><w:rPr><w:b/><w:bCs/><w:sz w:val="22"/><w:szCs w:val="22"/></w:rPr><w:t xml:space="preserve">Timeline:  </w:t></w:r><w:r><w:rPr><w:sz w:val="22"/><w:szCs w:val="22"/></w:rPr><w:t xml:space="preserve">P2-M1 kickoff (Q1 2033) → P2-M2 vendor award (Q2 2033) → P2-M3 UAT (Q3 2033)</w:t></w:r></w:p>
<w:p><w:pPr><w:spacing w:before="0" w:after="60"/><w:ind w:left="600"/><w:rPr></w:rPr></w:pPr><w:r><w:rPr><w:b/><w:bCs/><w:sz w:val="22"/><w:szCs w:val="22"/></w:rPr><w:t xml:space="preserve">SOP section created:  </w:t></w:r><w:r><w:rPr><w:sz w:val="22"/><w:szCs w:val="22"/></w:rPr><w:t xml:space="preserve">S51 (this Procurement Framework); implementation SOP to follow in S52+</w:t></w:r></w:p>
<w:p><w:pPr><w:spacing w:before="0" w:after="60"/><w:ind w:left="600"/><w:rPr></w:rPr></w:pPr><w:r><w:rPr><w:b/><w:bCs/><w:sz w:val="22"/><w:szCs w:val="22"/></w:rPr><w:t xml:space="preserve">Reference:  </w:t></w:r><w:r><w:rPr><w:sz w:val="22"/><w:szCs w:val="22"/></w:rPr><w:t xml:space="preserve">inject_s51.py · SC-2032-XX · AMD-004 WS-A (Aria delivery baseline)</w:t></w:r></w:p>
<w:p><w:pPr><w:spacing w:before="200" w:after="80"/><w:rPr></w:rPr></w:pPr><w:r><w:rPr><w:b/><w:bCs/><w:sz w:val="28"/><w:szCs w:val="28"/><w:color w:val="2e75b6"/></w:rPr><w:t xml:space="preserve">51.2  กลยุทธ์การจัดซื้อ (Procurement Strategy)</w:t></w:r></w:p>
<w:p><w:pPr><w:spacing w:before="0" w:after="80"/><w:ind w:left="400"/><w:rPr></w:rPr></w:pPr><w:r><w:rPr><w:sz w:val="24"/><w:szCs w:val="24"/></w:rPr><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w:r></w:p>
<w:p><w:pPr><w:spacing w:before="0" w:after="60"/><w:ind w:left="600"/><w:rPr></w:rPr></w:pPr><w:r><w:rPr><w:b/><w:bCs/><w:sz w:val="22"/><w:szCs w:val="22"/></w:rPr><w:t xml:space="preserve">Procurement method:  </w:t></w:r><w:r><w:rPr><w:sz w:val="22"/><w:szCs w:val="22"/></w:rPr><w:t xml:space="preserve">Restricted Tender (value THB 1.5M; ≥3 qualified vendors required)</w:t></w:r></w:p>
<w:p><w:pPr><w:spacing w:before="0" w:after="60"/><w:ind w:left="600"/><w:rPr></w:rPr></w:pPr><w:r><w:rPr><w:b/><w:bCs/><w:sz w:val="22"/><w:szCs w:val="22"/></w:rPr><w:t xml:space="preserve">Tender reference:  </w:t></w:r><w:r><w:rPr><w:sz w:val="22"/><w:szCs w:val="22"/></w:rPr><w:t xml:space="preserve">RFP-GAP05-001</w:t></w:r></w:p>
<w:p><w:pPr><w:spacing w:before="0" w:after="60"/><w:ind w:left="600"/><w:rPr></w:rPr></w:pPr><w:r><w:rPr><w:b/><w:bCs/><w:sz w:val="22"/><w:szCs w:val="22"/></w:rPr><w:t xml:space="preserve">Approval authority:  </w:t></w:r><w:r><w:rPr><w:sz w:val="22"/><w:szCs w:val="22"/></w:rPr><w:t xml:space="preserve">Phase 2 Programme Director + SC Chair (SC-2032-XX mandate)</w:t></w:r></w:p>
<w:p><w:pPr><w:spacing w:before="0" w:after="60"/><w:ind w:left="600"/><w:rPr></w:rPr></w:pPr><w:r><w:rPr><w:b/><w:bCs/><w:sz w:val="22"/><w:szCs w:val="22"/></w:rPr><w:t xml:space="preserve">Market approach:  </w:t></w:r><w:r><w:rPr><w:sz w:val="22"/><w:szCs w:val="22"/></w:rPr><w:t xml:space="preserve">Pre-qualification questionnaire (PQQ) issued to AI/ML vendor longlist</w:t></w:r></w:p>
<w:p><w:pPr><w:spacing w:before="0" w:after="60"/><w:ind w:left="600"/><w:rPr></w:rPr></w:pPr><w:r><w:rPr><w:b/><w:bCs/><w:sz w:val="22"/><w:szCs w:val="22"/></w:rPr><w:t xml:space="preserve">Procurement phases:  </w:t></w:r><w:r><w:rPr><w:sz w:val="22"/><w:szCs w:val="22"/></w:rPr><w:t xml:space="preserve">Phase A — PQQ & longlist (P2-M1, 2 weeks); Phase B — RFP issue & response (P2-M1+2w to P2-M1+6w); Phase C — Evaluation & shortlist (P2-M1+7w to P2-M1+9w); Phase D — Demo & BAFO (P2-M1+10w to P2-M1+12w); Phase E — Award & contract (P2-M2, week 13–16)</w:t></w:r></w:p>
<w:p><w:pPr><w:spacing w:before="0" w:after="60"/><w:ind w:left="600"/><w:rPr></w:rPr></w:pPr><w:r><w:rPr><w:b/><w:bCs/><w:sz w:val="22"/><w:szCs w:val="22"/></w:rPr><w:t xml:space="preserve">Vendor longlist target:  </w:t></w:r><w:r><w:rPr><w:sz w:val="22"/><w:szCs w:val="22"/></w:rPr><w:t xml:space="preserve">Minimum 5 vendors; AI generative design, interior design vertical preferred</w:t></w:r></w:p>
<w:p><w:pPr><w:spacing w:before="0" w:after="60"/><w:ind w:left="600"/><w:rPr></w:rPr></w:pPr><w:r><w:rPr><w:b/><w:bCs/><w:sz w:val="22"/><w:szCs w:val="22"/></w:rPr><w:t xml:space="preserve">Module packaging:  </w:t></w:r><w:r><w:rPr><w:sz w:val="22"/><w:szCs w:val="22"/></w:rPr><w:t xml:space="preserve">Single-vendor award preferred (AIE-001–005 integrated); split award permitted for AIE-003 (rendering) if integration SLA met</w:t></w:r></w:p>
<w:p><w:pPr><w:spacing w:before="0" w:after="60"/><w:ind w:left="600"/><w:rPr></w:rPr></w:pPr><w:r><w:rPr><w:b/><w:bCs/><w:sz w:val="22"/><w:szCs w:val="22"/></w:rPr><w:t xml:space="preserve">Exclusions:  </w:t></w:r><w:r><w:rPr><w:sz w:val="22"/><w:szCs w:val="22"/></w:rPr><w:t xml:space="preserve">Vendors with conflict of interest with MONOLITH DAPH clients; vendors unable to demonstrate 99.5% uptime SLA; vendors without ISO/IEC 27001 data security certification</w:t></w:r></w:p>
<w:p><w:pPr><w:spacing w:before="0" w:after="60"/><w:ind w:left="600" w:hanging="200"/><w:rPr></w:rPr></w:pPr><w:r><w:rPr><w:sz w:val="22"/><w:szCs w:val="22"/></w:rPr><w:t xml:space="preserve">&#x2022; AIE-001 Concept Generation: generative AI design concept creation from brief input</w:t></w:r></w:p>
<w:p><w:pPr><w:spacing w:before="0" w:after="60"/><w:ind w:left="600" w:hanging="200"/><w:rPr></w:rPr></w:pPr><w:r><w:rPr><w:sz w:val="22"/><w:szCs w:val="22"/></w:rPr><w:t xml:space="preserve">&#x2022; AIE-002 Style Transfer: automated style application across design deliverables</w:t></w:r></w:p>
<w:p><w:pPr><w:spacing w:before="0" w:after="60"/><w:ind w:left="600" w:hanging="200"/><w:rPr></w:rPr></w:pPr><w:r><w:rPr><w:sz w:val="22"/><w:szCs w:val="22"/></w:rPr><w:t xml:space="preserve">&#x2022; AIE-003 Asset Rendering: high-fidelity 3D render generation pipeline</w:t></w:r></w:p>
<w:p><w:pPr><w:spacing w:before="0" w:after="60"/><w:ind w:left="600" w:hanging="200"/><w:rPr></w:rPr></w:pPr><w:r><w:rPr><w:sz w:val="22"/><w:szCs w:val="22"/></w:rPr><w:t xml:space="preserve">&#x2022; AIE-004 Quality Assurance: automated AI output validation and scoring</w:t></w:r></w:p>
<w:p><w:pPr><w:spacing w:before="0" w:after="60"/><w:ind w:left="600" w:hanging="200"/><w:rPr></w:rPr></w:pPr><w:r><w:rPr><w:sz w:val="22"/><w:szCs w:val="22"/></w:rPr><w:t xml:space="preserve">&#x2022; AIE-005 Integration Gateway: API connector to Supabase, Atlas spatial, Signal event bus</w:t></w:r></w:p>
<w:p><w:pPr><w:spacing w:before="200" w:after="80"/><w:rPr></w:rPr></w:pPr><w:r><w:rPr><w:b/><w:bCs/><w:sz w:val="28"/><w:szCs w:val="28"/><w:color w:val="2e75b6"/></w:rPr><w:t xml:space="preserve">51.3  เกณฑ์การประเมินผู้ขาย (Vendor Evaluation Criteria)</w:t></w:r></w:p>
<w:p><w:pPr><w:spacing w:before="0" w:after="80"/><w:ind w:left="400"/><w:rPr></w:rPr></w:pPr><w:r><w:rPr><w:sz w:val="24"/><w:szCs w:val="24"/></w:rPr><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w:r></w:p>
<w:p><w:pPr><w:spacing w:before="0" w:after="60"/><w:ind w:left="600"/><w:rPr></w:rPr></w:pPr><w:r><w:rPr><w:b/><w:bCs/><w:sz w:val="22"/><w:szCs w:val="22"/></w:rPr><w:t xml:space="preserve">Minimum passing score:  </w:t></w:r><w:r><w:rPr><w:sz w:val="22"/><w:szCs w:val="22"/></w:rPr><w:t xml:space="preserve">70 / 100 (technical + commercial combined)</w:t></w:r></w:p>
<w:p><w:pPr><w:spacing w:before="0" w:after="60"/><w:ind w:left="600"/><w:rPr></w:rPr></w:pPr><w:r><w:rPr><w:b/><w:bCs/><w:sz w:val="22"/><w:szCs w:val="22"/></w:rPr><w:t xml:space="preserve">Criterion A — Technical capability (40 pts):  </w:t></w:r><w:r><w:rPr><w:sz w:val="22"/><w:szCs w:val="22"/></w:rPr><w:t xml:space="preserve">AI model performance benchmarks (15 pts); integration compatibility with Supabase + event bus (10 pts); security & data governance (ISO 27001) (8 pts); scalability & API throughput ≥500 req/min (7 pts)</w:t></w:r></w:p>
<w:p><w:pPr><w:spacing w:before="0" w:after="60"/><w:ind w:left="600"/><w:rPr></w:rPr></w:pPr><w:r><w:rPr><w:b/><w:bCs/><w:sz w:val="22"/><w:szCs w:val="22"/></w:rPr><w:t xml:space="preserve">Criterion B — Commercial (20 pts):  </w:t></w:r><w:r><w:rPr><w:sz w:val="22"/><w:szCs w:val="22"/></w:rPr><w:t xml:space="preserve">Total cost of ownership within THB 1.5M (10 pts); payment milestone alignment (5 pts); pricing transparency & no hidden costs (5 pts)</w:t></w:r></w:p>
<w:p><w:pPr><w:spacing w:before="0" w:after="60"/><w:ind w:left="600"/><w:rPr></w:rPr></w:pPr><w:r><w:rPr><w:b/><w:bCs/><w:sz w:val="22"/><w:szCs w:val="22"/></w:rPr><w:t xml:space="preserve">Criterion C — Operational readiness (25 pts):  </w:t></w:r><w:r><w:rPr><w:sz w:val="22"/><w:szCs w:val="22"/></w:rPr><w:t xml:space="preserve">SLA uptime guarantee ≥99.5% (10 pts); response time ≤200ms (P95) (8 pts); AI model accuracy ≥85% on DAPH test dataset (7 pts)</w:t></w:r></w:p>
<w:p><w:pPr><w:spacing w:before="0" w:after="60"/><w:ind w:left="600"/><w:rPr></w:rPr></w:pPr><w:r><w:rPr><w:b/><w:bCs/><w:sz w:val="22"/><w:szCs w:val="22"/></w:rPr><w:t xml:space="preserve">Criterion D — Track record & references (15 pts):  </w:t></w:r><w:r><w:rPr><w:sz w:val="22"/><w:szCs w:val="22"/></w:rPr><w:t xml:space="preserve">Interior design / creative industry deployments (8 pts); client references ≥2 live implementations (4 pts); team qualifications & Thai language support (3 pts)</w:t></w:r></w:p>
<w:p><w:pPr><w:spacing w:before="0" w:after="60"/><w:ind w:left="600"/><w:rPr></w:rPr></w:pPr><w:r><w:rPr><w:b/><w:bCs/><w:sz w:val="22"/><w:szCs w:val="22"/></w:rPr><w:t xml:space="preserve">Disqualification criteria:  </w:t></w:r><w:r><w:rPr><w:sz w:val="22"/><w:szCs w:val="22"/></w:rPr><w:t xml:space="preserve">Score <40/70 on technical criteria; failure to provide proof of concept on AIE-001; commercial bid exceeds THB 1.5M ceiling; unable to meet P2-M3 UAT target date</w:t></w:r></w:p>
<w:p><w:pPr><w:spacing w:before="0" w:after="60"/><w:ind w:left="600"/><w:rPr></w:rPr></w:pPr><w:r><w:rPr><w:b/><w:bCs/><w:sz w:val="22"/><w:szCs w:val="22"/></w:rPr><w:t xml:space="preserve">Evaluation panel:  </w:t></w:r><w:r><w:rPr><w:sz w:val="22"/><w:szCs w:val="22"/></w:rPr><w:t xml:space="preserve">Aria (chair, technical lead); Nova (AI QA assessor); Signal (integration assessor); Core (governance); Ledger (commercial/finance)</w:t></w:r></w:p>
<w:p><w:pPr><w:spacing w:before="0" w:after="60"/><w:ind w:left="600"/><w:rPr></w:rPr></w:pPr><w:r><w:rPr><w:b/><w:bCs/><w:sz w:val="22"/><w:szCs w:val="22"/></w:rPr><w:t xml:space="preserve">Conflict of interest:  </w:t></w:r><w:r><w:rPr><w:sz w:val="22"/><w:szCs w:val="22"/></w:rPr><w:t xml:space="preserve">Panel members must declare and recuse per SC governance rules (S43)</w:t></w:r></w:p>
<w:p><w:pPr><w:spacing w:before="200" w:after="80"/><w:rPr></w:rPr></w:pPr><w:r><w:rPr><w:b/><w:bCs/><w:sz w:val="28"/><w:szCs w:val="28"/><w:color w:val="2e75b6"/></w:rPr><w:t xml:space="preserve">51.4  กรอบ RFP (RFP Framework — RFP-GAP05-001)</w:t></w:r></w:p>
<w:p><w:pPr><w:spacing w:before="0" w:after="80"/><w:ind w:left="400"/><w:rPr></w:rPr></w:pPr><w:r><w:rPr><w:sz w:val="24"/><w:szCs w:val="24"/></w:rPr><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w:r></w:p>
<w:p><w:pPr><w:spacing w:before="0" w:after="60"/><w:ind w:left="600"/><w:rPr></w:rPr></w:pPr><w:r><w:rPr><w:b/><w:bCs/><w:sz w:val="22"/><w:szCs w:val="22"/></w:rPr><w:t xml:space="preserve">Document reference:  </w:t></w:r><w:r><w:rPr><w:sz w:val="22"/><w:szCs w:val="22"/></w:rPr><w:t xml:space="preserve">RFP-GAP05-001</w:t></w:r></w:p>
<w:p><w:pPr><w:spacing w:before="0" w:after="60"/><w:ind w:left="600"/><w:rPr></w:rPr></w:pPr><w:r><w:rPr><w:b/><w:bCs/><w:sz w:val="22"/><w:szCs w:val="22"/></w:rPr><w:t xml:space="preserve">Issue date:  </w:t></w:r><w:r><w:rPr><w:sz w:val="22"/><w:szCs w:val="22"/></w:rPr><w:t xml:space="preserve">P2-M1 + 2 weeks (target Q1 2033 week 3)</w:t></w:r></w:p>
<w:p><w:pPr><w:spacing w:before="0" w:after="60"/><w:ind w:left="600"/><w:rPr></w:rPr></w:pPr><w:r><w:rPr><w:b/><w:bCs/><w:sz w:val="22"/><w:szCs w:val="22"/></w:rPr><w:t xml:space="preserve">Submission deadline:  </w:t></w:r><w:r><w:rPr><w:sz w:val="22"/><w:szCs w:val="22"/></w:rPr><w:t xml:space="preserve">P2-M1 + 6 weeks (4-week response window)</w:t></w:r></w:p>
<w:p><w:pPr><w:spacing w:before="0" w:after="60"/><w:ind w:left="600"/><w:rPr></w:rPr></w:pPr><w:r><w:rPr><w:b/><w:bCs/><w:sz w:val="22"/><w:szCs w:val="22"/></w:rPr><w:t xml:space="preserve">Clarification window:  </w:t></w:r><w:r><w:rPr><w:sz w:val="22"/><w:szCs w:val="22"/></w:rPr><w:t xml:space="preserve">P2-M1 + 2w to P2-M1 + 4w (Q&A period; responses published to all bidders)</w:t></w:r></w:p>
<w:p><w:pPr><w:spacing w:before="0" w:after="60"/><w:ind w:left="600"/><w:rPr></w:rPr></w:pPr><w:r><w:rPr><w:b/><w:bCs/><w:sz w:val="22"/><w:szCs w:val="22"/></w:rPr><w:t xml:space="preserve">Technical Proposal requirements:  </w:t></w:r><w:r><w:rPr><w:sz w:val="22"/><w:szCs w:val="22"/></w:rPr><w:t xml:space="preserve">AI model architecture description; benchmark results on standard datasets; AIE-001–005 module delivery plan; security & compliance certifications; team CV and experience; proposed SLA commitments</w:t></w:r></w:p>
<w:p><w:pPr><w:spacing w:before="0" w:after="60"/><w:ind w:left="600"/><w:rPr></w:rPr></w:pPr><w:r><w:rPr><w:b/><w:bCs/><w:sz w:val="22"/><w:szCs w:val="22"/></w:rPr><w:t xml:space="preserve">Proof of Concept (PoC) requirements:  </w:t></w:r><w:r><w:rPr><w:sz w:val="22"/><w:szCs w:val="22"/></w:rPr><w:t xml:space="preserve">Live demonstration of AIE-001 Concept Generation on DAPH sample brief; AIE-002 style transfer on 3 reference interior design images; API response time log (minimum 50 requests, P95 ≤200ms); PoC acceptance criteria: AI output scored ≥3.5/5 by Aria panel</w:t></w:r></w:p>
<w:p><w:pPr><w:spacing w:before="0" w:after="60"/><w:ind w:left="600"/><w:rPr></w:rPr></w:pPr><w:r><w:rPr><w:b/><w:bCs/><w:sz w:val="22"/><w:szCs w:val="22"/></w:rPr><w:t xml:space="preserve">Commercial Proposal requirements:  </w:t></w:r><w:r><w:rPr><w:sz w:val="22"/><w:szCs w:val="22"/></w:rPr><w:t xml:space="preserve">Itemised pricing per module AIE-001–005; milestone payment schedule (30/40/30 split); ongoing maintenance and support costs (Year 2+); THB pricing; VAT-inclusive total</w:t></w:r></w:p>
<w:p><w:pPr><w:spacing w:before="0" w:after="60"/><w:ind w:left="600"/><w:rPr></w:rPr></w:pPr><w:r><w:rPr><w:b/><w:bCs/><w:sz w:val="22"/><w:szCs w:val="22"/></w:rPr><w:t xml:space="preserve">Submission format:  </w:t></w:r><w:r><w:rPr><w:sz w:val="22"/><w:szCs w:val="22"/></w:rPr><w:t xml:space="preserve">Sealed digital submission via designated SC procurement portal; PDF + native editable</w:t></w:r></w:p>
<w:p><w:pPr><w:spacing w:before="0" w:after="60"/><w:ind w:left="600"/><w:rPr></w:rPr></w:pPr><w:r><w:rPr><w:b/><w:bCs/><w:sz w:val="22"/><w:szCs w:val="22"/></w:rPr><w:t xml:space="preserve">Late submissions:  </w:t></w:r><w:r><w:rPr><w:sz w:val="22"/><w:szCs w:val="22"/></w:rPr><w:t xml:space="preserve">Not accepted; automatic disqualification</w:t></w:r></w:p>
<w:p><w:pPr><w:spacing w:before="0" w:after="60"/><w:ind w:left="600"/><w:rPr></w:rPr></w:pPr><w:r><w:rPr><w:b/><w:bCs/><w:sz w:val="22"/><w:szCs w:val="22"/></w:rPr><w:t xml:space="preserve">RFP evaluation timeline:  </w:t></w:r><w:r><w:rPr><w:sz w:val="22"/><w:szCs w:val="22"/></w:rPr><w:t xml:space="preserve">Week 1–2: administrative compliance check (Aria + Core); Week 3–4: technical scoring (Aria, Nova, Signal); Week 5: commercial scoring (Ledger); Week 6: consolidated scorecards + shortlist recommendation to Programme Director</w:t></w:r></w:p>
<w:p><w:pPr><w:spacing w:before="200" w:after="80"/><w:rPr></w:rPr></w:pPr><w:r><w:rPr><w:b/><w:bCs/><w:sz w:val="28"/><w:szCs w:val="28"/><w:color w:val="2e75b6"/></w:rPr><w:t xml:space="preserve">51.5  กระบวนการคัดเลือก 5 ขั้นตอน (5-Stage Selection Process)</w:t></w:r></w:p>
<w:p><w:pPr><w:spacing w:before="0" w:after="80"/><w:ind w:left="400"/><w:rPr></w:rPr></w:pPr><w:r><w:rPr><w:sz w:val="24"/><w:szCs w:val="24"/></w:rPr><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w:r></w:p>
<w:p><w:pPr><w:spacing w:before="0" w:after="60"/><w:ind w:left="600"/><w:rPr></w:rPr></w:pPr><w:r><w:rPr><w:b/><w:bCs/><w:sz w:val="22"/><w:szCs w:val="22"/></w:rPr><w:t xml:space="preserve">Stage 1 — Administrative Screening:  </w:t></w:r><w:r><w:rPr><w:sz w:val="22"/><w:szCs w:val="22"/></w:rPr><w:t xml:space="preserve">Mandatory pass/fail; checklist: complete submission package, valid entity registration, ISO/IEC 27001 certificate, no conflict of interest declaration, signed non-disclosure agreement; Timeline: P2-M1+6w to P2-M1+7w; Outcome: qualified / disqualified</w:t></w:r></w:p>
<w:p><w:pPr><w:spacing w:before="0" w:after="60"/><w:ind w:left="600"/><w:rPr></w:rPr></w:pPr><w:r><w:rPr><w:b/><w:bCs/><w:sz w:val="22"/><w:szCs w:val="22"/></w:rPr><w:t xml:space="preserve">Stage 2 — Technical Evaluation:  </w:t></w:r><w:r><w:rPr><w:sz w:val="22"/><w:szCs w:val="22"/></w:rPr><w:t xml:space="preserve">Scoring against Criteria A + C + D (maximum 80 pts combined); minimum score to advance: 56/80 (70%); conducted by evaluation panel with independent moderation; Timeline: P2-M1+7w to P2-M1+9w</w:t></w:r></w:p>
<w:p><w:pPr><w:spacing w:before="0" w:after="60"/><w:ind w:left="600"/><w:rPr></w:rPr></w:pPr><w:r><w:rPr><w:b/><w:bCs/><w:sz w:val="22"/><w:szCs w:val="22"/></w:rPr><w:t xml:space="preserve">Stage 3 — Shortlist Demonstration:  </w:t></w:r><w:r><w:rPr><w:sz w:val="22"/><w:szCs w:val="22"/></w:rPr><w:t xml:space="preserve">Maximum 2 vendors shortlisted; live PoC demonstration to full evaluation panel + Programme Director; PoC scored by Aria-led panel (3.5/5 minimum acceptance); Vendor Q&A session (30 min per vendor); Timeline: P2-M1+10w (2-day vendor demo event)</w:t></w:r></w:p>
<w:p><w:pPr><w:spacing w:before="0" w:after="60"/><w:ind w:left="600"/><w:rPr></w:rPr></w:pPr><w:r><w:rPr><w:b/><w:bCs/><w:sz w:val="22"/><w:szCs w:val="22"/></w:rPr><w:t xml:space="preserve">Stage 4 — Best and Final Offer (BAFO):  </w:t></w:r><w:r><w:rPr><w:sz w:val="22"/><w:szCs w:val="22"/></w:rPr><w:t xml:space="preserve">Shortlisted vendors submit revised commercial proposal; clarification of SLA commitments; negotiation window: 5 business days; final consolidated scorecard: Technical (70%) + Commercial (30%) weighted; Timeline: P2-M1+11w to P2-M1+12w</w:t></w:r></w:p>
<w:p><w:pPr><w:spacing w:before="0" w:after="60"/><w:ind w:left="600"/><w:rPr></w:rPr></w:pPr><w:r><w:rPr><w:b/><w:bCs/><w:sz w:val="22"/><w:szCs w:val="22"/></w:rPr><w:t xml:space="preserve">Stage 5 — SC Endorsement & Award:  </w:t></w:r><w:r><w:rPr><w:sz w:val="22"/><w:szCs w:val="22"/></w:rPr><w:t xml:space="preserve">Programme Director recommendation report to SC; SC endorsement required (SC-2032-XX mandate); contract award letter issued within 5 business days of SC endorsement; contract execution: P2-M2 target; Timeline: P2-M2 (Q2 2033)</w:t></w:r></w:p>
<w:p><w:pPr><w:spacing w:before="0" w:after="60"/><w:ind w:left="600"/><w:rPr></w:rPr></w:pPr><w:r><w:rPr><w:b/><w:bCs/><w:sz w:val="22"/><w:szCs w:val="22"/></w:rPr><w:t xml:space="preserve">Award criteria:  </w:t></w:r><w:r><w:rPr><w:sz w:val="22"/><w:szCs w:val="22"/></w:rPr><w:t xml:space="preserve">Highest combined score (technical 70% + commercial 30%), subject to PoC acceptance</w:t></w:r></w:p>
<w:p><w:pPr><w:spacing w:before="0" w:after="60"/><w:ind w:left="600"/><w:rPr></w:rPr></w:pPr><w:r><w:rPr><w:b/><w:bCs/><w:sz w:val="22"/><w:szCs w:val="22"/></w:rPr><w:t xml:space="preserve">Tie-break:  </w:t></w:r><w:r><w:rPr><w:sz w:val="22"/><w:szCs w:val="22"/></w:rPr><w:t xml:space="preserve">Aria panel qualitative assessment of vendor AI model roadmap and long-term partnership fit</w:t></w:r></w:p>
<w:p><w:pPr><w:spacing w:before="0" w:after="60"/><w:ind w:left="600"/><w:rPr></w:rPr></w:pPr><w:r><w:rPr><w:b/><w:bCs/><w:sz w:val="22"/><w:szCs w:val="22"/></w:rPr><w:t xml:space="preserve">No-award clause:  </w:t></w:r><w:r><w:rPr><w:sz w:val="22"/><w:szCs w:val="22"/></w:rPr><w:t xml:space="preserve">If no vendor achieves minimum 70/100, RFP may be re-issued with revised scope; Programme Director reports to SC within 10 business days</w:t></w:r></w:p>
<w:p><w:pPr><w:spacing w:before="200" w:after="80"/><w:rPr></w:rPr></w:pPr><w:r><w:rPr><w:b/><w:bCs/><w:sz w:val="28"/><w:szCs w:val="28"/><w:color w:val="2e75b6"/></w:rPr><w:t xml:space="preserve">51.6  การบริหารสัญญาและ SLA KPI (Contract Management & SLA KPIs)</w:t></w:r></w:p>
<w:p><w:pPr><w:spacing w:before="0" w:after="80"/><w:ind w:left="400"/><w:rPr></w:rPr></w:pPr><w:r><w:rPr><w:sz w:val="24"/><w:szCs w:val="24"/></w:rPr><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w:r></w:p>
<w:p><w:pPr><w:spacing w:before="0" w:after="60"/><w:ind w:left="600"/><w:rPr></w:rPr></w:pPr><w:r><w:rPr><w:b/><w:bCs/><w:sz w:val="22"/><w:szCs w:val="22"/></w:rPr><w:t xml:space="preserve">Contract type:  </w:t></w:r><w:r><w:rPr><w:sz w:val="22"/><w:szCs w:val="22"/></w:rPr><w:t xml:space="preserve">Time-and-Materials with fixed milestone deliverables and SLA KPIs</w:t></w:r></w:p>
<w:p><w:pPr><w:spacing w:before="0" w:after="60"/><w:ind w:left="600"/><w:rPr></w:rPr></w:pPr><w:r><w:rPr><w:b/><w:bCs/><w:sz w:val="22"/><w:szCs w:val="22"/></w:rPr><w:t xml:space="preserve">Contract value:  </w:t></w:r><w:r><w:rPr><w:sz w:val="22"/><w:szCs w:val="22"/></w:rPr><w:t xml:space="preserve">THB 1.5M (ceiling price; variations require Programme Director approval)</w:t></w:r></w:p>
<w:p><w:pPr><w:spacing w:before="0" w:after="60"/><w:ind w:left="600"/><w:rPr></w:rPr></w:pPr><w:r><w:rPr><w:b/><w:bCs/><w:sz w:val="22"/><w:szCs w:val="22"/></w:rPr><w:t xml:space="preserve">Payment schedule:  </w:t></w:r><w:r><w:rPr><w:sz w:val="22"/><w:szCs w:val="22"/></w:rPr><w:t xml:space="preserve">30% on contract award (P2-M2); 40% on UAT acceptance (P2-M3); 30% on go-live and Phase 2 milestone sign-off (P2-M4)</w:t></w:r></w:p>
<w:p><w:pPr><w:spacing w:before="0" w:after="60"/><w:ind w:left="600"/><w:rPr></w:rPr></w:pPr><w:r><w:rPr><w:b/><w:bCs/><w:sz w:val="22"/><w:szCs w:val="22"/></w:rPr><w:t xml:space="preserve">Contract duration:  </w:t></w:r><w:r><w:rPr><w:sz w:val="22"/><w:szCs w:val="22"/></w:rPr><w:t xml:space="preserve">6 months delivery + 12 months warranty/support from go-live</w:t></w:r></w:p>
<w:p><w:pPr><w:spacing w:before="0" w:after="60"/><w:ind w:left="600"/><w:rPr></w:rPr></w:pPr><w:r><w:rPr><w:b/><w:bCs/><w:sz w:val="22"/><w:szCs w:val="22"/></w:rPr><w:t xml:space="preserve">SLA KPI — Uptime:  </w:t></w:r><w:r><w:rPr><w:sz w:val="22"/><w:szCs w:val="22"/></w:rPr><w:t xml:space="preserve">≥99.5% monthly uptime for AIE-001–005 services</w:t></w:r></w:p>
<w:p><w:pPr><w:spacing w:before="0" w:after="60"/><w:ind w:left="600"/><w:rPr></w:rPr></w:pPr><w:r><w:rPr><w:b/><w:bCs/><w:sz w:val="22"/><w:szCs w:val="22"/></w:rPr><w:t xml:space="preserve">SLA KPI — Response time:  </w:t></w:r><w:r><w:rPr><w:sz w:val="22"/><w:szCs w:val="22"/></w:rPr><w:t xml:space="preserve">P95 ≤200ms for API calls; P99 ≤500ms</w:t></w:r></w:p>
<w:p><w:pPr><w:spacing w:before="0" w:after="60"/><w:ind w:left="600"/><w:rPr></w:rPr></w:pPr><w:r><w:rPr><w:b/><w:bCs/><w:sz w:val="22"/><w:szCs w:val="22"/></w:rPr><w:t xml:space="preserve">SLA KPI — AI model accuracy:  </w:t></w:r><w:r><w:rPr><w:sz w:val="22"/><w:szCs w:val="22"/></w:rPr><w:t xml:space="preserve">≥85% on DAPH production dataset (monthly benchmark by Nova)</w:t></w:r></w:p>
<w:p><w:pPr><w:spacing w:before="0" w:after="60"/><w:ind w:left="600"/><w:rPr></w:rPr></w:pPr><w:r><w:rPr><w:b/><w:bCs/><w:sz w:val="22"/><w:szCs w:val="22"/></w:rPr><w:t xml:space="preserve">SLA KPI — Error rate:  </w:t></w:r><w:r><w:rPr><w:sz w:val="22"/><w:szCs w:val="22"/></w:rPr><w:t xml:space="preserve">≤0.5% failed AI generation requests per 10,000 calls</w:t></w:r></w:p>
<w:p><w:pPr><w:spacing w:before="0" w:after="60"/><w:ind w:left="600"/><w:rPr></w:rPr></w:pPr><w:r><w:rPr><w:b/><w:bCs/><w:sz w:val="22"/><w:szCs w:val="22"/></w:rPr><w:t xml:space="preserve">SLA KPI — Security:  </w:t></w:r><w:r><w:rPr><w:sz w:val="22"/><w:szCs w:val="22"/></w:rPr><w:t xml:space="preserve">Zero critical vulnerabilities (CVSS ≥7.0) in quarterly pen-test</w:t></w:r></w:p>
<w:p><w:pPr><w:spacing w:before="0" w:after="60"/><w:ind w:left="600"/><w:rPr></w:rPr></w:pPr><w:r><w:rPr><w:b/><w:bCs/><w:sz w:val="22"/><w:szCs w:val="22"/></w:rPr><w:t xml:space="preserve">Penalty — Uptime breach:  </w:t></w:r><w:r><w:rPr><w:sz w:val="22"/><w:szCs w:val="22"/></w:rPr><w:t xml:space="preserve">0.5% of monthly contract value per 0.1% below 99.5% threshold; cap at 5% per month; 3 consecutive months breach triggers termination review</w:t></w:r></w:p>
<w:p><w:pPr><w:spacing w:before="0" w:after="60"/><w:ind w:left="600"/><w:rPr></w:rPr></w:pPr><w:r><w:rPr><w:b/><w:bCs/><w:sz w:val="22"/><w:szCs w:val="22"/></w:rPr><w:t xml:space="preserve">Penalty — Delay beyond P2-M3:  </w:t></w:r><w:r><w:rPr><w:sz w:val="22"/><w:szCs w:val="22"/></w:rPr><w:t xml:space="preserve">0.5% of contract value per week delay; cap at 10%; delay >8 weeks triggers SC notification and contract review</w:t></w:r></w:p>
<w:p><w:pPr><w:spacing w:before="0" w:after="60"/><w:ind w:left="600"/><w:rPr></w:rPr></w:pPr><w:r><w:rPr><w:b/><w:bCs/><w:sz w:val="22"/><w:szCs w:val="22"/></w:rPr><w:t xml:space="preserve">Governance — Contract manager:  </w:t></w:r><w:r><w:rPr><w:sz w:val="22"/><w:szCs w:val="22"/></w:rPr><w:t xml:space="preserve">Aria (primary); Core (governance oversight); Ledger (financial monitoring)</w:t></w:r></w:p>
<w:p><w:pPr><w:spacing w:before="0" w:after="60"/><w:ind w:left="600"/><w:rPr></w:rPr></w:pPr><w:r><w:rPr><w:b/><w:bCs/><w:sz w:val="22"/><w:szCs w:val="22"/></w:rPr><w:t xml:space="preserve">Reporting cycle:  </w:t></w:r><w:r><w:rPr><w:sz w:val="22"/><w:szCs w:val="22"/></w:rPr><w:t xml:space="preserve">Monthly vendor SLA report to Aria; quarterly review to Programme Director; milestone gate reviews at P2-M2, P2-M3, P2-M4</w:t></w:r></w:p>
<w:p><w:pPr><w:spacing w:before="0" w:after="60"/><w:ind w:left="600"/><w:rPr></w:rPr></w:pPr><w:r><w:rPr><w:b/><w:bCs/><w:sz w:val="22"/><w:szCs w:val="22"/></w:rPr><w:t xml:space="preserve">Change management:  </w:t></w:r><w:r><w:rPr><w:sz w:val="22"/><w:szCs w:val="22"/></w:rPr><w:t xml:space="preserve">Scope changes >THB 50,000 require Programme Director approval; >THB 200,000 require SC approval; change requests documented in src/gap05/change-log/</w:t></w:r></w:p>
<w:p><w:pPr><w:spacing w:before="0" w:after="60"/><w:ind w:left="600"/><w:rPr></w:rPr></w:pPr><w:r><w:rPr><w:b/><w:bCs/><w:sz w:val="22"/><w:szCs w:val="22"/></w:rPr><w:t xml:space="preserve">Termination for convenience:  </w:t></w:r><w:r><w:rPr><w:sz w:val="22"/><w:szCs w:val="22"/></w:rPr><w:t xml:space="preserve">30 days written notice; pro-rata payment for work completed</w:t></w:r></w:p>
<w:p><w:pPr><w:spacing w:before="0" w:after="60"/><w:ind w:left="600"/><w:rPr></w:rPr></w:pPr><w:r><w:rPr><w:b/><w:bCs/><w:sz w:val="22"/><w:szCs w:val="22"/></w:rPr><w:t xml:space="preserve">Intellectual property:  </w:t></w:r><w:r><w:rPr><w:sz w:val="22"/><w:szCs w:val="22"/></w:rPr><w:t xml:space="preserve">All AI models, training data derivatives, and integration code developed under contract are MONOLITH DAPH property; vendor retains pre-existing IP; joint IP to be agreed in Schedule C of contract</w:t></w:r></w:p>
<w:p><w:pPr><w:spacing w:before="0" w:after="60"/><w:ind w:left="600"/><w:rPr></w:rPr></w:pPr><w:r><w:rPr><w:b/><w:bCs/><w:sz w:val="22"/><w:szCs w:val="22"/></w:rPr><w:t xml:space="preserve">Data governance:  </w:t></w:r><w:r><w:rPr><w:sz w:val="22"/><w:szCs w:val="22"/></w:rPr><w:t xml:space="preserve">All DAPH client design data processed by AI engine governed by Data Processing Agreement (DPA); vendor must not use DAPH data for model training without explicit consent; data residency: Thailand or Singapore only</w:t></w:r></w:p>
<w:p><w:pPr><w:spacing w:before="200" w:after="80"/><w:rPr></w:rPr></w:pPr><w:r><w:rPr><w:b/><w:bCs/><w:sz w:val="28"/><w:szCs w:val="28"/><w:color w:val="2e75b6"/></w:rPr><w:t xml:space="preserve">51.7  รายการตรวจสอบความพร้อมการจัดซื้อ Phase 2 (Procurement Readiness Checklist)</w:t></w:r></w:p>
<w:p><w:pPr><w:spacing w:before="0" w:after="80"/><w:ind w:left="400"/><w:rPr></w:rPr></w:pPr><w:r><w:rPr><w:sz w:val="24"/><w:szCs w:val="24"/></w:rPr><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w:r></w:p>
<w:p><w:pPr><w:spacing w:before="0" w:after="60"/><w:ind w:left="600" w:hanging="200"/><w:rPr></w:rPr></w:pPr><w:r><w:rPr><w:sz w:val="22"/><w:szCs w:val="22"/></w:rPr><w:t xml:space="preserve">&#x2022; P2-CHK-01: SC-2032-XX mandate verified and countersigned by SC Chair + Programme Director</w:t></w:r></w:p>
<w:p><w:pPr><w:spacing w:before="0" w:after="60"/><w:ind w:left="600" w:hanging="200"/><w:rPr></w:rPr></w:pPr><w:r><w:rPr><w:sz w:val="22"/><w:szCs w:val="22"/></w:rPr><w:t xml:space="preserve">&#x2022; P2-CHK-02: Phase 2 budget THB 1.5M for GAP-05 confirmed in Phase 2 allocation (S50.4)</w:t></w:r></w:p>
<w:p><w:pPr><w:spacing w:before="0" w:after="60"/><w:ind w:left="600" w:hanging="200"/><w:rPr></w:rPr></w:pPr><w:r><w:rPr><w:sz w:val="22"/><w:szCs w:val="22"/></w:rPr><w:t xml:space="preserve">&#x2022; P2-CHK-03: AIE-001–005 technical specifications finalised and approved by Aria + Nova</w:t></w:r></w:p>
<w:p><w:pPr><w:spacing w:before="0" w:after="60"/><w:ind w:left="600" w:hanging="200"/><w:rPr></w:rPr></w:pPr><w:r><w:rPr><w:sz w:val="22"/><w:szCs w:val="22"/></w:rPr><w:t xml:space="preserve">&#x2022; P2-CHK-04: RFP-GAP05-001 document reviewed by Core (governance) and Ledger (finance)</w:t></w:r></w:p>
<w:p><w:pPr><w:spacing w:before="0" w:after="60"/><w:ind w:left="600" w:hanging="200"/><w:rPr></w:rPr></w:pPr><w:r><w:rPr><w:sz w:val="22"/><w:szCs w:val="22"/></w:rPr><w:t xml:space="preserve">&#x2022; P2-CHK-05: Evaluation panel constituted — Aria (chair), Nova, Signal, Core, Ledger — conflicts declared</w:t></w:r></w:p>
<w:p><w:pPr><w:spacing w:before="0" w:after="60"/><w:ind w:left="600" w:hanging="200"/><w:rPr></w:rPr></w:pPr><w:r><w:rPr><w:sz w:val="22"/><w:szCs w:val="22"/></w:rPr><w:t xml:space="preserve">&#x2022; P2-CHK-06: Legal review of contract template and DPA complete (external legal counsel)</w:t></w:r></w:p>
<w:p><w:pPr><w:spacing w:before="0" w:after="60"/><w:ind w:left="600" w:hanging="200"/><w:rPr></w:rPr></w:pPr><w:r><w:rPr><w:sz w:val="22"/><w:szCs w:val="22"/></w:rPr><w:t xml:space="preserve">&#x2022; P2-CHK-07: Vendor longlist ≥5 candidates identified and pre-qualified by Aria</w:t></w:r></w:p>
<w:p><w:pPr><w:spacing w:before="0" w:after="60"/><w:ind w:left="600" w:hanging="200"/><w:rPr></w:rPr></w:pPr><w:r><w:rPr><w:sz w:val="22"/><w:szCs w:val="22"/></w:rPr><w:t xml:space="preserve">&#x2022; P2-CHK-08: UAT acceptance criteria for AIE-001–005 defined and approved by Aria + Programme Director</w:t></w:r></w:p>
<w:p><w:pPr><w:spacing w:before="0" w:after="60"/><w:ind w:left="600"/><w:rPr></w:rPr></w:pPr><w:r><w:rPr><w:b/><w:bCs/><w:sz w:val="22"/><w:szCs w:val="22"/></w:rPr><w:t xml:space="preserve">Readiness gate authority:  </w:t></w:r><w:r><w:rPr><w:sz w:val="22"/><w:szCs w:val="22"/></w:rPr><w:t xml:space="preserve">Phase 2 Programme Director co-sign with Aria before RFP issue</w:t></w:r></w:p>
<w:p><w:pPr><w:spacing w:before="0" w:after="60"/><w:ind w:left="600"/><w:rPr></w:rPr></w:pPr><w:r><w:rPr><w:b/><w:bCs/><w:sz w:val="22"/><w:szCs w:val="22"/></w:rPr><w:t xml:space="preserve">Target readiness date:  </w:t></w:r><w:r><w:rPr><w:sz w:val="22"/><w:szCs w:val="22"/></w:rPr><w:t xml:space="preserve">P2-M1 + 2 weeks (within 2 weeks of Phase 2 kickoff Q1 2033)</w:t></w:r></w:p>
<w:p><w:pPr><w:spacing w:before="0" w:after="60"/><w:ind w:left="600"/><w:rPr></w:rPr></w:pPr><w:r><w:rPr><w:b/><w:bCs/><w:sz w:val="22"/><w:szCs w:val="22"/></w:rPr><w:t xml:space="preserve">Non-compliance:  </w:t></w:r><w:r><w:rPr><w:sz w:val="22"/><w:szCs w:val="22"/></w:rPr><w:t xml:space="preserve">Any INCOMPLETE checklist item blocks RFP issue; escalation to SC Chair</w:t></w:r></w:p>
<w:p><w:pPr><w:spacing w:before="0" w:after="60"/><w:ind w:left="600"/><w:rPr></w:rPr></w:pPr><w:r><w:rPr><w:b/><w:bCs/><w:sz w:val="22"/><w:szCs w:val="22"/></w:rPr><w:t xml:space="preserve">Post-award checklist:  </w:t></w:r><w:r><w:rPr><w:sz w:val="22"/><w:szCs w:val="22"/></w:rPr><w:t xml:space="preserve">P2-CHK-09: Vendor onboarding complete (access credentials, environments); P2-CHK-10: Development environment AIE-001–005 scaffolding verified by Signal; P2-CHK-11: KPI monitoring dashboard active (Nova); P2-CHK-12: DPA countersigned and filed (Core)</w:t></w:r></w:p>
<w:p><w:pPr><w:spacing w:before="320" w:after="100"/><w:rPr></w:rPr></w:pPr><w:r><w:rPr><w:b/><w:bCs/><w:sz w:val="36"/><w:szCs w:val="36"/><w:color w:val="1f2d5a"/></w:rPr><w:t xml:space="preserve">Section 52 — Phase 2 Vendor Onboarding & Integration Protocol</w:t></w:r></w:p>
<w:p><w:pPr><w:spacing w:before="200" w:after="80"/><w:rPr></w:rPr></w:pPr><w:r><w:rPr><w:b/><w:bCs/><w:sz w:val="28"/><w:szCs w:val="28"/><w:color w:val="2e75b6"/></w:rPr><w:t xml:space="preserve">52.1 Overview & Scope</w:t></w:r></w:p>
<w:p><w:pPr><w:spacing w:before="0" w:after="80"/><w:ind w:left="400"/><w:rPr></w:rPr></w:pPr><w:r><w:rPr><w:sz w:val="24"/><w:szCs w:val="24"/></w:rPr><w:t xml:space="preserve">This section defines the end-to-end Vendor Onboarding &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w:r></w:p>
<w:p><w:pPr><w:spacing w:before="0" w:after="60"/><w:ind w:left="600"/><w:rPr></w:rPr></w:pPr><w:r><w:rPr><w:b/><w:bCs/><w:sz w:val="22"/><w:szCs w:val="22"/></w:rPr><w:t xml:space="preserve">Protocol reference:  </w:t></w:r><w:r><w:rPr><w:sz w:val="22"/><w:szCs w:val="22"/></w:rPr><w:t xml:space="preserve">MONOLITH-S52-ONB-001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RFP-GAP05-001 contract award (target Q1 2033)</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Integration Lead), Aria (Procurement & Compliance Lead)</w:t></w:r></w:p>
<w:p><w:pPr><w:spacing w:before="0" w:after="60"/><w:ind w:left="600"/><w:rPr></w:rPr></w:pPr><w:r><w:rPr><w:b/><w:bCs/><w:sz w:val="22"/><w:szCs w:val="22"/></w:rPr><w:t xml:space="preserve">Protocol status:  </w:t></w:r><w:r><w:rPr><w:sz w:val="22"/><w:szCs w:val="22"/></w:rPr><w:t xml:space="preserve">Active — Phase 2 Activation</w:t></w:r></w:p>
<w:p><w:pPr><w:spacing w:before="0" w:after="80"/><w:ind w:left="400"/><w:rPr></w:rPr></w:pPr><w:r><w:rPr><w:sz w:val="24"/><w:szCs w:val="24"/></w:rPr><w:t xml:space="preserve">The protocol is divided into six operational phases: (1) Pre-Onboarding Requirements, (2) System Integration Protocol, (3) Testing & Acceptance Criteria, (4) Go-Live Protocol, (5) Post-Integration Support, and (6) Vendor Integration Readiness Checklist V-CHK-01–12. Completion of each phase gate is mandatory before progression to the next.</w:t></w:r></w:p>
<w:p><w:pPr><w:spacing w:before="200" w:after="80"/><w:rPr></w:rPr></w:pPr><w:r><w:rPr><w:b/><w:bCs/><w:sz w:val="28"/><w:szCs w:val="28"/><w:color w:val="2e75b6"/></w:rPr><w:t xml:space="preserve">52.2 Pre-Onboarding Requirements</w:t></w:r></w:p>
<w:p><w:pPr><w:spacing w:before="0" w:after="80"/><w:ind w:left="400"/><w:rPr></w:rPr></w:pPr><w:r><w:rPr><w:sz w:val="24"/><w:szCs w:val="24"/></w:rPr><w:t xml:space="preserve">The following pre-onboarding requirements must be completed within 10 business days of contract execution. The Phase 2 Programme Director is responsible for tracking completion against the V-CHK-01–04 readiness gates.</w:t></w:r></w:p>
<w:p><w:pPr><w:spacing w:before="0" w:after="60"/><w:ind w:left="600"/><w:rPr></w:rPr></w:pPr><w:r><w:rPr><w:b/><w:bCs/><w:sz w:val="22"/><w:szCs w:val="22"/></w:rPr><w:t xml:space="preserve">V-CHK-01 — Contract & Legal:  </w:t></w:r><w:r><w:rPr><w:sz w:val="22"/><w:szCs w:val="22"/></w:rPr><w:t xml:space="preserve">Executed MSA, SOW, and DPA countersigned; IP ownership schedules attached</w:t></w:r></w:p>
<w:p><w:pPr><w:spacing w:before="0" w:after="60"/><w:ind w:left="600"/><w:rPr></w:rPr></w:pPr><w:r><w:rPr><w:b/><w:bCs/><w:sz w:val="22"/><w:szCs w:val="22"/></w:rPr><w:t xml:space="preserve">V-CHK-02 — NDA & Data Classification:  </w:t></w:r><w:r><w:rPr><w:sz w:val="22"/><w:szCs w:val="22"/></w:rPr><w:t xml:space="preserve">NDA executed; MONOLITH data classification policy briefing completed by vendor team</w:t></w:r></w:p>
<w:p><w:pPr><w:spacing w:before="0" w:after="60"/><w:ind w:left="600"/><w:rPr></w:rPr></w:pPr><w:r><w:rPr><w:b/><w:bCs/><w:sz w:val="22"/><w:szCs w:val="22"/></w:rPr><w:t xml:space="preserve">V-CHK-03 — Access Provisioning:  </w:t></w:r><w:r><w:rPr><w:sz w:val="22"/><w:szCs w:val="22"/></w:rPr><w:t xml:space="preserve">VPN credentials, repository access, and MONOLITH sandbox environment provisioned by Signal</w:t></w:r></w:p>
<w:p><w:pPr><w:spacing w:before="0" w:after="60"/><w:ind w:left="600"/><w:rPr></w:rPr></w:pPr><w:r><w:rPr><w:b/><w:bCs/><w:sz w:val="22"/><w:szCs w:val="22"/></w:rPr><w:t xml:space="preserve">V-CHK-04 — Environment Setup:  </w:t></w:r><w:r><w:rPr><w:sz w:val="22"/><w:szCs w:val="22"/></w:rPr><w:t xml:space="preserve">Vendor development environment verified against MONOLITH infrastructure spec v2.5; AIE-001–005 scaffolding confirmed</w:t></w:r></w:p>
<w:p><w:pPr><w:spacing w:before="0" w:after="80"/><w:ind w:left="400"/><w:rPr></w:rPr></w:pPr><w:r><w:rPr><w:sz w:val="24"/><w:szCs w:val="24"/></w:rPr><w:t xml:space="preserve">Documentation package required from vendor at pre-onboarding gate:</w:t></w:r></w:p>
<w:p><w:pPr><w:spacing w:before="0" w:after="60"/><w:ind w:left="600" w:hanging="200"/><w:rPr></w:rPr></w:pPr><w:r><w:rPr><w:sz w:val="22"/><w:szCs w:val="22"/></w:rPr><w:t xml:space="preserve">&#x2022; Company registration certificate and relevant professional liability insurance</w:t></w:r></w:p>
<w:p><w:pPr><w:spacing w:before="0" w:after="60"/><w:ind w:left="600" w:hanging="200"/><w:rPr></w:rPr></w:pPr><w:r><w:rPr><w:sz w:val="22"/><w:szCs w:val="22"/></w:rPr><w:t xml:space="preserve">&#x2022; Technical team CVs for all personnel with production system access</w:t></w:r></w:p>
<w:p><w:pPr><w:spacing w:before="0" w:after="60"/><w:ind w:left="600" w:hanging="200"/><w:rPr></w:rPr></w:pPr><w:r><w:rPr><w:sz w:val="22"/><w:szCs w:val="22"/></w:rPr><w:t xml:space="preserve">&#x2022; Security posture declaration: ISO 27001 or equivalent certification</w:t></w:r></w:p>
<w:p><w:pPr><w:spacing w:before="0" w:after="60"/><w:ind w:left="600" w:hanging="200"/><w:rPr></w:rPr></w:pPr><w:r><w:rPr><w:sz w:val="22"/><w:szCs w:val="22"/></w:rPr><w:t xml:space="preserve">&#x2022; Data residency confirmation: all processing within Thailand or approved jurisdictions per PDPA</w:t></w:r></w:p>
<w:p><w:pPr><w:spacing w:before="0" w:after="60"/><w:ind w:left="600" w:hanging="200"/><w:rPr></w:rPr></w:pPr><w:r><w:rPr><w:sz w:val="22"/><w:szCs w:val="22"/></w:rPr><w:t xml:space="preserve">&#x2022; Emergency contact matrix: 24/7 escalation contacts for all AIE-001–005 module leads</w:t></w:r></w:p>
<w:p><w:pPr><w:spacing w:before="0" w:after="60"/><w:ind w:left="600"/><w:rPr></w:rPr></w:pPr><w:r><w:rPr><w:b/><w:bCs/><w:sz w:val="22"/><w:szCs w:val="22"/></w:rPr><w:t xml:space="preserve">Pre-onboarding gate authority:  </w:t></w:r><w:r><w:rPr><w:sz w:val="22"/><w:szCs w:val="22"/></w:rPr><w:t xml:space="preserve">Aria (Procurement & Compliance Lead) must countersign before Phase Gate 1 is released</w:t></w:r></w:p>
<w:p><w:pPr><w:spacing w:before="0" w:after="60"/><w:ind w:left="600"/><w:rPr></w:rPr></w:pPr><w:r><w:rPr><w:b/><w:bCs/><w:sz w:val="22"/><w:szCs w:val="22"/></w:rPr><w:t xml:space="preserve">Deadline:  </w:t></w:r><w:r><w:rPr><w:sz w:val="22"/><w:szCs w:val="22"/></w:rPr><w:t xml:space="preserve">10 business days post contract execution; non-compliance triggers SC escalation</w:t></w:r></w:p>
<w:p><w:pPr><w:spacing w:before="200" w:after="80"/><w:rPr></w:rPr></w:pPr><w:r><w:rPr><w:b/><w:bCs/><w:sz w:val="28"/><w:szCs w:val="28"/><w:color w:val="2e75b6"/></w:rPr><w:t xml:space="preserve">52.3 System Integration Protocol (AIE-001–005)</w:t></w:r></w:p>
<w:p><w:pPr><w:spacing w:before="0" w:after="80"/><w:ind w:left="400"/><w:rPr></w:rPr></w:pPr><w:r><w:rPr><w:sz w:val="24"/><w:szCs w:val="24"/></w:rPr><w:t xml:space="preserve">The system integration phase covers API endpoint registration, authentication handshake, data flow validation, and inter-module dependency mapping for all five AIE modules. Integration must follow the MONOLITH API Gateway specification v2.5 managed by Signal.</w:t></w:r></w:p>
<w:p><w:pPr><w:spacing w:before="0" w:after="60"/><w:ind w:left="600"/><w:rPr></w:rPr></w:pPr><w:r><w:rPr><w:b/><w:bCs/><w:sz w:val="22"/><w:szCs w:val="22"/></w:rPr><w:t xml:space="preserve">AIE-001 Concept Generator:  </w:t></w:r><w:r><w:rPr><w:sz w:val="22"/><w:szCs w:val="22"/></w:rPr><w:t xml:space="preserve">REST endpoint registration; input schema: project brief JSON + brand palette; output: concept variants array; latency SLA ≤3s p95</w:t></w:r></w:p>
<w:p><w:pPr><w:spacing w:before="0" w:after="60"/><w:ind w:left="600"/><w:rPr></w:rPr></w:pPr><w:r><w:rPr><w:b/><w:bCs/><w:sz w:val="22"/><w:szCs w:val="22"/></w:rPr><w:t xml:space="preserve">AIE-002 Style Harmoniser:  </w:t></w:r><w:r><w:rPr><w:sz w:val="22"/><w:szCs w:val="22"/></w:rPr><w:t xml:space="preserve">GraphQL integration; input: concept variant IDs; output: style taxonomy mapping; dependency: AIE-001 output required</w:t></w:r></w:p>
<w:p><w:pPr><w:spacing w:before="0" w:after="60"/><w:ind w:left="600"/><w:rPr></w:rPr></w:pPr><w:r><w:rPr><w:b/><w:bCs/><w:sz w:val="22"/><w:szCs w:val="22"/></w:rPr><w:t xml:space="preserve">AIE-003 Material Specifier:  </w:t></w:r><w:r><w:rPr><w:sz w:val="22"/><w:szCs w:val="22"/></w:rPr><w:t xml:space="preserve">Webhook-based push model; input: style taxonomy + budget envelope; output: material specification XLSX; dependency: AIE-002</w:t></w:r></w:p>
<w:p><w:pPr><w:spacing w:before="0" w:after="60"/><w:ind w:left="600"/><w:rPr></w:rPr></w:pPr><w:r><w:rPr><w:b/><w:bCs/><w:sz w:val="22"/><w:szCs w:val="22"/></w:rPr><w:t xml:space="preserve">AIE-004 Mood Board Assembler:  </w:t></w:r><w:r><w:rPr><w:sz w:val="22"/><w:szCs w:val="22"/></w:rPr><w:t xml:space="preserve">Batch API; input: AIE-001–003 outputs; output: mood board package (PDF + asset bundle); SLA ≤30s per board</w:t></w:r></w:p>
<w:p><w:pPr><w:spacing w:before="0" w:after="60"/><w:ind w:left="600"/><w:rPr></w:rPr></w:pPr><w:r><w:rPr><w:b/><w:bCs/><w:sz w:val="22"/><w:szCs w:val="22"/></w:rPr><w:t xml:space="preserve">AIE-005 Client Presentation Renderer:  </w:t></w:r><w:r><w:rPr><w:sz w:val="22"/><w:szCs w:val="22"/></w:rPr><w:t xml:space="preserve">Streaming API; input: mood board package; output: interactive HTML5 presentation; SLA ≤60s first render</w:t></w:r></w:p>
<w:p><w:pPr><w:spacing w:before="0" w:after="80"/><w:ind w:left="400"/><w:rPr></w:rPr></w:pPr><w:r><w:rPr><w:sz w:val="24"/><w:szCs w:val="24"/></w:rPr><w:t xml:space="preserve">Authentication & Security requirements for all AIE modules:</w:t></w:r></w:p>
<w:p><w:pPr><w:spacing w:before="0" w:after="60"/><w:ind w:left="600" w:hanging="200"/><w:rPr></w:rPr></w:pPr><w:r><w:rPr><w:sz w:val="22"/><w:szCs w:val="22"/></w:rPr><w:t xml:space="preserve">&#x2022; OAuth 2.0 client credentials flow; tokens issued by MONOLITH identity provider (managed by Core)</w:t></w:r></w:p>
<w:p><w:pPr><w:spacing w:before="0" w:after="60"/><w:ind w:left="600" w:hanging="200"/><w:rPr></w:rPr></w:pPr><w:r><w:rPr><w:sz w:val="22"/><w:szCs w:val="22"/></w:rPr><w:t xml:space="preserve">&#x2022; All API traffic encrypted via TLS 1.3; certificate pinning required for production endpoints</w:t></w:r></w:p>
<w:p><w:pPr><w:spacing w:before="0" w:after="60"/><w:ind w:left="600" w:hanging="200"/><w:rPr></w:rPr></w:pPr><w:r><w:rPr><w:sz w:val="22"/><w:szCs w:val="22"/></w:rPr><w:t xml:space="preserve">&#x2022; Rate limiting: 100 requests/minute per AIE module in production; burst allowance 150/minute for 60 seconds</w:t></w:r></w:p>
<w:p><w:pPr><w:spacing w:before="0" w:after="60"/><w:ind w:left="600" w:hanging="200"/><w:rPr></w:rPr></w:pPr><w:r><w:rPr><w:sz w:val="22"/><w:szCs w:val="22"/></w:rPr><w:t xml:space="preserve">&#x2022; Audit logging: all API calls logged to MONOLITH SIEM (Nexus) with requestor ID, timestamp, input hash, and response code</w:t></w:r></w:p>
<w:p><w:pPr><w:spacing w:before="0" w:after="60"/><w:ind w:left="600" w:hanging="200"/><w:rPr></w:rPr></w:pPr><w:r><w:rPr><w:sz w:val="22"/><w:szCs w:val="22"/></w:rPr><w:t xml:space="preserve">&#x2022; Data payload encryption: AES-256 at rest; all client project data classified as CONFIDENTIAL</w:t></w:r></w:p>
<w:p><w:pPr><w:spacing w:before="0" w:after="60"/><w:ind w:left="600"/><w:rPr></w:rPr></w:pPr><w:r><w:rPr><w:b/><w:bCs/><w:sz w:val="22"/><w:szCs w:val="22"/></w:rPr><w:t xml:space="preserve">Integration sign-off authority:  </w:t></w:r><w:r><w:rPr><w:sz w:val="22"/><w:szCs w:val="22"/></w:rPr><w:t xml:space="preserve">Signal (Technology Integration Lead) must approve all endpoint registrations before UAT begins</w:t></w:r></w:p>
<w:p><w:pPr><w:spacing w:before="0" w:after="60"/><w:ind w:left="600"/><w:rPr></w:rPr></w:pPr><w:r><w:rPr><w:b/><w:bCs/><w:sz w:val="22"/><w:szCs w:val="22"/></w:rPr><w:t xml:space="preserve">Integration target:  </w:t></w:r><w:r><w:rPr><w:sz w:val="22"/><w:szCs w:val="22"/></w:rPr><w:t xml:space="preserve">V-CHK-05 and V-CHK-06 completed within 15 business days of pre-onboarding gate approval</w:t></w:r></w:p>
<w:p><w:pPr><w:spacing w:before="200" w:after="80"/><w:rPr></w:rPr></w:pPr><w:r><w:rPr><w:b/><w:bCs/><w:sz w:val="28"/><w:szCs w:val="28"/><w:color w:val="2e75b6"/></w:rPr><w:t xml:space="preserve">52.4 Testing & Acceptance Criteria</w:t></w:r></w:p>
<w:p><w:pPr><w:spacing w:before="0" w:after="80"/><w:ind w:left="400"/><w:rPr></w:rPr></w:pPr><w:r><w:rPr><w:sz w:val="24"/><w:szCs w:val="24"/></w:rPr><w:t xml:space="preserve">Testing follows a two-track approach: System Integration Testing (SIT) validating inter-module data flows, and User Acceptance Testing (UAT) validating end-to-end creative workflow output quality against MONOLITH design standards.</w:t></w:r></w:p>
<w:p><w:pPr><w:spacing w:before="0" w:after="60"/><w:ind w:left="600"/><w:rPr></w:rPr></w:pPr><w:r><w:rPr><w:b/><w:bCs/><w:sz w:val="22"/><w:szCs w:val="22"/></w:rPr><w:t xml:space="preserve">V-CHK-05 — SIT Pass:  </w:t></w:r><w:r><w:rPr><w:sz w:val="22"/><w:szCs w:val="22"/></w:rPr><w:t xml:space="preserve">All AIE-001–005 modules pass automated integration test suite (≥98% pass rate); no P1/P2 defects open at SIT sign-off</w:t></w:r></w:p>
<w:p><w:pPr><w:spacing w:before="0" w:after="60"/><w:ind w:left="600"/><w:rPr></w:rPr></w:pPr><w:r><w:rPr><w:b/><w:bCs/><w:sz w:val="22"/><w:szCs w:val="22"/></w:rPr><w:t xml:space="preserve">V-CHK-06 — Performance Benchmarks:  </w:t></w:r><w:r><w:rPr><w:sz w:val="22"/><w:szCs w:val="22"/></w:rPr><w:t xml:space="preserve">AIE-001 ≤3s p95; AIE-002 ≤5s p95; AIE-003 ≤10s p95; AIE-004 ≤30s p95; AIE-005 ≤60s first render — verified under 50 concurrent sessions</w:t></w:r></w:p>
<w:p><w:pPr><w:spacing w:before="0" w:after="60"/><w:ind w:left="600"/><w:rPr></w:rPr></w:pPr><w:r><w:rPr><w:b/><w:bCs/><w:sz w:val="22"/><w:szCs w:val="22"/></w:rPr><w:t xml:space="preserve">V-CHK-07 — UAT Pass:  </w:t></w:r><w:r><w:rPr><w:sz w:val="22"/><w:szCs w:val="22"/></w:rPr><w:t xml:space="preserve">10 representative client project briefs processed end-to-end; output quality scored ≥4.0/5.0 by MONOLITH design panel (Aria + 2 senior designers)</w:t></w:r></w:p>
<w:p><w:pPr><w:spacing w:before="0" w:after="80"/><w:ind w:left="400"/><w:rPr></w:rPr></w:pPr><w:r><w:rPr><w:sz w:val="24"/><w:szCs w:val="24"/></w:rPr><w:t xml:space="preserve">UAT acceptance criteria per module:</w:t></w:r></w:p>
<w:p><w:pPr><w:spacing w:before="0" w:after="60"/><w:ind w:left="600" w:hanging="200"/><w:rPr></w:rPr></w:pPr><w:r><w:rPr><w:sz w:val="22"/><w:szCs w:val="22"/></w:rPr><w:t xml:space="preserve">&#x2022; AIE-001: Concept variants must demonstrate brand guideline compliance ≥90% as assessed by Aria</w:t></w:r></w:p>
<w:p><w:pPr><w:spacing w:before="0" w:after="60"/><w:ind w:left="600" w:hanging="200"/><w:rPr></w:rPr></w:pPr><w:r><w:rPr><w:sz w:val="22"/><w:szCs w:val="22"/></w:rPr><w:t xml:space="preserve">&#x2022; AIE-002: Style taxonomy outputs must align with MONOLITH style library v2.5 categories ≥85% match rate</w:t></w:r></w:p>
<w:p><w:pPr><w:spacing w:before="0" w:after="60"/><w:ind w:left="600" w:hanging="200"/><w:rPr></w:rPr></w:pPr><w:r><w:rPr><w:sz w:val="22"/><w:szCs w:val="22"/></w:rPr><w:t xml:space="preserve">&#x2022; AIE-003: Material specifications must reference valid SKUs from MONOLITH approved supplier catalogue</w:t></w:r></w:p>
<w:p><w:pPr><w:spacing w:before="0" w:after="60"/><w:ind w:left="600" w:hanging="200"/><w:rPr></w:rPr></w:pPr><w:r><w:rPr><w:sz w:val="22"/><w:szCs w:val="22"/></w:rPr><w:t xml:space="preserve">&#x2022; AIE-004: Mood board visual quality score ≥4.0/5.0 from design panel; no duplicate asset usage across variants</w:t></w:r></w:p>
<w:p><w:pPr><w:spacing w:before="0" w:after="60"/><w:ind w:left="600" w:hanging="200"/><w:rPr></w:rPr></w:pPr><w:r><w:rPr><w:sz w:val="22"/><w:szCs w:val="22"/></w:rPr><w:t xml:space="preserve">&#x2022; AIE-005: Presentation render must be fully navigable in Chrome/Safari; asset resolution ≥300dpi for print export</w:t></w:r></w:p>
<w:p><w:pPr><w:spacing w:before="0" w:after="60"/><w:ind w:left="600"/><w:rPr></w:rPr></w:pPr><w:r><w:rPr><w:b/><w:bCs/><w:sz w:val="22"/><w:szCs w:val="22"/></w:rPr><w:t xml:space="preserve">Defect severity definitions:  </w:t></w:r><w:r><w:rPr><w:sz w:val="22"/><w:szCs w:val="22"/></w:rPr><w:t xml:space="preserve">P1: system failure / data loss; P2: functional failure blocking workflow; P3: cosmetic / non-blocking</w:t></w:r></w:p>
<w:p><w:pPr><w:spacing w:before="0" w:after="60"/><w:ind w:left="600"/><w:rPr></w:rPr></w:pPr><w:r><w:rPr><w:b/><w:bCs/><w:sz w:val="22"/><w:szCs w:val="22"/></w:rPr><w:t xml:space="preserve">UAT sign-off authority:  </w:t></w:r><w:r><w:rPr><w:sz w:val="22"/><w:szCs w:val="22"/></w:rPr><w:t xml:space="preserve">Aria (Procurement & Compliance Lead) countersigned by Phase 2 Programme Director</w:t></w:r></w:p>
<w:p><w:pPr><w:spacing w:before="0" w:after="60"/><w:ind w:left="600"/><w:rPr></w:rPr></w:pPr><w:r><w:rPr><w:b/><w:bCs/><w:sz w:val="22"/><w:szCs w:val="22"/></w:rPr><w:t xml:space="preserve">Testing duration:  </w:t></w:r><w:r><w:rPr><w:sz w:val="22"/><w:szCs w:val="22"/></w:rPr><w:t xml:space="preserve">SIT: 10 business days; UAT: 5 business days; buffer: 5 business days for defect remediation</w:t></w:r></w:p>
<w:p><w:pPr><w:spacing w:before="200" w:after="80"/><w:rPr></w:rPr></w:pPr><w:r><w:rPr><w:b/><w:bCs/><w:sz w:val="28"/><w:szCs w:val="28"/><w:color w:val="2e75b6"/></w:rPr><w:t xml:space="preserve">52.5 Go-Live Protocol</w:t></w:r></w:p>
<w:p><w:pPr><w:spacing w:before="0" w:after="80"/><w:ind w:left="400"/><w:rPr></w:rPr></w:pPr><w:r><w:rPr><w:sz w:val="24"/><w:szCs w:val="24"/></w:rPr><w:t xml:space="preserve">Go-live follows a phased cutover approach to minimise risk. Production cutover is sequenced module-by-module across two cutover windows to ensure rollback capability is preserved throughout the process.</w:t></w:r></w:p>
<w:p><w:pPr><w:spacing w:before="0" w:after="60"/><w:ind w:left="600"/><w:rPr></w:rPr></w:pPr><w:r><w:rPr><w:b/><w:bCs/><w:sz w:val="22"/><w:szCs w:val="22"/></w:rPr><w:t xml:space="preserve">V-CHK-08 — Go-Live Readiness Gate:  </w:t></w:r><w:r><w:rPr><w:sz w:val="22"/><w:szCs w:val="22"/></w:rPr><w:t xml:space="preserve">All V-CHK-01–07 items COMPLETE; zero open P1/P2 defects; rollback plan approved by Signal and Programme Director</w:t></w:r></w:p>
<w:p><w:pPr><w:spacing w:before="0" w:after="80"/><w:ind w:left="400"/><w:rPr></w:rPr></w:pPr><w:r><w:rPr><w:sz w:val="24"/><w:szCs w:val="24"/></w:rPr><w:t xml:space="preserve">Cutover sequence:</w:t></w:r></w:p>
<w:p><w:pPr><w:spacing w:before="0" w:after="60"/><w:ind w:left="600" w:hanging="200"/><w:rPr></w:rPr></w:pPr><w:r><w:rPr><w:sz w:val="22"/><w:szCs w:val="22"/></w:rPr><w:t xml:space="preserve">&#x2022; Cutover Window 1 (Monday 06:00–10:00 ICT): AIE-001 and AIE-002 production activation; 2-hour parallel run with staging environment</w:t></w:r></w:p>
<w:p><w:pPr><w:spacing w:before="0" w:after="60"/><w:ind w:left="600" w:hanging="200"/><w:rPr></w:rPr></w:pPr><w:r><w:rPr><w:sz w:val="22"/><w:szCs w:val="22"/></w:rPr><w:t xml:space="preserve">&#x2022; Cutover Window 2 (Wednesday 06:00–10:00 ICT, contingent on Window 1 success): AIE-003, AIE-004, and AIE-005 production activation</w:t></w:r></w:p>
<w:p><w:pPr><w:spacing w:before="0" w:after="60"/><w:ind w:left="600" w:hanging="200"/><w:rPr></w:rPr></w:pPr><w:r><w:rPr><w:sz w:val="22"/><w:szCs w:val="22"/></w:rPr><w:t xml:space="preserve">&#x2022; Post-cutover monitoring: 48-hour enhanced monitoring by Signal; all P1/P2 alerts escalated to Programme Director within 15 minutes</w:t></w:r></w:p>
<w:p><w:pPr><w:spacing w:before="0" w:after="80"/><w:ind w:left="400"/><w:rPr></w:rPr></w:pPr><w:r><w:rPr><w:sz w:val="24"/><w:szCs w:val="24"/></w:rPr><w:t xml:space="preserve">Rollback procedure:</w:t></w:r></w:p>
<w:p><w:pPr><w:spacing w:before="0" w:after="60"/><w:ind w:left="600" w:hanging="200"/><w:rPr></w:rPr></w:pPr><w:r><w:rPr><w:sz w:val="22"/><w:szCs w:val="22"/></w:rPr><w:t xml:space="preserve">&#x2022; Rollback trigger: two or more P1 incidents within 4 hours of cutover; or any data integrity failure in AIE module</w:t></w:r></w:p>
<w:p><w:pPr><w:spacing w:before="0" w:after="60"/><w:ind w:left="600" w:hanging="200"/><w:rPr></w:rPr></w:pPr><w:r><w:rPr><w:sz w:val="22"/><w:szCs w:val="22"/></w:rPr><w:t xml:space="preserve">&#x2022; Rollback authority: Signal (Technology Integration Lead) may unilaterally initiate rollback within first 24 hours; Programme Director approval required thereafter</w:t></w:r></w:p>
<w:p><w:pPr><w:spacing w:before="0" w:after="60"/><w:ind w:left="600" w:hanging="200"/><w:rPr></w:rPr></w:pPr><w:r><w:rPr><w:sz w:val="22"/><w:szCs w:val="22"/></w:rPr><w:t xml:space="preserve">&#x2022; Rollback target: revert to pre-integration baseline (S51 procurement workflow) within 30 minutes of trigger decision</w:t></w:r></w:p>
<w:p><w:pPr><w:spacing w:before="0" w:after="60"/><w:ind w:left="600" w:hanging="200"/><w:rPr></w:rPr></w:pPr><w:r><w:rPr><w:sz w:val="22"/><w:szCs w:val="22"/></w:rPr><w:t xml:space="preserve">&#x2022; Post-rollback: root cause analysis report to SC within 5 business days; revised go-live timeline proposed within 10 business days</w:t></w:r></w:p>
<w:p><w:pPr><w:spacing w:before="0" w:after="60"/><w:ind w:left="600"/><w:rPr></w:rPr></w:pPr><w:r><w:rPr><w:b/><w:bCs/><w:sz w:val="22"/><w:szCs w:val="22"/></w:rPr><w:t xml:space="preserve">Go-live sign-off authority:  </w:t></w:r><w:r><w:rPr><w:sz w:val="22"/><w:szCs w:val="22"/></w:rPr><w:t xml:space="preserve">Phase 2 Programme Director co-signed by Signal and Aria</w:t></w:r></w:p>
<w:p><w:pPr><w:spacing w:before="0" w:after="60"/><w:ind w:left="600"/><w:rPr></w:rPr></w:pPr><w:r><w:rPr><w:b/><w:bCs/><w:sz w:val="22"/><w:szCs w:val="22"/></w:rPr><w:t xml:space="preserve">Target go-live window:  </w:t></w:r><w:r><w:rPr><w:sz w:val="22"/><w:szCs w:val="22"/></w:rPr><w:t xml:space="preserve">P2-M3 (3 months post Phase 2 kickoff, Q2 2033)</w:t></w:r></w:p>
<w:p><w:pPr><w:spacing w:before="200" w:after="80"/><w:rPr></w:rPr></w:pPr><w:r><w:rPr><w:b/><w:bCs/><w:sz w:val="28"/><w:szCs w:val="28"/><w:color w:val="2e75b6"/></w:rPr><w:t xml:space="preserve">52.6 Post-Integration Support — 90-Day Hypercare Period</w:t></w:r></w:p>
<w:p><w:pPr><w:spacing w:before="0" w:after="80"/><w:ind w:left="400"/><w:rPr></w:rPr></w:pPr><w:r><w:rPr><w:sz w:val="24"/><w:szCs w:val="24"/></w:rPr><w:t xml:space="preserve">Following production go-live, a mandatory 90-day Hypercare Period applies during which the vendor must maintain enhanced support levels and MONOLITH retains the right to invoke remediation obligations without change request overhead.</w:t></w:r></w:p>
<w:p><w:pPr><w:spacing w:before="0" w:after="60"/><w:ind w:left="600"/><w:rPr></w:rPr></w:pPr><w:r><w:rPr><w:b/><w:bCs/><w:sz w:val="22"/><w:szCs w:val="22"/></w:rPr><w:t xml:space="preserve">Hypercare period:  </w:t></w:r><w:r><w:rPr><w:sz w:val="22"/><w:szCs w:val="22"/></w:rPr><w:t xml:space="preserve">90 calendar days from production go-live date</w:t></w:r></w:p>
<w:p><w:pPr><w:spacing w:before="0" w:after="60"/><w:ind w:left="600"/><w:rPr></w:rPr></w:pPr><w:r><w:rPr><w:b/><w:bCs/><w:sz w:val="22"/><w:szCs w:val="22"/></w:rPr><w:t xml:space="preserve">Hypercare SLA — P1 response:  </w:t></w:r><w:r><w:rPr><w:sz w:val="22"/><w:szCs w:val="22"/></w:rPr><w:t xml:space="preserve">≤1 hour acknowledgement; ≤4 hours resolution; 24/7 coverage required</w:t></w:r></w:p>
<w:p><w:pPr><w:spacing w:before="0" w:after="60"/><w:ind w:left="600"/><w:rPr></w:rPr></w:pPr><w:r><w:rPr><w:b/><w:bCs/><w:sz w:val="22"/><w:szCs w:val="22"/></w:rPr><w:t xml:space="preserve">Hypercare SLA — P2 response:  </w:t></w:r><w:r><w:rPr><w:sz w:val="22"/><w:szCs w:val="22"/></w:rPr><w:t xml:space="preserve">≤4 hours acknowledgement; ≤1 business day resolution</w:t></w:r></w:p>
<w:p><w:pPr><w:spacing w:before="0" w:after="60"/><w:ind w:left="600"/><w:rPr></w:rPr></w:pPr><w:r><w:rPr><w:b/><w:bCs/><w:sz w:val="22"/><w:szCs w:val="22"/></w:rPr><w:t xml:space="preserve">Hypercare SLA — P3 response:  </w:t></w:r><w:r><w:rPr><w:sz w:val="22"/><w:szCs w:val="22"/></w:rPr><w:t xml:space="preserve">≤1 business day acknowledgement; ≤5 business days resolution</w:t></w:r></w:p>
<w:p><w:pPr><w:spacing w:before="0" w:after="60"/><w:ind w:left="600"/><w:rPr></w:rPr></w:pPr><w:r><w:rPr><w:b/><w:bCs/><w:sz w:val="22"/><w:szCs w:val="22"/></w:rPr><w:t xml:space="preserve">MONOLITH hypercare monitor:  </w:t></w:r><w:r><w:rPr><w:sz w:val="22"/><w:szCs w:val="22"/></w:rPr><w:t xml:space="preserve">Nova (KPI Dashboard & Monitoring) — real-time SLA compliance dashboard active from go-live day</w:t></w:r></w:p>
<w:p><w:pPr><w:spacing w:before="0" w:after="80"/><w:ind w:left="400"/><w:rPr></w:rPr></w:pPr><w:r><w:rPr><w:sz w:val="24"/><w:szCs w:val="24"/></w:rPr><w:t xml:space="preserve">Escalation matrix during Hypercare:</w:t></w:r></w:p>
<w:p><w:pPr><w:spacing w:before="0" w:after="60"/><w:ind w:left="600"/><w:rPr></w:rPr></w:pPr><w:r><w:rPr><w:b/><w:bCs/><w:sz w:val="22"/><w:szCs w:val="22"/></w:rPr><w:t xml:space="preserve">L1 — Initial triage:  </w:t></w:r><w:r><w:rPr><w:sz w:val="22"/><w:szCs w:val="22"/></w:rPr><w:t xml:space="preserve">Signal (Technology Integration Lead); response ≤30 minutes</w:t></w:r></w:p>
<w:p><w:pPr><w:spacing w:before="0" w:after="60"/><w:ind w:left="600"/><w:rPr></w:rPr></w:pPr><w:r><w:rPr><w:b/><w:bCs/><w:sz w:val="22"/><w:szCs w:val="22"/></w:rPr><w:t xml:space="preserve">L2 — Technical escalation:  </w:t></w:r><w:r><w:rPr><w:sz w:val="22"/><w:szCs w:val="22"/></w:rPr><w:t xml:space="preserve">Vendor Module Lead + Signal; response ≤2 hours</w:t></w:r></w:p>
<w:p><w:pPr><w:spacing w:before="0" w:after="60"/><w:ind w:left="600"/><w:rPr></w:rPr></w:pPr><w:r><w:rPr><w:b/><w:bCs/><w:sz w:val="22"/><w:szCs w:val="22"/></w:rPr><w:t xml:space="preserve">L3 — Programme escalation:  </w:t></w:r><w:r><w:rPr><w:sz w:val="22"/><w:szCs w:val="22"/></w:rPr><w:t xml:space="preserve">Phase 2 Programme Director + Vendor Account Director; response ≤4 hours</w:t></w:r></w:p>
<w:p><w:pPr><w:spacing w:before="0" w:after="60"/><w:ind w:left="600"/><w:rPr></w:rPr></w:pPr><w:r><w:rPr><w:b/><w:bCs/><w:sz w:val="22"/><w:szCs w:val="22"/></w:rPr><w:t xml:space="preserve">L4 — Executive escalation:  </w:t></w:r><w:r><w:rPr><w:sz w:val="22"/><w:szCs w:val="22"/></w:rPr><w:t xml:space="preserve">SC Chair + Vendor CEO; trigger: unresolved P1 beyond 4 hours or pattern of P2 recurrence ≥3 incidents in 7 days</w:t></w:r></w:p>
<w:p><w:pPr><w:spacing w:before="0" w:after="80"/><w:ind w:left="400"/><w:rPr></w:rPr></w:pPr><w:r><w:rPr><w:sz w:val="24"/><w:szCs w:val="24"/></w:rPr><w:t xml:space="preserve">Hypercare performance reporting:</w:t></w:r></w:p>
<w:p><w:pPr><w:spacing w:before="0" w:after="60"/><w:ind w:left="600" w:hanging="200"/><w:rPr></w:rPr></w:pPr><w:r><w:rPr><w:sz w:val="22"/><w:szCs w:val="22"/></w:rPr><w:t xml:space="preserve">&#x2022; Weekly hypercare status report issued by vendor every Monday by 09:00 ICT to Signal and Programme Director</w:t></w:r></w:p>
<w:p><w:pPr><w:spacing w:before="0" w:after="60"/><w:ind w:left="600" w:hanging="200"/><w:rPr></w:rPr></w:pPr><w:r><w:rPr><w:sz w:val="22"/><w:szCs w:val="22"/></w:rPr><w:t xml:space="preserve">&#x2022; Report must cover: incident count by severity, SLA compliance rate, open defect backlog, AIE-001–005 availability metrics</w:t></w:r></w:p>
<w:p><w:pPr><w:spacing w:before="0" w:after="60"/><w:ind w:left="600" w:hanging="200"/><w:rPr></w:rPr></w:pPr><w:r><w:rPr><w:sz w:val="22"/><w:szCs w:val="22"/></w:rPr><w:t xml:space="preserve">&#x2022; 30-day hypercare review: formal SC briefing note; Signal presents availability and performance metrics against V-CHK-09–12</w:t></w:r></w:p>
<w:p><w:pPr><w:spacing w:before="0" w:after="60"/><w:ind w:left="600" w:hanging="200"/><w:rPr></w:rPr></w:pPr><w:r><w:rPr><w:sz w:val="22"/><w:szCs w:val="22"/></w:rPr><w:t xml:space="preserve">&#x2022; 90-day hypercare exit: formal sign-off by Programme Director required to transition to BAU support model</w:t></w:r></w:p>
<w:p><w:pPr><w:spacing w:before="0" w:after="60"/><w:ind w:left="600"/><w:rPr></w:rPr></w:pPr><w:r><w:rPr><w:b/><w:bCs/><w:sz w:val="22"/><w:szCs w:val="22"/></w:rPr><w:t xml:space="preserve">Post-hypercare BAU SLA:  </w:t></w:r><w:r><w:rPr><w:sz w:val="22"/><w:szCs w:val="22"/></w:rPr><w:t xml:space="preserve">AIE-001–005 availability ≥99.5% monthly; P1 response ≤2 hours; P2 ≤8 hours (per contract schedule)</w:t></w:r></w:p>
<w:p><w:pPr><w:spacing w:before="0" w:after="60"/><w:ind w:left="600"/><w:rPr></w:rPr></w:pPr><w:r><w:rPr><w:b/><w:bCs/><w:sz w:val="22"/><w:szCs w:val="22"/></w:rPr><w:t xml:space="preserve">V-CHK-09 — Hypercare entry:  </w:t></w:r><w:r><w:rPr><w:sz w:val="22"/><w:szCs w:val="22"/></w:rPr><w:t xml:space="preserve">Vendor emergency contact matrix confirmed active; Nova monitoring dashboard live; Signal acknowledged go-live baseline metrics</w:t></w:r></w:p>
<w:p><w:pPr><w:spacing w:before="200" w:after="80"/><w:rPr></w:rPr></w:pPr><w:r><w:rPr><w:b/><w:bCs/><w:sz w:val="28"/><w:szCs w:val="28"/><w:color w:val="2e75b6"/></w:rPr><w:t xml:space="preserve">52.7 Vendor Integration Readiness Checklist — V-CHK-01 to V-CHK-12</w:t></w:r></w:p>
<w:p><w:pPr><w:spacing w:before="0" w:after="80"/><w:ind w:left="400"/><w:rPr></w:rPr></w:pPr><w:r><w:rPr><w:sz w:val="24"/><w:szCs w:val="24"/></w:rPr><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w:r></w:p>
<w:p><w:pPr><w:spacing w:before="0" w:after="60"/><w:ind w:left="600"/><w:rPr></w:rPr></w:pPr><w:r><w:rPr><w:b/><w:bCs/><w:sz w:val="22"/><w:szCs w:val="22"/></w:rPr><w:t xml:space="preserve">V-CHK-01:  </w:t></w:r><w:r><w:rPr><w:sz w:val="22"/><w:szCs w:val="22"/></w:rPr><w:t xml:space="preserve">[PRE-ONB] Contract & Legal — MSA, SOW, DPA executed; IP schedules attached — Authority: Aria</w:t></w:r></w:p>
<w:p><w:pPr><w:spacing w:before="0" w:after="60"/><w:ind w:left="600"/><w:rPr></w:rPr></w:pPr><w:r><w:rPr><w:b/><w:bCs/><w:sz w:val="22"/><w:szCs w:val="22"/></w:rPr><w:t xml:space="preserve">V-CHK-02:  </w:t></w:r><w:r><w:rPr><w:sz w:val="22"/><w:szCs w:val="22"/></w:rPr><w:t xml:space="preserve">[PRE-ONB] NDA & Data Classification — NDA executed; PDPA briefing complete — Authority: Aria</w:t></w:r></w:p>
<w:p><w:pPr><w:spacing w:before="0" w:after="60"/><w:ind w:left="600"/><w:rPr></w:rPr></w:pPr><w:r><w:rPr><w:b/><w:bCs/><w:sz w:val="22"/><w:szCs w:val="22"/></w:rPr><w:t xml:space="preserve">V-CHK-03:  </w:t></w:r><w:r><w:rPr><w:sz w:val="22"/><w:szCs w:val="22"/></w:rPr><w:t xml:space="preserve">[PRE-ONB] Access Provisioning — VPN, repo, sandbox environment active — Authority: Signal</w:t></w:r></w:p>
<w:p><w:pPr><w:spacing w:before="0" w:after="60"/><w:ind w:left="600"/><w:rPr></w:rPr></w:pPr><w:r><w:rPr><w:b/><w:bCs/><w:sz w:val="22"/><w:szCs w:val="22"/></w:rPr><w:t xml:space="preserve">V-CHK-04:  </w:t></w:r><w:r><w:rPr><w:sz w:val="22"/><w:szCs w:val="22"/></w:rPr><w:t xml:space="preserve">[PRE-ONB] Environment Setup — AIE-001–005 scaffolding verified against MONOLITH infra spec v2.5 — Authority: Signal</w:t></w:r></w:p>
<w:p><w:pPr><w:spacing w:before="0" w:after="60"/><w:ind w:left="600"/><w:rPr></w:rPr></w:pPr><w:r><w:rPr><w:b/><w:bCs/><w:sz w:val="22"/><w:szCs w:val="22"/></w:rPr><w:t xml:space="preserve">V-CHK-05:  </w:t></w:r><w:r><w:rPr><w:sz w:val="22"/><w:szCs w:val="22"/></w:rPr><w:t xml:space="preserve">[SIT] Integration Test Suite Pass — ≥98% pass rate; zero open P1/P2 defects — Authority: Signal</w:t></w:r></w:p>
<w:p><w:pPr><w:spacing w:before="0" w:after="60"/><w:ind w:left="600"/><w:rPr></w:rPr></w:pPr><w:r><w:rPr><w:b/><w:bCs/><w:sz w:val="22"/><w:szCs w:val="22"/></w:rPr><w:t xml:space="preserve">V-CHK-06:  </w:t></w:r><w:r><w:rPr><w:sz w:val="22"/><w:szCs w:val="22"/></w:rPr><w:t xml:space="preserve">[SIT] Performance Benchmarks — AIE-001–005 latency SLAs met under 50 concurrent sessions — Authority: Signal</w:t></w:r></w:p>
<w:p><w:pPr><w:spacing w:before="0" w:after="60"/><w:ind w:left="600"/><w:rPr></w:rPr></w:pPr><w:r><w:rPr><w:b/><w:bCs/><w:sz w:val="22"/><w:szCs w:val="22"/></w:rPr><w:t xml:space="preserve">V-CHK-07:  </w:t></w:r><w:r><w:rPr><w:sz w:val="22"/><w:szCs w:val="22"/></w:rPr><w:t xml:space="preserve">[UAT] UAT Acceptance — 10 client briefs processed; design panel score ≥4.0/5.0 — Authority: Aria + Programme Director</w:t></w:r></w:p>
<w:p><w:pPr><w:spacing w:before="0" w:after="60"/><w:ind w:left="600"/><w:rPr></w:rPr></w:pPr><w:r><w:rPr><w:b/><w:bCs/><w:sz w:val="22"/><w:szCs w:val="22"/></w:rPr><w:t xml:space="preserve">V-CHK-08:  </w:t></w:r><w:r><w:rPr><w:sz w:val="22"/><w:szCs w:val="22"/></w:rPr><w:t xml:space="preserve">[GO-LIVE] Go-Live Readiness Gate — V-CHK-01–07 COMPLETE; rollback plan approved — Authority: Programme Director + Signal</w:t></w:r></w:p>
<w:p><w:pPr><w:spacing w:before="0" w:after="60"/><w:ind w:left="600"/><w:rPr></w:rPr></w:pPr><w:r><w:rPr><w:b/><w:bCs/><w:sz w:val="22"/><w:szCs w:val="22"/></w:rPr><w:t xml:space="preserve">V-CHK-09:  </w:t></w:r><w:r><w:rPr><w:sz w:val="22"/><w:szCs w:val="22"/></w:rPr><w:t xml:space="preserve">[HYPERCARE] Hypercare Entry — Nova monitoring live; emergency contacts confirmed; baseline metrics acknowledged — Authority: Signal</w:t></w:r></w:p>
<w:p><w:pPr><w:spacing w:before="0" w:after="60"/><w:ind w:left="600"/><w:rPr></w:rPr></w:pPr><w:r><w:rPr><w:b/><w:bCs/><w:sz w:val="22"/><w:szCs w:val="22"/></w:rPr><w:t xml:space="preserve">V-CHK-10:  </w:t></w:r><w:r><w:rPr><w:sz w:val="22"/><w:szCs w:val="22"/></w:rPr><w:t xml:space="preserve">[HYPERCARE] 30-Day Review — Availability ≥99.5%; zero open P1; P2 backlog ≤5 — Authority: Programme Director</w:t></w:r></w:p>
<w:p><w:pPr><w:spacing w:before="0" w:after="60"/><w:ind w:left="600"/><w:rPr></w:rPr></w:pPr><w:r><w:rPr><w:b/><w:bCs/><w:sz w:val="22"/><w:szCs w:val="22"/></w:rPr><w:t xml:space="preserve">V-CHK-11:  </w:t></w:r><w:r><w:rPr><w:sz w:val="22"/><w:szCs w:val="22"/></w:rPr><w:t xml:space="preserve">[HYPERCARE] 60-Day Review — AIE-001–005 performance stable; weekly report compliance 100% — Authority: Signal</w:t></w:r></w:p>
<w:p><w:pPr><w:spacing w:before="0" w:after="60"/><w:ind w:left="600"/><w:rPr></w:rPr></w:pPr><w:r><w:rPr><w:b/><w:bCs/><w:sz w:val="22"/><w:szCs w:val="22"/></w:rPr><w:t xml:space="preserve">V-CHK-12:  </w:t></w:r><w:r><w:rPr><w:sz w:val="22"/><w:szCs w:val="22"/></w:rPr><w:t xml:space="preserve">[HYPERCARE] 90-Day Hypercare Exit — Formal sign-off; DPA countersigned and filed; BAU SLA confirmed — Authority: Programme Director co-signed Core</w:t></w:r></w:p>
<w:p><w:pPr><w:spacing w:before="0" w:after="80"/><w:ind w:left="400"/><w:rPr></w:rPr></w:pPr><w:r><w:rPr><w:sz w:val="24"/><w:szCs w:val="24"/></w:rPr><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w:r></w:p>
<w:p><w:pPr><w:spacing w:before="0" w:after="60"/><w:ind w:left="600"/><w:rPr></w:rPr></w:pPr><w:r><w:rPr><w:b/><w:bCs/><w:sz w:val="22"/><w:szCs w:val="22"/></w:rPr><w:t xml:space="preserve">Checklist document reference:  </w:t></w:r><w:r><w:rPr><w:sz w:val="22"/><w:szCs w:val="22"/></w:rPr><w:t xml:space="preserve">MONOLITH-S52-VCHK-001 v1.0 (living document; version controlled in MONOLITH document repository)</w:t></w:r></w:p>
<w:p><w:pPr><w:spacing w:before="0" w:after="60"/><w:ind w:left="600"/><w:rPr></w:rPr></w:pPr><w:r><w:rPr><w:b/><w:bCs/><w:sz w:val="22"/><w:szCs w:val="22"/></w:rPr><w:t xml:space="preserve">Final protocol authority:  </w:t></w:r><w:r><w:rPr><w:sz w:val="22"/><w:szCs w:val="22"/></w:rPr><w:t xml:space="preserve">Steering Committee holds ultimate authority to waive or modify V-CHK gates; SC resolution required for any waiver</w:t></w:r></w:p>
<w:p><w:pPr><w:spacing w:before="320" w:after="100"/><w:rPr></w:rPr></w:pPr><w:r><w:rPr><w:b/><w:bCs/><w:sz w:val="36"/><w:szCs w:val="36"/><w:color w:val="1f2d5a"/></w:rPr><w:t xml:space="preserve">Section 53 — Phase 2 Go-Live Operations Plan</w:t></w:r></w:p>
<w:p><w:pPr><w:spacing w:before="200" w:after="80"/><w:rPr></w:rPr></w:pPr><w:r><w:rPr><w:b/><w:bCs/><w:sz w:val="28"/><w:szCs w:val="28"/><w:color w:val="2e75b6"/></w:rPr><w:t xml:space="preserve">53.1 Overview & Scope</w:t></w:r></w:p>
<w:p><w:pPr><w:spacing w:before="0" w:after="80"/><w:ind w:left="400"/><w:rPr></w:rPr></w:pPr><w:r><w:rPr><w:sz w:val="24"/><w:szCs w:val="24"/></w:rPr><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w:r></w:p>
<w:p><w:pPr><w:spacing w:before="0" w:after="60"/><w:ind w:left="600"/><w:rPr></w:rPr></w:pPr><w:r><w:rPr><w:b/><w:bCs/><w:sz w:val="22"/><w:szCs w:val="22"/></w:rPr><w:t xml:space="preserve">Plan reference:  </w:t></w:r><w:r><w:rPr><w:sz w:val="22"/><w:szCs w:val="22"/></w:rPr><w:t xml:space="preserve">MONOLITH-S53-GOLIVE-001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V-CHK-08 COMPLETE — all pre-conditions met, Programme Director sign-off</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Lead), Aria (Compliance & Quality), Nova (KPI Monitoring)</w:t></w:r></w:p>
<w:p><w:pPr><w:spacing w:before="0" w:after="60"/><w:ind w:left="600"/><w:rPr></w:rPr></w:pPr><w:r><w:rPr><w:b/><w:bCs/><w:sz w:val="22"/><w:szCs w:val="22"/></w:rPr><w:t xml:space="preserve">Target go-live:  </w:t></w:r><w:r><w:rPr><w:sz w:val="22"/><w:szCs w:val="22"/></w:rPr><w:t xml:space="preserve">P2-M3 — Q2 2033 (3 months post Phase 2 kickoff)</w:t></w:r></w:p>
<w:p><w:pPr><w:spacing w:before="0" w:after="60"/><w:ind w:left="600"/><w:rPr></w:rPr></w:pPr><w:r><w:rPr><w:b/><w:bCs/><w:sz w:val="22"/><w:szCs w:val="22"/></w:rPr><w:t xml:space="preserve">Plan status:  </w:t></w:r><w:r><w:rPr><w:sz w:val="22"/><w:szCs w:val="22"/></w:rPr><w:t xml:space="preserve">Active — awaiting V-CHK-08 clearance</w:t></w:r></w:p>
<w:p><w:pPr><w:spacing w:before="0" w:after="80"/><w:ind w:left="400"/><w:rPr></w:rPr></w:pPr><w:r><w:rPr><w:sz w:val="24"/><w:szCs w:val="24"/></w:rPr><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w:r></w:p>
<w:p><w:pPr><w:spacing w:before="200" w:after="80"/><w:rPr></w:rPr></w:pPr><w:r><w:rPr><w:b/><w:bCs/><w:sz w:val="28"/><w:szCs w:val="28"/><w:color w:val="2e75b6"/></w:rPr><w:t xml:space="preserve">53.2 Pre Go-Live Readiness Assessment</w:t></w:r></w:p>
<w:p><w:pPr><w:spacing w:before="0" w:after="80"/><w:ind w:left="400"/><w:rPr></w:rPr></w:pPr><w:r><w:rPr><w:sz w:val="24"/><w:szCs w:val="24"/></w:rPr><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w:r></w:p>
<w:p><w:pPr><w:spacing w:before="0" w:after="60"/><w:ind w:left="600"/><w:rPr></w:rPr></w:pPr><w:r><w:rPr><w:b/><w:bCs/><w:sz w:val="22"/><w:szCs w:val="22"/></w:rPr><w:t xml:space="preserve">GL-CHK-01 — V-CHK Audit Complete:  </w:t></w:r><w:r><w:rPr><w:sz w:val="22"/><w:szCs w:val="22"/></w:rPr><w:t xml:space="preserve">Programme Director certifies all V-CHK-01–08 items COMPLETE; zero open P1/P2 defects across AIE-001–005</w:t></w:r></w:p>
<w:p><w:pPr><w:spacing w:before="0" w:after="60"/><w:ind w:left="600"/><w:rPr></w:rPr></w:pPr><w:r><w:rPr><w:b/><w:bCs/><w:sz w:val="22"/><w:szCs w:val="22"/></w:rPr><w:t xml:space="preserve">GL-CHK-02 — Production Environment Validation:  </w:t></w:r><w:r><w:rPr><w:sz w:val="22"/><w:szCs w:val="22"/></w:rPr><w:t xml:space="preserve">Signal completes final production environment check: config delta between staging and production ≤ defined tolerance; no critical configuration drift; all API endpoints registered and health-check passing</w:t></w:r></w:p>
<w:p><w:pPr><w:spacing w:before="0" w:after="60"/><w:ind w:left="600"/><w:rPr></w:rPr></w:pPr><w:r><w:rPr><w:b/><w:bCs/><w:sz w:val="22"/><w:szCs w:val="22"/></w:rPr><w:t xml:space="preserve">GL-CHK-03 — Rollback Rehearsal:  </w:t></w:r><w:r><w:rPr><w:sz w:val="22"/><w:szCs w:val="22"/></w:rPr><w:t xml:space="preserve">Rollback procedure rehearsed end-to-end; rollback time confirmed ≤30 minutes; Signal and Programme Director sign off rollback runbook; vendor rollback contact confirmed available 24/7 for cutover window</w:t></w:r></w:p>
<w:p><w:pPr><w:spacing w:before="0" w:after="80"/><w:ind w:left="400"/><w:rPr></w:rPr></w:pPr><w:r><w:rPr><w:sz w:val="24"/><w:szCs w:val="24"/></w:rPr><w:t xml:space="preserve">Additional pre-go-live requirements:</w:t></w:r></w:p>
<w:p><w:pPr><w:spacing w:before="0" w:after="60"/><w:ind w:left="600" w:hanging="200"/><w:rPr></w:rPr></w:pPr><w:r><w:rPr><w:sz w:val="22"/><w:szCs w:val="22"/></w:rPr><w:t xml:space="preserve">&#x2022; Stakeholder communication plan executed: SC Chair, client-facing teams, and MONOLITH Agent leads (Aria, Signal, Nova, Core, Nexus) notified ≥24 hours before cutover</w:t></w:r></w:p>
<w:p><w:pPr><w:spacing w:before="0" w:after="60"/><w:ind w:left="600" w:hanging="200"/><w:rPr></w:rPr></w:pPr><w:r><w:rPr><w:sz w:val="22"/><w:szCs w:val="22"/></w:rPr><w:t xml:space="preserve">&#x2022; Nova monitoring dashboard baseline metrics captured from final staging run; alert thresholds set and validated in production environment</w:t></w:r></w:p>
<w:p><w:pPr><w:spacing w:before="0" w:after="60"/><w:ind w:left="600" w:hanging="200"/><w:rPr></w:rPr></w:pPr><w:r><w:rPr><w:sz w:val="22"/><w:szCs w:val="22"/></w:rPr><w:t xml:space="preserve">&#x2022; Vendor on-call roster confirmed: all AIE-001–005 module leads contactable by Signal within 30 minutes throughout both cutover windows</w:t></w:r></w:p>
<w:p><w:pPr><w:spacing w:before="0" w:after="60"/><w:ind w:left="600" w:hanging="200"/><w:rPr></w:rPr></w:pPr><w:r><w:rPr><w:sz w:val="22"/><w:szCs w:val="22"/></w:rPr><w:t xml:space="preserve">&#x2022; Change freeze in effect: all non-critical system changes frozen from T-5 days through T+72h; emergency change approval only via Programme Director</w:t></w:r></w:p>
<w:p><w:pPr><w:spacing w:before="0" w:after="60"/><w:ind w:left="600" w:hanging="200"/><w:rPr></w:rPr></w:pPr><w:r><w:rPr><w:sz w:val="22"/><w:szCs w:val="22"/></w:rPr><w:t xml:space="preserve">&#x2022; Incident response team assembled: Signal (primary), vendor L2, Programme Director (L3), SC Chair (L4 escalation trigger ≥4 hours unresolved P1)</w:t></w:r></w:p>
<w:p><w:pPr><w:spacing w:before="0" w:after="60"/><w:ind w:left="600"/><w:rPr></w:rPr></w:pPr><w:r><w:rPr><w:b/><w:bCs/><w:sz w:val="22"/><w:szCs w:val="22"/></w:rPr><w:t xml:space="preserve">Pre-go-live sign-off deadline:  </w:t></w:r><w:r><w:rPr><w:sz w:val="22"/><w:szCs w:val="22"/></w:rPr><w:t xml:space="preserve">≥48 hours before Cutover Window 1; late sign-off automatically defers go-live by one week</w:t></w:r></w:p>
<w:p><w:pPr><w:spacing w:before="0" w:after="60"/><w:ind w:left="600"/><w:rPr></w:rPr></w:pPr><w:r><w:rPr><w:b/><w:bCs/><w:sz w:val="22"/><w:szCs w:val="22"/></w:rPr><w:t xml:space="preserve">Authority:  </w:t></w:r><w:r><w:rPr><w:sz w:val="22"/><w:szCs w:val="22"/></w:rPr><w:t xml:space="preserve">Phase 2 Programme Director co-signed Signal and Aria</w:t></w:r></w:p>
<w:p><w:pPr><w:spacing w:before="200" w:after="80"/><w:rPr></w:rPr></w:pPr><w:r><w:rPr><w:b/><w:bCs/><w:sz w:val="28"/><w:szCs w:val="28"/><w:color w:val="2e75b6"/></w:rPr><w:t xml:space="preserve">53.3 Cutover Schedule</w:t></w:r></w:p>
<w:p><w:pPr><w:spacing w:before="0" w:after="80"/><w:ind w:left="400"/><w:rPr></w:rPr></w:pPr><w:r><w:rPr><w:sz w:val="24"/><w:szCs w:val="24"/></w:rPr><w:t xml:space="preserve">The production cutover is executed in two sequential windows across one business week. Window 2 proceeds only if Window 1 achieves STABLE status at the 2-hour parallel-run checkpoint. The full schedule below is relative to T-0 (first cutover window Monday morning).</w:t></w:r></w:p>
<w:p><w:pPr><w:spacing w:before="0" w:after="60"/><w:ind w:left="600"/><w:rPr></w:rPr></w:pPr><w:r><w:rPr><w:b/><w:bCs/><w:sz w:val="22"/><w:szCs w:val="22"/></w:rPr><w:t xml:space="preserve">T-5 days (Wednesday prior):  </w:t></w:r><w:r><w:rPr><w:sz w:val="22"/><w:szCs w:val="22"/></w:rPr><w:t xml:space="preserve">Production environment lock imposed; change freeze activated; Nova monitoring in pre-go-live mode; vendor team availability confirmed for go-live week</w:t></w:r></w:p>
<w:p><w:pPr><w:spacing w:before="0" w:after="60"/><w:ind w:left="600"/><w:rPr></w:rPr></w:pPr><w:r><w:rPr><w:b/><w:bCs/><w:sz w:val="22"/><w:szCs w:val="22"/></w:rPr><w:t xml:space="preserve">T-2 days (Saturday):  </w:t></w:r><w:r><w:rPr><w:sz w:val="22"/><w:szCs w:val="22"/></w:rPr><w:t xml:space="preserve">Final staging-to-production delta validation by Signal; all AIE-001–005 health checks passing; rollback runbook reviewed and countersigned; vendor on-call roster confirmed active</w:t></w:r></w:p>
<w:p><w:pPr><w:spacing w:before="0" w:after="60"/><w:ind w:left="600"/><w:rPr></w:rPr></w:pPr><w:r><w:rPr><w:b/><w:bCs/><w:sz w:val="22"/><w:szCs w:val="22"/></w:rPr><w:t xml:space="preserve">T-1 day (Sunday):  </w:t></w:r><w:r><w:rPr><w:sz w:val="22"/><w:szCs w:val="22"/></w:rPr><w:t xml:space="preserve">Programme Director final readiness call with Signal, Aria, and vendor Account Director; GL-CHK-01–03 formally closed; cutover communication sent to all MONOLITH Agent leads; SC Chair notified; Nova monitoring shifted to cutover-watch mode</w:t></w:r></w:p>
<w:p><w:pPr><w:spacing w:before="0" w:after="60"/><w:ind w:left="600"/><w:rPr></w:rPr></w:pPr><w:r><w:rPr><w:b/><w:bCs/><w:sz w:val="22"/><w:szCs w:val="22"/></w:rPr><w:t xml:space="preserve">T-0 Window 1 (Monday 06:00–10:00 ICT):  </w:t></w:r><w:r><w:rPr><w:sz w:val="22"/><w:szCs w:val="22"/></w:rPr><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w:r></w:p>
<w:p><w:pPr><w:spacing w:before="0" w:after="60"/><w:ind w:left="600"/><w:rPr></w:rPr></w:pPr><w:r><w:rPr><w:b/><w:bCs/><w:sz w:val="22"/><w:szCs w:val="22"/></w:rPr><w:t xml:space="preserve">T+4h post-Window 1 (Monday 10:00–14:00 ICT):  </w:t></w:r><w:r><w:rPr><w:sz w:val="22"/><w:szCs w:val="22"/></w:rPr><w:t xml:space="preserve">Window 1 post-cutover assessment: Signal reviews 4-hour production metrics; Programme Director issues Window 1 Stable/Unstable declaration; if STABLE: Window 2 confirmed for Wednesday; if UNSTABLE: rollback executed, root cause analysis within 24h</w:t></w:r></w:p>
<w:p><w:pPr><w:spacing w:before="0" w:after="60"/><w:ind w:left="600"/><w:rPr></w:rPr></w:pPr><w:r><w:rPr><w:b/><w:bCs/><w:sz w:val="22"/><w:szCs w:val="22"/></w:rPr><w:t xml:space="preserve">T+48h Window 2 (Wednesday 06:00–10:00 ICT):  </w:t></w:r><w:r><w:rPr><w:sz w:val="22"/><w:szCs w:val="22"/></w:rPr><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w:r></w:p>
<w:p><w:pPr><w:spacing w:before="0" w:after="60"/><w:ind w:left="600"/><w:rPr></w:rPr></w:pPr><w:r><w:rPr><w:b/><w:bCs/><w:sz w:val="22"/><w:szCs w:val="22"/></w:rPr><w:t xml:space="preserve">T+72h (Thursday 06:00 ICT):  </w:t></w:r><w:r><w:rPr><w:sz w:val="22"/><w:szCs w:val="22"/></w:rPr><w:t xml:space="preserve">Post-cutover stability checkpoint: Signal and Nova confirm 72-hour production metrics; zero P1 incidents across full AIE-001–005 suite; Programme Director issues formal Go-Live Stable Declaration; 90-day Hypercare Period starts (S52.6); V-CHK-09 closes</w:t></w:r></w:p>
<w:p><w:pPr><w:spacing w:before="0" w:after="80"/><w:ind w:left="400"/><w:rPr></w:rPr></w:pPr><w:r><w:rPr><w:sz w:val="24"/><w:szCs w:val="24"/></w:rPr><w:t xml:space="preserve">Rollback decision tree:</w:t></w:r></w:p>
<w:p><w:pPr><w:spacing w:before="0" w:after="60"/><w:ind w:left="600" w:hanging="200"/><w:rPr></w:rPr></w:pPr><w:r><w:rPr><w:sz w:val="22"/><w:szCs w:val="22"/></w:rPr><w:t xml:space="preserve">&#x2022; Any P1 incident within 4 hours of cutover window: Signal initiates rollback assessment; Programme Director notified within 15 minutes</w:t></w:r></w:p>
<w:p><w:pPr><w:spacing w:before="0" w:after="60"/><w:ind w:left="600" w:hanging="200"/><w:rPr></w:rPr></w:pPr><w:r><w:rPr><w:sz w:val="22"/><w:szCs w:val="22"/></w:rPr><w:t xml:space="preserve">&#x2022; Two or more P1 incidents in any 4-hour window: automatic rollback trigger; Signal executes without waiting for Programme Director approval</w:t></w:r></w:p>
<w:p><w:pPr><w:spacing w:before="0" w:after="60"/><w:ind w:left="600" w:hanging="200"/><w:rPr></w:rPr></w:pPr><w:r><w:rPr><w:sz w:val="22"/><w:szCs w:val="22"/></w:rPr><w:t xml:space="preserve">&#x2022; Data integrity anomaly (any severity): immediate rollback; Nexus security team engaged; SC Chair notified within 1 hour</w:t></w:r></w:p>
<w:p><w:pPr><w:spacing w:before="0" w:after="60"/><w:ind w:left="600" w:hanging="200"/><w:rPr></w:rPr></w:pPr><w:r><w:rPr><w:sz w:val="22"/><w:szCs w:val="22"/></w:rPr><w:t xml:space="preserve">&#x2022; Rollback target: revert to pre-cutover baseline (S51/S52 procurement workflow) within 30 minutes of trigger decision</w:t></w:r></w:p>
<w:p><w:pPr><w:spacing w:before="0" w:after="60"/><w:ind w:left="600" w:hanging="200"/><w:rPr></w:rPr></w:pPr><w:r><w:rPr><w:sz w:val="22"/><w:szCs w:val="22"/></w:rPr><w:t xml:space="preserve">&#x2022; Post-rollback: written root cause analysis to Programme Director within 24 hours; revised go-live date to SC within 5 business days</w:t></w:r></w:p>
<w:p><w:pPr><w:spacing w:before="200" w:after="80"/><w:rPr></w:rPr></w:pPr><w:r><w:rPr><w:b/><w:bCs/><w:sz w:val="28"/><w:szCs w:val="28"/><w:color w:val="2e75b6"/></w:rPr><w:t xml:space="preserve">53.4 BAU Transition Protocol</w:t></w:r></w:p>
<w:p><w:pPr><w:spacing w:before="0" w:after="80"/><w:ind w:left="400"/><w:rPr></w:rPr></w:pPr><w:r><w:rPr><w:sz w:val="24"/><w:szCs w:val="24"/></w:rPr><w:t xml:space="preserve">The BAU Transition Protocol defines the operating model for AIE-001–005 from the Go-Live Stable Declaration through the end of the 90-day Hypercare Period (S52.6) and into the steady-state BAU support model. Three transition phases apply.</w:t></w:r></w:p>
<w:p><w:pPr><w:spacing w:before="0" w:after="60"/><w:ind w:left="600"/><w:rPr></w:rPr></w:pPr><w:r><w:rPr><w:b/><w:bCs/><w:sz w:val="22"/><w:szCs w:val="22"/></w:rPr><w:t xml:space="preserve">Phase A — Days 1–30 (Enhanced Support Mode):  </w:t></w:r><w:r><w:rPr><w:sz w:val="22"/><w:szCs w:val="22"/></w:rPr><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w:r></w:p>
<w:p><w:pPr><w:spacing w:before="0" w:after="60"/><w:ind w:left="600"/><w:rPr></w:rPr></w:pPr><w:r><w:rPr><w:b/><w:bCs/><w:sz w:val="22"/><w:szCs w:val="22"/></w:rPr><w:t xml:space="preserve">Phase B — Days 31–60 (Standard Hypercare Mode):  </w:t></w:r><w:r><w:rPr><w:sz w:val="22"/><w:szCs w:val="22"/></w:rPr><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w:r></w:p>
<w:p><w:pPr><w:spacing w:before="0" w:after="60"/><w:ind w:left="600"/><w:rPr></w:rPr></w:pPr><w:r><w:rPr><w:b/><w:bCs/><w:sz w:val="22"/><w:szCs w:val="22"/></w:rPr><w:t xml:space="preserve">Phase C — Days 61–90 (Pre-BAU Assessment):  </w:t></w:r><w:r><w:rPr><w:sz w:val="22"/><w:szCs w:val="22"/></w:rPr><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w:r></w:p>
<w:p><w:pPr><w:spacing w:before="0" w:after="60"/><w:ind w:left="600"/><w:rPr></w:rPr></w:pPr><w:r><w:rPr><w:b/><w:bCs/><w:sz w:val="22"/><w:szCs w:val="22"/></w:rPr><w:t xml:space="preserve">Phase D — Day 91+ (BAU Mode):  </w:t></w:r><w:r><w:rPr><w:sz w:val="22"/><w:szCs w:val="22"/></w:rPr><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w:r></w:p>
<w:p><w:pPr><w:spacing w:before="0" w:after="80"/><w:ind w:left="400"/><w:rPr></w:rPr></w:pPr><w:r><w:rPr><w:sz w:val="24"/><w:szCs w:val="24"/></w:rPr><w:t xml:space="preserve">BAU handoff documentation package (required at GL-CHK-08):</w:t></w:r></w:p>
<w:p><w:pPr><w:spacing w:before="0" w:after="60"/><w:ind w:left="600" w:hanging="200"/><w:rPr></w:rPr></w:pPr><w:r><w:rPr><w:sz w:val="22"/><w:szCs w:val="22"/></w:rPr><w:t xml:space="preserve">&#x2022; AIE-001–005 operational runbooks: startup/shutdown, health check procedures, common incident resolution steps</w:t></w:r></w:p>
<w:p><w:pPr><w:spacing w:before="0" w:after="60"/><w:ind w:left="600" w:hanging="200"/><w:rPr></w:rPr></w:pPr><w:r><w:rPr><w:sz w:val="22"/><w:szCs w:val="22"/></w:rPr><w:t xml:space="preserve">&#x2022; Incident playbook: severity definitions, escalation contacts, resolution templates for top 10 known issue types</w:t></w:r></w:p>
<w:p><w:pPr><w:spacing w:before="0" w:after="60"/><w:ind w:left="600" w:hanging="200"/><w:rPr></w:rPr></w:pPr><w:r><w:rPr><w:sz w:val="22"/><w:szCs w:val="22"/></w:rPr><w:t xml:space="preserve">&#x2022; Architecture reference: API endpoint registry, authentication configuration, data flow diagrams, dependency map</w:t></w:r></w:p>
<w:p><w:pPr><w:spacing w:before="0" w:after="60"/><w:ind w:left="600" w:hanging="200"/><w:rPr></w:rPr></w:pPr><w:r><w:rPr><w:sz w:val="22"/><w:szCs w:val="22"/></w:rPr><w:t xml:space="preserve">&#x2022; Performance baseline: 90-day p50/p95/p99 latency benchmarks and availability records per AIE module</w:t></w:r></w:p>
<w:p><w:pPr><w:spacing w:before="0" w:after="60"/><w:ind w:left="600" w:hanging="200"/><w:rPr></w:rPr></w:pPr><w:r><w:rPr><w:sz w:val="22"/><w:szCs w:val="22"/></w:rPr><w:t xml:space="preserve">&#x2022; Vendor contact matrix: 24/7 emergency, business-hours, escalation, and account management contacts; updated and countersigned by vendor Account Director</w:t></w:r></w:p>
<w:p><w:pPr><w:spacing w:before="0" w:after="60"/><w:ind w:left="600"/><w:rPr></w:rPr></w:pPr><w:r><w:rPr><w:b/><w:bCs/><w:sz w:val="22"/><w:szCs w:val="22"/></w:rPr><w:t xml:space="preserve">Handoff authority:  </w:t></w:r><w:r><w:rPr><w:sz w:val="22"/><w:szCs w:val="22"/></w:rPr><w:t xml:space="preserve">Signal (Technology Lead) accepts runbooks; Core accepts vendor commercial documentation; Programme Director signs off full BAU handoff package</w:t></w:r></w:p>
<w:p><w:pPr><w:spacing w:before="200" w:after="80"/><w:rPr></w:rPr></w:pPr><w:r><w:rPr><w:b/><w:bCs/><w:sz w:val="28"/><w:szCs w:val="28"/><w:color w:val="2e75b6"/></w:rPr><w:t xml:space="preserve">53.5 Phase 3 Readiness Gate Criteria</w:t></w:r></w:p>
<w:p><w:pPr><w:spacing w:before="0" w:after="80"/><w:ind w:left="400"/><w:rPr></w:rPr></w:pPr><w:r><w:rPr><w:sz w:val="24"/><w:szCs w:val="24"/></w:rPr><w:t xml:space="preserve">Phase 3 initiation requires the Phase 2 programme to demonstrate achievement of all Phase 2 coverage targets and system stability milestones. The following gate criteria must be satisfied before the Steering Committee may authorise Phase 3 commencement.</w:t></w:r></w:p>
<w:p><w:pPr><w:spacing w:before="0" w:after="80"/><w:ind w:left="400"/><w:rPr></w:rPr></w:pPr><w:r><w:rPr><w:sz w:val="24"/><w:szCs w:val="24"/></w:rPr><w:t xml:space="preserve">Phase 2 completion requirements (prerequisite for Phase 3 gate):</w:t></w:r></w:p>
<w:p><w:pPr><w:spacing w:before="0" w:after="60"/><w:ind w:left="600" w:hanging="200"/><w:rPr></w:rPr></w:pPr><w:r><w:rPr><w:sz w:val="22"/><w:szCs w:val="22"/></w:rPr><w:t xml:space="preserve">&#x2022; GAP-05 (AI Creative Engine): AIE-001–005 live in production with ≥99.5% availability for minimum 90 consecutive days</w:t></w:r></w:p>
<w:p><w:pPr><w:spacing w:before="0" w:after="60"/><w:ind w:left="600" w:hanging="200"/><w:rPr></w:rPr></w:pPr><w:r><w:rPr><w:sz w:val="22"/><w:szCs w:val="22"/></w:rPr><w:t xml:space="preserve">&#x2022; GAP-06 (Cross-Pillar Event Bus): EVT-001–005 deployed and integrated; cross-pillar orchestration validated by Signal</w:t></w:r></w:p>
<w:p><w:pPr><w:spacing w:before="0" w:after="60"/><w:ind w:left="600" w:hanging="200"/><w:rPr></w:rPr></w:pPr><w:r><w:rPr><w:sz w:val="22"/><w:szCs w:val="22"/></w:rPr><w:t xml:space="preserve">&#x2022; GAP-09 (Mock-up Approval Workflow): client mock-up portal live; ≥10 successful client sign-off cycles completed</w:t></w:r></w:p>
<w:p><w:pPr><w:spacing w:before="0" w:after="60"/><w:ind w:left="600" w:hanging="200"/><w:rPr></w:rPr></w:pPr><w:r><w:rPr><w:sz w:val="22"/><w:szCs w:val="22"/></w:rPr><w:t xml:space="preserve">&#x2022; GAP-10 (Unified KPI Dashboard): Nova dashboard aggregating all 6 Pillars live; SC reporting automation active</w:t></w:r></w:p>
<w:p><w:pPr><w:spacing w:before="0" w:after="60"/><w:ind w:left="600" w:hanging="200"/><w:rPr></w:rPr></w:pPr><w:r><w:rPr><w:sz w:val="22"/><w:szCs w:val="22"/></w:rPr><w:t xml:space="preserve">&#x2022; GAP-11 (Emergency Escalation Protocol): P0/P1/P2 severity matrix live in MONOLITH SIEM; incident postmortem module active</w:t></w:r></w:p>
<w:p><w:pPr><w:spacing w:before="0" w:after="60"/><w:ind w:left="600" w:hanging="200"/><w:rPr></w:rPr></w:pPr><w:r><w:rPr><w:sz w:val="22"/><w:szCs w:val="22"/></w:rPr><w:t xml:space="preserve">&#x2022; GAP-12 (Governance Amendment Tracking): amendment register with SC ratification records live; at least one formal amendment cycle completed</w:t></w:r></w:p>
<w:p><w:pPr><w:spacing w:before="0" w:after="60"/><w:ind w:left="600"/><w:rPr></w:rPr></w:pPr><w:r><w:rPr><w:b/><w:bCs/><w:sz w:val="22"/><w:szCs w:val="22"/></w:rPr><w:t xml:space="preserve">Phase 2 coverage target:  </w:t></w:r><w:r><w:rPr><w:sz w:val="22"/><w:szCs w:val="22"/></w:rPr><w:t xml:space="preserve">80% of MONOLITH coverage metric (Phase 1: 68% → Phase 2: 80%)</w:t></w:r></w:p>
<w:p><w:pPr><w:spacing w:before="0" w:after="80"/><w:ind w:left="400"/><w:rPr></w:rPr></w:pPr><w:r><w:rPr><w:sz w:val="24"/><w:szCs w:val="24"/></w:rPr><w:t xml:space="preserve">Phase 3 gate criteria (GL-CHK-09–10):</w:t></w:r></w:p>
<w:p><w:pPr><w:spacing w:before="0" w:after="60"/><w:ind w:left="600"/><w:rPr></w:rPr></w:pPr><w:r><w:rPr><w:b/><w:bCs/><w:sz w:val="22"/><w:szCs w:val="22"/></w:rPr><w:t xml:space="preserve">GL-CHK-09 — Phase 2 Coverage Verification:  </w:t></w:r><w:r><w:rPr><w:sz w:val="22"/><w:szCs w:val="22"/></w:rPr><w:t xml:space="preserve">SC formally verifies all 6 Phase 2 gaps (GAP-05/06/09/10/11/12) CLOSED per audit by Aria + Signal; coverage metric independently calculated at ≥80%; no open P1/P2 incidents across any Phase 2 deliverable for 30 consecutive days prior to gate</w:t></w:r></w:p>
<w:p><w:pPr><w:spacing w:before="0" w:after="60"/><w:ind w:left="600"/><w:rPr></w:rPr></w:pPr><w:r><w:rPr><w:b/><w:bCs/><w:sz w:val="22"/><w:szCs w:val="22"/></w:rPr><w:t xml:space="preserve">GL-CHK-10 — Phase 3 Authorisation:  </w:t></w:r><w:r><w:rPr><w:sz w:val="22"/><w:szCs w:val="22"/></w:rPr><w:t xml:space="preserve">SC resolution passed authorising Phase 3 initiation; Phase 3 Programme Director appointed; Phase 3 PDD (Programme Definition Document) approved in principle; Phase 3 budget envelope (target: GAP-01/02/03/04/13/14/15 closure to 92% coverage) ring-fenced</w:t></w:r></w:p>
<w:p><w:pPr><w:spacing w:before="0" w:after="80"/><w:ind w:left="400"/><w:rPr></w:rPr></w:pPr><w:r><w:rPr><w:sz w:val="24"/><w:szCs w:val="24"/></w:rPr><w:t xml:space="preserve">Phase 3 scope preview (for planning purposes):</w:t></w:r></w:p>
<w:p><w:pPr><w:spacing w:before="0" w:after="60"/><w:ind w:left="600" w:hanging="200"/><w:rPr></w:rPr></w:pPr><w:r><w:rPr><w:sz w:val="22"/><w:szCs w:val="22"/></w:rPr><w:t xml:space="preserve">&#x2022; GAP-01: Biophilic Design & WELL/LEED Tracking module (Pillar 1) — `src/biophilic/` new module</w:t></w:r></w:p>
<w:p><w:pPr><w:spacing w:before="0" w:after="60"/><w:ind w:left="600" w:hanging="200"/><w:rPr></w:rPr></w:pPr><w:r><w:rPr><w:sz w:val="22"/><w:szCs w:val="22"/></w:rPr><w:t xml:space="preserve">&#x2022; GAP-02: Design Freeze Gate full implementation (Pillar 2) — Gate-0/1/2/3 milestone locks in `src/gate/`</w:t></w:r></w:p>
<w:p><w:pPr><w:spacing w:before="0" w:after="60"/><w:ind w:left="600" w:hanging="200"/><w:rPr></w:rPr></w:pPr><w:r><w:rPr><w:sz w:val="22"/><w:szCs w:val="22"/></w:rPr><w:t xml:space="preserve">&#x2022; GAP-03/04: Sensory Commissioning + Post-Occupancy Evaluation (Pillar 6) — `src/sensory-commissioning/`, `src/poe/`</w:t></w:r></w:p>
<w:p><w:pPr><w:spacing w:before="0" w:after="60"/><w:ind w:left="600" w:hanging="200"/><w:rPr></w:rPr></w:pPr><w:r><w:rPr><w:sz w:val="22"/><w:szCs w:val="22"/></w:rPr><w:t xml:space="preserve">&#x2022; GAP-13: AI Ethics Audit Module — bias monitoring, ethical decision log in `src/core/guards/`</w:t></w:r></w:p>
<w:p><w:pPr><w:spacing w:before="0" w:after="60"/><w:ind w:left="600" w:hanging="200"/><w:rPr></w:rPr></w:pPr><w:r><w:rPr><w:sz w:val="22"/><w:szCs w:val="22"/></w:rPr><w:t xml:space="preserve">&#x2022; GAP-14: Agent Decommissioning Workflow — formal retire/archive state in `src/workflow/`</w:t></w:r></w:p>
<w:p><w:pPr><w:spacing w:before="0" w:after="60"/><w:ind w:left="600" w:hanging="200"/><w:rPr></w:rPr></w:pPr><w:r><w:rPr><w:sz w:val="22"/><w:szCs w:val="22"/></w:rPr><w:t xml:space="preserve">&#x2022; GAP-15: PDPA Data Subject Request Workflow — DSAR form and 30-day response tracker in `src/iam/`</w:t></w:r></w:p>
<w:p><w:pPr><w:spacing w:before="0" w:after="60"/><w:ind w:left="600"/><w:rPr></w:rPr></w:pPr><w:r><w:rPr><w:b/><w:bCs/><w:sz w:val="22"/><w:szCs w:val="22"/></w:rPr><w:t xml:space="preserve">Phase 3 coverage target:  </w:t></w:r><w:r><w:rPr><w:sz w:val="22"/><w:szCs w:val="22"/></w:rPr><w:t xml:space="preserve">92% (Phase 2: 80% → Phase 3: 92%)</w:t></w:r></w:p>
<w:p><w:pPr><w:spacing w:before="0" w:after="60"/><w:ind w:left="600"/><w:rPr></w:rPr></w:pPr><w:r><w:rPr><w:b/><w:bCs/><w:sz w:val="22"/><w:szCs w:val="22"/></w:rPr><w:t xml:space="preserve">Phase 3 timeline estimate:  </w:t></w:r><w:r><w:rPr><w:sz w:val="22"/><w:szCs w:val="22"/></w:rPr><w:t xml:space="preserve">FY2033–2034 (AMD-004 WS-C/WS-D activation)</w:t></w:r></w:p>
<w:p><w:pPr><w:spacing w:before="0" w:after="60"/><w:ind w:left="600"/><w:rPr></w:rPr></w:pPr><w:r><w:rPr><w:b/><w:bCs/><w:sz w:val="22"/><w:szCs w:val="22"/></w:rPr><w:t xml:space="preserve">Phase 3 gate authority:  </w:t></w:r><w:r><w:rPr><w:sz w:val="22"/><w:szCs w:val="22"/></w:rPr><w:t xml:space="preserve">Steering Committee — SC resolution required; Programme Director cannot unilaterally initiate Phase 3</w:t></w:r></w:p>
<w:p><w:pPr><w:spacing w:before="200" w:after="80"/><w:rPr></w:rPr></w:pPr><w:r><w:rPr><w:b/><w:bCs/><w:sz w:val="28"/><w:szCs w:val="28"/><w:color w:val="2e75b6"/></w:rPr><w:t xml:space="preserve">53.6 Go-Live Operations Checklist — GL-CHK-01 to GL-CHK-10</w:t></w:r></w:p>
<w:p><w:pPr><w:spacing w:before="0" w:after="80"/><w:ind w:left="400"/><w:rPr></w:rPr></w:pPr><w:r><w:rPr><w:sz w:val="24"/><w:szCs w:val="24"/></w:rPr><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w:r></w:p>
<w:p><w:pPr><w:spacing w:before="0" w:after="60"/><w:ind w:left="600"/><w:rPr></w:rPr></w:pPr><w:r><w:rPr><w:b/><w:bCs/><w:sz w:val="22"/><w:szCs w:val="22"/></w:rPr><w:t xml:space="preserve">GL-CHK-01:  </w:t></w:r><w:r><w:rPr><w:sz w:val="22"/><w:szCs w:val="22"/></w:rPr><w:t xml:space="preserve">[PRE-GO-LIVE] V-CHK Audit — V-CHK-01–08 all COMPLETE; zero open P1/P2 defects — Authority: Programme Director</w:t></w:r></w:p>
<w:p><w:pPr><w:spacing w:before="0" w:after="60"/><w:ind w:left="600"/><w:rPr></w:rPr></w:pPr><w:r><w:rPr><w:b/><w:bCs/><w:sz w:val="22"/><w:szCs w:val="22"/></w:rPr><w:t xml:space="preserve">GL-CHK-02:  </w:t></w:r><w:r><w:rPr><w:sz w:val="22"/><w:szCs w:val="22"/></w:rPr><w:t xml:space="preserve">[PRE-GO-LIVE] Production Environment Validation — config delta ≤ tolerance; all API health checks passing — Authority: Signal</w:t></w:r></w:p>
<w:p><w:pPr><w:spacing w:before="0" w:after="60"/><w:ind w:left="600"/><w:rPr></w:rPr></w:pPr><w:r><w:rPr><w:b/><w:bCs/><w:sz w:val="22"/><w:szCs w:val="22"/></w:rPr><w:t xml:space="preserve">GL-CHK-03:  </w:t></w:r><w:r><w:rPr><w:sz w:val="22"/><w:szCs w:val="22"/></w:rPr><w:t xml:space="preserve">[PRE-GO-LIVE] Rollback Rehearsal — rollback time ≤30 min confirmed; runbook countersigned; vendor on-call confirmed — Authority: Signal + Programme Director</w:t></w:r></w:p>
<w:p><w:pPr><w:spacing w:before="0" w:after="60"/><w:ind w:left="600"/><w:rPr></w:rPr></w:pPr><w:r><w:rPr><w:b/><w:bCs/><w:sz w:val="22"/><w:szCs w:val="22"/></w:rPr><w:t xml:space="preserve">GL-CHK-04:  </w:t></w:r><w:r><w:rPr><w:sz w:val="22"/><w:szCs w:val="22"/></w:rPr><w:t xml:space="preserve">[CUTOVER] Window 1 Stable — AIE-001/002 live; 2-hour parallel run passed; STABLE declaration issued — Authority: Signal, declared by Programme Director</w:t></w:r></w:p>
<w:p><w:pPr><w:spacing w:before="0" w:after="60"/><w:ind w:left="600"/><w:rPr></w:rPr></w:pPr><w:r><w:rPr><w:b/><w:bCs/><w:sz w:val="22"/><w:szCs w:val="22"/></w:rPr><w:t xml:space="preserve">GL-CHK-05:  </w:t></w:r><w:r><w:rPr><w:sz w:val="22"/><w:szCs w:val="22"/></w:rPr><w:t xml:space="preserve">[CUTOVER] Window 2 Stable — AIE-003/004/005 live; full suite STABLE; all 5 modules production-active — Authority: Signal, declared by Programme Director</w:t></w:r></w:p>
<w:p><w:pPr><w:spacing w:before="0" w:after="60"/><w:ind w:left="600"/><w:rPr></w:rPr></w:pPr><w:r><w:rPr><w:b/><w:bCs/><w:sz w:val="22"/><w:szCs w:val="22"/></w:rPr><w:t xml:space="preserve">GL-CHK-06:  </w:t></w:r><w:r><w:rPr><w:sz w:val="22"/><w:szCs w:val="22"/></w:rPr><w:t xml:space="preserve">[POST-CUTOVER] T+72h Stability Confirmed — zero P1 in 72h; 90-day hypercare clock started; V-CHK-09 CLOSED — Authority: Programme Director + Signal</w:t></w:r></w:p>
<w:p><w:pPr><w:spacing w:before="0" w:after="60"/><w:ind w:left="600"/><w:rPr></w:rPr></w:pPr><w:r><w:rPr><w:b/><w:bCs/><w:sz w:val="22"/><w:szCs w:val="22"/></w:rPr><w:t xml:space="preserve">GL-CHK-07:  </w:t></w:r><w:r><w:rPr><w:sz w:val="22"/><w:szCs w:val="22"/></w:rPr><w:t xml:space="preserve">[HYPERCARE DAY 30] 30-Day Review Passed — availability ≥99.5%; zero open P1; P2 backlog ≤5 — Authority: Programme Director per S52 V-CHK-10</w:t></w:r></w:p>
<w:p><w:pPr><w:spacing w:before="0" w:after="60"/><w:ind w:left="600"/><w:rPr></w:rPr></w:pPr><w:r><w:rPr><w:b/><w:bCs/><w:sz w:val="22"/><w:szCs w:val="22"/></w:rPr><w:t xml:space="preserve">GL-CHK-08:  </w:t></w:r><w:r><w:rPr><w:sz w:val="22"/><w:szCs w:val="22"/></w:rPr><w:t xml:space="preserve">[HYPERCARE DAY 90] BAU Handoff Complete — runbooks accepted by Signal; commercial docs accepted by Core; hypercare exit signed off — Authority: Programme Director co-signed Core per S52 V-CHK-12</w:t></w:r></w:p>
<w:p><w:pPr><w:spacing w:before="0" w:after="60"/><w:ind w:left="600"/><w:rPr></w:rPr></w:pPr><w:r><w:rPr><w:b/><w:bCs/><w:sz w:val="22"/><w:szCs w:val="22"/></w:rPr><w:t xml:space="preserve">GL-CHK-09:  </w:t></w:r><w:r><w:rPr><w:sz w:val="22"/><w:szCs w:val="22"/></w:rPr><w:t xml:space="preserve">[PHASE 3 GATE] Phase 2 Coverage ≥80% — all GAP-05/06/09/10/11/12 CLOSED per SC audit; 30-day zero-P1 period confirmed — Authority: Steering Committee</w:t></w:r></w:p>
<w:p><w:pPr><w:spacing w:before="0" w:after="60"/><w:ind w:left="600"/><w:rPr></w:rPr></w:pPr><w:r><w:rPr><w:b/><w:bCs/><w:sz w:val="22"/><w:szCs w:val="22"/></w:rPr><w:t xml:space="preserve">GL-CHK-10:  </w:t></w:r><w:r><w:rPr><w:sz w:val="22"/><w:szCs w:val="22"/></w:rPr><w:t xml:space="preserve">[PHASE 3 GATE] Phase 3 Authorisation — SC resolution passed; Phase 3 PDD approved in principle; Phase 3 Programme Director appointed — Authority: SC Chair + Board</w:t></w:r></w:p>
<w:p><w:pPr><w:spacing w:before="0" w:after="80"/><w:ind w:left="400"/><w:rPr></w:rPr></w:pPr><w:r><w:rPr><w:sz w:val="24"/><w:szCs w:val="24"/></w:rPr><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w:r></w:p>
<w:p><w:pPr><w:spacing w:before="0" w:after="60"/><w:ind w:left="600"/><w:rPr></w:rPr></w:pPr><w:r><w:rPr><w:b/><w:bCs/><w:sz w:val="22"/><w:szCs w:val="22"/></w:rPr><w:t xml:space="preserve">Combined tracker reference:  </w:t></w:r><w:r><w:rPr><w:sz w:val="22"/><w:szCs w:val="22"/></w:rPr><w:t xml:space="preserve">MONOLITH-S53-GOLIVE-001 v1.0 (living document; version controlled in MONOLITH document repository)</w:t></w:r></w:p>
<w:p><w:pPr><w:spacing w:before="0" w:after="60"/><w:ind w:left="600"/><w:rPr></w:rPr></w:pPr><w:r><w:rPr><w:b/><w:bCs/><w:sz w:val="22"/><w:szCs w:val="22"/></w:rPr><w:t xml:space="preserve">Programme close authority:  </w:t></w:r><w:r><w:rPr><w:sz w:val="22"/><w:szCs w:val="22"/></w:rPr><w:t xml:space="preserve">Steering Committee resolution required to formally close Phase 2 and open Phase 3; no individual authority may close the programme unilaterally</w:t></w:r></w:p>
<w:p><w:pPr><w:spacing w:before="320" w:after="100"/><w:rPr></w:rPr></w:pPr><w:r><w:rPr><w:b/><w:bCs/><w:sz w:val="36"/><w:szCs w:val="36"/><w:color w:val="1f2d5a"/></w:rPr><w:t xml:space="preserve">Section 54 — Phase 3 Programme Definition Document</w:t></w:r></w:p>
<w:p><w:pPr><w:spacing w:before="200" w:after="80"/><w:rPr></w:rPr></w:pPr><w:r><w:rPr><w:b/><w:bCs/><w:sz w:val="28"/><w:szCs w:val="28"/><w:color w:val="2e75b6"/></w:rPr><w:t xml:space="preserve">54.1 Overview & Scope</w:t></w:r></w:p>
<w:p><w:pPr><w:spacing w:before="0" w:after="80"/><w:ind w:left="400"/><w:rPr></w:rPr></w:pPr><w:r><w:rPr><w:sz w:val="24"/><w:szCs w:val="24"/></w:rPr><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 Procurement Intelligence), and GAP-15 (Continuous Learning & Model Governance Engine). The total approved budget is THB 7.0M across four milestones spanning Q3 2033 to Q2 2034.</w:t></w:r></w:p>
<w:p><w:pPr><w:spacing w:before="0" w:after="60"/><w:ind w:left="600"/><w:rPr></w:rPr></w:pPr><w:r><w:rPr><w:b/><w:bCs/><w:sz w:val="22"/><w:szCs w:val="22"/></w:rPr><w:t xml:space="preserve">PDD reference:  </w:t></w:r><w:r><w:rPr><w:sz w:val="22"/><w:szCs w:val="22"/></w:rPr><w:t xml:space="preserve">MONOLITH-S54-P3PDD-001 v1.0</w:t></w:r></w:p>
<w:p><w:pPr><w:spacing w:before="0" w:after="60"/><w:ind w:left="600"/><w:rPr></w:rPr></w:pPr><w:r><w:rPr><w:b/><w:bCs/><w:sz w:val="22"/><w:szCs w:val="22"/></w:rPr><w:t xml:space="preserve">Trigger event:  </w:t></w:r><w:r><w:rPr><w:sz w:val="22"/><w:szCs w:val="22"/></w:rPr><w:t xml:space="preserve">GL-CHK-10 COMPLETE — SC approval of Phase 3 PDD, Phase 2 BAU confirmed</w:t></w:r></w:p>
<w:p><w:pPr><w:spacing w:before="0" w:after="60"/><w:ind w:left="600"/><w:rPr></w:rPr></w:pPr><w:r><w:rPr><w:b/><w:bCs/><w:sz w:val="22"/><w:szCs w:val="22"/></w:rPr><w:t xml:space="preserve">Programme scope:  </w:t></w:r><w:r><w:rPr><w:sz w:val="22"/><w:szCs w:val="22"/></w:rPr><w:t xml:space="preserve">7 GAPs: GAP-01/02/03/04/13/14/15 — coverage 80% → 92%</w:t></w:r></w:p>
<w:p><w:pPr><w:spacing w:before="0" w:after="60"/><w:ind w:left="600"/><w:rPr></w:rPr></w:pPr><w:r><w:rPr><w:b/><w:bCs/><w:sz w:val="22"/><w:szCs w:val="22"/></w:rPr><w:t xml:space="preserve">Total budget:  </w:t></w:r><w:r><w:rPr><w:sz w:val="22"/><w:szCs w:val="22"/></w:rPr><w:t xml:space="preserve">THB 7.0M (excluding Phase 1 THB 5.2M and Phase 2 THB 6.0M)</w:t></w:r></w:p>
<w:p><w:pPr><w:spacing w:before="0" w:after="60"/><w:ind w:left="600"/><w:rPr></w:rPr></w:pPr><w:r><w:rPr><w:b/><w:bCs/><w:sz w:val="22"/><w:szCs w:val="22"/></w:rPr><w:t xml:space="preserve">Programme owner:  </w:t></w:r><w:r><w:rPr><w:sz w:val="22"/><w:szCs w:val="22"/></w:rPr><w:t xml:space="preserve">Phase 3 Programme Director (to be appointed at P3-M1)</w:t></w:r></w:p>
<w:p><w:pPr><w:spacing w:before="0" w:after="60"/><w:ind w:left="600"/><w:rPr></w:rPr></w:pPr><w:r><w:rPr><w:b/><w:bCs/><w:sz w:val="22"/><w:szCs w:val="22"/></w:rPr><w:t xml:space="preserve">SC reference:  </w:t></w:r><w:r><w:rPr><w:sz w:val="22"/><w:szCs w:val="22"/></w:rPr><w:t xml:space="preserve">SC-2033-P3 (Steering Committee Resolution — Phase 3 Approval)</w:t></w:r></w:p>
<w:p><w:pPr><w:spacing w:before="0" w:after="60"/><w:ind w:left="600"/><w:rPr></w:rPr></w:pPr><w:r><w:rPr><w:b/><w:bCs/><w:sz w:val="22"/><w:szCs w:val="22"/></w:rPr><w:t xml:space="preserve">Target completion:  </w:t></w:r><w:r><w:rPr><w:sz w:val="22"/><w:szCs w:val="22"/></w:rPr><w:t xml:space="preserve">P3-M4 — Q2 2034 (coverage 92%, full MONOLITH BAU)</w:t></w:r></w:p>
<w:p><w:pPr><w:spacing w:before="0" w:after="60"/><w:ind w:left="600"/><w:rPr></w:rPr></w:pPr><w:r><w:rPr><w:b/><w:bCs/><w:sz w:val="22"/><w:szCs w:val="22"/></w:rPr><w:t xml:space="preserve">PDD status:  </w:t></w:r><w:r><w:rPr><w:sz w:val="22"/><w:szCs w:val="22"/></w:rPr><w:t xml:space="preserve">Locked — pending GL-CHK-10 trigger</w:t></w:r></w:p>
<w:p><w:pPr><w:spacing w:before="200" w:after="80"/><w:rPr></w:rPr></w:pPr><w:r><w:rPr><w:b/><w:bCs/><w:sz w:val="28"/><w:szCs w:val="28"/><w:color w:val="2e75b6"/></w:rPr><w:t xml:space="preserve">54.2 Phase 3 Programme Structure & GAP Inventory</w:t></w:r></w:p>
<w:p><w:pPr><w:spacing w:before="0" w:after="80"/><w:ind w:left="400"/><w:rPr></w:rPr></w:pPr><w:r><w:rPr><w:sz w:val="24"/><w:szCs w:val="24"/></w:rPr><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 Procurement Intelligence), and GAP-15 (Continuous Learning & Model Governance Engine). All workstreams integrate with the Phase 2 AIE backbone (AIE-001–005).</w:t></w:r></w:p>
<w:p><w:pPr><w:spacing w:before="0" w:after="80"/><w:ind w:left="400"/><w:rPr></w:rPr></w:pPr><w:r><w:rPr><w:sz w:val="24"/><w:szCs w:val="24"/></w:rPr><w:t xml:space="preserve">Phase 3 GAP Summary:</w:t></w:r></w:p>
<w:p><w:pPr><w:spacing w:before="0" w:after="60"/><w:ind w:left="600"/><w:rPr></w:rPr></w:pPr><w:r><w:rPr><w:b/><w:bCs/><w:sz w:val="22"/><w:szCs w:val="22"/></w:rPr><w:t xml:space="preserve">GAP-01:  </w:t></w:r><w:r><w:rPr><w:sz w:val="22"/><w:szCs w:val="22"/></w:rPr><w:t xml:space="preserve">Biophilic Design Enhancement — Level 2 AI automation; integrates with AIE-001 (Aria Creative Engine); Phase 1 baseline complete</w:t></w:r></w:p>
<w:p><w:pPr><w:spacing w:before="0" w:after="60"/><w:ind w:left="600"/><w:rPr></w:rPr></w:pPr><w:r><w:rPr><w:b/><w:bCs/><w:sz w:val="22"/><w:szCs w:val="22"/></w:rPr><w:t xml:space="preserve">GAP-02:  </w:t></w:r><w:r><w:rPr><w:sz w:val="22"/><w:szCs w:val="22"/></w:rPr><w:t xml:space="preserve">Design Freeze Gate AI — Intelligent milestone locking and change-control enforcement; integrates with AIE-002 (Core API Gateway)</w:t></w:r></w:p>
<w:p><w:pPr><w:spacing w:before="0" w:after="60"/><w:ind w:left="600"/><w:rPr></w:rPr></w:pPr><w:r><w:rPr><w:b/><w:bCs/><w:sz w:val="22"/><w:szCs w:val="22"/></w:rPr><w:t xml:space="preserve">GAP-03:  </w:t></w:r><w:r><w:rPr><w:sz w:val="22"/><w:szCs w:val="22"/></w:rPr><w:t xml:space="preserve">Sensory Commissioning Full Automation — End-to-end sensor calibration and sign-off via AI; integrates with AIE-003 (Signal Hub)</w:t></w:r></w:p>
<w:p><w:pPr><w:spacing w:before="0" w:after="60"/><w:ind w:left="600"/><w:rPr></w:rPr></w:pPr><w:r><w:rPr><w:b/><w:bCs/><w:sz w:val="22"/><w:szCs w:val="22"/></w:rPr><w:t xml:space="preserve">GAP-04:  </w:t></w:r><w:r><w:rPr><w:sz w:val="22"/><w:szCs w:val="22"/></w:rPr><w:t xml:space="preserve">Post-Occupancy Evaluation AI — Longitudinal client satisfaction analytics; integrates with AIE-004 (Nova Analytics)</w:t></w:r></w:p>
<w:p><w:pPr><w:spacing w:before="0" w:after="60"/><w:ind w:left="600"/><w:rPr></w:rPr></w:pPr><w:r><w:rPr><w:b/><w:bCs/><w:sz w:val="22"/><w:szCs w:val="22"/></w:rPr><w:t xml:space="preserve">GAP-13:  </w:t></w:r><w:r><w:rPr><w:sz w:val="22"/><w:szCs w:val="22"/></w:rPr><w:t xml:space="preserve">Client Experience Intelligence Platform — Real-time CX scoring, sentiment analysis, and feedback loops across all agent touchpoints</w:t></w:r></w:p>
<w:p><w:pPr><w:spacing w:before="0" w:after="60"/><w:ind w:left="600"/><w:rPr></w:rPr></w:pPr><w:r><w:rPr><w:b/><w:bCs/><w:sz w:val="22"/><w:szCs w:val="22"/></w:rPr><w:t xml:space="preserve">GAP-14:  </w:t></w:r><w:r><w:rPr><w:sz w:val="22"/><w:szCs w:val="22"/></w:rPr><w:t xml:space="preserve">Sustainable Materials & Procurement Intelligence — AI-assisted sustainable sourcing, supplier ESG scoring, and procurement optimisation</w:t></w:r></w:p>
<w:p><w:pPr><w:spacing w:before="0" w:after="60"/><w:ind w:left="600"/><w:rPr></w:rPr></w:pPr><w:r><w:rPr><w:b/><w:bCs/><w:sz w:val="22"/><w:szCs w:val="22"/></w:rPr><w:t xml:space="preserve">GAP-15:  </w:t></w:r><w:r><w:rPr><w:sz w:val="22"/><w:szCs w:val="22"/></w:rPr><w:t xml:space="preserve">Continuous Learning & Model Governance Engine — Automated model retraining pipelines, drift detection, version control, and SC-auditable governance logs</w:t></w:r></w:p>
<w:p><w:pPr><w:spacing w:before="0" w:after="80"/><w:ind w:left="400"/><w:rPr></w:rPr></w:pPr><w:r><w:rPr><w:sz w:val="24"/><w:szCs w:val="24"/></w:rPr><w:t xml:space="preserve">Workstream mapping:</w:t></w:r></w:p>
<w:p><w:pPr><w:spacing w:before="0" w:after="60"/><w:ind w:left="600" w:hanging="200"/><w:rPr></w:rPr></w:pPr><w:r><w:rPr><w:sz w:val="22"/><w:szCs w:val="22"/></w:rPr><w:t xml:space="preserve">&#x2022; Workstream A (GAP-01/02): Lead — Aria; Technical co-lead — Core; Timeline — P3-M1 to P3-M3</w:t></w:r></w:p>
<w:p><w:pPr><w:spacing w:before="0" w:after="60"/><w:ind w:left="600" w:hanging="200"/><w:rPr></w:rPr></w:pPr><w:r><w:rPr><w:sz w:val="22"/><w:szCs w:val="22"/></w:rPr><w:t xml:space="preserve">&#x2022; Workstream B (GAP-03/04): Lead — Signal; Technical co-lead — Nova; Timeline — P3-M1 to P3-M3</w:t></w:r></w:p>
<w:p><w:pPr><w:spacing w:before="0" w:after="60"/><w:ind w:left="600" w:hanging="200"/><w:rPr></w:rPr></w:pPr><w:r><w:rPr><w:sz w:val="22"/><w:szCs w:val="22"/></w:rPr><w:t xml:space="preserve">&#x2022; Workstream C (GAP-13/14/15): Lead — Nexus; Technical co-lead — Guardian, Ledger; Timeline — P3-M2 to P3-M4</w:t></w:r></w:p>
<w:p><w:pPr><w:spacing w:before="0" w:after="60"/><w:ind w:left="600" w:hanging="200"/><w:rPr></w:rPr></w:pPr><w:r><w:rPr><w:sz w:val="22"/><w:szCs w:val="22"/></w:rPr><w:t xml:space="preserve">&#x2022; Integration & Governance: Lead — Programme Director; Quality — Vega; Compliance — Rex; Timeline — continuous P3-M1 to P3-M4</w:t></w:r></w:p>
<w:p><w:pPr><w:spacing w:before="200" w:after="80"/><w:rPr></w:rPr></w:pPr><w:r><w:rPr><w:b/><w:bCs/><w:sz w:val="28"/><w:szCs w:val="28"/><w:color w:val="2e75b6"/></w:rPr><w:t xml:space="preserve">54.3 GAP Workplan (GAP-01/02/03/04/13/14/15)</w:t></w:r></w:p>
<w:p><w:pPr><w:spacing w:before="0" w:after="80"/><w:ind w:left="400"/><w:rPr></w:rPr></w:pPr><w:r><w:rPr><w:sz w:val="24"/><w:szCs w:val="24"/></w:rPr><w:t xml:space="preserve">The following workplan defines deliverables, integration points, and acceptance criteria for each Phase 3 GAP.</w:t></w:r></w:p>
<w:p><w:pPr><w:spacing w:before="0" w:after="80"/><w:ind w:left="400"/><w:rPr></w:rPr></w:pPr><w:r><w:rPr><w:sz w:val="24"/><w:szCs w:val="24"/></w:rPr><w:t xml:space="preserve">GAP-01 — Biophilic Design Enhancement:</w:t></w:r></w:p>
<w:p><w:pPr><w:spacing w:before="0" w:after="60"/><w:ind w:left="600" w:hanging="200"/><w:rPr></w:rPr></w:pPr><w:r><w:rPr><w:sz w:val="22"/><w:szCs w:val="22"/></w:rPr><w:t xml:space="preserve">&#x2022; Phase 1 baseline: SOP framework and manual workflows complete (S39)</w:t></w:r></w:p>
<w:p><w:pPr><w:spacing w:before="0" w:after="60"/><w:ind w:left="600" w:hanging="200"/><w:rPr></w:rPr></w:pPr><w:r><w:rPr><w:sz w:val="22"/><w:szCs w:val="22"/></w:rPr><w:t xml:space="preserve">&#x2022; Phase 3 deliverable: AI model for biophilic element detection, scoring, and recommendation (Level 2 automation)</w:t></w:r></w:p>
<w:p><w:pPr><w:spacing w:before="0" w:after="60"/><w:ind w:left="600" w:hanging="200"/><w:rPr></w:rPr></w:pPr><w:r><w:rPr><w:sz w:val="22"/><w:szCs w:val="22"/></w:rPr><w:t xml:space="preserve">&#x2022; Integration: AIE-001 Aria Creative Engine API — receive design brief, return biophilic compliance score and recommendations</w:t></w:r></w:p>
<w:p><w:pPr><w:spacing w:before="0" w:after="60"/><w:ind w:left="600" w:hanging="200"/><w:rPr></w:rPr></w:pPr><w:r><w:rPr><w:sz w:val="22"/><w:szCs w:val="22"/></w:rPr><w:t xml:space="preserve">&#x2022; Acceptance criteria: Biophilic compliance score accuracy ≥90% against expert benchmark; latency ≤3s per analysis</w:t></w:r></w:p>
<w:p><w:pPr><w:spacing w:before="0" w:after="60"/><w:ind w:left="600" w:hanging="200"/><w:rPr></w:rPr></w:pPr><w:r><w:rPr><w:sz w:val="22"/><w:szCs w:val="22"/></w:rPr><w:t xml:space="preserve">&#x2022; Budget: THB 1.2M | Timeline: P3-M1 to P3-M3 | Lead: Aria</w:t></w:r></w:p>
<w:p><w:pPr><w:spacing w:before="0" w:after="80"/><w:ind w:left="400"/><w:rPr></w:rPr></w:pPr><w:r><w:rPr><w:sz w:val="24"/><w:szCs w:val="24"/></w:rPr><w:t xml:space="preserve">GAP-02 — Design Freeze Gate AI:</w:t></w:r></w:p>
<w:p><w:pPr><w:spacing w:before="0" w:after="60"/><w:ind w:left="600" w:hanging="200"/><w:rPr></w:rPr></w:pPr><w:r><w:rPr><w:sz w:val="22"/><w:szCs w:val="22"/></w:rPr><w:t xml:space="preserve">&#x2022; Phase 1 baseline: Manual design freeze gate protocol complete (S40)</w:t></w:r></w:p>
<w:p><w:pPr><w:spacing w:before="0" w:after="60"/><w:ind w:left="600" w:hanging="200"/><w:rPr></w:rPr></w:pPr><w:r><w:rPr><w:sz w:val="22"/><w:szCs w:val="22"/></w:rPr><w:t xml:space="preserve">&#x2022; Phase 3 deliverable: Automated design freeze gate with AI-driven change-impact assessment and SC escalation routing</w:t></w:r></w:p>
<w:p><w:pPr><w:spacing w:before="0" w:after="60"/><w:ind w:left="600" w:hanging="200"/><w:rPr></w:rPr></w:pPr><w:r><w:rPr><w:sz w:val="22"/><w:szCs w:val="22"/></w:rPr><w:t xml:space="preserve">&#x2022; Integration: AIE-002 Core API Gateway — trigger gate events, generate change impact reports</w:t></w:r></w:p>
<w:p><w:pPr><w:spacing w:before="0" w:after="60"/><w:ind w:left="600" w:hanging="200"/><w:rPr></w:rPr></w:pPr><w:r><w:rPr><w:sz w:val="22"/><w:szCs w:val="22"/></w:rPr><w:t xml:space="preserve">&#x2022; Acceptance criteria: Gate decision accuracy ≥95%; false escalation rate ≤2%; SC notification latency ≤5 min</w:t></w:r></w:p>
<w:p><w:pPr><w:spacing w:before="0" w:after="60"/><w:ind w:left="600" w:hanging="200"/><w:rPr></w:rPr></w:pPr><w:r><w:rPr><w:sz w:val="22"/><w:szCs w:val="22"/></w:rPr><w:t xml:space="preserve">&#x2022; Budget: THB 0.8M | Timeline: P3-M1 to P3-M2 | Lead: Core / Aria</w:t></w:r></w:p>
<w:p><w:pPr><w:spacing w:before="0" w:after="80"/><w:ind w:left="400"/><w:rPr></w:rPr></w:pPr><w:r><w:rPr><w:sz w:val="24"/><w:szCs w:val="24"/></w:rPr><w:t xml:space="preserve">GAP-03 — Sensory Commissioning Full Automation:</w:t></w:r></w:p>
<w:p><w:pPr><w:spacing w:before="0" w:after="60"/><w:ind w:left="600" w:hanging="200"/><w:rPr></w:rPr></w:pPr><w:r><w:rPr><w:sz w:val="22"/><w:szCs w:val="22"/></w:rPr><w:t xml:space="preserve">&#x2022; Phase 1 baseline: Sensory commissioning protocol and manual sign-off (S41)</w:t></w:r></w:p>
<w:p><w:pPr><w:spacing w:before="0" w:after="60"/><w:ind w:left="600" w:hanging="200"/><w:rPr></w:rPr></w:pPr><w:r><w:rPr><w:sz w:val="22"/><w:szCs w:val="22"/></w:rPr><w:t xml:space="preserve">&#x2022; Phase 3 deliverable: Full end-to-end IoT sensor calibration automation with AI-based anomaly detection and sign-off</w:t></w:r></w:p>
<w:p><w:pPr><w:spacing w:before="0" w:after="60"/><w:ind w:left="600" w:hanging="200"/><w:rPr></w:rPr></w:pPr><w:r><w:rPr><w:sz w:val="22"/><w:szCs w:val="22"/></w:rPr><w:t xml:space="preserve">&#x2022; Integration: AIE-003 Signal Hub — sensor data ingestion, real-time calibration commands, automated sign-off certificates</w:t></w:r></w:p>
<w:p><w:pPr><w:spacing w:before="0" w:after="60"/><w:ind w:left="600" w:hanging="200"/><w:rPr></w:rPr></w:pPr><w:r><w:rPr><w:sz w:val="22"/><w:szCs w:val="22"/></w:rPr><w:t xml:space="preserve">&#x2022; Acceptance criteria: Automated sign-off accuracy ≥97%; sensor anomaly detection recall ≥92%; manual override rate ≤3%</w:t></w:r></w:p>
<w:p><w:pPr><w:spacing w:before="0" w:after="60"/><w:ind w:left="600" w:hanging="200"/><w:rPr></w:rPr></w:pPr><w:r><w:rPr><w:sz w:val="22"/><w:szCs w:val="22"/></w:rPr><w:t xml:space="preserve">&#x2022; Budget: THB 1.0M | Timeline: P3-M1 to P3-M3 | Lead: Signal</w:t></w:r></w:p>
<w:p><w:pPr><w:spacing w:before="0" w:after="80"/><w:ind w:left="400"/><w:rPr></w:rPr></w:pPr><w:r><w:rPr><w:sz w:val="24"/><w:szCs w:val="24"/></w:rPr><w:t xml:space="preserve">GAP-04 — Post-Occupancy Evaluation AI:</w:t></w:r></w:p>
<w:p><w:pPr><w:spacing w:before="0" w:after="60"/><w:ind w:left="600" w:hanging="200"/><w:rPr></w:rPr></w:pPr><w:r><w:rPr><w:sz w:val="22"/><w:szCs w:val="22"/></w:rPr><w:t xml:space="preserve">&#x2022; Phase 1 baseline: POE framework and survey methodology complete (S42)</w:t></w:r></w:p>
<w:p><w:pPr><w:spacing w:before="0" w:after="60"/><w:ind w:left="600" w:hanging="200"/><w:rPr></w:rPr></w:pPr><w:r><w:rPr><w:sz w:val="22"/><w:szCs w:val="22"/></w:rPr><w:t xml:space="preserve">&#x2022; Phase 3 deliverable: Longitudinal AI analytics for occupant satisfaction, space utilisation, and wellbeing scoring</w:t></w:r></w:p>
<w:p><w:pPr><w:spacing w:before="0" w:after="60"/><w:ind w:left="600" w:hanging="200"/><w:rPr></w:rPr></w:pPr><w:r><w:rPr><w:sz w:val="22"/><w:szCs w:val="22"/></w:rPr><w:t xml:space="preserve">&#x2022; Integration: AIE-004 Nova Analytics — consume occupancy data streams, generate quarterly POE dashboards</w:t></w:r></w:p>
<w:p><w:pPr><w:spacing w:before="0" w:after="60"/><w:ind w:left="600" w:hanging="200"/><w:rPr></w:rPr></w:pPr><w:r><w:rPr><w:sz w:val="22"/><w:szCs w:val="22"/></w:rPr><w:t xml:space="preserve">&#x2022; Acceptance criteria: POE dashboard completeness ≥95%; predictive satisfaction accuracy ≥85%; report generation ≤24h post-period</w:t></w:r></w:p>
<w:p><w:pPr><w:spacing w:before="0" w:after="60"/><w:ind w:left="600" w:hanging="200"/><w:rPr></w:rPr></w:pPr><w:r><w:rPr><w:sz w:val="22"/><w:szCs w:val="22"/></w:rPr><w:t xml:space="preserve">&#x2022; Budget: THB 0.7M | Timeline: P3-M1 to P3-M3 | Lead: Nova</w:t></w:r></w:p>
<w:p><w:pPr><w:spacing w:before="0" w:after="80"/><w:ind w:left="400"/><w:rPr></w:rPr></w:pPr><w:r><w:rPr><w:sz w:val="24"/><w:szCs w:val="24"/></w:rPr><w:t xml:space="preserve">GAP-13 — Client Experience Intelligence Platform:</w:t></w:r></w:p>
<w:p><w:pPr><w:spacing w:before="0" w:after="60"/><w:ind w:left="600" w:hanging="200"/><w:rPr></w:rPr></w:pPr><w:r><w:rPr><w:sz w:val="22"/><w:szCs w:val="22"/></w:rPr><w:t xml:space="preserve">&#x2022; New Phase 3 capability: Real-time CX scoring across all 28 agent touchpoints</w:t></w:r></w:p>
<w:p><w:pPr><w:spacing w:before="0" w:after="60"/><w:ind w:left="600" w:hanging="200"/><w:rPr></w:rPr></w:pPr><w:r><w:rPr><w:sz w:val="22"/><w:szCs w:val="22"/></w:rPr><w:t xml:space="preserve">&#x2022; Deliverable: CX Intelligence Dashboard; NPS prediction model; automated client satisfaction alerts to Ops and Signal</w:t></w:r></w:p>
<w:p><w:pPr><w:spacing w:before="0" w:after="60"/><w:ind w:left="600" w:hanging="200"/><w:rPr></w:rPr></w:pPr><w:r><w:rPr><w:sz w:val="22"/><w:szCs w:val="22"/></w:rPr><w:t xml:space="preserve">&#x2022; Integration: AIE-001–005 all endpoints — aggregate interaction logs; emit CX events to Signal Hub (AIE-003)</w:t></w:r></w:p>
<w:p><w:pPr><w:spacing w:before="0" w:after="60"/><w:ind w:left="600" w:hanging="200"/><w:rPr></w:rPr></w:pPr><w:r><w:rPr><w:sz w:val="22"/><w:szCs w:val="22"/></w:rPr><w:t xml:space="preserve">&#x2022; Acceptance criteria: CX score refresh ≤5 min; NPS prediction accuracy ≥80%; integration coverage 28/28 agents</w:t></w:r></w:p>
<w:p><w:pPr><w:spacing w:before="0" w:after="60"/><w:ind w:left="600" w:hanging="200"/><w:rPr></w:rPr></w:pPr><w:r><w:rPr><w:sz w:val="22"/><w:szCs w:val="22"/></w:rPr><w:t xml:space="preserve">&#x2022; Budget: THB 0.9M | Timeline: P3-M2 to P3-M4 | Lead: Nexus</w:t></w:r></w:p>
<w:p><w:pPr><w:spacing w:before="0" w:after="80"/><w:ind w:left="400"/><w:rPr></w:rPr></w:pPr><w:r><w:rPr><w:sz w:val="24"/><w:szCs w:val="24"/></w:rPr><w:t xml:space="preserve">GAP-14 — Sustainable Materials & Procurement Intelligence:</w:t></w:r></w:p>
<w:p><w:pPr><w:spacing w:before="0" w:after="60"/><w:ind w:left="600" w:hanging="200"/><w:rPr></w:rPr></w:pPr><w:r><w:rPr><w:sz w:val="22"/><w:szCs w:val="22"/></w:rPr><w:t xml:space="preserve">&#x2022; New Phase 3 capability: AI-assisted sustainable sourcing engine with ESG supplier scoring</w:t></w:r></w:p>
<w:p><w:pPr><w:spacing w:before="0" w:after="60"/><w:ind w:left="600" w:hanging="200"/><w:rPr></w:rPr></w:pPr><w:r><w:rPr><w:sz w:val="22"/><w:szCs w:val="22"/></w:rPr><w:t xml:space="preserve">&#x2022; Deliverable: Supplier ESG Scorecard; carbon-footprint estimator per project; procurement recommendation engine</w:t></w:r></w:p>
<w:p><w:pPr><w:spacing w:before="0" w:after="60"/><w:ind w:left="600" w:hanging="200"/><w:rPr></w:rPr></w:pPr><w:r><w:rPr><w:sz w:val="22"/><w:szCs w:val="22"/></w:rPr><w:t xml:space="preserve">&#x2022; Integration: Ledger (procurement data), Guardian (compliance checks), AIE-002 Core API for procurement approvals</w:t></w:r></w:p>
<w:p><w:pPr><w:spacing w:before="0" w:after="60"/><w:ind w:left="600" w:hanging="200"/><w:rPr></w:rPr></w:pPr><w:r><w:rPr><w:sz w:val="22"/><w:szCs w:val="22"/></w:rPr><w:t xml:space="preserve">&#x2022; Acceptance criteria: Supplier ESG scoring coverage ≥80% of active suppliers; carbon estimate accuracy within ±10%; recommendation adoption rate ≥60%</w:t></w:r></w:p>
<w:p><w:pPr><w:spacing w:before="0" w:after="60"/><w:ind w:left="600" w:hanging="200"/><w:rPr></w:rPr></w:pPr><w:r><w:rPr><w:sz w:val="22"/><w:szCs w:val="22"/></w:rPr><w:t xml:space="preserve">&#x2022; Budget: THB 0.8M | Timeline: P3-M2 to P3-M4 | Lead: Ledger / Guardian</w:t></w:r></w:p>
<w:p><w:pPr><w:spacing w:before="0" w:after="80"/><w:ind w:left="400"/><w:rPr></w:rPr></w:pPr><w:r><w:rPr><w:sz w:val="24"/><w:szCs w:val="24"/></w:rPr><w:t xml:space="preserve">GAP-15 — Continuous Learning & Model Governance Engine:</w:t></w:r></w:p>
<w:p><w:pPr><w:spacing w:before="0" w:after="60"/><w:ind w:left="600" w:hanging="200"/><w:rPr></w:rPr></w:pPr><w:r><w:rPr><w:sz w:val="22"/><w:szCs w:val="22"/></w:rPr><w:t xml:space="preserve">&#x2022; New Phase 3 capability: Automated model retraining, drift detection, and SC-auditable AI governance</w:t></w:r></w:p>
<w:p><w:pPr><w:spacing w:before="0" w:after="60"/><w:ind w:left="600" w:hanging="200"/><w:rPr></w:rPr></w:pPr><w:r><w:rPr><w:sz w:val="22"/><w:szCs w:val="22"/></w:rPr><w:t xml:space="preserve">&#x2022; Deliverable: Model Registry (all 28 agents); Drift Alert System (latency ≤1h); Governance Audit Log (SC-accessible)</w:t></w:r></w:p>
<w:p><w:pPr><w:spacing w:before="0" w:after="60"/><w:ind w:left="600" w:hanging="200"/><w:rPr></w:rPr></w:pPr><w:r><w:rPr><w:sz w:val="22"/><w:szCs w:val="22"/></w:rPr><w:t xml:space="preserve">&#x2022; Integration: All AIE-001–005 model endpoints; Vega (audit); Rex (compliance); SC reporting dashboard</w:t></w:r></w:p>
<w:p><w:pPr><w:spacing w:before="0" w:after="60"/><w:ind w:left="600" w:hanging="200"/><w:rPr></w:rPr></w:pPr><w:r><w:rPr><w:sz w:val="22"/><w:szCs w:val="22"/></w:rPr><w:t xml:space="preserve">&#x2022; Acceptance criteria: Model drift alert latency ≤1h; retraining pipeline success rate ≥95%; audit log completeness 100%</w:t></w:r></w:p>
<w:p><w:pPr><w:spacing w:before="0" w:after="60"/><w:ind w:left="600" w:hanging="200"/><w:rPr></w:rPr></w:pPr><w:r><w:rPr><w:sz w:val="22"/><w:szCs w:val="22"/></w:rPr><w:t xml:space="preserve">&#x2022; Budget: THB 0.7M | Timeline: P3-M2 to P3-M4 | Lead: Vega / Nexus</w:t></w:r></w:p>
<w:p><w:pPr><w:spacing w:before="200" w:after="80"/><w:rPr></w:rPr></w:pPr><w:r><w:rPr><w:b/><w:bCs/><w:sz w:val="28"/><w:szCs w:val="28"/><w:color w:val="2e75b6"/></w:rPr><w:t xml:space="preserve">54.4 Phase 3 Budget Allocation — THB 7.0M</w:t></w:r></w:p>
<w:p><w:pPr><w:spacing w:before="0" w:after="80"/><w:ind w:left="400"/><w:rPr></w:rPr></w:pPr><w:r><w:rPr><w:sz w:val="24"/><w:szCs w:val="24"/></w:rPr><w:t xml:space="preserve">The total Phase 3 budget of THB 7.0M is SC-approved subject to GL-CHK-10 confirmation. Budget is allocated across the seven GAPs plus a 15% contingency reserve. All expenditure is subject to Steering Committee quarterly review and Ledger agent tracking.</w:t></w:r></w:p>
<w:p><w:pPr><w:spacing w:before="0" w:after="60"/><w:ind w:left="600"/><w:rPr></w:rPr></w:pPr><w:r><w:rPr><w:b/><w:bCs/><w:sz w:val="22"/><w:szCs w:val="22"/></w:rPr><w:t xml:space="preserve">GAP-01 — Biophilic Design Enhancement:  </w:t></w:r><w:r><w:rPr><w:sz w:val="22"/><w:szCs w:val="22"/></w:rPr><w:t xml:space="preserve">THB 1.2M</w:t></w:r></w:p>
<w:p><w:pPr><w:spacing w:before="0" w:after="60"/><w:ind w:left="600"/><w:rPr></w:rPr></w:pPr><w:r><w:rPr><w:b/><w:bCs/><w:sz w:val="22"/><w:szCs w:val="22"/></w:rPr><w:t xml:space="preserve">GAP-02 — Design Freeze Gate AI:  </w:t></w:r><w:r><w:rPr><w:sz w:val="22"/><w:szCs w:val="22"/></w:rPr><w:t xml:space="preserve">THB 0.8M</w:t></w:r></w:p>
<w:p><w:pPr><w:spacing w:before="0" w:after="60"/><w:ind w:left="600"/><w:rPr></w:rPr></w:pPr><w:r><w:rPr><w:b/><w:bCs/><w:sz w:val="22"/><w:szCs w:val="22"/></w:rPr><w:t xml:space="preserve">GAP-03 — Sensory Commissioning Full Automation:  </w:t></w:r><w:r><w:rPr><w:sz w:val="22"/><w:szCs w:val="22"/></w:rPr><w:t xml:space="preserve">THB 1.0M</w:t></w:r></w:p>
<w:p><w:pPr><w:spacing w:before="0" w:after="60"/><w:ind w:left="600"/><w:rPr></w:rPr></w:pPr><w:r><w:rPr><w:b/><w:bCs/><w:sz w:val="22"/><w:szCs w:val="22"/></w:rPr><w:t xml:space="preserve">GAP-04 — Post-Occupancy Evaluation AI:  </w:t></w:r><w:r><w:rPr><w:sz w:val="22"/><w:szCs w:val="22"/></w:rPr><w:t xml:space="preserve">THB 0.7M</w:t></w:r></w:p>
<w:p><w:pPr><w:spacing w:before="0" w:after="60"/><w:ind w:left="600"/><w:rPr></w:rPr></w:pPr><w:r><w:rPr><w:b/><w:bCs/><w:sz w:val="22"/><w:szCs w:val="22"/></w:rPr><w:t xml:space="preserve">GAP-13 — Client Experience Intelligence Platform:  </w:t></w:r><w:r><w:rPr><w:sz w:val="22"/><w:szCs w:val="22"/></w:rPr><w:t xml:space="preserve">THB 0.9M</w:t></w:r></w:p>
<w:p><w:pPr><w:spacing w:before="0" w:after="60"/><w:ind w:left="600"/><w:rPr></w:rPr></w:pPr><w:r><w:rPr><w:b/><w:bCs/><w:sz w:val="22"/><w:szCs w:val="22"/></w:rPr><w:t xml:space="preserve">GAP-14 — Sustainable Materials & Procurement Intelligence:  </w:t></w:r><w:r><w:rPr><w:sz w:val="22"/><w:szCs w:val="22"/></w:rPr><w:t xml:space="preserve">THB 0.8M</w:t></w:r></w:p>
<w:p><w:pPr><w:spacing w:before="0" w:after="60"/><w:ind w:left="600"/><w:rPr></w:rPr></w:pPr><w:r><w:rPr><w:b/><w:bCs/><w:sz w:val="22"/><w:szCs w:val="22"/></w:rPr><w:t xml:space="preserve">GAP-15 — Continuous Learning & Model Governance Engine:  </w:t></w:r><w:r><w:rPr><w:sz w:val="22"/><w:szCs w:val="22"/></w:rPr><w:t xml:space="preserve">THB 0.7M</w:t></w:r></w:p>
<w:p><w:pPr><w:spacing w:before="0" w:after="60"/><w:ind w:left="600"/><w:rPr></w:rPr></w:pPr><w:r><w:rPr><w:b/><w:bCs/><w:sz w:val="22"/><w:szCs w:val="22"/></w:rPr><w:t xml:space="preserve">Contingency Reserve (15%):  </w:t></w:r><w:r><w:rPr><w:sz w:val="22"/><w:szCs w:val="22"/></w:rPr><w:t xml:space="preserve">THB 0.9M</w:t></w:r></w:p>
<w:p><w:pPr><w:spacing w:before="0" w:after="60"/><w:ind w:left="600"/><w:rPr></w:rPr></w:pPr><w:r><w:rPr><w:b/><w:bCs/><w:sz w:val="22"/><w:szCs w:val="22"/></w:rPr><w:t xml:space="preserve">Total Phase 3 Budget:  </w:t></w:r><w:r><w:rPr><w:sz w:val="22"/><w:szCs w:val="22"/></w:rPr><w:t xml:space="preserve">THB 7.0M</w:t></w:r></w:p>
<w:p><w:pPr><w:spacing w:before="0" w:after="80"/><w:ind w:left="400"/><w:rPr></w:rPr></w:pPr><w:r><w:rPr><w:sz w:val="24"/><w:szCs w:val="24"/></w:rPr><w:t xml:space="preserve">Budget governance:</w:t></w:r></w:p>
<w:p><w:pPr><w:spacing w:before="0" w:after="60"/><w:ind w:left="600" w:hanging="200"/><w:rPr></w:rPr></w:pPr><w:r><w:rPr><w:sz w:val="22"/><w:szCs w:val="22"/></w:rPr><w:t xml:space="preserve">&#x2022; All GAP budgets are fixed-price envelopes; overrun requires SC Change Request (CR-P3-XXX)</w:t></w:r></w:p>
<w:p><w:pPr><w:spacing w:before="0" w:after="60"/><w:ind w:left="600" w:hanging="200"/><w:rPr></w:rPr></w:pPr><w:r><w:rPr><w:sz w:val="22"/><w:szCs w:val="22"/></w:rPr><w:t xml:space="preserve">&#x2022; Contingency release requires Programme Director authorisation up to THB 0.3M; SC approval above THB 0.3M</w:t></w:r></w:p>
<w:p><w:pPr><w:spacing w:before="0" w:after="60"/><w:ind w:left="600" w:hanging="200"/><w:rPr></w:rPr></w:pPr><w:r><w:rPr><w:sz w:val="22"/><w:szCs w:val="22"/></w:rPr><w:t xml:space="preserve">&#x2022; Ledger agent tracks all Phase 3 expenditure in real-time; monthly budget burn report to SC</w:t></w:r></w:p>
<w:p><w:pPr><w:spacing w:before="0" w:after="60"/><w:ind w:left="600" w:hanging="200"/><w:rPr></w:rPr></w:pPr><w:r><w:rPr><w:sz w:val="22"/><w:szCs w:val="22"/></w:rPr><w:t xml:space="preserve">&#x2022; Phase 3 total programme investment across all phases: Phase 1 THB 5.2M + Phase 2 THB 6.0M + Phase 3 THB 7.0M = THB 18.2M</w:t></w:r></w:p>
<w:p><w:pPr><w:spacing w:before="200" w:after="80"/><w:rPr></w:rPr></w:pPr><w:r><w:rPr><w:b/><w:bCs/><w:sz w:val="28"/><w:szCs w:val="28"/><w:color w:val="2e75b6"/></w:rPr><w:t xml:space="preserve">54.5 Phase 3 Milestones P3-M1–M4</w:t></w:r></w:p>
<w:p><w:pPr><w:spacing w:before="0" w:after="80"/><w:ind w:left="400"/><w:rPr></w:rPr></w:pPr><w:r><w:rPr><w:sz w:val="24"/><w:szCs w:val="24"/></w:rPr><w:t xml:space="preserve">Phase 3 delivery is structured across four milestones from Q3 2033 to Q2 2034. Each milestone has defined deliverables, gate criteria, and a formal SC review checkpoint.</w:t></w:r></w:p>
<w:p><w:pPr><w:spacing w:before="0" w:after="60"/><w:ind w:left="600"/><w:rPr></w:rPr></w:pPr><w:r><w:rPr><w:b/><w:bCs/><w:sz w:val="22"/><w:szCs w:val="22"/></w:rPr><w:t xml:space="preserve">P3-M1 — Q3 2033:  </w:t></w:r><w:r><w:rPr><w:sz w:val="22"/><w:szCs w:val="22"/></w:rPr><w:t xml:space="preserve">Phase 3 Kick-off & Foundation</w:t></w:r></w:p>
<w:p><w:pPr><w:spacing w:before="0" w:after="60"/><w:ind w:left="600" w:hanging="200"/><w:rPr></w:rPr></w:pPr><w:r><w:rPr><w:sz w:val="22"/><w:szCs w:val="22"/></w:rPr><w:t xml:space="preserve">&#x2022; P3-CHK-01 and P3-CHK-02 complete: GL-CHK-10 confirmed, Programme Director appointed, budget THB 7.0M released</w:t></w:r></w:p>
<w:p><w:pPr><w:spacing w:before="0" w:after="60"/><w:ind w:left="600" w:hanging="200"/><w:rPr></w:rPr></w:pPr><w:r><w:rPr><w:sz w:val="22"/><w:szCs w:val="22"/></w:rPr><w:t xml:space="preserve">&#x2022; Workstream A and Workstream B teams fully onboarded (GAP-01/02/03/04 vendors contracted)</w:t></w:r></w:p>
<w:p><w:pPr><w:spacing w:before="0" w:after="60"/><w:ind w:left="600" w:hanging="200"/><w:rPr></w:rPr></w:pPr><w:r><w:rPr><w:sz w:val="22"/><w:szCs w:val="22"/></w:rPr><w:t xml:space="preserve">&#x2022; Phase 3 development environments provisioned across all workstreams</w:t></w:r></w:p>
<w:p><w:pPr><w:spacing w:before="0" w:after="60"/><w:ind w:left="600" w:hanging="200"/><w:rPr></w:rPr></w:pPr><w:r><w:rPr><w:sz w:val="22"/><w:szCs w:val="22"/></w:rPr><w:t xml:space="preserve">&#x2022; GAP-01/02 Level 2 AI model design specifications approved by SC</w:t></w:r></w:p>
<w:p><w:pPr><w:spacing w:before="0" w:after="60"/><w:ind w:left="600" w:hanging="200"/><w:rPr></w:rPr></w:pPr><w:r><w:rPr><w:sz w:val="22"/><w:szCs w:val="22"/></w:rPr><w:t xml:space="preserve">&#x2022; GAP-13/14/15 vendor RFP issued (if external sourcing required)</w:t></w:r></w:p>
<w:p><w:pPr><w:spacing w:before="0" w:after="60"/><w:ind w:left="600" w:hanging="200"/><w:rPr></w:rPr></w:pPr><w:r><w:rPr><w:sz w:val="22"/><w:szCs w:val="22"/></w:rPr><w:t xml:space="preserve">&#x2022; SC P3-M1 Review: Go/No-Go for Workstream C vendor selection</w:t></w:r></w:p>
<w:p><w:pPr><w:spacing w:before="0" w:after="60"/><w:ind w:left="600"/><w:rPr></w:rPr></w:pPr><w:r><w:rPr><w:b/><w:bCs/><w:sz w:val="22"/><w:szCs w:val="22"/></w:rPr><w:t xml:space="preserve">P3-M2 — Q4 2033:  </w:t></w:r><w:r><w:rPr><w:sz w:val="22"/><w:szCs w:val="22"/></w:rPr><w:t xml:space="preserve">Core Development & SIT</w:t></w:r></w:p>
<w:p><w:pPr><w:spacing w:before="0" w:after="60"/><w:ind w:left="600" w:hanging="200"/><w:rPr></w:rPr></w:pPr><w:r><w:rPr><w:sz w:val="22"/><w:szCs w:val="22"/></w:rPr><w:t xml:space="preserve">&#x2022; GAP-01 AI model v1.0 SIT complete: biophilic compliance score ≥90%</w:t></w:r></w:p>
<w:p><w:pPr><w:spacing w:before="0" w:after="60"/><w:ind w:left="600" w:hanging="200"/><w:rPr></w:rPr></w:pPr><w:r><w:rPr><w:sz w:val="22"/><w:szCs w:val="22"/></w:rPr><w:t xml:space="preserve">&#x2022; GAP-02 Design Freeze Gate AI SIT complete: gate decision accuracy ≥95%</w:t></w:r></w:p>
<w:p><w:pPr><w:spacing w:before="0" w:after="60"/><w:ind w:left="600" w:hanging="200"/><w:rPr></w:rPr></w:pPr><w:r><w:rPr><w:sz w:val="22"/><w:szCs w:val="22"/></w:rPr><w:t xml:space="preserve">&#x2022; GAP-03 Sensory Commissioning automation SIT complete: anomaly detection recall ≥92%</w:t></w:r></w:p>
<w:p><w:pPr><w:spacing w:before="0" w:after="60"/><w:ind w:left="600" w:hanging="200"/><w:rPr></w:rPr></w:pPr><w:r><w:rPr><w:sz w:val="22"/><w:szCs w:val="22"/></w:rPr><w:t xml:space="preserve">&#x2022; GAP-04 POE AI analytics SIT complete: dashboard completeness ≥95%</w:t></w:r></w:p>
<w:p><w:pPr><w:spacing w:before="0" w:after="60"/><w:ind w:left="600" w:hanging="200"/><w:rPr></w:rPr></w:pPr><w:r><w:rPr><w:sz w:val="22"/><w:szCs w:val="22"/></w:rPr><w:t xml:space="preserve">&#x2022; GAP-13/14/15 Workstream C development commenced (vendors contracted by P3-M2)</w:t></w:r></w:p>
<w:p><w:pPr><w:spacing w:before="0" w:after="60"/><w:ind w:left="600" w:hanging="200"/><w:rPr></w:rPr></w:pPr><w:r><w:rPr><w:sz w:val="22"/><w:szCs w:val="22"/></w:rPr><w:t xml:space="preserve">&#x2022; SC P3-M2 Review: Workstream A+B SIT sign-off; Workstream C development checkpoint</w:t></w:r></w:p>
<w:p><w:pPr><w:spacing w:before="0" w:after="60"/><w:ind w:left="600"/><w:rPr></w:rPr></w:pPr><w:r><w:rPr><w:b/><w:bCs/><w:sz w:val="22"/><w:szCs w:val="22"/></w:rPr><w:t xml:space="preserve">P3-M3 — Q1 2034:  </w:t></w:r><w:r><w:rPr><w:sz w:val="22"/><w:szCs w:val="22"/></w:rPr><w:t xml:space="preserve">UAT & Phase 3 Integration</w:t></w:r></w:p>
<w:p><w:pPr><w:spacing w:before="0" w:after="60"/><w:ind w:left="600" w:hanging="200"/><w:rPr></w:rPr></w:pPr><w:r><w:rPr><w:sz w:val="22"/><w:szCs w:val="22"/></w:rPr><w:t xml:space="preserve">&#x2022; GAP-01/02/03/04 UAT complete with client stakeholders: all acceptance criteria met</w:t></w:r></w:p>
<w:p><w:pPr><w:spacing w:before="0" w:after="60"/><w:ind w:left="600" w:hanging="200"/><w:rPr></w:rPr></w:pPr><w:r><w:rPr><w:sz w:val="22"/><w:szCs w:val="22"/></w:rPr><w:t xml:space="preserve">&#x2022; GAP-13 CX Intelligence Platform integration SIT complete: 28/28 agent coverage</w:t></w:r></w:p>
<w:p><w:pPr><w:spacing w:before="0" w:after="60"/><w:ind w:left="600" w:hanging="200"/><w:rPr></w:rPr></w:pPr><w:r><w:rPr><w:sz w:val="22"/><w:szCs w:val="22"/></w:rPr><w:t xml:space="preserve">&#x2022; GAP-14 Sustainable Procurement Intelligence SIT complete: ESG scoring coverage ≥80%</w:t></w:r></w:p>
<w:p><w:pPr><w:spacing w:before="0" w:after="60"/><w:ind w:left="600" w:hanging="200"/><w:rPr></w:rPr></w:pPr><w:r><w:rPr><w:sz w:val="22"/><w:szCs w:val="22"/></w:rPr><w:t xml:space="preserve">&#x2022; GAP-15 Model Governance Engine SIT complete: drift alert latency ≤1h</w:t></w:r></w:p>
<w:p><w:pPr><w:spacing w:before="0" w:after="60"/><w:ind w:left="600" w:hanging="200"/><w:rPr></w:rPr></w:pPr><w:r><w:rPr><w:sz w:val="22"/><w:szCs w:val="22"/></w:rPr><w:t xml:space="preserve">&#x2022; End-to-end Phase 3 integration test with AIE-001–005 backbone complete</w:t></w:r></w:p>
<w:p><w:pPr><w:spacing w:before="0" w:after="60"/><w:ind w:left="600" w:hanging="200"/><w:rPr></w:rPr></w:pPr><w:r><w:rPr><w:sz w:val="22"/><w:szCs w:val="22"/></w:rPr><w:t xml:space="preserve">&#x2022; P3-CHK-11 Phase 3 go-live readiness gate: all P3-CHK-01–10 confirmed</w:t></w:r></w:p>
<w:p><w:pPr><w:spacing w:before="0" w:after="60"/><w:ind w:left="600" w:hanging="200"/><w:rPr></w:rPr></w:pPr><w:r><w:rPr><w:sz w:val="22"/><w:szCs w:val="22"/></w:rPr><w:t xml:space="preserve">&#x2022; SC P3-M3 Review: Phase 3 go-live authorisation (P3-CHK-12)</w:t></w:r></w:p>
<w:p><w:pPr><w:spacing w:before="0" w:after="60"/><w:ind w:left="600"/><w:rPr></w:rPr></w:pPr><w:r><w:rPr><w:b/><w:bCs/><w:sz w:val="22"/><w:szCs w:val="22"/></w:rPr><w:t xml:space="preserve">P3-M4 — Q2 2034:  </w:t></w:r><w:r><w:rPr><w:sz w:val="22"/><w:szCs w:val="22"/></w:rPr><w:t xml:space="preserve">Phase 3 Go-Live & MONOLITH BAU</w:t></w:r></w:p>
<w:p><w:pPr><w:spacing w:before="0" w:after="60"/><w:ind w:left="600" w:hanging="200"/><w:rPr></w:rPr></w:pPr><w:r><w:rPr><w:sz w:val="22"/><w:szCs w:val="22"/></w:rPr><w:t xml:space="preserve">&#x2022; Phase 3 cutover executed: all 7 GAPs live in production</w:t></w:r></w:p>
<w:p><w:pPr><w:spacing w:before="0" w:after="60"/><w:ind w:left="600" w:hanging="200"/><w:rPr></w:rPr></w:pPr><w:r><w:rPr><w:sz w:val="22"/><w:szCs w:val="22"/></w:rPr><w:t xml:space="preserve">&#x2022; Coverage confirmed at 92%: 28 agents operating across full MONOLITH capability stack</w:t></w:r></w:p>
<w:p><w:pPr><w:spacing w:before="0" w:after="60"/><w:ind w:left="600" w:hanging="200"/><w:rPr></w:rPr></w:pPr><w:r><w:rPr><w:sz w:val="22"/><w:szCs w:val="22"/></w:rPr><w:t xml:space="preserve">&#x2022; GAP-15 Model Governance Engine operational: continuous learning cycle active for all agents</w:t></w:r></w:p>
<w:p><w:pPr><w:spacing w:before="0" w:after="60"/><w:ind w:left="600" w:hanging="200"/><w:rPr></w:rPr></w:pPr><w:r><w:rPr><w:sz w:val="22"/><w:szCs w:val="22"/></w:rPr><w:t xml:space="preserve">&#x2022; MONOLITH programme BAU: all phases (1/2/3) complete, ongoing operations under BAU governance</w:t></w:r></w:p>
<w:p><w:pPr><w:spacing w:before="0" w:after="60"/><w:ind w:left="600" w:hanging="200"/><w:rPr></w:rPr></w:pPr><w:r><w:rPr><w:sz w:val="22"/><w:szCs w:val="22"/></w:rPr><w:t xml:space="preserve">&#x2022; SC P3-M4 Review: Programme completion sign-off; MONOLITH DAPH Decor AI Agent Programme declared COMPLETE</w:t></w:r></w:p>
<w:p><w:pPr><w:spacing w:before="0" w:after="60"/><w:ind w:left="600" w:hanging="200"/><w:rPr></w:rPr></w:pPr><w:r><w:rPr><w:sz w:val="22"/><w:szCs w:val="22"/></w:rPr><w:t xml:space="preserve">&#x2022; Final programme report submitted to SC: THB 18.2M total investment, 92% coverage, 28 agents fully operational</w:t></w:r></w:p>
<w:p><w:pPr><w:spacing w:before="200" w:after="80"/><w:rPr></w:rPr></w:pPr><w:r><w:rPr><w:b/><w:bCs/><w:sz w:val="28"/><w:szCs w:val="28"/><w:color w:val="2e75b6"/></w:rPr><w:t xml:space="preserve">54.6 Phase 3 Readiness Checklist (P3-CHK-01–12)</w:t></w:r></w:p>
<w:p><w:pPr><w:spacing w:before="0" w:after="80"/><w:ind w:left="400"/><w:rPr></w:rPr></w:pPr><w:r><w:rPr><w:sz w:val="24"/><w:szCs w:val="24"/></w:rPr><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w:r></w:p>
<w:p><w:pPr><w:spacing w:before="0" w:after="60"/><w:ind w:left="600"/><w:rPr></w:rPr></w:pPr><w:r><w:rPr><w:b/><w:bCs/><w:sz w:val="22"/><w:szCs w:val="22"/></w:rPr><w:t xml:space="preserve">P3-CHK-01:  </w:t></w:r><w:r><w:rPr><w:sz w:val="22"/><w:szCs w:val="22"/></w:rPr><w:t xml:space="preserve">GL-CHK-10 SC approval confirmed: Phase 3 PDD formally approved by Steering Committee</w:t></w:r></w:p>
<w:p><w:pPr><w:spacing w:before="0" w:after="60"/><w:ind w:left="600"/><w:rPr></w:rPr></w:pPr><w:r><w:rPr><w:b/><w:bCs/><w:sz w:val="22"/><w:szCs w:val="22"/></w:rPr><w:t xml:space="preserve">P3-CHK-02:  </w:t></w:r><w:r><w:rPr><w:sz w:val="22"/><w:szCs w:val="22"/></w:rPr><w:t xml:space="preserve">Phase 3 Programme Director appointed and THB 7.0M budget released by Finance</w:t></w:r></w:p>
<w:p><w:pPr><w:spacing w:before="0" w:after="60"/><w:ind w:left="600"/><w:rPr></w:rPr></w:pPr><w:r><w:rPr><w:b/><w:bCs/><w:sz w:val="22"/><w:szCs w:val="22"/></w:rPr><w:t xml:space="preserve">P3-CHK-03:  </w:t></w:r><w:r><w:rPr><w:sz w:val="22"/><w:szCs w:val="22"/></w:rPr><w:t xml:space="preserve">Phase 3 development and test environments provisioned and validated by Technical Lead</w:t></w:r></w:p>
<w:p><w:pPr><w:spacing w:before="0" w:after="60"/><w:ind w:left="600"/><w:rPr></w:rPr></w:pPr><w:r><w:rPr><w:b/><w:bCs/><w:sz w:val="22"/><w:szCs w:val="22"/></w:rPr><w:t xml:space="preserve">P3-CHK-04:  </w:t></w:r><w:r><w:rPr><w:sz w:val="22"/><w:szCs w:val="22"/></w:rPr><w:t xml:space="preserve">GAP-01/02 vendor/team contracts signed; Workstream A kickoff complete</w:t></w:r></w:p>
<w:p><w:pPr><w:spacing w:before="0" w:after="60"/><w:ind w:left="600"/><w:rPr></w:rPr></w:pPr><w:r><w:rPr><w:b/><w:bCs/><w:sz w:val="22"/><w:szCs w:val="22"/></w:rPr><w:t xml:space="preserve">P3-CHK-05:  </w:t></w:r><w:r><w:rPr><w:sz w:val="22"/><w:szCs w:val="22"/></w:rPr><w:t xml:space="preserve">GAP-03/04 vendor/team contracts signed; Workstream B kickoff complete</w:t></w:r></w:p>
<w:p><w:pPr><w:spacing w:before="0" w:after="60"/><w:ind w:left="600"/><w:rPr></w:rPr></w:pPr><w:r><w:rPr><w:b/><w:bCs/><w:sz w:val="22"/><w:szCs w:val="22"/></w:rPr><w:t xml:space="preserve">P3-CHK-06:  </w:t></w:r><w:r><w:rPr><w:sz w:val="22"/><w:szCs w:val="22"/></w:rPr><w:t xml:space="preserve">GAP-13/14/15 vendor selection complete; Workstream C contracts signed</w:t></w:r></w:p>
<w:p><w:pPr><w:spacing w:before="0" w:after="60"/><w:ind w:left="600"/><w:rPr></w:rPr></w:pPr><w:r><w:rPr><w:b/><w:bCs/><w:sz w:val="22"/><w:szCs w:val="22"/></w:rPr><w:t xml:space="preserve">P3-CHK-07:  </w:t></w:r><w:r><w:rPr><w:sz w:val="22"/><w:szCs w:val="22"/></w:rPr><w:t xml:space="preserve">GAP-01/02/03/04 SIT complete: all acceptance criteria met (P3-M2 gate)</w:t></w:r></w:p>
<w:p><w:pPr><w:spacing w:before="0" w:after="60"/><w:ind w:left="600"/><w:rPr></w:rPr></w:pPr><w:r><w:rPr><w:b/><w:bCs/><w:sz w:val="22"/><w:szCs w:val="22"/></w:rPr><w:t xml:space="preserve">P3-CHK-08:  </w:t></w:r><w:r><w:rPr><w:sz w:val="22"/><w:szCs w:val="22"/></w:rPr><w:t xml:space="preserve">GAP-13/14/15 SIT complete: all acceptance criteria met (P3-M3 gate)</w:t></w:r></w:p>
<w:p><w:pPr><w:spacing w:before="0" w:after="60"/><w:ind w:left="600"/><w:rPr></w:rPr></w:pPr><w:r><w:rPr><w:b/><w:bCs/><w:sz w:val="22"/><w:szCs w:val="22"/></w:rPr><w:t xml:space="preserve">P3-CHK-09:  </w:t></w:r><w:r><w:rPr><w:sz w:val="22"/><w:szCs w:val="22"/></w:rPr><w:t xml:space="preserve">Phase 3 end-to-end integration test with AIE-001–005 backbone: PASS</w:t></w:r></w:p>
<w:p><w:pPr><w:spacing w:before="0" w:after="60"/><w:ind w:left="600"/><w:rPr></w:rPr></w:pPr><w:r><w:rPr><w:b/><w:bCs/><w:sz w:val="22"/><w:szCs w:val="22"/></w:rPr><w:t xml:space="preserve">P3-CHK-10:  </w:t></w:r><w:r><w:rPr><w:sz w:val="22"/><w:szCs w:val="22"/></w:rPr><w:t xml:space="preserve">Phase 3 UAT complete with client stakeholders: all 7 GAPs accepted</w:t></w:r></w:p>
<w:p><w:pPr><w:spacing w:before="0" w:after="60"/><w:ind w:left="600"/><w:rPr></w:rPr></w:pPr><w:r><w:rPr><w:b/><w:bCs/><w:sz w:val="22"/><w:szCs w:val="22"/></w:rPr><w:t xml:space="preserve">P3-CHK-11:  </w:t></w:r><w:r><w:rPr><w:sz w:val="22"/><w:szCs w:val="22"/></w:rPr><w:t xml:space="preserve">Phase 3 go-live readiness gate confirmed: P3-CHK-01–10 all COMPLETE, Programme Director sign-off</w:t></w:r></w:p>
<w:p><w:pPr><w:spacing w:before="0" w:after="60"/><w:ind w:left="600"/><w:rPr></w:rPr></w:pPr><w:r><w:rPr><w:b/><w:bCs/><w:sz w:val="22"/><w:szCs w:val="22"/></w:rPr><w:t xml:space="preserve">P3-CHK-12:  </w:t></w:r><w:r><w:rPr><w:sz w:val="22"/><w:szCs w:val="22"/></w:rPr><w:t xml:space="preserve">SC Phase 3 go-live authorisation: Steering Committee formal approval of Phase 3 production deployment</w:t></w:r></w:p>
<w:p><w:pPr><w:spacing w:before="0" w:after="80"/><w:ind w:left="400"/><w:rPr></w:rPr></w:pPr><w:r><w:rPr><w:sz w:val="24"/><w:szCs w:val="24"/></w:rPr><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w:r></w:p>
<w:p><w:pPr><w:spacing w:before="0" w:after="60"/><w:ind w:left="600"/><w:rPr></w:rPr></w:pPr><w:r><w:rPr><w:b/><w:bCs/><w:sz w:val="22"/><w:szCs w:val="22"/></w:rPr><w:t xml:space="preserve">Living document owner:  </w:t></w:r><w:r><w:rPr><w:sz w:val="22"/><w:szCs w:val="22"/></w:rPr><w:t xml:space="preserve">Phase 3 Programme Director</w:t></w:r></w:p>
<w:p><w:pPr><w:spacing w:before="0" w:after="60"/><w:ind w:left="600"/><w:rPr></w:rPr></w:pPr><w:r><w:rPr><w:b/><w:bCs/><w:sz w:val="22"/><w:szCs w:val="22"/></w:rPr><w:t xml:space="preserve">Review cadence:  </w:t></w:r><w:r><w:rPr><w:sz w:val="22"/><w:szCs w:val="22"/></w:rPr><w:t xml:space="preserve">Monthly during active Phase 3; quarterly post-BAU</w:t></w:r></w:p>
<w:p><w:pPr><w:spacing w:before="0" w:after="60"/><w:ind w:left="600"/><w:rPr></w:rPr></w:pPr><w:r><w:rPr><w:b/><w:bCs/><w:sz w:val="22"/><w:szCs w:val="22"/></w:rPr><w:t xml:space="preserve">Escalation:  </w:t></w:r><w:r><w:rPr><w:sz w:val="22"/><w:szCs w:val="22"/></w:rPr><w:t xml:space="preserve">Programme Director → SC Chair (for P3-CHK-11 and P3-CHK-12 only)</w:t></w:r></w:p>
<w:ins w:id="2571" w:author="Scispace Agent" w:date="2026-09-04T00:00:00Z"><w:p><w:pPr><w:pStyle w:val="Heading1"/><w:spacing w:before="320" w:after="100"/></w:pPr><w:r><w:rPr><w:rFonts w:ascii="Calibri" w:hAnsi="Calibri"/><w:b/><w:bCs/><w:color w:val="1f2d5a"/><w:sz w:val="36"/><w:szCs w:val="36"/></w:rPr><w:t xml:space="preserve">Section 55 — Phase 3 RFP &amp; Vendor Selection Framework</w:t></w:r></w:p></w:ins><w:ins w:id="2572" w:author="Scispace Agent" w:date="2026-09-04T00:00:00Z"><w:p><w:pPr><w:spacing w:after="40"/></w:pPr></w:p></w:ins><w:ins w:id="2573" w:author="Scispace Agent" w:date="2026-09-04T00:00:00Z"><w:p><w:pPr><w:pStyle w:val="Heading2"/><w:spacing w:before="200" w:after="80"/></w:pPr><w:r><w:rPr><w:rFonts w:ascii="Calibri" w:hAnsi="Calibri"/><w:b/><w:bCs/><w:color w:val="2e75b6"/><w:sz w:val="28"/><w:szCs w:val="28"/></w:rPr><w:t xml:space="preserve">55.1 Overview &amp; Scope</w:t></w:r></w:p></w:ins><w:ins w:id="2574" w:author="Scispace Agent" w:date="2026-09-04T00:00:00Z"><w:p><w:pPr><w:ind w:left="400"/><w:spacing w:after="80"/></w:pPr><w:r><w:rPr><w:rFonts w:ascii="Calibri" w:hAnsi="Calibri"/><w:sz w:val="24"/><w:szCs w:val="24"/></w:rPr><w:t xml:space="preserve">This section documents the Phase 3 RFP &amp; Vendor Selection Framework (MONOLITH-S55-P3RFP-001 v1.0) governing the procurement and appointment of vendors for all seven Phase 3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framework aligns with MONOLITH-S55-P3RFP-001 and mirrors the Phase 2 procurement methodology established in S51.</w:t></w:r></w:p></w:ins><w:ins w:id="2575" w:author="Scispace Agent" w:date="2026-09-04T00:00:00Z"><w:p><w:pPr><w:ind w:left="400"/><w:spacing w:after="60"/></w:pPr><w:r><w:rPr><w:rFonts w:ascii="Calibri" w:hAnsi="Calibri"/><w:b/><w:bCs/><w:sz w:val="22"/><w:szCs w:val="22"/></w:rPr><w:t xml:space="preserve">Document reference: </w:t></w:r><w:r><w:rPr><w:rFonts w:ascii="Calibri" w:hAnsi="Calibri"/><w:sz w:val="22"/><w:szCs w:val="22"/></w:rPr><w:t xml:space="preserve">MONOLITH-S55-P3RFP-001 v1.0</w:t></w:r></w:p></w:ins><w:ins w:id="2576" w:author="Scispace Agent" w:date="2026-09-04T00:00:00Z"><w:p><w:pPr><w:ind w:left="400"/><w:spacing w:after="60"/></w:pPr><w:r><w:rPr><w:rFonts w:ascii="Calibri" w:hAnsi="Calibri"/><w:b/><w:bCs/><w:sz w:val="22"/><w:szCs w:val="22"/></w:rPr><w:t xml:space="preserve">Parent document: </w:t></w:r><w:r><w:rPr><w:rFonts w:ascii="Calibri" w:hAnsi="Calibri"/><w:sz w:val="22"/><w:szCs w:val="22"/></w:rPr><w:t xml:space="preserve">MONOLITH-S54-P3PDD-001 v1.0 (Phase 3 PDD, S54)</w:t></w:r></w:p></w:ins><w:ins w:id="2577" w:author="Scispace Agent" w:date="2026-09-04T00:00:00Z"><w:p><w:pPr><w:ind w:left="400"/><w:spacing w:after="60"/></w:pPr><w:r><w:rPr><w:rFonts w:ascii="Calibri" w:hAnsi="Calibri"/><w:b/><w:bCs/><w:sz w:val="22"/><w:szCs w:val="22"/></w:rPr><w:t xml:space="preserve">Phase 2 precedent: </w:t></w:r><w:r><w:rPr><w:rFonts w:ascii="Calibri" w:hAnsi="Calibri"/><w:sz w:val="22"/><w:szCs w:val="22"/></w:rPr><w:t xml:space="preserve">MONOLITH-S51-PRF-001 v1.0 (RFP-GAP05-001, S51)</w:t></w:r></w:p></w:ins><w:ins w:id="2578" w:author="Scispace Agent" w:date="2026-09-04T00:00:00Z"><w:p><w:pPr><w:ind w:left="400"/><w:spacing w:after="60"/></w:pPr><w:r><w:rPr><w:rFonts w:ascii="Calibri" w:hAnsi="Calibri"/><w:b/><w:bCs/><w:sz w:val="22"/><w:szCs w:val="22"/></w:rPr><w:t xml:space="preserve">Trigger: </w:t></w:r><w:r><w:rPr><w:rFonts w:ascii="Calibri" w:hAnsi="Calibri"/><w:sz w:val="22"/><w:szCs w:val="22"/></w:rPr><w:t xml:space="preserve">P3-CHK-01 confirmed (GL-CHK-10 SC approval); P3-CHK-02 — budget THB 7.0M released</w:t></w:r></w:p></w:ins><w:ins w:id="2579" w:author="Scispace Agent" w:date="2026-09-04T00:00:00Z"><w:p><w:pPr><w:ind w:left="400"/><w:spacing w:after="60"/></w:pPr><w:r><w:rPr><w:rFonts w:ascii="Calibri" w:hAnsi="Calibri"/><w:b/><w:bCs/><w:sz w:val="22"/><w:szCs w:val="22"/></w:rPr><w:t xml:space="preserve">Total procurement scope: </w:t></w:r><w:r><w:rPr><w:rFonts w:ascii="Calibri" w:hAnsi="Calibri"/><w:sz w:val="22"/><w:szCs w:val="22"/></w:rPr><w:t xml:space="preserve">3 RFPs covering 7 GAPs across Workstreams A, B, and C</w:t></w:r></w:p></w:ins><w:ins w:id="2580" w:author="Scispace Agent" w:date="2026-09-04T00:00:00Z"><w:p><w:pPr><w:ind w:left="400"/><w:spacing w:after="60"/></w:pPr><w:r><w:rPr><w:rFonts w:ascii="Calibri" w:hAnsi="Calibri"/><w:b/><w:bCs/><w:sz w:val="22"/><w:szCs w:val="22"/></w:rPr><w:t xml:space="preserve">Procurement authority: </w:t></w:r><w:r><w:rPr><w:rFonts w:ascii="Calibri" w:hAnsi="Calibri"/><w:sz w:val="22"/><w:szCs w:val="22"/></w:rPr><w:t xml:space="preserve">Phase 3 Programme Director; SC approval required for awards &gt; THB 1.0M per vendor</w:t></w:r></w:p></w:ins><w:ins w:id="2581" w:author="Scispace Agent" w:date="2026-09-04T00:00:00Z"><w:p><w:pPr><w:ind w:left="400"/><w:spacing w:after="60"/></w:pPr><w:r><w:rPr><w:rFonts w:ascii="Calibri" w:hAnsi="Calibri"/><w:b/><w:bCs/><w:sz w:val="22"/><w:szCs w:val="22"/></w:rPr><w:t xml:space="preserve">Ledger agent role: </w:t></w:r><w:r><w:rPr><w:rFonts w:ascii="Calibri" w:hAnsi="Calibri"/><w:sz w:val="22"/><w:szCs w:val="22"/></w:rPr><w:t xml:space="preserve">Tracks all Phase 3 vendor contracts, payments, and performance in real-time</w:t></w:r></w:p></w:ins><w:ins w:id="2582" w:author="Scispace Agent" w:date="2026-09-04T00:00:00Z"><w:p><w:pPr><w:ind w:left="400"/><w:spacing w:after="60"/></w:pPr><w:r><w:rPr><w:rFonts w:ascii="Calibri" w:hAnsi="Calibri"/><w:b/><w:bCs/><w:sz w:val="22"/><w:szCs w:val="22"/></w:rPr><w:t xml:space="preserve">Guardian agent role: </w:t></w:r><w:r><w:rPr><w:rFonts w:ascii="Calibri" w:hAnsi="Calibri"/><w:sz w:val="22"/><w:szCs w:val="22"/></w:rPr><w:t xml:space="preserve">Compliance review of all vendor contracts; PDPA and data security verification</w:t></w:r></w:p></w:ins><w:ins w:id="2583" w:author="Scispace Agent" w:date="2026-09-04T00:00:00Z"><w:p><w:pPr><w:spacing w:after="40"/></w:pPr></w:p></w:ins><w:ins w:id="2584" w:author="Scispace Agent" w:date="2026-09-04T00:00:00Z"><w:p><w:pPr><w:pStyle w:val="Heading2"/><w:spacing w:before="200" w:after="80"/></w:pPr><w:r><w:rPr><w:rFonts w:ascii="Calibri" w:hAnsi="Calibri"/><w:b/><w:bCs/><w:color w:val="2e75b6"/><w:sz w:val="28"/><w:szCs w:val="28"/></w:rPr><w:t xml:space="preserve">55.2 RFP Framework &amp; Procurement Strategy</w:t></w:r></w:p></w:ins><w:ins w:id="2585" w:author="Scispace Agent" w:date="2026-09-04T00:00:00Z"><w:p><w:pPr><w:ind w:left="400"/><w:spacing w:after="80"/></w:pPr><w:r><w:rPr><w:rFonts w:ascii="Calibri" w:hAnsi="Calibri"/><w:sz w:val="24"/><w:szCs w:val="24"/></w:rPr><w:t xml:space="preserve">Phase 3 vendor procurement is organised into three RFP packages aligned with the three Programme Workstreams defined in S54. Each RFP package covers the GAPs within its workstream and may be awarded to a single integrated vendor or split across specialist providers, subject to Programme Director and SC approval.</w:t></w:r></w:p></w:ins><w:ins w:id="2586" w:author="Scispace Agent" w:date="2026-09-04T00:00:00Z"><w:p><w:pPr><w:ind w:left="400"/><w:spacing w:after="80"/></w:pPr><w:r><w:rPr><w:rFonts w:ascii="Calibri" w:hAnsi="Calibri"/><w:sz w:val="24"/><w:szCs w:val="24"/></w:rPr><w:t xml:space="preserve">RFP Package Overview:</w:t></w:r></w:p></w:ins><w:ins w:id="2587" w:author="Scispace Agent" w:date="2026-09-04T00:00:00Z"><w:p><w:pPr><w:ind w:left="400"/><w:spacing w:after="60"/></w:pPr><w:r><w:rPr><w:rFonts w:ascii="Calibri" w:hAnsi="Calibri"/><w:b/><w:bCs/><w:sz w:val="22"/><w:szCs w:val="22"/></w:rPr><w:t xml:space="preserve">RFP-P3-WSA-001: </w:t></w:r><w:r><w:rPr><w:rFonts w:ascii="Calibri" w:hAnsi="Calibri"/><w:sz w:val="22"/><w:szCs w:val="22"/></w:rPr><w:t xml:space="preserve">Workstream A — GAP-01 (Biophilic Design Enhancement AI) and GAP-02 (Design Freeze Gate AI); total envelope THB 2.0M; integration with AIE-001 (Aria Creative Engine) and AIE-002 (Core API Gateway) mandatory</w:t></w:r></w:p></w:ins><w:ins w:id="2588" w:author="Scispace Agent" w:date="2026-09-04T00:00:00Z"><w:p><w:pPr><w:ind w:left="400"/><w:spacing w:after="60"/></w:pPr><w:r><w:rPr><w:rFonts w:ascii="Calibri" w:hAnsi="Calibri"/><w:b/><w:bCs/><w:sz w:val="22"/><w:szCs w:val="22"/></w:rPr><w:t xml:space="preserve">RFP-P3-WSB-001: </w:t></w:r><w:r><w:rPr><w:rFonts w:ascii="Calibri" w:hAnsi="Calibri"/><w:sz w:val="22"/><w:szCs w:val="22"/></w:rPr><w:t xml:space="preserve">Workstream B — GAP-03 (Sensory Commissioning Full Automation) and GAP-04 (Post-Occupancy Evaluation AI); total envelope THB 1.7M; integration with AIE-003 (Signal Hub) and AIE-004 (Nova Analytics) mandatory</w:t></w:r></w:p></w:ins><w:ins w:id="2589" w:author="Scispace Agent" w:date="2026-09-04T00:00:00Z"><w:p><w:pPr><w:ind w:left="400"/><w:spacing w:after="60"/></w:pPr><w:r><w:rPr><w:rFonts w:ascii="Calibri" w:hAnsi="Calibri"/><w:b/><w:bCs/><w:sz w:val="22"/><w:szCs w:val="22"/></w:rPr><w:t xml:space="preserve">RFP-P3-WSC-001: </w:t></w:r><w:r><w:rPr><w:rFonts w:ascii="Calibri" w:hAnsi="Calibri"/><w:sz w:val="22"/><w:szCs w:val="22"/></w:rPr><w:t xml:space="preserve">Workstream C — GAP-13 (CX Intelligence Platform), GAP-14 (Sustainable Materials &amp; Procurement Intelligence), and GAP-15 (Continuous Learning &amp; Model Governance Engine); total envelope THB 2.4M; integration with all AIE-001–005 endpoints mandatory</w:t></w:r></w:p></w:ins><w:ins w:id="2590" w:author="Scispace Agent" w:date="2026-09-04T00:00:00Z"><w:p><w:pPr><w:ind w:left="400"/><w:spacing w:after="80"/></w:pPr><w:r><w:rPr><w:rFonts w:ascii="Calibri" w:hAnsi="Calibri"/><w:sz w:val="24"/><w:szCs w:val="24"/></w:rPr><w:t xml:space="preserve">Procurement strategy principles:</w:t></w:r></w:p></w:ins><w:ins w:id="2591" w:author="Scispace Agent" w:date="2026-09-04T00:00:00Z"><w:p><w:pPr><w:ind w:left="600" w:hanging="200"/><w:spacing w:after="60"/></w:pPr><w:r><w:rPr><w:rFonts w:ascii="Calibri" w:hAnsi="Calibri"/><w:sz w:val="22"/><w:szCs w:val="22"/></w:rPr><w:t xml:space="preserve">• Phase 2 incumbent vendor (GAP-05 AI Creative Engine provider) has right of first refusal for RFP-P3-WSA-001 and RFP-P3-WSB-001, subject to Phase 2 SLA performance review by Vega and Rex</w:t></w:r></w:p></w:ins><w:ins w:id="2592" w:author="Scispace Agent" w:date="2026-09-04T00:00:00Z"><w:p><w:pPr><w:ind w:left="600" w:hanging="200"/><w:spacing w:after="60"/></w:pPr><w:r><w:rPr><w:rFonts w:ascii="Calibri" w:hAnsi="Calibri"/><w:sz w:val="22"/><w:szCs w:val="22"/></w:rPr><w:t xml:space="preserve">• All Phase 2 SLA data (AIE-001–005 uptime, accuracy, latency) to be reviewed by Vega before issuing any Phase 3 RFP to existing vendors</w:t></w:r></w:p></w:ins><w:ins w:id="2593" w:author="Scispace Agent" w:date="2026-09-04T00:00:00Z"><w:p><w:pPr><w:ind w:left="600" w:hanging="200"/><w:spacing w:after="60"/></w:pPr><w:r><w:rPr><w:rFonts w:ascii="Calibri" w:hAnsi="Calibri"/><w:sz w:val="22"/><w:szCs w:val="22"/></w:rPr><w:t xml:space="preserve">• New capability vendors (GAP-13/14/15) require specialist AI/ML credentials; minimum 3 years enterprise AI deployment experience</w:t></w:r></w:p></w:ins><w:ins w:id="2594" w:author="Scispace Agent" w:date="2026-09-04T00:00:00Z"><w:p><w:pPr><w:ind w:left="600" w:hanging="200"/><w:spacing w:after="60"/></w:pPr><w:r><w:rPr><w:rFonts w:ascii="Calibri" w:hAnsi="Calibri"/><w:sz w:val="22"/><w:szCs w:val="22"/></w:rPr><w:t xml:space="preserve">• Split award permitted for RFP-P3-WSC-001 (GAP-13 and GAP-14/15 may be awarded separately) if no single vendor demonstrates capability across all three GAPs</w:t></w:r></w:p></w:ins><w:ins w:id="2595" w:author="Scispace Agent" w:date="2026-09-04T00:00:00Z"><w:p><w:pPr><w:ind w:left="600" w:hanging="200"/><w:spacing w:after="60"/></w:pPr><w:r><w:rPr><w:rFonts w:ascii="Calibri" w:hAnsi="Calibri"/><w:sz w:val="22"/><w:szCs w:val="22"/></w:rPr><w:t xml:space="preserve">• All vendors must pass Guardian compliance check (PDPA, data residency, InfoSec) before contract award</w:t></w:r></w:p></w:ins><w:ins w:id="2596" w:author="Scispace Agent" w:date="2026-09-04T00:00:00Z"><w:p><w:pPr><w:ind w:left="600" w:hanging="200"/><w:spacing w:after="60"/></w:pPr><w:r><w:rPr><w:rFonts w:ascii="Calibri" w:hAnsi="Calibri"/><w:sz w:val="22"/><w:szCs w:val="22"/></w:rPr><w:t xml:space="preserve">• Ledger agent integration for invoicing and payment milestones is mandatory for all Phase 3 vendor contracts</w:t></w:r></w:p></w:ins><w:ins w:id="2597" w:author="Scispace Agent" w:date="2026-09-04T00:00:00Z"><w:p><w:pPr><w:spacing w:after="40"/></w:pPr></w:p></w:ins><w:ins w:id="2598" w:author="Scispace Agent" w:date="2026-09-04T00:00:00Z"><w:p><w:pPr><w:pStyle w:val="Heading2"/><w:spacing w:before="200" w:after="80"/></w:pPr><w:r><w:rPr><w:rFonts w:ascii="Calibri" w:hAnsi="Calibri"/><w:b/><w:bCs/><w:color w:val="2e75b6"/><w:sz w:val="28"/><w:szCs w:val="28"/></w:rPr><w:t xml:space="preserve">55.3 5-Stage Vendor Evaluation Process</w:t></w:r></w:p></w:ins><w:ins w:id="2599" w:author="Scispace Agent" w:date="2026-09-04T00:00:00Z"><w:p><w:pPr><w:ind w:left="400"/><w:spacing w:after="80"/></w:pPr><w:r><w:rPr><w:rFonts w:ascii="Calibri" w:hAnsi="Calibri"/><w:sz w:val="24"/><w:szCs w:val="24"/></w:rPr><w:t xml:space="preserve">The Phase 3 vendor selection process follows the same five-stage methodology established in the Phase 2 Procurement Framework (S51), adapted for Phase 3 scope and timeline. Each stage has defined gate criteria and a mandatory SC checkpoint before proceeding.</w:t></w:r></w:p></w:ins><w:ins w:id="2600" w:author="Scispace Agent" w:date="2026-09-04T00:00:00Z"><w:p><w:pPr><w:ind w:left="400"/><w:spacing w:after="60"/></w:pPr><w:r><w:rPr><w:rFonts w:ascii="Calibri" w:hAnsi="Calibri"/><w:b/><w:bCs/><w:sz w:val="22"/><w:szCs w:val="22"/></w:rPr><w:t xml:space="preserve">Stage 1 — RFI &amp; Market Engagement: </w:t></w:r><w:r><w:rPr><w:rFonts w:ascii="Calibri" w:hAnsi="Calibri"/><w:sz w:val="22"/><w:szCs w:val="22"/></w:rPr><w:t xml:space="preserve">Timeline: 2 weeks from P3-CHK-01</w:t></w:r></w:p></w:ins><w:ins w:id="2601" w:author="Scispace Agent" w:date="2026-09-04T00:00:00Z"><w:p><w:pPr><w:ind w:left="600" w:hanging="200"/><w:spacing w:after="60"/></w:pPr><w:r><w:rPr><w:rFonts w:ascii="Calibri" w:hAnsi="Calibri"/><w:sz w:val="22"/><w:szCs w:val="22"/></w:rPr><w:t xml:space="preserve">• Publish Request for Information (RFI) for each workstream on approved procurement portal</w:t></w:r></w:p></w:ins><w:ins w:id="2602" w:author="Scispace Agent" w:date="2026-09-04T00:00:00Z"><w:p><w:pPr><w:ind w:left="600" w:hanging="200"/><w:spacing w:after="60"/></w:pPr><w:r><w:rPr><w:rFonts w:ascii="Calibri" w:hAnsi="Calibri"/><w:sz w:val="22"/><w:szCs w:val="22"/></w:rPr><w:t xml:space="preserve">• Minimum 5 vendors per RFP package to be invited to respond; open market plus Phase 2 incumbents</w:t></w:r></w:p></w:ins><w:ins w:id="2603" w:author="Scispace Agent" w:date="2026-09-04T00:00:00Z"><w:p><w:pPr><w:ind w:left="600" w:hanging="200"/><w:spacing w:after="60"/></w:pPr><w:r><w:rPr><w:rFonts w:ascii="Calibri" w:hAnsi="Calibri"/><w:sz w:val="22"/><w:szCs w:val="22"/></w:rPr><w:t xml:space="preserve">• RFI response evaluation by Programme Director, Core (technical), and Ledger (commercial)</w:t></w:r></w:p></w:ins><w:ins w:id="2604" w:author="Scispace Agent" w:date="2026-09-04T00:00:00Z"><w:p><w:pPr><w:ind w:left="600" w:hanging="200"/><w:spacing w:after="60"/></w:pPr><w:r><w:rPr><w:rFonts w:ascii="Calibri" w:hAnsi="Calibri"/><w:sz w:val="22"/><w:szCs w:val="22"/></w:rPr><w:t xml:space="preserve">• Gate: minimum 3 qualified respondents per RFP before proceeding to Stage 2</w:t></w:r></w:p></w:ins><w:ins w:id="2605" w:author="Scispace Agent" w:date="2026-09-04T00:00:00Z"><w:p><w:pPr><w:ind w:left="400"/><w:spacing w:after="60"/></w:pPr><w:r><w:rPr><w:rFonts w:ascii="Calibri" w:hAnsi="Calibri"/><w:b/><w:bCs/><w:sz w:val="22"/><w:szCs w:val="22"/></w:rPr><w:t xml:space="preserve">Stage 2 — Shortlisting: </w:t></w:r><w:r><w:rPr><w:rFonts w:ascii="Calibri" w:hAnsi="Calibri"/><w:sz w:val="22"/><w:szCs w:val="22"/></w:rPr><w:t xml:space="preserve">Timeline: 1 week from RFI close</w:t></w:r></w:p></w:ins><w:ins w:id="2606" w:author="Scispace Agent" w:date="2026-09-04T00:00:00Z"><w:p><w:pPr><w:ind w:left="600" w:hanging="200"/><w:spacing w:after="60"/></w:pPr><w:r><w:rPr><w:rFonts w:ascii="Calibri" w:hAnsi="Calibri"/><w:sz w:val="22"/><w:szCs w:val="22"/></w:rPr><w:t xml:space="preserve">• Technical shortlisting using P3 capability matrix (see Section 55.4)</w:t></w:r></w:p></w:ins><w:ins w:id="2607" w:author="Scispace Agent" w:date="2026-09-04T00:00:00Z"><w:p><w:pPr><w:ind w:left="600" w:hanging="200"/><w:spacing w:after="60"/></w:pPr><w:r><w:rPr><w:rFonts w:ascii="Calibri" w:hAnsi="Calibri"/><w:sz w:val="22"/><w:szCs w:val="22"/></w:rPr><w:t xml:space="preserve">• Maximum 3 vendors shortlisted per RFP package; shortlist requires Programme Director approval</w:t></w:r></w:p></w:ins><w:ins w:id="2608" w:author="Scispace Agent" w:date="2026-09-04T00:00:00Z"><w:p><w:pPr><w:ind w:left="600" w:hanging="200"/><w:spacing w:after="60"/></w:pPr><w:r><w:rPr><w:rFonts w:ascii="Calibri" w:hAnsi="Calibri"/><w:sz w:val="22"/><w:szCs w:val="22"/></w:rPr><w:t xml:space="preserve">• Shortlisted vendors issued full RFP document with technical specifications, SLA targets (Section 55.5), and commercial terms</w:t></w:r></w:p></w:ins><w:ins w:id="2609" w:author="Scispace Agent" w:date="2026-09-04T00:00:00Z"><w:p><w:pPr><w:ind w:left="600" w:hanging="200"/><w:spacing w:after="60"/></w:pPr><w:r><w:rPr><w:rFonts w:ascii="Calibri" w:hAnsi="Calibri"/><w:sz w:val="22"/><w:szCs w:val="22"/></w:rPr><w:t xml:space="preserve">• Gate: SC notification of shortlist; no SC approval required at this stage</w:t></w:r></w:p></w:ins><w:ins w:id="2610" w:author="Scispace Agent" w:date="2026-09-04T00:00:00Z"><w:p><w:pPr><w:ind w:left="400"/><w:spacing w:after="60"/></w:pPr><w:r><w:rPr><w:rFonts w:ascii="Calibri" w:hAnsi="Calibri"/><w:b/><w:bCs/><w:sz w:val="22"/><w:szCs w:val="22"/></w:rPr><w:t xml:space="preserve">Stage 3 — RFP Issue &amp; Proposal Submission: </w:t></w:r><w:r><w:rPr><w:rFonts w:ascii="Calibri" w:hAnsi="Calibri"/><w:sz w:val="22"/><w:szCs w:val="22"/></w:rPr><w:t xml:space="preserve">Timeline: 3 weeks from shortlist issue</w:t></w:r></w:p></w:ins><w:ins w:id="2611" w:author="Scispace Agent" w:date="2026-09-04T00:00:00Z"><w:p><w:pPr><w:ind w:left="600" w:hanging="200"/><w:spacing w:after="60"/></w:pPr><w:r><w:rPr><w:rFonts w:ascii="Calibri" w:hAnsi="Calibri"/><w:sz w:val="22"/><w:szCs w:val="22"/></w:rPr><w:t xml:space="preserve">• Full RFP documents (RFP-P3-WSA-001, RFP-P3-WSB-001, RFP-P3-WSC-001) issued to shortlisted vendors</w:t></w:r></w:p></w:ins><w:ins w:id="2612" w:author="Scispace Agent" w:date="2026-09-04T00:00:00Z"><w:p><w:pPr><w:ind w:left="600" w:hanging="200"/><w:spacing w:after="60"/></w:pPr><w:r><w:rPr><w:rFonts w:ascii="Calibri" w:hAnsi="Calibri"/><w:sz w:val="22"/><w:szCs w:val="22"/></w:rPr><w:t xml:space="preserve">• RFP includes: technical scope, SLA targets, integration specifications, pricing template, and SC governance requirements</w:t></w:r></w:p></w:ins><w:ins w:id="2613" w:author="Scispace Agent" w:date="2026-09-04T00:00:00Z"><w:p><w:pPr><w:ind w:left="600" w:hanging="200"/><w:spacing w:after="60"/></w:pPr><w:r><w:rPr><w:rFonts w:ascii="Calibri" w:hAnsi="Calibri"/><w:sz w:val="22"/><w:szCs w:val="22"/></w:rPr><w:t xml:space="preserve">• Vendor presentations (maximum 2 hours per vendor) to Programme Director and technical leads</w:t></w:r></w:p></w:ins><w:ins w:id="2614" w:author="Scispace Agent" w:date="2026-09-04T00:00:00Z"><w:p><w:pPr><w:ind w:left="600" w:hanging="200"/><w:spacing w:after="60"/></w:pPr><w:r><w:rPr><w:rFonts w:ascii="Calibri" w:hAnsi="Calibri"/><w:sz w:val="22"/><w:szCs w:val="22"/></w:rPr><w:t xml:space="preserve">• Gate: all proposals received within RFP deadline; late submissions disqualified</w:t></w:r></w:p></w:ins><w:ins w:id="2615" w:author="Scispace Agent" w:date="2026-09-04T00:00:00Z"><w:p><w:pPr><w:ind w:left="400"/><w:spacing w:after="60"/></w:pPr><w:r><w:rPr><w:rFonts w:ascii="Calibri" w:hAnsi="Calibri"/><w:b/><w:bCs/><w:sz w:val="22"/><w:szCs w:val="22"/></w:rPr><w:t xml:space="preserve">Stage 4 — Technical &amp; Commercial Evaluation: </w:t></w:r><w:r><w:rPr><w:rFonts w:ascii="Calibri" w:hAnsi="Calibri"/><w:sz w:val="22"/><w:szCs w:val="22"/></w:rPr><w:t xml:space="preserve">Timeline: 2 weeks from proposal receipt</w:t></w:r></w:p></w:ins><w:ins w:id="2616" w:author="Scispace Agent" w:date="2026-09-04T00:00:00Z"><w:p><w:pPr><w:ind w:left="600" w:hanging="200"/><w:spacing w:after="60"/></w:pPr><w:r><w:rPr><w:rFonts w:ascii="Calibri" w:hAnsi="Calibri"/><w:sz w:val="22"/><w:szCs w:val="22"/></w:rPr><w:t xml:space="preserve">• Technical evaluation by Workstream lead agents (Aria/Core for WSA, Signal/Nova for WSB, Nexus/Guardian/Ledger for WSC)</w:t></w:r></w:p></w:ins><w:ins w:id="2617" w:author="Scispace Agent" w:date="2026-09-04T00:00:00Z"><w:p><w:pPr><w:ind w:left="600" w:hanging="200"/><w:spacing w:after="60"/></w:pPr><w:r><w:rPr><w:rFonts w:ascii="Calibri" w:hAnsi="Calibri"/><w:sz w:val="22"/><w:szCs w:val="22"/></w:rPr><w:t xml:space="preserve">• Scoring matrix applied per Section 55.4: Technical 40%, Commercial 25%, SLA Compliance 20%, Integration 15%</w:t></w:r></w:p></w:ins><w:ins w:id="2618" w:author="Scispace Agent" w:date="2026-09-04T00:00:00Z"><w:p><w:pPr><w:ind w:left="600" w:hanging="200"/><w:spacing w:after="60"/></w:pPr><w:r><w:rPr><w:rFonts w:ascii="Calibri" w:hAnsi="Calibri"/><w:sz w:val="22"/><w:szCs w:val="22"/></w:rPr><w:t xml:space="preserve">• Reference checks: minimum 2 enterprise AI references per vendor; Vega to verify Phase 2 incumbent SLA performance</w:t></w:r></w:p></w:ins><w:ins w:id="2619" w:author="Scispace Agent" w:date="2026-09-04T00:00:00Z"><w:p><w:pPr><w:ind w:left="600" w:hanging="200"/><w:spacing w:after="60"/></w:pPr><w:r><w:rPr><w:rFonts w:ascii="Calibri" w:hAnsi="Calibri"/><w:sz w:val="22"/><w:szCs w:val="22"/></w:rPr><w:t xml:space="preserve">• Legal and compliance review by Rex (contract terms, IP, liability, PDPA clauses)</w:t></w:r></w:p></w:ins><w:ins w:id="2620" w:author="Scispace Agent" w:date="2026-09-04T00:00:00Z"><w:p><w:pPr><w:ind w:left="600" w:hanging="200"/><w:spacing w:after="60"/></w:pPr><w:r><w:rPr><w:rFonts w:ascii="Calibri" w:hAnsi="Calibri"/><w:sz w:val="22"/><w:szCs w:val="22"/></w:rPr><w:t xml:space="preserve">• Gate: evaluation report presented to SC; SC approval required for awards &gt; THB 1.0M per vendor</w:t></w:r></w:p></w:ins><w:ins w:id="2621" w:author="Scispace Agent" w:date="2026-09-04T00:00:00Z"><w:p><w:pPr><w:ind w:left="400"/><w:spacing w:after="60"/></w:pPr><w:r><w:rPr><w:rFonts w:ascii="Calibri" w:hAnsi="Calibri"/><w:b/><w:bCs/><w:sz w:val="22"/><w:szCs w:val="22"/></w:rPr><w:t xml:space="preserve">Stage 5 — Award &amp; Contract Execution: </w:t></w:r><w:r><w:rPr><w:rFonts w:ascii="Calibri" w:hAnsi="Calibri"/><w:sz w:val="22"/><w:szCs w:val="22"/></w:rPr><w:t xml:space="preserve">Timeline: 1 week from SC approval</w:t></w:r></w:p></w:ins><w:ins w:id="2622" w:author="Scispace Agent" w:date="2026-09-04T00:00:00Z"><w:p><w:pPr><w:ind w:left="600" w:hanging="200"/><w:spacing w:after="60"/></w:pPr><w:r><w:rPr><w:rFonts w:ascii="Calibri" w:hAnsi="Calibri"/><w:sz w:val="22"/><w:szCs w:val="22"/></w:rPr><w:t xml:space="preserve">• Programme Director issues Letter of Award (LOA) to selected vendor(s) within 5 working days of SC approval</w:t></w:r></w:p></w:ins><w:ins w:id="2623" w:author="Scispace Agent" w:date="2026-09-04T00:00:00Z"><w:p><w:pPr><w:ind w:left="600" w:hanging="200"/><w:spacing w:after="60"/></w:pPr><w:r><w:rPr><w:rFonts w:ascii="Calibri" w:hAnsi="Calibri"/><w:sz w:val="22"/><w:szCs w:val="22"/></w:rPr><w:t xml:space="preserve">• Contract execution: Phase 3 Master Services Agreement (MSA) + Workstream-specific Statement of Work (SOW)</w:t></w:r></w:p></w:ins><w:ins w:id="2624" w:author="Scispace Agent" w:date="2026-09-04T00:00:00Z"><w:p><w:pPr><w:ind w:left="600" w:hanging="200"/><w:spacing w:after="60"/></w:pPr><w:r><w:rPr><w:rFonts w:ascii="Calibri" w:hAnsi="Calibri"/><w:sz w:val="22"/><w:szCs w:val="22"/></w:rPr><w:t xml:space="preserve">• Ledger agent registers all contracts; payment milestones linked to P3-M1/M2/M3/M4 deliverable gates</w:t></w:r></w:p></w:ins><w:ins w:id="2625" w:author="Scispace Agent" w:date="2026-09-04T00:00:00Z"><w:p><w:pPr><w:ind w:left="600" w:hanging="200"/><w:spacing w:after="60"/></w:pPr><w:r><w:rPr><w:rFonts w:ascii="Calibri" w:hAnsi="Calibri"/><w:sz w:val="22"/><w:szCs w:val="22"/></w:rPr><w:t xml:space="preserve">• P3-CHK-04 (WSA), P3-CHK-05 (WSB), P3-CHK-06 (WSC) confirmed upon contract execution</w:t></w:r></w:p></w:ins><w:ins w:id="2626" w:author="Scispace Agent" w:date="2026-09-04T00:00:00Z"><w:p><w:pPr><w:ind w:left="600" w:hanging="200"/><w:spacing w:after="60"/></w:pPr><w:r><w:rPr><w:rFonts w:ascii="Calibri" w:hAnsi="Calibri"/><w:sz w:val="22"/><w:szCs w:val="22"/></w:rPr><w:t xml:space="preserve">• Gate: P3-VND-CHK-08 — all Phase 3 vendor contracts executed before P3-M1 kick-off declares complete</w:t></w:r></w:p></w:ins><w:ins w:id="2627" w:author="Scispace Agent" w:date="2026-09-04T00:00:00Z"><w:p><w:pPr><w:spacing w:after="40"/></w:pPr></w:p></w:ins><w:ins w:id="2628" w:author="Scispace Agent" w:date="2026-09-04T00:00:00Z"><w:p><w:pPr><w:pStyle w:val="Heading2"/><w:spacing w:before="200" w:after="80"/></w:pPr><w:r><w:rPr><w:rFonts w:ascii="Calibri" w:hAnsi="Calibri"/><w:b/><w:bCs/><w:color w:val="2e75b6"/><w:sz w:val="28"/><w:szCs w:val="28"/></w:rPr><w:t xml:space="preserve">55.4 Evaluation Criteria &amp; Scoring Matrix</w:t></w:r></w:p></w:ins><w:ins w:id="2629" w:author="Scispace Agent" w:date="2026-09-04T00:00:00Z"><w:p><w:pPr><w:ind w:left="400"/><w:spacing w:after="80"/></w:pPr><w:r><w:rPr><w:rFonts w:ascii="Calibri" w:hAnsi="Calibri"/><w:sz w:val="24"/><w:szCs w:val="24"/></w:rPr><w:t xml:space="preserve">All vendor proposals are evaluated using the following weighted scoring matrix. Scores are assigned by the evaluation panel (Programme Director, Workstream leads, and Core technical reviewer) on a scale of 0–10 per criterion. The weighted total determines vendor ranking.</w:t></w:r></w:p></w:ins><w:ins w:id="2630" w:author="Scispace Agent" w:date="2026-09-04T00:00:00Z"><w:p><w:pPr><w:ind w:left="400"/><w:spacing w:after="80"/></w:pPr><w:r><w:rPr><w:rFonts w:ascii="Calibri" w:hAnsi="Calibri"/><w:sz w:val="24"/><w:szCs w:val="24"/></w:rPr><w:t xml:space="preserve">Scoring weights by category (total 100%):</w:t></w:r></w:p></w:ins><w:ins w:id="2631" w:author="Scispace Agent" w:date="2026-09-04T00:00:00Z"><w:p><w:pPr><w:ind w:left="400"/><w:spacing w:after="60"/></w:pPr><w:r><w:rPr><w:rFonts w:ascii="Calibri" w:hAnsi="Calibri"/><w:b/><w:bCs/><w:sz w:val="22"/><w:szCs w:val="22"/></w:rPr><w:t xml:space="preserve">Technical Capability (40%): </w:t></w:r><w:r><w:rPr><w:rFonts w:ascii="Calibri" w:hAnsi="Calibri"/><w:sz w:val="22"/><w:szCs w:val="22"/></w:rPr><w:t xml:space="preserve">AI/ML model quality, demonstrated accuracy benchmarks, relevant project experience, team credentials, and architecture fit with AIE-001–005 backbone</w:t></w:r></w:p></w:ins><w:ins w:id="2632" w:author="Scispace Agent" w:date="2026-09-04T00:00:00Z"><w:p><w:pPr><w:ind w:left="600" w:hanging="200"/><w:spacing w:after="60"/></w:pPr><w:r><w:rPr><w:rFonts w:ascii="Calibri" w:hAnsi="Calibri"/><w:sz w:val="22"/><w:szCs w:val="22"/></w:rPr><w:t xml:space="preserve">• Sub-criterion: AI/ML technical approach and model methodology — 15%</w:t></w:r></w:p></w:ins><w:ins w:id="2633" w:author="Scispace Agent" w:date="2026-09-04T00:00:00Z"><w:p><w:pPr><w:ind w:left="600" w:hanging="200"/><w:spacing w:after="60"/></w:pPr><w:r><w:rPr><w:rFonts w:ascii="Calibri" w:hAnsi="Calibri"/><w:sz w:val="22"/><w:szCs w:val="22"/></w:rPr><w:t xml:space="preserve">• Sub-criterion: Demonstrated benchmark performance against Phase 3 SLA targets (Section 55.5) — 15%</w:t></w:r></w:p></w:ins><w:ins w:id="2634" w:author="Scispace Agent" w:date="2026-09-04T00:00:00Z"><w:p><w:pPr><w:ind w:left="600" w:hanging="200"/><w:spacing w:after="60"/></w:pPr><w:r><w:rPr><w:rFonts w:ascii="Calibri" w:hAnsi="Calibri"/><w:sz w:val="22"/><w:szCs w:val="22"/></w:rPr><w:t xml:space="preserve">• Sub-criterion: Team experience and key personnel credentials — 10%</w:t></w:r></w:p></w:ins><w:ins w:id="2635" w:author="Scispace Agent" w:date="2026-09-04T00:00:00Z"><w:p><w:pPr><w:ind w:left="400"/><w:spacing w:after="60"/></w:pPr><w:r><w:rPr><w:rFonts w:ascii="Calibri" w:hAnsi="Calibri"/><w:b/><w:bCs/><w:sz w:val="22"/><w:szCs w:val="22"/></w:rPr><w:t xml:space="preserve">Commercial Proposal (25%): </w:t></w:r><w:r><w:rPr><w:rFonts w:ascii="Calibri" w:hAnsi="Calibri"/><w:sz w:val="22"/><w:szCs w:val="22"/></w:rPr><w:t xml:space="preserve">Total cost of ownership, payment milestone alignment with P3-M1–M4, pricing transparency, and value for money assessment against THB envelope</w:t></w:r></w:p></w:ins><w:ins w:id="2636" w:author="Scispace Agent" w:date="2026-09-04T00:00:00Z"><w:p><w:pPr><w:ind w:left="600" w:hanging="200"/><w:spacing w:after="60"/></w:pPr><w:r><w:rPr><w:rFonts w:ascii="Calibri" w:hAnsi="Calibri"/><w:sz w:val="22"/><w:szCs w:val="22"/></w:rPr><w:t xml:space="preserve">• Sub-criterion: Total fixed-price cost within approved GAP budget envelope — 15%</w:t></w:r></w:p></w:ins><w:ins w:id="2637" w:author="Scispace Agent" w:date="2026-09-04T00:00:00Z"><w:p><w:pPr><w:ind w:left="600" w:hanging="200"/><w:spacing w:after="60"/></w:pPr><w:r><w:rPr><w:rFonts w:ascii="Calibri" w:hAnsi="Calibri"/><w:sz w:val="22"/><w:szCs w:val="22"/></w:rPr><w:t xml:space="preserve">• Sub-criterion: Payment milestone structure and cash-flow profile — 10%</w:t></w:r></w:p></w:ins><w:ins w:id="2638" w:author="Scispace Agent" w:date="2026-09-04T00:00:00Z"><w:p><w:pPr><w:ind w:left="400"/><w:spacing w:after="60"/></w:pPr><w:r><w:rPr><w:rFonts w:ascii="Calibri" w:hAnsi="Calibri"/><w:b/><w:bCs/><w:sz w:val="22"/><w:szCs w:val="22"/></w:rPr><w:t xml:space="preserve">SLA Compliance Commitment (20%): </w:t></w:r><w:r><w:rPr><w:rFonts w:ascii="Calibri" w:hAnsi="Calibri"/><w:sz w:val="22"/><w:szCs w:val="22"/></w:rPr><w:t xml:space="preserve">Contractual commitment to Phase 3 SLA targets, penalty regime acceptance, uptime guarantees, and escalation procedures</w:t></w:r></w:p></w:ins><w:ins w:id="2639" w:author="Scispace Agent" w:date="2026-09-04T00:00:00Z"><w:p><w:pPr><w:ind w:left="600" w:hanging="200"/><w:spacing w:after="60"/></w:pPr><w:r><w:rPr><w:rFonts w:ascii="Calibri" w:hAnsi="Calibri"/><w:sz w:val="22"/><w:szCs w:val="22"/></w:rPr><w:t xml:space="preserve">• Sub-criterion: SLA target commitments and penalty/credit regime — 12%</w:t></w:r></w:p></w:ins><w:ins w:id="2640" w:author="Scispace Agent" w:date="2026-09-04T00:00:00Z"><w:p><w:pPr><w:ind w:left="600" w:hanging="200"/><w:spacing w:after="60"/></w:pPr><w:r><w:rPr><w:rFonts w:ascii="Calibri" w:hAnsi="Calibri"/><w:sz w:val="22"/><w:szCs w:val="22"/></w:rPr><w:t xml:space="preserve">• Sub-criterion: Proposed monitoring, reporting, and escalation protocols — 8%</w:t></w:r></w:p></w:ins><w:ins w:id="2641" w:author="Scispace Agent" w:date="2026-09-04T00:00:00Z"><w:p><w:pPr><w:ind w:left="400"/><w:spacing w:after="60"/></w:pPr><w:r><w:rPr><w:rFonts w:ascii="Calibri" w:hAnsi="Calibri"/><w:b/><w:bCs/><w:sz w:val="22"/><w:szCs w:val="22"/></w:rPr><w:t xml:space="preserve">Integration &amp; Interoperability (15%): </w:t></w:r><w:r><w:rPr><w:rFonts w:ascii="Calibri" w:hAnsi="Calibri"/><w:sz w:val="22"/><w:szCs w:val="22"/></w:rPr><w:t xml:space="preserve">Demonstrated or planned integration with AIE-001–005 APIs, MONOLITH data architecture, and GAP-15 Model Governance Engine (where applicable)</w:t></w:r></w:p></w:ins><w:ins w:id="2642" w:author="Scispace Agent" w:date="2026-09-04T00:00:00Z"><w:p><w:pPr><w:ind w:left="600" w:hanging="200"/><w:spacing w:after="60"/></w:pPr><w:r><w:rPr><w:rFonts w:ascii="Calibri" w:hAnsi="Calibri"/><w:sz w:val="22"/><w:szCs w:val="22"/></w:rPr><w:t xml:space="preserve">• Sub-criterion: AIE backbone integration plan and API readiness — 10%</w:t></w:r></w:p></w:ins><w:ins w:id="2643" w:author="Scispace Agent" w:date="2026-09-04T00:00:00Z"><w:p><w:pPr><w:ind w:left="600" w:hanging="200"/><w:spacing w:after="60"/></w:pPr><w:r><w:rPr><w:rFonts w:ascii="Calibri" w:hAnsi="Calibri"/><w:sz w:val="22"/><w:szCs w:val="22"/></w:rPr><w:t xml:space="preserve">• Sub-criterion: GAP-15 governance integration (model registry, drift hooks) — 5%</w:t></w:r></w:p></w:ins><w:ins w:id="2644" w:author="Scispace Agent" w:date="2026-09-04T00:00:00Z"><w:p><w:pPr><w:ind w:left="400"/><w:spacing w:after="80"/></w:pPr><w:r><w:rPr><w:rFonts w:ascii="Calibri" w:hAnsi="Calibri"/><w:sz w:val="24"/><w:szCs w:val="24"/></w:rPr><w:t xml:space="preserve">Minimum qualifying scores:</w:t></w:r></w:p></w:ins><w:ins w:id="2645" w:author="Scispace Agent" w:date="2026-09-04T00:00:00Z"><w:p><w:pPr><w:ind w:left="600" w:hanging="200"/><w:spacing w:after="60"/></w:pPr><w:r><w:rPr><w:rFonts w:ascii="Calibri" w:hAnsi="Calibri"/><w:sz w:val="22"/><w:szCs w:val="22"/></w:rPr><w:t xml:space="preserve">• Technical Capability minimum: 6.0/10 (vendors below threshold are disqualified regardless of total score)</w:t></w:r></w:p></w:ins><w:ins w:id="2646" w:author="Scispace Agent" w:date="2026-09-04T00:00:00Z"><w:p><w:pPr><w:ind w:left="600" w:hanging="200"/><w:spacing w:after="60"/></w:pPr><w:r><w:rPr><w:rFonts w:ascii="Calibri" w:hAnsi="Calibri"/><w:sz w:val="22"/><w:szCs w:val="22"/></w:rPr><w:t xml:space="preserve">• SLA Compliance Commitment minimum: 6.5/10 (SLA commitment below threshold is disqualified)</w:t></w:r></w:p></w:ins><w:ins w:id="2647" w:author="Scispace Agent" w:date="2026-09-04T00:00:00Z"><w:p><w:pPr><w:ind w:left="600" w:hanging="200"/><w:spacing w:after="60"/></w:pPr><w:r><w:rPr><w:rFonts w:ascii="Calibri" w:hAnsi="Calibri"/><w:sz w:val="22"/><w:szCs w:val="22"/></w:rPr><w:t xml:space="preserve">• Overall weighted minimum: 65/100 to qualify for award consideration</w:t></w:r></w:p></w:ins><w:ins w:id="2648" w:author="Scispace Agent" w:date="2026-09-04T00:00:00Z"><w:p><w:pPr><w:spacing w:after="40"/></w:pPr></w:p></w:ins><w:ins w:id="2649" w:author="Scispace Agent" w:date="2026-09-04T00:00:00Z"><w:p><w:pPr><w:pStyle w:val="Heading2"/><w:spacing w:before="200" w:after="80"/></w:pPr><w:r><w:rPr><w:rFonts w:ascii="Calibri" w:hAnsi="Calibri"/><w:b/><w:bCs/><w:color w:val="2e75b6"/><w:sz w:val="28"/><w:szCs w:val="28"/></w:rPr><w:t xml:space="preserve">55.5 SLA Targets &amp; Acceptance Criteria per GAP</w:t></w:r></w:p></w:ins><w:ins w:id="2650" w:author="Scispace Agent" w:date="2026-09-04T00:00:00Z"><w:p><w:pPr><w:ind w:left="400"/><w:spacing w:after="80"/></w:pPr><w:r><w:rPr><w:rFonts w:ascii="Calibri" w:hAnsi="Calibri"/><w:sz w:val="24"/><w:szCs w:val="24"/></w:rPr><w:t xml:space="preserve">The following SLA targets and acceptance criteria apply to all Phase 3 vendor contracts. These targets are incorporated verbatim into all Phase 3 RFP documents and Statements of Work. Vendors must commit to these targets contractually; failure to meet targets triggers the penalty regime defined in each MSA.</w:t></w:r></w:p></w:ins><w:ins w:id="2651" w:author="Scispace Agent" w:date="2026-09-04T00:00:00Z"><w:p><w:pPr><w:ind w:left="400"/><w:spacing w:after="80"/></w:pPr><w:r><w:rPr><w:rFonts w:ascii="Calibri" w:hAnsi="Calibri"/><w:sz w:val="24"/><w:szCs w:val="24"/></w:rPr><w:t xml:space="preserve">Workstream A — GAP-01 &amp; GAP-02:</w:t></w:r></w:p></w:ins><w:ins w:id="2652" w:author="Scispace Agent" w:date="2026-09-04T00:00:00Z"><w:p><w:pPr><w:ind w:left="400"/><w:spacing w:after="60"/></w:pPr><w:r><w:rPr><w:rFonts w:ascii="Calibri" w:hAnsi="Calibri"/><w:b/><w:bCs/><w:sz w:val="22"/><w:szCs w:val="22"/></w:rPr><w:t xml:space="preserve">GAP-01 SLA — Biophilic Design Enhancement: </w:t></w:r><w:r><w:rPr><w:rFonts w:ascii="Calibri" w:hAnsi="Calibri"/><w:sz w:val="22"/><w:szCs w:val="22"/></w:rPr><w:t xml:space="preserve">Biophilic compliance score accuracy ≥90% against expert benchmark; analysis latency ≤3 seconds per design brief; system uptime ≥99.5% (AIE-001 API integration); model drift alert to GAP-15 ≤1 hour of detection</w:t></w:r></w:p></w:ins><w:ins w:id="2653" w:author="Scispace Agent" w:date="2026-09-04T00:00:00Z"><w:p><w:pPr><w:ind w:left="600" w:hanging="200"/><w:spacing w:after="60"/></w:pPr><w:r><w:rPr><w:rFonts w:ascii="Calibri" w:hAnsi="Calibri"/><w:sz w:val="22"/><w:szCs w:val="22"/></w:rPr><w:t xml:space="preserve">• Penalty: 2% of monthly contract value per 0.5% accuracy shortfall below 90%</w:t></w:r></w:p></w:ins><w:ins w:id="2654" w:author="Scispace Agent" w:date="2026-09-04T00:00:00Z"><w:p><w:pPr><w:ind w:left="600" w:hanging="200"/><w:spacing w:after="60"/></w:pPr><w:r><w:rPr><w:rFonts w:ascii="Calibri" w:hAnsi="Calibri"/><w:sz w:val="22"/><w:szCs w:val="22"/></w:rPr><w:t xml:space="preserve">• Measurement: Monthly benchmark testing using SC-approved biophilic expert panel (minimum 50 designs/month)</w:t></w:r></w:p></w:ins><w:ins w:id="2655" w:author="Scispace Agent" w:date="2026-09-04T00:00:00Z"><w:p><w:pPr><w:ind w:left="600" w:hanging="200"/><w:spacing w:after="60"/></w:pPr><w:r><w:rPr><w:rFonts w:ascii="Calibri" w:hAnsi="Calibri"/><w:sz w:val="22"/><w:szCs w:val="22"/></w:rPr><w:t xml:space="preserve">• Lead agent: Aria (primary SLA monitor); Vega (monthly audit report)</w:t></w:r></w:p></w:ins><w:ins w:id="2656" w:author="Scispace Agent" w:date="2026-09-04T00:00:00Z"><w:p><w:pPr><w:ind w:left="400"/><w:spacing w:after="60"/></w:pPr><w:r><w:rPr><w:rFonts w:ascii="Calibri" w:hAnsi="Calibri"/><w:b/><w:bCs/><w:sz w:val="22"/><w:szCs w:val="22"/></w:rPr><w:t xml:space="preserve">GAP-02 SLA — Design Freeze Gate AI: </w:t></w:r><w:r><w:rPr><w:rFonts w:ascii="Calibri" w:hAnsi="Calibri"/><w:sz w:val="22"/><w:szCs w:val="22"/></w:rPr><w:t xml:space="preserve">Gate decision accuracy ≥95% (correctly classify freeze/not-freeze events); false escalation rate ≤2% of total gate events; SC notification latency ≤5 minutes from gate trigger; change impact report generation ≤15 minutes</w:t></w:r></w:p></w:ins><w:ins w:id="2657" w:author="Scispace Agent" w:date="2026-09-04T00:00:00Z"><w:p><w:pPr><w:ind w:left="600" w:hanging="200"/><w:spacing w:after="60"/></w:pPr><w:r><w:rPr><w:rFonts w:ascii="Calibri" w:hAnsi="Calibri"/><w:sz w:val="22"/><w:szCs w:val="22"/></w:rPr><w:t xml:space="preserve">• Penalty: 3% of monthly contract value per 1% false escalation rate above 2%</w:t></w:r></w:p></w:ins><w:ins w:id="2658" w:author="Scispace Agent" w:date="2026-09-04T00:00:00Z"><w:p><w:pPr><w:ind w:left="600" w:hanging="200"/><w:spacing w:after="60"/></w:pPr><w:r><w:rPr><w:rFonts w:ascii="Calibri" w:hAnsi="Calibri"/><w:sz w:val="22"/><w:szCs w:val="22"/></w:rPr><w:t xml:space="preserve">• Measurement: Automated logging of all gate events; monthly review by Core and Programme Director</w:t></w:r></w:p></w:ins><w:ins w:id="2659" w:author="Scispace Agent" w:date="2026-09-04T00:00:00Z"><w:p><w:pPr><w:ind w:left="600" w:hanging="200"/><w:spacing w:after="60"/></w:pPr><w:r><w:rPr><w:rFonts w:ascii="Calibri" w:hAnsi="Calibri"/><w:sz w:val="22"/><w:szCs w:val="22"/></w:rPr><w:t xml:space="preserve">• Lead agent: Core (API Gateway integration monitor); Rex (compliance review)</w:t></w:r></w:p></w:ins><w:ins w:id="2660" w:author="Scispace Agent" w:date="2026-09-04T00:00:00Z"><w:p><w:pPr><w:ind w:left="400"/><w:spacing w:after="80"/></w:pPr><w:r><w:rPr><w:rFonts w:ascii="Calibri" w:hAnsi="Calibri"/><w:sz w:val="24"/><w:szCs w:val="24"/></w:rPr><w:t xml:space="preserve">Workstream B — GAP-03 &amp; GAP-04:</w:t></w:r></w:p></w:ins><w:ins w:id="2661" w:author="Scispace Agent" w:date="2026-09-04T00:00:00Z"><w:p><w:pPr><w:ind w:left="400"/><w:spacing w:after="60"/></w:pPr><w:r><w:rPr><w:rFonts w:ascii="Calibri" w:hAnsi="Calibri"/><w:b/><w:bCs/><w:sz w:val="22"/><w:szCs w:val="22"/></w:rPr><w:t xml:space="preserve">GAP-03 SLA — Sensory Commissioning Full Automation: </w:t></w:r><w:r><w:rPr><w:rFonts w:ascii="Calibri" w:hAnsi="Calibri"/><w:sz w:val="22"/><w:szCs w:val="22"/></w:rPr><w:t xml:space="preserve">Automated sign-off accuracy ≥97% (correctly pass/fail sensor calibration); sensor anomaly detection recall ≥92% (true positive rate); manual override rate ≤3% of total commissioning events; system uptime ≥99.5% (AIE-003 Signal Hub integration)</w:t></w:r></w:p></w:ins><w:ins w:id="2662" w:author="Scispace Agent" w:date="2026-09-04T00:00:00Z"><w:p><w:pPr><w:ind w:left="600" w:hanging="200"/><w:spacing w:after="60"/></w:pPr><w:r><w:rPr><w:rFonts w:ascii="Calibri" w:hAnsi="Calibri"/><w:sz w:val="22"/><w:szCs w:val="22"/></w:rPr><w:t xml:space="preserve">• Penalty: 3% of monthly contract value per 1% recall shortfall below 92%</w:t></w:r></w:p></w:ins><w:ins w:id="2663" w:author="Scispace Agent" w:date="2026-09-04T00:00:00Z"><w:p><w:pPr><w:ind w:left="600" w:hanging="200"/><w:spacing w:after="60"/></w:pPr><w:r><w:rPr><w:rFonts w:ascii="Calibri" w:hAnsi="Calibri"/><w:sz w:val="22"/><w:szCs w:val="22"/></w:rPr><w:t xml:space="preserve">• Measurement: Commissioning event logs from AIE-003 Signal Hub; weekly Ops review</w:t></w:r></w:p></w:ins><w:ins w:id="2664" w:author="Scispace Agent" w:date="2026-09-04T00:00:00Z"><w:p><w:pPr><w:ind w:left="600" w:hanging="200"/><w:spacing w:after="60"/></w:pPr><w:r><w:rPr><w:rFonts w:ascii="Calibri" w:hAnsi="Calibri"/><w:sz w:val="22"/><w:szCs w:val="22"/></w:rPr><w:t xml:space="preserve">• Lead agent: Signal (primary SLA monitor); Vega (monthly audit)</w:t></w:r></w:p></w:ins><w:ins w:id="2665" w:author="Scispace Agent" w:date="2026-09-04T00:00:00Z"><w:p><w:pPr><w:ind w:left="400"/><w:spacing w:after="60"/></w:pPr><w:r><w:rPr><w:rFonts w:ascii="Calibri" w:hAnsi="Calibri"/><w:b/><w:bCs/><w:sz w:val="22"/><w:szCs w:val="22"/></w:rPr><w:t xml:space="preserve">GAP-04 SLA — Post-Occupancy Evaluation AI: </w:t></w:r><w:r><w:rPr><w:rFonts w:ascii="Calibri" w:hAnsi="Calibri"/><w:sz w:val="22"/><w:szCs w:val="22"/></w:rPr><w:t xml:space="preserve">POE dashboard completeness ≥95% (all required metrics populated on time); predictive occupant satisfaction accuracy ≥85%; quarterly POE report generation ≤24 hours post-period close; data pipeline uptime ≥99% (AIE-004 Nova Analytics integration)</w:t></w:r></w:p></w:ins><w:ins w:id="2666" w:author="Scispace Agent" w:date="2026-09-04T00:00:00Z"><w:p><w:pPr><w:ind w:left="600" w:hanging="200"/><w:spacing w:after="60"/></w:pPr><w:r><w:rPr><w:rFonts w:ascii="Calibri" w:hAnsi="Calibri"/><w:sz w:val="22"/><w:szCs w:val="22"/></w:rPr><w:t xml:space="preserve">• Penalty: 2% of monthly contract value per 5% completeness shortfall below 95%</w:t></w:r></w:p></w:ins><w:ins w:id="2667" w:author="Scispace Agent" w:date="2026-09-04T00:00:00Z"><w:p><w:pPr><w:ind w:left="600" w:hanging="200"/><w:spacing w:after="60"/></w:pPr><w:r><w:rPr><w:rFonts w:ascii="Calibri" w:hAnsi="Calibri"/><w:sz w:val="22"/><w:szCs w:val="22"/></w:rPr><w:t xml:space="preserve">• Measurement: Automated completeness checks by Nova; quarterly report delivery timestamp logs</w:t></w:r></w:p></w:ins><w:ins w:id="2668" w:author="Scispace Agent" w:date="2026-09-04T00:00:00Z"><w:p><w:pPr><w:ind w:left="600" w:hanging="200"/><w:spacing w:after="60"/></w:pPr><w:r><w:rPr><w:rFonts w:ascii="Calibri" w:hAnsi="Calibri"/><w:sz w:val="22"/><w:szCs w:val="22"/></w:rPr><w:t xml:space="preserve">• Lead agent: Nova (analytics integration monitor); Ops (dashboard access SLA)</w:t></w:r></w:p></w:ins><w:ins w:id="2669" w:author="Scispace Agent" w:date="2026-09-04T00:00:00Z"><w:p><w:pPr><w:ind w:left="400"/><w:spacing w:after="80"/></w:pPr><w:r><w:rPr><w:rFonts w:ascii="Calibri" w:hAnsi="Calibri"/><w:sz w:val="24"/><w:szCs w:val="24"/></w:rPr><w:t xml:space="preserve">Workstream C — GAP-13, GAP-14 &amp; GAP-15:</w:t></w:r></w:p></w:ins><w:ins w:id="2670" w:author="Scispace Agent" w:date="2026-09-04T00:00:00Z"><w:p><w:pPr><w:ind w:left="400"/><w:spacing w:after="60"/></w:pPr><w:r><w:rPr><w:rFonts w:ascii="Calibri" w:hAnsi="Calibri"/><w:b/><w:bCs/><w:sz w:val="22"/><w:szCs w:val="22"/></w:rPr><w:t xml:space="preserve">GAP-13 SLA — Client Experience Intelligence Platform: </w:t></w:r><w:r><w:rPr><w:rFonts w:ascii="Calibri" w:hAnsi="Calibri"/><w:sz w:val="22"/><w:szCs w:val="22"/></w:rPr><w:t xml:space="preserve">CX score refresh cycle ≤5 minutes (all 28 agent touchpoints updated); NPS prediction model accuracy ≥80% versus actual NPS (rolling 90-day validation); client satisfaction alert delivery ≤2 minutes to Ops and Signal; agent integration coverage: 28/28 agents (100% mandatory)</w:t></w:r></w:p></w:ins><w:ins w:id="2671" w:author="Scispace Agent" w:date="2026-09-04T00:00:00Z"><w:p><w:pPr><w:ind w:left="600" w:hanging="200"/><w:spacing w:after="60"/></w:pPr><w:r><w:rPr><w:rFonts w:ascii="Calibri" w:hAnsi="Calibri"/><w:sz w:val="22"/><w:szCs w:val="22"/></w:rPr><w:t xml:space="preserve">• Penalty: 5% of monthly contract value if agent integration coverage falls below 28/28</w:t></w:r></w:p></w:ins><w:ins w:id="2672" w:author="Scispace Agent" w:date="2026-09-04T00:00:00Z"><w:p><w:pPr><w:ind w:left="600" w:hanging="200"/><w:spacing w:after="60"/></w:pPr><w:r><w:rPr><w:rFonts w:ascii="Calibri" w:hAnsi="Calibri"/><w:sz w:val="22"/><w:szCs w:val="22"/></w:rPr><w:t xml:space="preserve">• Measurement: Real-time integration monitoring by Nexus; monthly NPS accuracy validation by Vega</w:t></w:r></w:p></w:ins><w:ins w:id="2673" w:author="Scispace Agent" w:date="2026-09-04T00:00:00Z"><w:p><w:pPr><w:ind w:left="600" w:hanging="200"/><w:spacing w:after="60"/></w:pPr><w:r><w:rPr><w:rFonts w:ascii="Calibri" w:hAnsi="Calibri"/><w:sz w:val="22"/><w:szCs w:val="22"/></w:rPr><w:t xml:space="preserve">• Lead agent: Nexus (CX platform primary); Signal (alert delivery monitor)</w:t></w:r></w:p></w:ins><w:ins w:id="2674" w:author="Scispace Agent" w:date="2026-09-04T00:00:00Z"><w:p><w:pPr><w:ind w:left="400"/><w:spacing w:after="60"/></w:pPr><w:r><w:rPr><w:rFonts w:ascii="Calibri" w:hAnsi="Calibri"/><w:b/><w:bCs/><w:sz w:val="22"/><w:szCs w:val="22"/></w:rPr><w:t xml:space="preserve">GAP-14 SLA — Sustainable Materials &amp; Procurement Intelligence: </w:t></w:r><w:r><w:rPr><w:rFonts w:ascii="Calibri" w:hAnsi="Calibri"/><w:sz w:val="22"/><w:szCs w:val="22"/></w:rPr><w:t xml:space="preserve">Supplier ESG scoring coverage ≥80% of active MONOLITH supplier base; carbon-footprint estimate accuracy within ±10% of independent auditor benchmark; procurement recommendation adoption rate ≥60% (SC-validated 6-month rolling); scorecard generation latency ≤4 hours per supplier update</w:t></w:r></w:p></w:ins><w:ins w:id="2675" w:author="Scispace Agent" w:date="2026-09-04T00:00:00Z"><w:p><w:pPr><w:ind w:left="600" w:hanging="200"/><w:spacing w:after="60"/></w:pPr><w:r><w:rPr><w:rFonts w:ascii="Calibri" w:hAnsi="Calibri"/><w:sz w:val="22"/><w:szCs w:val="22"/></w:rPr><w:t xml:space="preserve">• Penalty: 3% of monthly contract value per 5% ESG coverage shortfall below 80%</w:t></w:r></w:p></w:ins><w:ins w:id="2676" w:author="Scispace Agent" w:date="2026-09-04T00:00:00Z"><w:p><w:pPr><w:ind w:left="600" w:hanging="200"/><w:spacing w:after="60"/></w:pPr><w:r><w:rPr><w:rFonts w:ascii="Calibri" w:hAnsi="Calibri"/><w:sz w:val="22"/><w:szCs w:val="22"/></w:rPr><w:t xml:space="preserve">• Measurement: Ledger procurement database integration; bi-annual independent ESG audit</w:t></w:r></w:p></w:ins><w:ins w:id="2677" w:author="Scispace Agent" w:date="2026-09-04T00:00:00Z"><w:p><w:pPr><w:ind w:left="600" w:hanging="200"/><w:spacing w:after="60"/></w:pPr><w:r><w:rPr><w:rFonts w:ascii="Calibri" w:hAnsi="Calibri"/><w:sz w:val="22"/><w:szCs w:val="22"/></w:rPr><w:t xml:space="preserve">• Lead agent: Ledger (procurement data primary); Guardian (compliance and ESG audit)</w:t></w:r></w:p></w:ins><w:ins w:id="2678" w:author="Scispace Agent" w:date="2026-09-04T00:00:00Z"><w:p><w:pPr><w:ind w:left="400"/><w:spacing w:after="60"/></w:pPr><w:r><w:rPr><w:rFonts w:ascii="Calibri" w:hAnsi="Calibri"/><w:b/><w:bCs/><w:sz w:val="22"/><w:szCs w:val="22"/></w:rPr><w:t xml:space="preserve">GAP-15 SLA — Continuous Learning &amp; Model Governance Engine: </w:t></w:r><w:r><w:rPr><w:rFonts w:ascii="Calibri" w:hAnsi="Calibri"/><w:sz w:val="22"/><w:szCs w:val="22"/></w:rPr><w:t xml:space="preserve">Model drift alert latency ≤1 hour from drift detection to alert (all registered agents); retraining pipeline success rate ≥95% (no failed retraining jobs without alert); Model Registry completeness: 100% of MONOLITH production models registered; Governance Audit Log completeness: 100% (SC-accessible, tamper-evident)</w:t></w:r></w:p></w:ins><w:ins w:id="2679" w:author="Scispace Agent" w:date="2026-09-04T00:00:00Z"><w:p><w:pPr><w:ind w:left="600" w:hanging="200"/><w:spacing w:after="60"/></w:pPr><w:r><w:rPr><w:rFonts w:ascii="Calibri" w:hAnsi="Calibri"/><w:sz w:val="22"/><w:szCs w:val="22"/></w:rPr><w:t xml:space="preserve">• Penalty: 5% of monthly contract value per hour of drift alert latency above 1 hour threshold</w:t></w:r></w:p></w:ins><w:ins w:id="2680" w:author="Scispace Agent" w:date="2026-09-04T00:00:00Z"><w:p><w:pPr><w:ind w:left="600" w:hanging="200"/><w:spacing w:after="60"/></w:pPr><w:r><w:rPr><w:rFonts w:ascii="Calibri" w:hAnsi="Calibri"/><w:sz w:val="22"/><w:szCs w:val="22"/></w:rPr><w:t xml:space="preserve">• Penalty: 3% of monthly contract value per retraining failure not alerted within 30 minutes</w:t></w:r></w:p></w:ins><w:ins w:id="2681" w:author="Scispace Agent" w:date="2026-09-04T00:00:00Z"><w:p><w:pPr><w:ind w:left="600" w:hanging="200"/><w:spacing w:after="60"/></w:pPr><w:r><w:rPr><w:rFonts w:ascii="Calibri" w:hAnsi="Calibri"/><w:sz w:val="22"/><w:szCs w:val="22"/></w:rPr><w:t xml:space="preserve">• Measurement: Automated monitoring by Vega; monthly SC governance report; Rex compliance audit quarterly</w:t></w:r></w:p></w:ins><w:ins w:id="2682" w:author="Scispace Agent" w:date="2026-09-04T00:00:00Z"><w:p><w:pPr><w:ind w:left="600" w:hanging="200"/><w:spacing w:after="60"/></w:pPr><w:r><w:rPr><w:rFonts w:ascii="Calibri" w:hAnsi="Calibri"/><w:sz w:val="22"/><w:szCs w:val="22"/></w:rPr><w:t xml:space="preserve">• Lead agent: Vega (audit primary); Rex (compliance); Nexus (operational monitoring)</w:t></w:r></w:p></w:ins><w:ins w:id="2683" w:author="Scispace Agent" w:date="2026-09-04T00:00:00Z"><w:p><w:pPr><w:spacing w:after="40"/></w:pPr></w:p></w:ins><w:ins w:id="2684" w:author="Scispace Agent" w:date="2026-09-04T00:00:00Z"><w:p><w:pPr><w:pStyle w:val="Heading2"/><w:spacing w:before="200" w:after="80"/></w:pPr><w:r><w:rPr><w:rFonts w:ascii="Calibri" w:hAnsi="Calibri"/><w:b/><w:bCs/><w:color w:val="2e75b6"/><w:sz w:val="28"/><w:szCs w:val="28"/></w:rPr><w:t xml:space="preserve">55.6 Vendor Selection Checklist (P3-VND-CHK-01–10)</w:t></w:r></w:p></w:ins><w:ins w:id="2685" w:author="Scispace Agent" w:date="2026-09-04T00:00:00Z"><w:p><w:pPr><w:ind w:left="400"/><w:spacing w:after="80"/></w:pPr><w:r><w:rPr><w:rFonts w:ascii="Calibri" w:hAnsi="Calibri"/><w:sz w:val="24"/><w:szCs w:val="24"/></w:rPr><w:t xml:space="preserve">The following checklist constitutes the vendor selection sign-off record for Phase 3 (MONOLITH-S55-P3RFP-001). All items must be complete before Phase 3 P3-M1 kick-off is declared fully operational. P3-VND-CHK-08 through P3-VND-CHK-10 are gate conditions for P3-M1 final completion and must be confirmed before P3-M2 commences.</w:t></w:r></w:p></w:ins><w:ins w:id="2686" w:author="Scispace Agent" w:date="2026-09-04T00:00:00Z"><w:p><w:pPr><w:ind w:left="400"/><w:spacing w:after="60"/></w:pPr><w:r><w:rPr><w:rFonts w:ascii="Calibri" w:hAnsi="Calibri"/><w:b/><w:bCs/><w:sz w:val="22"/><w:szCs w:val="22"/></w:rPr><w:t xml:space="preserve">P3-VND-CHK-01: </w:t></w:r><w:r><w:rPr><w:rFonts w:ascii="Calibri" w:hAnsi="Calibri"/><w:sz w:val="22"/><w:szCs w:val="22"/></w:rPr><w:t xml:space="preserve">RFI published for RFP-P3-WSA-001, RFP-P3-WSB-001, and RFP-P3-WSC-001 on approved procurement portal; Programme Director sign-off</w:t></w:r></w:p></w:ins><w:ins w:id="2687" w:author="Scispace Agent" w:date="2026-09-04T00:00:00Z"><w:p><w:pPr><w:ind w:left="400"/><w:spacing w:after="60"/></w:pPr><w:r><w:rPr><w:rFonts w:ascii="Calibri" w:hAnsi="Calibri"/><w:b/><w:bCs/><w:sz w:val="22"/><w:szCs w:val="22"/></w:rPr><w:t xml:space="preserve">P3-VND-CHK-02: </w:t></w:r><w:r><w:rPr><w:rFonts w:ascii="Calibri" w:hAnsi="Calibri"/><w:sz w:val="22"/><w:szCs w:val="22"/></w:rPr><w:t xml:space="preserve">RFI responses received: minimum 3 qualified respondents per RFP package; gate passed</w:t></w:r></w:p></w:ins><w:ins w:id="2688" w:author="Scispace Agent" w:date="2026-09-04T00:00:00Z"><w:p><w:pPr><w:ind w:left="400"/><w:spacing w:after="60"/></w:pPr><w:r><w:rPr><w:rFonts w:ascii="Calibri" w:hAnsi="Calibri"/><w:b/><w:bCs/><w:sz w:val="22"/><w:szCs w:val="22"/></w:rPr><w:t xml:space="preserve">P3-VND-CHK-03: </w:t></w:r><w:r><w:rPr><w:rFonts w:ascii="Calibri" w:hAnsi="Calibri"/><w:sz w:val="22"/><w:szCs w:val="22"/></w:rPr><w:t xml:space="preserve">Vendor shortlist (maximum 3 per package) approved by Programme Director; SC notified</w:t></w:r></w:p></w:ins><w:ins w:id="2689" w:author="Scispace Agent" w:date="2026-09-04T00:00:00Z"><w:p><w:pPr><w:ind w:left="400"/><w:spacing w:after="60"/></w:pPr><w:r><w:rPr><w:rFonts w:ascii="Calibri" w:hAnsi="Calibri"/><w:b/><w:bCs/><w:sz w:val="22"/><w:szCs w:val="22"/></w:rPr><w:t xml:space="preserve">P3-VND-CHK-04: </w:t></w:r><w:r><w:rPr><w:rFonts w:ascii="Calibri" w:hAnsi="Calibri"/><w:sz w:val="22"/><w:szCs w:val="22"/></w:rPr><w:t xml:space="preserve">Full RFP documents issued to shortlisted vendors: RFP-P3-WSA-001, RFP-P3-WSB-001, RFP-P3-WSC-001</w:t></w:r></w:p></w:ins><w:ins w:id="2690" w:author="Scispace Agent" w:date="2026-09-04T00:00:00Z"><w:p><w:pPr><w:ind w:left="400"/><w:spacing w:after="60"/></w:pPr><w:r><w:rPr><w:rFonts w:ascii="Calibri" w:hAnsi="Calibri"/><w:b/><w:bCs/><w:sz w:val="22"/><w:szCs w:val="22"/></w:rPr><w:t xml:space="preserve">P3-VND-CHK-05: </w:t></w:r><w:r><w:rPr><w:rFonts w:ascii="Calibri" w:hAnsi="Calibri"/><w:sz w:val="22"/><w:szCs w:val="22"/></w:rPr><w:t xml:space="preserve">All vendor proposals received within deadline; vendor presentations completed for all shortlisted vendors</w:t></w:r></w:p></w:ins><w:ins w:id="2691" w:author="Scispace Agent" w:date="2026-09-04T00:00:00Z"><w:p><w:pPr><w:ind w:left="400"/><w:spacing w:after="60"/></w:pPr><w:r><w:rPr><w:rFonts w:ascii="Calibri" w:hAnsi="Calibri"/><w:b/><w:bCs/><w:sz w:val="22"/><w:szCs w:val="22"/></w:rPr><w:t xml:space="preserve">P3-VND-CHK-06: </w:t></w:r><w:r><w:rPr><w:rFonts w:ascii="Calibri" w:hAnsi="Calibri"/><w:sz w:val="22"/><w:szCs w:val="22"/></w:rPr><w:t xml:space="preserve">Technical and commercial evaluation complete; scoring matrix applied; evaluation report signed by Programme Director</w:t></w:r></w:p></w:ins><w:ins w:id="2692" w:author="Scispace Agent" w:date="2026-09-04T00:00:00Z"><w:p><w:pPr><w:ind w:left="400"/><w:spacing w:after="60"/></w:pPr><w:r><w:rPr><w:rFonts w:ascii="Calibri" w:hAnsi="Calibri"/><w:b/><w:bCs/><w:sz w:val="22"/><w:szCs w:val="22"/></w:rPr><w:t xml:space="preserve">P3-VND-CHK-07: </w:t></w:r><w:r><w:rPr><w:rFonts w:ascii="Calibri" w:hAnsi="Calibri"/><w:sz w:val="22"/><w:szCs w:val="22"/></w:rPr><w:t xml:space="preserve">Guardian compliance review complete for all shortlisted vendors (PDPA, InfoSec, data residency); Rex sign-off</w:t></w:r></w:p></w:ins><w:ins w:id="2693" w:author="Scispace Agent" w:date="2026-09-04T00:00:00Z"><w:p><w:pPr><w:ind w:left="400"/><w:spacing w:after="60"/></w:pPr><w:r><w:rPr><w:rFonts w:ascii="Calibri" w:hAnsi="Calibri"/><w:b/><w:bCs/><w:sz w:val="22"/><w:szCs w:val="22"/></w:rPr><w:t xml:space="preserve">P3-VND-CHK-08: </w:t></w:r><w:r><w:rPr><w:rFonts w:ascii="Calibri" w:hAnsi="Calibri"/><w:sz w:val="22"/><w:szCs w:val="22"/></w:rPr><w:t xml:space="preserve">SC approval received for all Phase 3 vendor awards (for awards &gt; THB 1.0M per vendor); LOAs issued</w:t></w:r></w:p></w:ins><w:ins w:id="2694" w:author="Scispace Agent" w:date="2026-09-04T00:00:00Z"><w:p><w:pPr><w:ind w:left="400"/><w:spacing w:after="60"/></w:pPr><w:r><w:rPr><w:rFonts w:ascii="Calibri" w:hAnsi="Calibri"/><w:b/><w:bCs/><w:sz w:val="22"/><w:szCs w:val="22"/></w:rPr><w:t xml:space="preserve">P3-VND-CHK-09: </w:t></w:r><w:r><w:rPr><w:rFonts w:ascii="Calibri" w:hAnsi="Calibri"/><w:sz w:val="22"/><w:szCs w:val="22"/></w:rPr><w:t xml:space="preserve">All Phase 3 MSA and SOW contracts executed (RFP-P3-WSA-001 / WSB-001 / WSC-001); Ledger registration complete</w:t></w:r></w:p></w:ins><w:ins w:id="2695" w:author="Scispace Agent" w:date="2026-09-04T00:00:00Z"><w:p><w:pPr><w:ind w:left="400"/><w:spacing w:after="60"/></w:pPr><w:r><w:rPr><w:rFonts w:ascii="Calibri" w:hAnsi="Calibri"/><w:b/><w:bCs/><w:sz w:val="22"/><w:szCs w:val="22"/></w:rPr><w:t xml:space="preserve">P3-VND-CHK-10: </w:t></w:r><w:r><w:rPr><w:rFonts w:ascii="Calibri" w:hAnsi="Calibri"/><w:sz w:val="22"/><w:szCs w:val="22"/></w:rPr><w:t xml:space="preserve">P3-CHK-04, P3-CHK-05, and P3-CHK-06 confirmed: all workstream vendor contracts in place; Phase 3 programme fully resourced</w:t></w:r></w:p></w:ins><w:ins w:id="2696" w:author="Scispace Agent" w:date="2026-09-04T00:00:00Z"><w:p><w:pPr><w:ind w:left="400"/><w:spacing w:after="80"/></w:pPr><w:r><w:rPr><w:rFonts w:ascii="Calibri" w:hAnsi="Calibri"/><w:sz w:val="24"/><w:szCs w:val="24"/></w:rPr><w:t xml:space="preserve">Upon P3-VND-CHK-10 completion, the Phase 3 vendor selection process is formally closed. Ongoing vendor performance monitoring transitions to Workstream leads (Aria, Signal, Nexus) with monthly SLA reporting to SC via Vega. Any contract variations require SC Change Request (CR-P3-XXX) and must be registered in Ledger within 3 working days of approval.</w:t></w:r></w:p></w:ins><w:ins w:id="2697" w:author="Scispace Agent" w:date="2026-09-04T00:00:00Z"><w:p><w:pPr><w:ind w:left="400"/><w:spacing w:after="60"/></w:pPr><w:r><w:rPr><w:rFonts w:ascii="Calibri" w:hAnsi="Calibri"/><w:b/><w:bCs/><w:sz w:val="22"/><w:szCs w:val="22"/></w:rPr><w:t xml:space="preserve">Document owner: </w:t></w:r><w:r><w:rPr><w:rFonts w:ascii="Calibri" w:hAnsi="Calibri"/><w:sz w:val="22"/><w:szCs w:val="22"/></w:rPr><w:t xml:space="preserve">Phase 3 Programme Director (MONOLITH-S55-P3RFP-001)</w:t></w:r></w:p></w:ins><w:ins w:id="2698" w:author="Scispace Agent" w:date="2026-09-04T00:00:00Z"><w:p><w:pPr><w:ind w:left="400"/><w:spacing w:after="60"/></w:pPr><w:r><w:rPr><w:rFonts w:ascii="Calibri" w:hAnsi="Calibri"/><w:b/><w:bCs/><w:sz w:val="22"/><w:szCs w:val="22"/></w:rPr><w:t xml:space="preserve">Review cycle: </w:t></w:r><w:r><w:rPr><w:rFonts w:ascii="Calibri" w:hAnsi="Calibri"/><w:sz w:val="22"/><w:szCs w:val="22"/></w:rPr><w:t xml:space="preserve">Vendor selection checklist reviewed at each P3 milestone SC checkpoint</w:t></w:r></w:p></w:ins><w:ins w:id="2699" w:author="Scispace Agent" w:date="2026-09-04T00:00:00Z"><w:p><w:pPr><w:ind w:left="400"/><w:spacing w:after="60"/></w:pPr><w:r><w:rPr><w:rFonts w:ascii="Calibri" w:hAnsi="Calibri"/><w:b/><w:bCs/><w:sz w:val="22"/><w:szCs w:val="22"/></w:rPr><w:t xml:space="preserve">Related documents: </w:t></w:r><w:r><w:rPr><w:rFonts w:ascii="Calibri" w:hAnsi="Calibri"/><w:sz w:val="22"/><w:szCs w:val="22"/></w:rPr><w:t xml:space="preserve">S51 (Phase 2 Procurement Framework) · S54 (Phase 3 PDD) · MONOLITH-S52-ONB-001 (Vendor Onboarding Protocol)</w:t></w:r></w:p></w:ins></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